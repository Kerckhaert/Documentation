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0C8" w:rsidRDefault="000A10C8" w:rsidP="000A10C8">
      <w:pPr>
        <w:pStyle w:val="DocumentTitle"/>
      </w:pPr>
      <w:bookmarkStart w:id="0" w:name="_GoBack"/>
      <w:bookmarkEnd w:id="0"/>
    </w:p>
    <w:p w:rsidR="000A10C8" w:rsidRDefault="000A10C8" w:rsidP="000A10C8">
      <w:pPr>
        <w:pStyle w:val="DocumentTitle"/>
      </w:pPr>
    </w:p>
    <w:p w:rsidR="000A10C8" w:rsidRDefault="000A10C8" w:rsidP="000A10C8">
      <w:pPr>
        <w:pStyle w:val="DocumentTitle"/>
      </w:pPr>
    </w:p>
    <w:p w:rsidR="000A10C8" w:rsidRPr="003B377B" w:rsidRDefault="004237E1" w:rsidP="000A10C8">
      <w:pPr>
        <w:pStyle w:val="DocumentTitle"/>
      </w:pPr>
      <w:r>
        <w:t xml:space="preserve">Basic </w:t>
      </w:r>
      <w:r w:rsidR="000A10C8">
        <w:t xml:space="preserve">Training </w:t>
      </w:r>
    </w:p>
    <w:p w:rsidR="004237E1" w:rsidRDefault="004237E1" w:rsidP="000A10C8">
      <w:pPr>
        <w:pStyle w:val="DocumentSubtitle"/>
      </w:pPr>
      <w:r>
        <w:t>FT NavVision©</w:t>
      </w:r>
    </w:p>
    <w:p w:rsidR="000A10C8" w:rsidRPr="002C6C3A" w:rsidRDefault="004237E1" w:rsidP="000A10C8">
      <w:pPr>
        <w:pStyle w:val="DocumentSubtitle"/>
      </w:pPr>
      <w:r>
        <w:t xml:space="preserve">Day 1 </w:t>
      </w:r>
    </w:p>
    <w:p w:rsidR="000A10C8" w:rsidRPr="004237E1" w:rsidRDefault="002C1C0D" w:rsidP="000A10C8">
      <w:pPr>
        <w:pStyle w:val="DocumentVersion"/>
        <w:rPr>
          <w:lang w:val="en-US"/>
        </w:rPr>
      </w:pPr>
      <w:r>
        <w:rPr>
          <w:noProof/>
          <w:lang w:val="nl-NL" w:eastAsia="nl-NL"/>
        </w:rPr>
        <mc:AlternateContent>
          <mc:Choice Requires="wps">
            <w:drawing>
              <wp:anchor distT="0" distB="0" distL="114300" distR="114300" simplePos="0" relativeHeight="251660288" behindDoc="0" locked="0" layoutInCell="1" allowOverlap="1">
                <wp:simplePos x="0" y="0"/>
                <wp:positionH relativeFrom="character">
                  <wp:posOffset>-754380</wp:posOffset>
                </wp:positionH>
                <wp:positionV relativeFrom="line">
                  <wp:posOffset>526415</wp:posOffset>
                </wp:positionV>
                <wp:extent cx="2364740" cy="1257300"/>
                <wp:effectExtent l="0" t="0" r="0" b="3810"/>
                <wp:wrapNone/>
                <wp:docPr id="5"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36474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04D" w:rsidRDefault="00F7104D" w:rsidP="000A10C8">
                            <w:pPr>
                              <w:rPr>
                                <w:color w:val="98968A"/>
                                <w:sz w:val="18"/>
                                <w:szCs w:val="18"/>
                              </w:rPr>
                            </w:pPr>
                            <w:r>
                              <w:rPr>
                                <w:color w:val="98968A"/>
                                <w:sz w:val="18"/>
                                <w:szCs w:val="18"/>
                              </w:rPr>
                              <w:t xml:space="preserve">Topology, network, interface, system configuration, platform hardware and software and basic Wago.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9.4pt;margin-top:41.45pt;width:186.2pt;height:99pt;z-index:25166028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" filled="f" stroked="f">
                <o:lock v:ext="edit" aspectratio="t"/>
                <v:textbox>
                  <w:txbxContent>
                    <w:p w:rsidR="00F7104D" w:rsidRDefault="00F7104D" w:rsidP="000A10C8">
                      <w:pPr>
                        <w:rPr>
                          <w:color w:val="98968A"/>
                          <w:sz w:val="18"/>
                          <w:szCs w:val="18"/>
                        </w:rPr>
                      </w:pPr>
                      <w:r>
                        <w:rPr>
                          <w:color w:val="98968A"/>
                          <w:sz w:val="18"/>
                          <w:szCs w:val="18"/>
                        </w:rPr>
                        <w:t xml:space="preserve">Topology, network, interface, system configuration, platform hardware and software and basic Wago. </w:t>
                      </w:r>
                    </w:p>
                  </w:txbxContent>
                </v:textbox>
                <w10:wrap anchory="line"/>
              </v:shape>
            </w:pict>
          </mc:Fallback>
        </mc:AlternateContent>
      </w:r>
      <w:r w:rsidR="000A10C8" w:rsidRPr="004237E1">
        <w:rPr>
          <w:lang w:val="en-US"/>
        </w:rPr>
        <w:t xml:space="preserve">Version 1.1 </w:t>
      </w:r>
      <w:r w:rsidR="000A10C8" w:rsidRPr="004237E1">
        <w:rPr>
          <w:color w:val="B40000"/>
          <w:lang w:val="en-US"/>
        </w:rPr>
        <w:t>●</w:t>
      </w:r>
      <w:r w:rsidR="000A10C8" w:rsidRPr="004237E1">
        <w:rPr>
          <w:lang w:val="en-US"/>
        </w:rPr>
        <w:t xml:space="preserve"> </w:t>
      </w:r>
      <w:r w:rsidR="00BD1951">
        <w:fldChar w:fldCharType="begin"/>
      </w:r>
      <w:r w:rsidR="00BD1951">
        <w:instrText xml:space="preserve"> DATE  \@ "MMMM d, yyyy"  \* MERGEFORMAT </w:instrText>
      </w:r>
      <w:r w:rsidR="00BD1951">
        <w:fldChar w:fldCharType="separate"/>
      </w:r>
      <w:r w:rsidR="00C91965">
        <w:rPr>
          <w:noProof/>
        </w:rPr>
        <w:t>December 23, 2013</w:t>
      </w:r>
      <w:r w:rsidR="00BD1951">
        <w:rPr>
          <w:noProof/>
        </w:rPr>
        <w:fldChar w:fldCharType="end"/>
      </w: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sectPr w:rsidR="000A10C8" w:rsidRPr="004237E1" w:rsidSect="000A10C8">
          <w:headerReference w:type="default" r:id="rId10"/>
          <w:footerReference w:type="even" r:id="rId11"/>
          <w:footerReference w:type="default" r:id="rId12"/>
          <w:pgSz w:w="12240" w:h="15840" w:code="1"/>
          <w:pgMar w:top="1440" w:right="1440" w:bottom="1440" w:left="1440" w:header="706" w:footer="706" w:gutter="0"/>
          <w:cols w:space="720"/>
          <w:docGrid w:linePitch="360"/>
        </w:sectPr>
      </w:pPr>
    </w:p>
    <w:p w:rsidR="00A95C51" w:rsidRPr="00350F90" w:rsidRDefault="00A95C51" w:rsidP="00A95C51">
      <w:pPr>
        <w:pStyle w:val="Disclaimer"/>
        <w:rPr>
          <w:rStyle w:val="Zwaar"/>
        </w:rPr>
      </w:pPr>
      <w:r w:rsidRPr="00350F90">
        <w:rPr>
          <w:rStyle w:val="Zwaar"/>
        </w:rPr>
        <w:lastRenderedPageBreak/>
        <w:t xml:space="preserve">Last edited: </w:t>
      </w:r>
      <w:r w:rsidR="00081DDD" w:rsidRPr="00350F90">
        <w:rPr>
          <w:rStyle w:val="Zwaar"/>
        </w:rPr>
        <w:fldChar w:fldCharType="begin"/>
      </w:r>
      <w:r w:rsidRPr="00350F90">
        <w:rPr>
          <w:rStyle w:val="Zwaar"/>
        </w:rPr>
        <w:instrText xml:space="preserve"> DATE \@ "dd MMMM yyyy" \* MERGEFORMAT</w:instrText>
      </w:r>
      <w:r w:rsidR="00081DDD" w:rsidRPr="00350F90">
        <w:rPr>
          <w:rStyle w:val="Zwaar"/>
        </w:rPr>
        <w:fldChar w:fldCharType="separate"/>
      </w:r>
      <w:r w:rsidR="00C91965">
        <w:rPr>
          <w:rStyle w:val="Zwaar"/>
          <w:noProof/>
        </w:rPr>
        <w:t>23 December 2013</w:t>
      </w:r>
      <w:r w:rsidR="00081DDD" w:rsidRPr="00350F90">
        <w:rPr>
          <w:rStyle w:val="Zwaar"/>
        </w:rPr>
        <w:fldChar w:fldCharType="end"/>
      </w:r>
    </w:p>
    <w:p w:rsidR="00A95C51" w:rsidRPr="00350F90" w:rsidRDefault="00A95C51" w:rsidP="00A95C51">
      <w:pPr>
        <w:pStyle w:val="Disclaimer"/>
        <w:rPr>
          <w:rStyle w:val="Zwaar"/>
        </w:rPr>
      </w:pPr>
      <w:r w:rsidRPr="00350F90">
        <w:rPr>
          <w:rStyle w:val="Zwaar"/>
        </w:rPr>
        <w:t xml:space="preserve">Copyright © 2011 </w:t>
      </w:r>
      <w:r w:rsidR="00506A55">
        <w:rPr>
          <w:rStyle w:val="Zwaar"/>
        </w:rPr>
        <w:t xml:space="preserve">FT NavVision© </w:t>
      </w:r>
      <w:r w:rsidRPr="00350F90">
        <w:rPr>
          <w:rStyle w:val="Zwaar"/>
        </w:rPr>
        <w:t xml:space="preserve">.  All rights reserved. </w:t>
      </w:r>
    </w:p>
    <w:p w:rsidR="00A95C51" w:rsidRPr="00350F90" w:rsidRDefault="00A95C51" w:rsidP="00A95C51">
      <w:pPr>
        <w:pStyle w:val="Disclaimer"/>
        <w:rPr>
          <w:rStyle w:val="Zwaar"/>
        </w:rPr>
      </w:pPr>
      <w:r w:rsidRPr="00350F90">
        <w:rPr>
          <w:rStyle w:val="Zwaar"/>
        </w:rPr>
        <w:t xml:space="preserve">No part of this publication may be reproduced, transmitted, transcribed, stored in a retrieval system, or translated into any language, in any form or by any means, electronic, mechanical, photocopying, recording, or otherwise, without prior written permission </w:t>
      </w:r>
      <w:r w:rsidR="00506A55">
        <w:rPr>
          <w:rStyle w:val="Zwaar"/>
        </w:rPr>
        <w:t xml:space="preserve">FT NavVision© </w:t>
      </w:r>
      <w:r w:rsidRPr="00350F90">
        <w:rPr>
          <w:rStyle w:val="Zwaar"/>
        </w:rPr>
        <w:t xml:space="preserve">. </w:t>
      </w:r>
    </w:p>
    <w:p w:rsidR="00A95C51" w:rsidRPr="00350F90" w:rsidRDefault="00A95C51" w:rsidP="00A95C51">
      <w:pPr>
        <w:pStyle w:val="Disclaimer"/>
        <w:rPr>
          <w:rStyle w:val="Zwaar"/>
        </w:rPr>
      </w:pPr>
      <w:r w:rsidRPr="00350F90">
        <w:rPr>
          <w:rStyle w:val="Zwaar"/>
        </w:rPr>
        <w:t xml:space="preserve">All copyright, confidential information, patents, design rights and all other intellectual property rights of whatsoever nature contained herein are and shall remain the sole and exclusive property of </w:t>
      </w:r>
      <w:r w:rsidR="00506A55">
        <w:rPr>
          <w:rStyle w:val="Zwaar"/>
        </w:rPr>
        <w:t xml:space="preserve">FT NavVision© </w:t>
      </w:r>
      <w:r w:rsidRPr="00350F90">
        <w:rPr>
          <w:rStyle w:val="Zwaar"/>
        </w:rPr>
        <w:t xml:space="preserve">. The information furnished herein is believed to be accurate and reliable. </w:t>
      </w:r>
    </w:p>
    <w:p w:rsidR="00A95C51" w:rsidRPr="00350F90" w:rsidRDefault="00A95C51" w:rsidP="00A95C51">
      <w:pPr>
        <w:pStyle w:val="Disclaimer"/>
        <w:rPr>
          <w:rStyle w:val="Zwaar"/>
        </w:rPr>
      </w:pPr>
      <w:r w:rsidRPr="00350F90">
        <w:rPr>
          <w:rStyle w:val="Zwaar"/>
        </w:rPr>
        <w:t xml:space="preserve">However, no responsibility is assumed by </w:t>
      </w:r>
      <w:r w:rsidR="00506A55">
        <w:rPr>
          <w:rStyle w:val="Zwaar"/>
        </w:rPr>
        <w:t xml:space="preserve">FT NavVision© </w:t>
      </w:r>
      <w:r w:rsidRPr="00350F90">
        <w:rPr>
          <w:rStyle w:val="Zwaar"/>
        </w:rPr>
        <w:t xml:space="preserve">  for its use, or for any infringements of patents or other rights of third parties resulting from its use.</w:t>
      </w:r>
    </w:p>
    <w:p w:rsidR="00A95C51" w:rsidRPr="00350F90" w:rsidRDefault="00A95C51" w:rsidP="00A95C51">
      <w:pPr>
        <w:pStyle w:val="Disclaimer"/>
        <w:rPr>
          <w:rStyle w:val="Zwaar"/>
        </w:rPr>
      </w:pPr>
      <w:r w:rsidRPr="00350F90">
        <w:rPr>
          <w:rStyle w:val="Zwaar"/>
        </w:rPr>
        <w:t xml:space="preserve">The </w:t>
      </w:r>
      <w:r w:rsidR="00506A55">
        <w:rPr>
          <w:rStyle w:val="Zwaar"/>
        </w:rPr>
        <w:t xml:space="preserve">FT NavVision© </w:t>
      </w:r>
      <w:r w:rsidRPr="00350F90">
        <w:rPr>
          <w:rStyle w:val="Zwaar"/>
        </w:rPr>
        <w:t xml:space="preserve"> name and </w:t>
      </w:r>
      <w:r w:rsidR="00506A55">
        <w:rPr>
          <w:rStyle w:val="Zwaar"/>
        </w:rPr>
        <w:t xml:space="preserve">FT NavVision© </w:t>
      </w:r>
      <w:r w:rsidRPr="00350F90">
        <w:rPr>
          <w:rStyle w:val="Zwaar"/>
        </w:rPr>
        <w:t xml:space="preserve"> logo are trademarks or registered trademarks of </w:t>
      </w:r>
      <w:r w:rsidR="00506A55">
        <w:rPr>
          <w:rStyle w:val="Zwaar"/>
        </w:rPr>
        <w:t xml:space="preserve">FT NavVision© </w:t>
      </w:r>
    </w:p>
    <w:p w:rsidR="00A95C51" w:rsidRPr="00350F90" w:rsidRDefault="00A95C51" w:rsidP="00A95C51">
      <w:pPr>
        <w:pStyle w:val="Disclaimer"/>
        <w:rPr>
          <w:rStyle w:val="Zwaar"/>
        </w:rPr>
      </w:pPr>
      <w:r w:rsidRPr="00350F90">
        <w:rPr>
          <w:rStyle w:val="Zwaar"/>
        </w:rPr>
        <w:t>All other trademarks are the property of their respective owners</w:t>
      </w:r>
    </w:p>
    <w:p w:rsidR="000A10C8" w:rsidRDefault="000A10C8" w:rsidP="000A10C8">
      <w:pPr>
        <w:pStyle w:val="Disclaimer"/>
      </w:pPr>
    </w:p>
    <w:p w:rsidR="000A10C8" w:rsidRDefault="000A10C8" w:rsidP="000A10C8">
      <w:pPr>
        <w:pStyle w:val="Disclaimer"/>
      </w:pPr>
    </w:p>
    <w:p w:rsidR="000A10C8" w:rsidRDefault="000A10C8" w:rsidP="000A10C8">
      <w:pPr>
        <w:pStyle w:val="Disclaimer"/>
      </w:pPr>
    </w:p>
    <w:p w:rsidR="000A10C8" w:rsidRDefault="000A10C8" w:rsidP="000A10C8">
      <w:pPr>
        <w:pStyle w:val="Disclaimer"/>
      </w:pPr>
    </w:p>
    <w:tbl>
      <w:tblPr>
        <w:tblW w:w="9468" w:type="dxa"/>
        <w:tblLook w:val="0000" w:firstRow="0" w:lastRow="0" w:firstColumn="0" w:lastColumn="0" w:noHBand="0" w:noVBand="0"/>
      </w:tblPr>
      <w:tblGrid>
        <w:gridCol w:w="4788"/>
        <w:gridCol w:w="4680"/>
      </w:tblGrid>
      <w:tr w:rsidR="00A95C51" w:rsidTr="00A95C51">
        <w:tc>
          <w:tcPr>
            <w:tcW w:w="4788" w:type="dxa"/>
          </w:tcPr>
          <w:p w:rsidR="00A95C51" w:rsidRDefault="00A95C51" w:rsidP="00880D75">
            <w:pPr>
              <w:pStyle w:val="zAdmLeft"/>
            </w:pPr>
            <w:r>
              <w:t>Publication type:</w:t>
            </w:r>
          </w:p>
        </w:tc>
        <w:tc>
          <w:tcPr>
            <w:tcW w:w="4680" w:type="dxa"/>
          </w:tcPr>
          <w:p w:rsidR="00A95C51" w:rsidRDefault="004006EE" w:rsidP="00A95C51">
            <w:pPr>
              <w:pStyle w:val="zAdmRight"/>
            </w:pPr>
            <w:r>
              <w:t>Training</w:t>
            </w:r>
          </w:p>
        </w:tc>
      </w:tr>
      <w:tr w:rsidR="00A95C51" w:rsidTr="00A95C51">
        <w:tc>
          <w:tcPr>
            <w:tcW w:w="4788" w:type="dxa"/>
          </w:tcPr>
          <w:p w:rsidR="00A95C51" w:rsidRDefault="00A95C51" w:rsidP="00880D75">
            <w:pPr>
              <w:pStyle w:val="zAdmLeft"/>
            </w:pPr>
            <w:r>
              <w:t>Publication number:</w:t>
            </w:r>
          </w:p>
        </w:tc>
        <w:tc>
          <w:tcPr>
            <w:tcW w:w="4680" w:type="dxa"/>
          </w:tcPr>
          <w:p w:rsidR="00A95C51" w:rsidRDefault="004006EE" w:rsidP="00A95C51">
            <w:pPr>
              <w:pStyle w:val="zAdmRight"/>
            </w:pPr>
            <w:r>
              <w:t>FTT1301001</w:t>
            </w:r>
          </w:p>
        </w:tc>
      </w:tr>
      <w:tr w:rsidR="00A95C51" w:rsidTr="00A95C51">
        <w:tc>
          <w:tcPr>
            <w:tcW w:w="4788" w:type="dxa"/>
          </w:tcPr>
          <w:p w:rsidR="00A95C51" w:rsidRDefault="00A95C51" w:rsidP="00880D75">
            <w:pPr>
              <w:pStyle w:val="zAdmLeft"/>
            </w:pPr>
            <w:r>
              <w:t>Title:</w:t>
            </w:r>
          </w:p>
        </w:tc>
        <w:tc>
          <w:tcPr>
            <w:tcW w:w="4680" w:type="dxa"/>
          </w:tcPr>
          <w:p w:rsidR="00A95C51" w:rsidRDefault="004006EE" w:rsidP="00880D75">
            <w:pPr>
              <w:pStyle w:val="zAdmRight"/>
            </w:pPr>
            <w:r>
              <w:t>Basic training FT NavVision® day 1</w:t>
            </w:r>
          </w:p>
        </w:tc>
      </w:tr>
      <w:tr w:rsidR="00A95C51" w:rsidTr="00A95C51">
        <w:tc>
          <w:tcPr>
            <w:tcW w:w="4788" w:type="dxa"/>
          </w:tcPr>
          <w:p w:rsidR="00A95C51" w:rsidRDefault="00A95C51" w:rsidP="00880D75">
            <w:pPr>
              <w:pStyle w:val="zAdmLeft"/>
            </w:pPr>
            <w:r>
              <w:t>Subject:</w:t>
            </w:r>
          </w:p>
        </w:tc>
        <w:tc>
          <w:tcPr>
            <w:tcW w:w="4680" w:type="dxa"/>
          </w:tcPr>
          <w:p w:rsidR="00A95C51" w:rsidRDefault="00A95C51" w:rsidP="00880D75">
            <w:pPr>
              <w:pStyle w:val="zAdmRight"/>
            </w:pPr>
          </w:p>
        </w:tc>
      </w:tr>
      <w:tr w:rsidR="00A95C51" w:rsidTr="00A95C51">
        <w:tc>
          <w:tcPr>
            <w:tcW w:w="4788" w:type="dxa"/>
          </w:tcPr>
          <w:p w:rsidR="00A95C51" w:rsidRDefault="00A95C51" w:rsidP="00880D75">
            <w:pPr>
              <w:pStyle w:val="zAdmLeft"/>
            </w:pPr>
            <w:r>
              <w:t>Issue:</w:t>
            </w:r>
          </w:p>
        </w:tc>
        <w:tc>
          <w:tcPr>
            <w:tcW w:w="4680" w:type="dxa"/>
          </w:tcPr>
          <w:p w:rsidR="00A95C51" w:rsidRDefault="00A95C51" w:rsidP="00880D75">
            <w:pPr>
              <w:pStyle w:val="zAdmRight"/>
            </w:pPr>
            <w:r>
              <w:t>1.1</w:t>
            </w:r>
          </w:p>
        </w:tc>
      </w:tr>
      <w:tr w:rsidR="00CC781B" w:rsidTr="00A95C51">
        <w:tc>
          <w:tcPr>
            <w:tcW w:w="4788" w:type="dxa"/>
          </w:tcPr>
          <w:p w:rsidR="00CC781B" w:rsidRDefault="00CC781B" w:rsidP="00880D75">
            <w:pPr>
              <w:pStyle w:val="zAdmLeft"/>
            </w:pPr>
            <w:r>
              <w:t>Publication date:</w:t>
            </w:r>
          </w:p>
        </w:tc>
        <w:tc>
          <w:tcPr>
            <w:tcW w:w="4680" w:type="dxa"/>
          </w:tcPr>
          <w:p w:rsidR="00CC781B" w:rsidRDefault="00CC781B" w:rsidP="00CC781B">
            <w:pPr>
              <w:pStyle w:val="zAdmRight"/>
            </w:pPr>
            <w:r>
              <w:t>February 21, 2013</w:t>
            </w:r>
          </w:p>
        </w:tc>
      </w:tr>
      <w:tr w:rsidR="00CC781B" w:rsidTr="00A95C51">
        <w:tc>
          <w:tcPr>
            <w:tcW w:w="4788" w:type="dxa"/>
          </w:tcPr>
          <w:p w:rsidR="00CC781B" w:rsidRDefault="00CC781B" w:rsidP="00880D75">
            <w:pPr>
              <w:pStyle w:val="zAdmLeft"/>
            </w:pPr>
            <w:r>
              <w:t>Total number of pages:</w:t>
            </w:r>
          </w:p>
        </w:tc>
        <w:tc>
          <w:tcPr>
            <w:tcW w:w="4680" w:type="dxa"/>
          </w:tcPr>
          <w:p w:rsidR="00CC781B" w:rsidRDefault="00CC781B" w:rsidP="008D78D7">
            <w:pPr>
              <w:pStyle w:val="zAdmRight"/>
            </w:pPr>
            <w:fldSimple w:instr=" Numpages  \* MERGEFORMAT ">
              <w:r w:rsidR="00C91965">
                <w:t>73</w:t>
              </w:r>
            </w:fldSimple>
          </w:p>
        </w:tc>
      </w:tr>
      <w:tr w:rsidR="00CC781B" w:rsidTr="00A95C51">
        <w:tc>
          <w:tcPr>
            <w:tcW w:w="4788" w:type="dxa"/>
          </w:tcPr>
          <w:p w:rsidR="00CC781B" w:rsidRDefault="00CC781B" w:rsidP="00880D75">
            <w:pPr>
              <w:pStyle w:val="zAdmNameLeft"/>
              <w:ind w:left="284" w:hanging="284"/>
            </w:pPr>
            <w:r>
              <w:t>Author:</w:t>
            </w:r>
          </w:p>
        </w:tc>
        <w:tc>
          <w:tcPr>
            <w:tcW w:w="4680" w:type="dxa"/>
          </w:tcPr>
          <w:p w:rsidR="00CC781B" w:rsidRDefault="008D78D7" w:rsidP="00A95C51">
            <w:pPr>
              <w:pStyle w:val="zAdmNameRightOK"/>
            </w:pPr>
            <w:fldSimple w:instr=" Author  \* MERGEFORMAT ">
              <w:r w:rsidR="00C91965">
                <w:t>Vince Kerckhaert</w:t>
              </w:r>
            </w:fldSimple>
          </w:p>
        </w:tc>
      </w:tr>
    </w:tbl>
    <w:p w:rsidR="000A10C8" w:rsidRDefault="000A10C8"/>
    <w:p w:rsidR="00A95C51" w:rsidRDefault="00A95C51"/>
    <w:p w:rsidR="00A95C51" w:rsidRDefault="00A95C51"/>
    <w:p w:rsidR="00A95C51" w:rsidRDefault="00A95C51"/>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sdt>
      <w:sdtPr>
        <w:rPr>
          <w:rFonts w:ascii="Arial" w:eastAsia="MS Mincho" w:hAnsi="Arial" w:cs="Times New Roman"/>
          <w:b w:val="0"/>
          <w:bCs w:val="0"/>
          <w:color w:val="auto"/>
          <w:sz w:val="20"/>
          <w:szCs w:val="20"/>
          <w:lang w:val="en-US" w:eastAsia="en-GB"/>
        </w:rPr>
        <w:id w:val="37688527"/>
        <w:docPartObj>
          <w:docPartGallery w:val="Table of Contents"/>
          <w:docPartUnique/>
        </w:docPartObj>
      </w:sdtPr>
      <w:sdtEndPr>
        <w:rPr>
          <w:sz w:val="22"/>
          <w:lang w:val="en-GB" w:eastAsia="en-US"/>
        </w:rPr>
      </w:sdtEndPr>
      <w:sdtContent>
        <w:p w:rsidR="00944ABB" w:rsidRDefault="00944ABB">
          <w:pPr>
            <w:pStyle w:val="Kopvaninhoudsopgave"/>
          </w:pPr>
          <w:r>
            <w:t>Inhoud</w:t>
          </w:r>
        </w:p>
        <w:p w:rsidR="00C91965" w:rsidRDefault="00081DDD">
          <w:pPr>
            <w:pStyle w:val="Inhopg1"/>
            <w:tabs>
              <w:tab w:val="left" w:pos="400"/>
            </w:tabs>
            <w:rPr>
              <w:rFonts w:eastAsiaTheme="minorEastAsia" w:cstheme="minorBidi"/>
              <w:b w:val="0"/>
              <w:bCs w:val="0"/>
              <w:caps w:val="0"/>
              <w:noProof/>
              <w:szCs w:val="22"/>
              <w:lang w:val="nl-NL" w:eastAsia="nl-NL"/>
            </w:rPr>
          </w:pPr>
          <w:r>
            <w:rPr>
              <w:lang w:val="nl-NL"/>
            </w:rPr>
            <w:fldChar w:fldCharType="begin"/>
          </w:r>
          <w:r w:rsidR="00EA00BC">
            <w:rPr>
              <w:lang w:val="nl-NL"/>
            </w:rPr>
            <w:instrText xml:space="preserve"> TOC \o "1-4" \h \z \u </w:instrText>
          </w:r>
          <w:r>
            <w:rPr>
              <w:lang w:val="nl-NL"/>
            </w:rPr>
            <w:fldChar w:fldCharType="separate"/>
          </w:r>
          <w:hyperlink w:anchor="_Toc375561201" w:history="1">
            <w:r w:rsidR="00C91965" w:rsidRPr="0059501A">
              <w:rPr>
                <w:rStyle w:val="Hyperlink"/>
                <w:noProof/>
                <w:lang w:val="en-US"/>
              </w:rPr>
              <w:t>1.</w:t>
            </w:r>
            <w:r w:rsidR="00C91965">
              <w:rPr>
                <w:rFonts w:eastAsiaTheme="minorEastAsia" w:cstheme="minorBidi"/>
                <w:b w:val="0"/>
                <w:bCs w:val="0"/>
                <w:caps w:val="0"/>
                <w:noProof/>
                <w:szCs w:val="22"/>
                <w:lang w:val="nl-NL" w:eastAsia="nl-NL"/>
              </w:rPr>
              <w:tab/>
            </w:r>
            <w:r w:rsidR="00C91965" w:rsidRPr="0059501A">
              <w:rPr>
                <w:rStyle w:val="Hyperlink"/>
                <w:noProof/>
                <w:lang w:val="en-US"/>
              </w:rPr>
              <w:t>Introduction</w:t>
            </w:r>
            <w:r w:rsidR="00C91965">
              <w:rPr>
                <w:noProof/>
                <w:webHidden/>
              </w:rPr>
              <w:tab/>
            </w:r>
            <w:r w:rsidR="00C91965">
              <w:rPr>
                <w:noProof/>
                <w:webHidden/>
              </w:rPr>
              <w:fldChar w:fldCharType="begin"/>
            </w:r>
            <w:r w:rsidR="00C91965">
              <w:rPr>
                <w:noProof/>
                <w:webHidden/>
              </w:rPr>
              <w:instrText xml:space="preserve"> PAGEREF _Toc375561201 \h </w:instrText>
            </w:r>
            <w:r w:rsidR="00C91965">
              <w:rPr>
                <w:noProof/>
                <w:webHidden/>
              </w:rPr>
            </w:r>
            <w:r w:rsidR="00C91965">
              <w:rPr>
                <w:noProof/>
                <w:webHidden/>
              </w:rPr>
              <w:fldChar w:fldCharType="separate"/>
            </w:r>
            <w:r w:rsidR="00C91965">
              <w:rPr>
                <w:noProof/>
                <w:webHidden/>
              </w:rPr>
              <w:t>10</w:t>
            </w:r>
            <w:r w:rsidR="00C91965">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02" w:history="1">
            <w:r w:rsidRPr="0059501A">
              <w:rPr>
                <w:rStyle w:val="Hyperlink"/>
                <w:noProof/>
              </w:rPr>
              <w:t>1.1</w:t>
            </w:r>
            <w:r>
              <w:rPr>
                <w:rFonts w:eastAsiaTheme="minorEastAsia" w:cstheme="minorBidi"/>
                <w:smallCaps w:val="0"/>
                <w:noProof/>
                <w:szCs w:val="22"/>
                <w:lang w:val="nl-NL" w:eastAsia="nl-NL"/>
              </w:rPr>
              <w:tab/>
            </w:r>
            <w:r w:rsidRPr="0059501A">
              <w:rPr>
                <w:rStyle w:val="Hyperlink"/>
                <w:noProof/>
              </w:rPr>
              <w:t>AMCS architecture</w:t>
            </w:r>
            <w:r>
              <w:rPr>
                <w:noProof/>
                <w:webHidden/>
              </w:rPr>
              <w:tab/>
            </w:r>
            <w:r>
              <w:rPr>
                <w:noProof/>
                <w:webHidden/>
              </w:rPr>
              <w:fldChar w:fldCharType="begin"/>
            </w:r>
            <w:r>
              <w:rPr>
                <w:noProof/>
                <w:webHidden/>
              </w:rPr>
              <w:instrText xml:space="preserve"> PAGEREF _Toc375561202 \h </w:instrText>
            </w:r>
            <w:r>
              <w:rPr>
                <w:noProof/>
                <w:webHidden/>
              </w:rPr>
            </w:r>
            <w:r>
              <w:rPr>
                <w:noProof/>
                <w:webHidden/>
              </w:rPr>
              <w:fldChar w:fldCharType="separate"/>
            </w:r>
            <w:r>
              <w:rPr>
                <w:noProof/>
                <w:webHidden/>
              </w:rPr>
              <w:t>10</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03" w:history="1">
            <w:r w:rsidRPr="0059501A">
              <w:rPr>
                <w:rStyle w:val="Hyperlink"/>
                <w:noProof/>
              </w:rPr>
              <w:t>1.2</w:t>
            </w:r>
            <w:r>
              <w:rPr>
                <w:rFonts w:eastAsiaTheme="minorEastAsia" w:cstheme="minorBidi"/>
                <w:smallCaps w:val="0"/>
                <w:noProof/>
                <w:szCs w:val="22"/>
                <w:lang w:val="nl-NL" w:eastAsia="nl-NL"/>
              </w:rPr>
              <w:tab/>
            </w:r>
            <w:r w:rsidRPr="0059501A">
              <w:rPr>
                <w:rStyle w:val="Hyperlink"/>
                <w:noProof/>
              </w:rPr>
              <w:t>How does it work</w:t>
            </w:r>
            <w:r>
              <w:rPr>
                <w:noProof/>
                <w:webHidden/>
              </w:rPr>
              <w:tab/>
            </w:r>
            <w:r>
              <w:rPr>
                <w:noProof/>
                <w:webHidden/>
              </w:rPr>
              <w:fldChar w:fldCharType="begin"/>
            </w:r>
            <w:r>
              <w:rPr>
                <w:noProof/>
                <w:webHidden/>
              </w:rPr>
              <w:instrText xml:space="preserve"> PAGEREF _Toc375561203 \h </w:instrText>
            </w:r>
            <w:r>
              <w:rPr>
                <w:noProof/>
                <w:webHidden/>
              </w:rPr>
            </w:r>
            <w:r>
              <w:rPr>
                <w:noProof/>
                <w:webHidden/>
              </w:rPr>
              <w:fldChar w:fldCharType="separate"/>
            </w:r>
            <w:r>
              <w:rPr>
                <w:noProof/>
                <w:webHidden/>
              </w:rPr>
              <w:t>12</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04" w:history="1">
            <w:r w:rsidRPr="0059501A">
              <w:rPr>
                <w:rStyle w:val="Hyperlink"/>
                <w:noProof/>
              </w:rPr>
              <w:t>1.3</w:t>
            </w:r>
            <w:r>
              <w:rPr>
                <w:rFonts w:eastAsiaTheme="minorEastAsia" w:cstheme="minorBidi"/>
                <w:smallCaps w:val="0"/>
                <w:noProof/>
                <w:szCs w:val="22"/>
                <w:lang w:val="nl-NL" w:eastAsia="nl-NL"/>
              </w:rPr>
              <w:tab/>
            </w:r>
            <w:r w:rsidRPr="0059501A">
              <w:rPr>
                <w:rStyle w:val="Hyperlink"/>
                <w:noProof/>
              </w:rPr>
              <w:t>Data flow</w:t>
            </w:r>
            <w:r>
              <w:rPr>
                <w:noProof/>
                <w:webHidden/>
              </w:rPr>
              <w:tab/>
            </w:r>
            <w:r>
              <w:rPr>
                <w:noProof/>
                <w:webHidden/>
              </w:rPr>
              <w:fldChar w:fldCharType="begin"/>
            </w:r>
            <w:r>
              <w:rPr>
                <w:noProof/>
                <w:webHidden/>
              </w:rPr>
              <w:instrText xml:space="preserve"> PAGEREF _Toc375561204 \h </w:instrText>
            </w:r>
            <w:r>
              <w:rPr>
                <w:noProof/>
                <w:webHidden/>
              </w:rPr>
            </w:r>
            <w:r>
              <w:rPr>
                <w:noProof/>
                <w:webHidden/>
              </w:rPr>
              <w:fldChar w:fldCharType="separate"/>
            </w:r>
            <w:r>
              <w:rPr>
                <w:noProof/>
                <w:webHidden/>
              </w:rPr>
              <w:t>12</w:t>
            </w:r>
            <w:r>
              <w:rPr>
                <w:noProof/>
                <w:webHidden/>
              </w:rPr>
              <w:fldChar w:fldCharType="end"/>
            </w:r>
          </w:hyperlink>
        </w:p>
        <w:p w:rsidR="00C91965" w:rsidRDefault="00C91965">
          <w:pPr>
            <w:pStyle w:val="Inhopg1"/>
            <w:tabs>
              <w:tab w:val="left" w:pos="400"/>
            </w:tabs>
            <w:rPr>
              <w:rFonts w:eastAsiaTheme="minorEastAsia" w:cstheme="minorBidi"/>
              <w:b w:val="0"/>
              <w:bCs w:val="0"/>
              <w:caps w:val="0"/>
              <w:noProof/>
              <w:szCs w:val="22"/>
              <w:lang w:val="nl-NL" w:eastAsia="nl-NL"/>
            </w:rPr>
          </w:pPr>
          <w:hyperlink w:anchor="_Toc375561205" w:history="1">
            <w:r w:rsidRPr="0059501A">
              <w:rPr>
                <w:rStyle w:val="Hyperlink"/>
                <w:noProof/>
                <w:lang w:val="en-US"/>
              </w:rPr>
              <w:t>2.</w:t>
            </w:r>
            <w:r>
              <w:rPr>
                <w:rFonts w:eastAsiaTheme="minorEastAsia" w:cstheme="minorBidi"/>
                <w:b w:val="0"/>
                <w:bCs w:val="0"/>
                <w:caps w:val="0"/>
                <w:noProof/>
                <w:szCs w:val="22"/>
                <w:lang w:val="nl-NL" w:eastAsia="nl-NL"/>
              </w:rPr>
              <w:tab/>
            </w:r>
            <w:r w:rsidRPr="0059501A">
              <w:rPr>
                <w:rStyle w:val="Hyperlink"/>
                <w:noProof/>
                <w:lang w:val="en-US"/>
              </w:rPr>
              <w:t>Topology</w:t>
            </w:r>
            <w:r>
              <w:rPr>
                <w:noProof/>
                <w:webHidden/>
              </w:rPr>
              <w:tab/>
            </w:r>
            <w:r>
              <w:rPr>
                <w:noProof/>
                <w:webHidden/>
              </w:rPr>
              <w:fldChar w:fldCharType="begin"/>
            </w:r>
            <w:r>
              <w:rPr>
                <w:noProof/>
                <w:webHidden/>
              </w:rPr>
              <w:instrText xml:space="preserve"> PAGEREF _Toc375561205 \h </w:instrText>
            </w:r>
            <w:r>
              <w:rPr>
                <w:noProof/>
                <w:webHidden/>
              </w:rPr>
            </w:r>
            <w:r>
              <w:rPr>
                <w:noProof/>
                <w:webHidden/>
              </w:rPr>
              <w:fldChar w:fldCharType="separate"/>
            </w:r>
            <w:r>
              <w:rPr>
                <w:noProof/>
                <w:webHidden/>
              </w:rPr>
              <w:t>13</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06" w:history="1">
            <w:r w:rsidRPr="0059501A">
              <w:rPr>
                <w:rStyle w:val="Hyperlink"/>
                <w:noProof/>
              </w:rPr>
              <w:t>2.1</w:t>
            </w:r>
            <w:r>
              <w:rPr>
                <w:rFonts w:eastAsiaTheme="minorEastAsia" w:cstheme="minorBidi"/>
                <w:smallCaps w:val="0"/>
                <w:noProof/>
                <w:szCs w:val="22"/>
                <w:lang w:val="nl-NL" w:eastAsia="nl-NL"/>
              </w:rPr>
              <w:tab/>
            </w:r>
            <w:r w:rsidRPr="0059501A">
              <w:rPr>
                <w:rStyle w:val="Hyperlink"/>
                <w:noProof/>
              </w:rPr>
              <w:t>Screens and PC’s</w:t>
            </w:r>
            <w:r>
              <w:rPr>
                <w:noProof/>
                <w:webHidden/>
              </w:rPr>
              <w:tab/>
            </w:r>
            <w:r>
              <w:rPr>
                <w:noProof/>
                <w:webHidden/>
              </w:rPr>
              <w:fldChar w:fldCharType="begin"/>
            </w:r>
            <w:r>
              <w:rPr>
                <w:noProof/>
                <w:webHidden/>
              </w:rPr>
              <w:instrText xml:space="preserve"> PAGEREF _Toc375561206 \h </w:instrText>
            </w:r>
            <w:r>
              <w:rPr>
                <w:noProof/>
                <w:webHidden/>
              </w:rPr>
            </w:r>
            <w:r>
              <w:rPr>
                <w:noProof/>
                <w:webHidden/>
              </w:rPr>
              <w:fldChar w:fldCharType="separate"/>
            </w:r>
            <w:r>
              <w:rPr>
                <w:noProof/>
                <w:webHidden/>
              </w:rPr>
              <w:t>14</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07" w:history="1">
            <w:r w:rsidRPr="0059501A">
              <w:rPr>
                <w:rStyle w:val="Hyperlink"/>
                <w:noProof/>
              </w:rPr>
              <w:t>2.2</w:t>
            </w:r>
            <w:r>
              <w:rPr>
                <w:rFonts w:eastAsiaTheme="minorEastAsia" w:cstheme="minorBidi"/>
                <w:smallCaps w:val="0"/>
                <w:noProof/>
                <w:szCs w:val="22"/>
                <w:lang w:val="nl-NL" w:eastAsia="nl-NL"/>
              </w:rPr>
              <w:tab/>
            </w:r>
            <w:r w:rsidRPr="0059501A">
              <w:rPr>
                <w:rStyle w:val="Hyperlink"/>
                <w:noProof/>
                <w:lang w:val="en-US"/>
              </w:rPr>
              <w:t>What information do you need and how to get it</w:t>
            </w:r>
            <w:r>
              <w:rPr>
                <w:noProof/>
                <w:webHidden/>
              </w:rPr>
              <w:tab/>
            </w:r>
            <w:r>
              <w:rPr>
                <w:noProof/>
                <w:webHidden/>
              </w:rPr>
              <w:fldChar w:fldCharType="begin"/>
            </w:r>
            <w:r>
              <w:rPr>
                <w:noProof/>
                <w:webHidden/>
              </w:rPr>
              <w:instrText xml:space="preserve"> PAGEREF _Toc375561207 \h </w:instrText>
            </w:r>
            <w:r>
              <w:rPr>
                <w:noProof/>
                <w:webHidden/>
              </w:rPr>
            </w:r>
            <w:r>
              <w:rPr>
                <w:noProof/>
                <w:webHidden/>
              </w:rPr>
              <w:fldChar w:fldCharType="separate"/>
            </w:r>
            <w:r>
              <w:rPr>
                <w:noProof/>
                <w:webHidden/>
              </w:rPr>
              <w:t>16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08" w:history="1">
            <w:r w:rsidRPr="0059501A">
              <w:rPr>
                <w:rStyle w:val="Hyperlink"/>
                <w:noProof/>
                <w:lang w:val="en-US"/>
              </w:rPr>
              <w:t>2.2.1</w:t>
            </w:r>
            <w:r>
              <w:rPr>
                <w:rFonts w:eastAsiaTheme="minorEastAsia" w:cstheme="minorBidi"/>
                <w:i w:val="0"/>
                <w:iCs w:val="0"/>
                <w:noProof/>
                <w:szCs w:val="22"/>
                <w:lang w:val="nl-NL" w:eastAsia="nl-NL"/>
              </w:rPr>
              <w:tab/>
            </w:r>
            <w:r w:rsidRPr="0059501A">
              <w:rPr>
                <w:rStyle w:val="Hyperlink"/>
                <w:noProof/>
                <w:lang w:val="en-US"/>
              </w:rPr>
              <w:t>New build</w:t>
            </w:r>
            <w:r>
              <w:rPr>
                <w:noProof/>
                <w:webHidden/>
              </w:rPr>
              <w:tab/>
            </w:r>
            <w:r>
              <w:rPr>
                <w:noProof/>
                <w:webHidden/>
              </w:rPr>
              <w:fldChar w:fldCharType="begin"/>
            </w:r>
            <w:r>
              <w:rPr>
                <w:noProof/>
                <w:webHidden/>
              </w:rPr>
              <w:instrText xml:space="preserve"> PAGEREF _Toc375561208 \h </w:instrText>
            </w:r>
            <w:r>
              <w:rPr>
                <w:noProof/>
                <w:webHidden/>
              </w:rPr>
            </w:r>
            <w:r>
              <w:rPr>
                <w:noProof/>
                <w:webHidden/>
              </w:rPr>
              <w:fldChar w:fldCharType="separate"/>
            </w:r>
            <w:r>
              <w:rPr>
                <w:noProof/>
                <w:webHidden/>
              </w:rPr>
              <w:t>16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09" w:history="1">
            <w:r w:rsidRPr="0059501A">
              <w:rPr>
                <w:rStyle w:val="Hyperlink"/>
                <w:noProof/>
                <w:lang w:val="en-US"/>
              </w:rPr>
              <w:t>2.2.2</w:t>
            </w:r>
            <w:r>
              <w:rPr>
                <w:rFonts w:eastAsiaTheme="minorEastAsia" w:cstheme="minorBidi"/>
                <w:i w:val="0"/>
                <w:iCs w:val="0"/>
                <w:noProof/>
                <w:szCs w:val="22"/>
                <w:lang w:val="nl-NL" w:eastAsia="nl-NL"/>
              </w:rPr>
              <w:tab/>
            </w:r>
            <w:r w:rsidRPr="0059501A">
              <w:rPr>
                <w:rStyle w:val="Hyperlink"/>
                <w:noProof/>
                <w:lang w:val="en-US"/>
              </w:rPr>
              <w:t>Refit</w:t>
            </w:r>
            <w:r>
              <w:rPr>
                <w:noProof/>
                <w:webHidden/>
              </w:rPr>
              <w:tab/>
            </w:r>
            <w:r>
              <w:rPr>
                <w:noProof/>
                <w:webHidden/>
              </w:rPr>
              <w:fldChar w:fldCharType="begin"/>
            </w:r>
            <w:r>
              <w:rPr>
                <w:noProof/>
                <w:webHidden/>
              </w:rPr>
              <w:instrText xml:space="preserve"> PAGEREF _Toc375561209 \h </w:instrText>
            </w:r>
            <w:r>
              <w:rPr>
                <w:noProof/>
                <w:webHidden/>
              </w:rPr>
            </w:r>
            <w:r>
              <w:rPr>
                <w:noProof/>
                <w:webHidden/>
              </w:rPr>
              <w:fldChar w:fldCharType="separate"/>
            </w:r>
            <w:r>
              <w:rPr>
                <w:noProof/>
                <w:webHidden/>
              </w:rPr>
              <w:t>16</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0" w:history="1">
            <w:r w:rsidRPr="0059501A">
              <w:rPr>
                <w:rStyle w:val="Hyperlink"/>
                <w:noProof/>
              </w:rPr>
              <w:t>2.3</w:t>
            </w:r>
            <w:r>
              <w:rPr>
                <w:rFonts w:eastAsiaTheme="minorEastAsia" w:cstheme="minorBidi"/>
                <w:smallCaps w:val="0"/>
                <w:noProof/>
                <w:szCs w:val="22"/>
                <w:lang w:val="nl-NL" w:eastAsia="nl-NL"/>
              </w:rPr>
              <w:tab/>
            </w:r>
            <w:r w:rsidRPr="0059501A">
              <w:rPr>
                <w:rStyle w:val="Hyperlink"/>
                <w:noProof/>
              </w:rPr>
              <w:t>Topology drawing</w:t>
            </w:r>
            <w:r>
              <w:rPr>
                <w:noProof/>
                <w:webHidden/>
              </w:rPr>
              <w:tab/>
            </w:r>
            <w:r>
              <w:rPr>
                <w:noProof/>
                <w:webHidden/>
              </w:rPr>
              <w:fldChar w:fldCharType="begin"/>
            </w:r>
            <w:r>
              <w:rPr>
                <w:noProof/>
                <w:webHidden/>
              </w:rPr>
              <w:instrText xml:space="preserve"> PAGEREF _Toc375561210 \h </w:instrText>
            </w:r>
            <w:r>
              <w:rPr>
                <w:noProof/>
                <w:webHidden/>
              </w:rPr>
            </w:r>
            <w:r>
              <w:rPr>
                <w:noProof/>
                <w:webHidden/>
              </w:rPr>
              <w:fldChar w:fldCharType="separate"/>
            </w:r>
            <w:r>
              <w:rPr>
                <w:noProof/>
                <w:webHidden/>
              </w:rPr>
              <w:t>17</w:t>
            </w:r>
            <w:r>
              <w:rPr>
                <w:noProof/>
                <w:webHidden/>
              </w:rPr>
              <w:fldChar w:fldCharType="end"/>
            </w:r>
          </w:hyperlink>
        </w:p>
        <w:p w:rsidR="00C91965" w:rsidRDefault="00C91965">
          <w:pPr>
            <w:pStyle w:val="Inhopg1"/>
            <w:tabs>
              <w:tab w:val="left" w:pos="400"/>
            </w:tabs>
            <w:rPr>
              <w:rFonts w:eastAsiaTheme="minorEastAsia" w:cstheme="minorBidi"/>
              <w:b w:val="0"/>
              <w:bCs w:val="0"/>
              <w:caps w:val="0"/>
              <w:noProof/>
              <w:szCs w:val="22"/>
              <w:lang w:val="nl-NL" w:eastAsia="nl-NL"/>
            </w:rPr>
          </w:pPr>
          <w:hyperlink w:anchor="_Toc375561211" w:history="1">
            <w:r w:rsidRPr="0059501A">
              <w:rPr>
                <w:rStyle w:val="Hyperlink"/>
                <w:noProof/>
                <w:lang w:val="en-US"/>
              </w:rPr>
              <w:t>3.</w:t>
            </w:r>
            <w:r>
              <w:rPr>
                <w:rFonts w:eastAsiaTheme="minorEastAsia" w:cstheme="minorBidi"/>
                <w:b w:val="0"/>
                <w:bCs w:val="0"/>
                <w:caps w:val="0"/>
                <w:noProof/>
                <w:szCs w:val="22"/>
                <w:lang w:val="nl-NL" w:eastAsia="nl-NL"/>
              </w:rPr>
              <w:tab/>
            </w:r>
            <w:r w:rsidRPr="0059501A">
              <w:rPr>
                <w:rStyle w:val="Hyperlink"/>
                <w:noProof/>
                <w:lang w:val="en-US"/>
              </w:rPr>
              <w:t>Network</w:t>
            </w:r>
            <w:r>
              <w:rPr>
                <w:noProof/>
                <w:webHidden/>
              </w:rPr>
              <w:tab/>
            </w:r>
            <w:r>
              <w:rPr>
                <w:noProof/>
                <w:webHidden/>
              </w:rPr>
              <w:fldChar w:fldCharType="begin"/>
            </w:r>
            <w:r>
              <w:rPr>
                <w:noProof/>
                <w:webHidden/>
              </w:rPr>
              <w:instrText xml:space="preserve"> PAGEREF _Toc375561211 \h </w:instrText>
            </w:r>
            <w:r>
              <w:rPr>
                <w:noProof/>
                <w:webHidden/>
              </w:rPr>
            </w:r>
            <w:r>
              <w:rPr>
                <w:noProof/>
                <w:webHidden/>
              </w:rPr>
              <w:fldChar w:fldCharType="separate"/>
            </w:r>
            <w:r>
              <w:rPr>
                <w:noProof/>
                <w:webHidden/>
              </w:rPr>
              <w:t>17</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2" w:history="1">
            <w:r w:rsidRPr="0059501A">
              <w:rPr>
                <w:rStyle w:val="Hyperlink"/>
                <w:noProof/>
              </w:rPr>
              <w:t>3.1</w:t>
            </w:r>
            <w:r>
              <w:rPr>
                <w:rFonts w:eastAsiaTheme="minorEastAsia" w:cstheme="minorBidi"/>
                <w:smallCaps w:val="0"/>
                <w:noProof/>
                <w:szCs w:val="22"/>
                <w:lang w:val="nl-NL" w:eastAsia="nl-NL"/>
              </w:rPr>
              <w:tab/>
            </w:r>
            <w:r w:rsidRPr="0059501A">
              <w:rPr>
                <w:rStyle w:val="Hyperlink"/>
                <w:noProof/>
                <w:lang w:val="en-US"/>
              </w:rPr>
              <w:t>Introduction</w:t>
            </w:r>
            <w:r>
              <w:rPr>
                <w:noProof/>
                <w:webHidden/>
              </w:rPr>
              <w:tab/>
            </w:r>
            <w:r>
              <w:rPr>
                <w:noProof/>
                <w:webHidden/>
              </w:rPr>
              <w:fldChar w:fldCharType="begin"/>
            </w:r>
            <w:r>
              <w:rPr>
                <w:noProof/>
                <w:webHidden/>
              </w:rPr>
              <w:instrText xml:space="preserve"> PAGEREF _Toc375561212 \h </w:instrText>
            </w:r>
            <w:r>
              <w:rPr>
                <w:noProof/>
                <w:webHidden/>
              </w:rPr>
            </w:r>
            <w:r>
              <w:rPr>
                <w:noProof/>
                <w:webHidden/>
              </w:rPr>
              <w:fldChar w:fldCharType="separate"/>
            </w:r>
            <w:r>
              <w:rPr>
                <w:noProof/>
                <w:webHidden/>
              </w:rPr>
              <w:t>17</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3" w:history="1">
            <w:r w:rsidRPr="0059501A">
              <w:rPr>
                <w:rStyle w:val="Hyperlink"/>
                <w:noProof/>
              </w:rPr>
              <w:t>3.2</w:t>
            </w:r>
            <w:r>
              <w:rPr>
                <w:rFonts w:eastAsiaTheme="minorEastAsia" w:cstheme="minorBidi"/>
                <w:smallCaps w:val="0"/>
                <w:noProof/>
                <w:szCs w:val="22"/>
                <w:lang w:val="nl-NL" w:eastAsia="nl-NL"/>
              </w:rPr>
              <w:tab/>
            </w:r>
            <w:r w:rsidRPr="0059501A">
              <w:rPr>
                <w:rStyle w:val="Hyperlink"/>
                <w:noProof/>
                <w:lang w:val="en-US"/>
              </w:rPr>
              <w:t>Ring network</w:t>
            </w:r>
            <w:r>
              <w:rPr>
                <w:noProof/>
                <w:webHidden/>
              </w:rPr>
              <w:tab/>
            </w:r>
            <w:r>
              <w:rPr>
                <w:noProof/>
                <w:webHidden/>
              </w:rPr>
              <w:fldChar w:fldCharType="begin"/>
            </w:r>
            <w:r>
              <w:rPr>
                <w:noProof/>
                <w:webHidden/>
              </w:rPr>
              <w:instrText xml:space="preserve"> PAGEREF _Toc375561213 \h </w:instrText>
            </w:r>
            <w:r>
              <w:rPr>
                <w:noProof/>
                <w:webHidden/>
              </w:rPr>
            </w:r>
            <w:r>
              <w:rPr>
                <w:noProof/>
                <w:webHidden/>
              </w:rPr>
              <w:fldChar w:fldCharType="separate"/>
            </w:r>
            <w:r>
              <w:rPr>
                <w:noProof/>
                <w:webHidden/>
              </w:rPr>
              <w:t>18</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4" w:history="1">
            <w:r w:rsidRPr="0059501A">
              <w:rPr>
                <w:rStyle w:val="Hyperlink"/>
                <w:noProof/>
              </w:rPr>
              <w:t>3.3</w:t>
            </w:r>
            <w:r>
              <w:rPr>
                <w:rFonts w:eastAsiaTheme="minorEastAsia" w:cstheme="minorBidi"/>
                <w:smallCaps w:val="0"/>
                <w:noProof/>
                <w:szCs w:val="22"/>
                <w:lang w:val="nl-NL" w:eastAsia="nl-NL"/>
              </w:rPr>
              <w:tab/>
            </w:r>
            <w:r w:rsidRPr="0059501A">
              <w:rPr>
                <w:rStyle w:val="Hyperlink"/>
                <w:noProof/>
              </w:rPr>
              <w:t>Materials</w:t>
            </w:r>
            <w:r>
              <w:rPr>
                <w:noProof/>
                <w:webHidden/>
              </w:rPr>
              <w:tab/>
            </w:r>
            <w:r>
              <w:rPr>
                <w:noProof/>
                <w:webHidden/>
              </w:rPr>
              <w:fldChar w:fldCharType="begin"/>
            </w:r>
            <w:r>
              <w:rPr>
                <w:noProof/>
                <w:webHidden/>
              </w:rPr>
              <w:instrText xml:space="preserve"> PAGEREF _Toc375561214 \h </w:instrText>
            </w:r>
            <w:r>
              <w:rPr>
                <w:noProof/>
                <w:webHidden/>
              </w:rPr>
            </w:r>
            <w:r>
              <w:rPr>
                <w:noProof/>
                <w:webHidden/>
              </w:rPr>
              <w:fldChar w:fldCharType="separate"/>
            </w:r>
            <w:r>
              <w:rPr>
                <w:noProof/>
                <w:webHidden/>
              </w:rPr>
              <w:t>19</w:t>
            </w:r>
            <w:r>
              <w:rPr>
                <w:noProof/>
                <w:webHidden/>
              </w:rPr>
              <w:fldChar w:fldCharType="end"/>
            </w:r>
          </w:hyperlink>
        </w:p>
        <w:p w:rsidR="00C91965" w:rsidRDefault="00C91965">
          <w:pPr>
            <w:pStyle w:val="Inhopg1"/>
            <w:tabs>
              <w:tab w:val="left" w:pos="400"/>
            </w:tabs>
            <w:rPr>
              <w:rFonts w:eastAsiaTheme="minorEastAsia" w:cstheme="minorBidi"/>
              <w:b w:val="0"/>
              <w:bCs w:val="0"/>
              <w:caps w:val="0"/>
              <w:noProof/>
              <w:szCs w:val="22"/>
              <w:lang w:val="nl-NL" w:eastAsia="nl-NL"/>
            </w:rPr>
          </w:pPr>
          <w:hyperlink w:anchor="_Toc375561215" w:history="1">
            <w:r w:rsidRPr="0059501A">
              <w:rPr>
                <w:rStyle w:val="Hyperlink"/>
                <w:noProof/>
                <w:lang w:val="en-US"/>
              </w:rPr>
              <w:t>4.</w:t>
            </w:r>
            <w:r>
              <w:rPr>
                <w:rFonts w:eastAsiaTheme="minorEastAsia" w:cstheme="minorBidi"/>
                <w:b w:val="0"/>
                <w:bCs w:val="0"/>
                <w:caps w:val="0"/>
                <w:noProof/>
                <w:szCs w:val="22"/>
                <w:lang w:val="nl-NL" w:eastAsia="nl-NL"/>
              </w:rPr>
              <w:tab/>
            </w:r>
            <w:r w:rsidRPr="0059501A">
              <w:rPr>
                <w:rStyle w:val="Hyperlink"/>
                <w:noProof/>
                <w:lang w:val="en-US"/>
              </w:rPr>
              <w:t>Interfaces</w:t>
            </w:r>
            <w:r>
              <w:rPr>
                <w:noProof/>
                <w:webHidden/>
              </w:rPr>
              <w:tab/>
            </w:r>
            <w:r>
              <w:rPr>
                <w:noProof/>
                <w:webHidden/>
              </w:rPr>
              <w:fldChar w:fldCharType="begin"/>
            </w:r>
            <w:r>
              <w:rPr>
                <w:noProof/>
                <w:webHidden/>
              </w:rPr>
              <w:instrText xml:space="preserve"> PAGEREF _Toc375561215 \h </w:instrText>
            </w:r>
            <w:r>
              <w:rPr>
                <w:noProof/>
                <w:webHidden/>
              </w:rPr>
            </w:r>
            <w:r>
              <w:rPr>
                <w:noProof/>
                <w:webHidden/>
              </w:rPr>
              <w:fldChar w:fldCharType="separate"/>
            </w:r>
            <w:r>
              <w:rPr>
                <w:noProof/>
                <w:webHidden/>
              </w:rPr>
              <w:t>19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6" w:history="1">
            <w:r w:rsidRPr="0059501A">
              <w:rPr>
                <w:rStyle w:val="Hyperlink"/>
                <w:noProof/>
              </w:rPr>
              <w:t>4.1</w:t>
            </w:r>
            <w:r>
              <w:rPr>
                <w:rFonts w:eastAsiaTheme="minorEastAsia" w:cstheme="minorBidi"/>
                <w:smallCaps w:val="0"/>
                <w:noProof/>
                <w:szCs w:val="22"/>
                <w:lang w:val="nl-NL" w:eastAsia="nl-NL"/>
              </w:rPr>
              <w:tab/>
            </w:r>
            <w:r w:rsidRPr="0059501A">
              <w:rPr>
                <w:rStyle w:val="Hyperlink"/>
                <w:noProof/>
                <w:lang w:val="en-US"/>
              </w:rPr>
              <w:t>Introduction</w:t>
            </w:r>
            <w:r>
              <w:rPr>
                <w:noProof/>
                <w:webHidden/>
              </w:rPr>
              <w:tab/>
            </w:r>
            <w:r>
              <w:rPr>
                <w:noProof/>
                <w:webHidden/>
              </w:rPr>
              <w:fldChar w:fldCharType="begin"/>
            </w:r>
            <w:r>
              <w:rPr>
                <w:noProof/>
                <w:webHidden/>
              </w:rPr>
              <w:instrText xml:space="preserve"> PAGEREF _Toc375561216 \h </w:instrText>
            </w:r>
            <w:r>
              <w:rPr>
                <w:noProof/>
                <w:webHidden/>
              </w:rPr>
            </w:r>
            <w:r>
              <w:rPr>
                <w:noProof/>
                <w:webHidden/>
              </w:rPr>
              <w:fldChar w:fldCharType="separate"/>
            </w:r>
            <w:r>
              <w:rPr>
                <w:noProof/>
                <w:webHidden/>
              </w:rPr>
              <w:t>19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7" w:history="1">
            <w:r w:rsidRPr="0059501A">
              <w:rPr>
                <w:rStyle w:val="Hyperlink"/>
                <w:noProof/>
              </w:rPr>
              <w:t>4.2</w:t>
            </w:r>
            <w:r>
              <w:rPr>
                <w:rFonts w:eastAsiaTheme="minorEastAsia" w:cstheme="minorBidi"/>
                <w:smallCaps w:val="0"/>
                <w:noProof/>
                <w:szCs w:val="22"/>
                <w:lang w:val="nl-NL" w:eastAsia="nl-NL"/>
              </w:rPr>
              <w:tab/>
            </w:r>
            <w:r w:rsidRPr="0059501A">
              <w:rPr>
                <w:rStyle w:val="Hyperlink"/>
                <w:noProof/>
                <w:lang w:val="en-US"/>
              </w:rPr>
              <w:t>Sorts of interfaces</w:t>
            </w:r>
            <w:r>
              <w:rPr>
                <w:noProof/>
                <w:webHidden/>
              </w:rPr>
              <w:tab/>
            </w:r>
            <w:r>
              <w:rPr>
                <w:noProof/>
                <w:webHidden/>
              </w:rPr>
              <w:fldChar w:fldCharType="begin"/>
            </w:r>
            <w:r>
              <w:rPr>
                <w:noProof/>
                <w:webHidden/>
              </w:rPr>
              <w:instrText xml:space="preserve"> PAGEREF _Toc375561217 \h </w:instrText>
            </w:r>
            <w:r>
              <w:rPr>
                <w:noProof/>
                <w:webHidden/>
              </w:rPr>
            </w:r>
            <w:r>
              <w:rPr>
                <w:noProof/>
                <w:webHidden/>
              </w:rPr>
              <w:fldChar w:fldCharType="separate"/>
            </w:r>
            <w:r>
              <w:rPr>
                <w:noProof/>
                <w:webHidden/>
              </w:rPr>
              <w:t>19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18" w:history="1">
            <w:r w:rsidRPr="0059501A">
              <w:rPr>
                <w:rStyle w:val="Hyperlink"/>
                <w:noProof/>
              </w:rPr>
              <w:t>4.3</w:t>
            </w:r>
            <w:r>
              <w:rPr>
                <w:rFonts w:eastAsiaTheme="minorEastAsia" w:cstheme="minorBidi"/>
                <w:smallCaps w:val="0"/>
                <w:noProof/>
                <w:szCs w:val="22"/>
                <w:lang w:val="nl-NL" w:eastAsia="nl-NL"/>
              </w:rPr>
              <w:tab/>
            </w:r>
            <w:r w:rsidRPr="0059501A">
              <w:rPr>
                <w:rStyle w:val="Hyperlink"/>
                <w:noProof/>
              </w:rPr>
              <w:t>Documentation</w:t>
            </w:r>
            <w:r>
              <w:rPr>
                <w:noProof/>
                <w:webHidden/>
              </w:rPr>
              <w:tab/>
            </w:r>
            <w:r>
              <w:rPr>
                <w:noProof/>
                <w:webHidden/>
              </w:rPr>
              <w:fldChar w:fldCharType="begin"/>
            </w:r>
            <w:r>
              <w:rPr>
                <w:noProof/>
                <w:webHidden/>
              </w:rPr>
              <w:instrText xml:space="preserve"> PAGEREF _Toc375561218 \h </w:instrText>
            </w:r>
            <w:r>
              <w:rPr>
                <w:noProof/>
                <w:webHidden/>
              </w:rPr>
            </w:r>
            <w:r>
              <w:rPr>
                <w:noProof/>
                <w:webHidden/>
              </w:rPr>
              <w:fldChar w:fldCharType="separate"/>
            </w:r>
            <w:r>
              <w:rPr>
                <w:noProof/>
                <w:webHidden/>
              </w:rPr>
              <w:t>20</w:t>
            </w:r>
            <w:r>
              <w:rPr>
                <w:noProof/>
                <w:webHidden/>
              </w:rPr>
              <w:fldChar w:fldCharType="end"/>
            </w:r>
          </w:hyperlink>
        </w:p>
        <w:p w:rsidR="00C91965" w:rsidRDefault="00C91965">
          <w:pPr>
            <w:pStyle w:val="Inhopg1"/>
            <w:tabs>
              <w:tab w:val="left" w:pos="400"/>
            </w:tabs>
            <w:rPr>
              <w:rFonts w:eastAsiaTheme="minorEastAsia" w:cstheme="minorBidi"/>
              <w:b w:val="0"/>
              <w:bCs w:val="0"/>
              <w:caps w:val="0"/>
              <w:noProof/>
              <w:szCs w:val="22"/>
              <w:lang w:val="nl-NL" w:eastAsia="nl-NL"/>
            </w:rPr>
          </w:pPr>
          <w:hyperlink w:anchor="_Toc375561219" w:history="1">
            <w:r w:rsidRPr="0059501A">
              <w:rPr>
                <w:rStyle w:val="Hyperlink"/>
                <w:noProof/>
                <w:lang w:val="en-US"/>
              </w:rPr>
              <w:t>5.</w:t>
            </w:r>
            <w:r>
              <w:rPr>
                <w:rFonts w:eastAsiaTheme="minorEastAsia" w:cstheme="minorBidi"/>
                <w:b w:val="0"/>
                <w:bCs w:val="0"/>
                <w:caps w:val="0"/>
                <w:noProof/>
                <w:szCs w:val="22"/>
                <w:lang w:val="nl-NL" w:eastAsia="nl-NL"/>
              </w:rPr>
              <w:tab/>
            </w:r>
            <w:r w:rsidRPr="0059501A">
              <w:rPr>
                <w:rStyle w:val="Hyperlink"/>
                <w:noProof/>
                <w:lang w:val="en-US"/>
              </w:rPr>
              <w:t>System Configuration</w:t>
            </w:r>
            <w:r>
              <w:rPr>
                <w:noProof/>
                <w:webHidden/>
              </w:rPr>
              <w:tab/>
            </w:r>
            <w:r>
              <w:rPr>
                <w:noProof/>
                <w:webHidden/>
              </w:rPr>
              <w:fldChar w:fldCharType="begin"/>
            </w:r>
            <w:r>
              <w:rPr>
                <w:noProof/>
                <w:webHidden/>
              </w:rPr>
              <w:instrText xml:space="preserve"> PAGEREF _Toc375561219 \h </w:instrText>
            </w:r>
            <w:r>
              <w:rPr>
                <w:noProof/>
                <w:webHidden/>
              </w:rPr>
            </w:r>
            <w:r>
              <w:rPr>
                <w:noProof/>
                <w:webHidden/>
              </w:rPr>
              <w:fldChar w:fldCharType="separate"/>
            </w:r>
            <w:r>
              <w:rPr>
                <w:noProof/>
                <w:webHidden/>
              </w:rPr>
              <w:t>20</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20" w:history="1">
            <w:r w:rsidRPr="0059501A">
              <w:rPr>
                <w:rStyle w:val="Hyperlink"/>
                <w:noProof/>
              </w:rPr>
              <w:t>5.1</w:t>
            </w:r>
            <w:r>
              <w:rPr>
                <w:rFonts w:eastAsiaTheme="minorEastAsia" w:cstheme="minorBidi"/>
                <w:smallCaps w:val="0"/>
                <w:noProof/>
                <w:szCs w:val="22"/>
                <w:lang w:val="nl-NL" w:eastAsia="nl-NL"/>
              </w:rPr>
              <w:tab/>
            </w:r>
            <w:r w:rsidRPr="0059501A">
              <w:rPr>
                <w:rStyle w:val="Hyperlink"/>
                <w:noProof/>
                <w:lang w:val="en-US"/>
              </w:rPr>
              <w:t>Introduction</w:t>
            </w:r>
            <w:r>
              <w:rPr>
                <w:noProof/>
                <w:webHidden/>
              </w:rPr>
              <w:tab/>
            </w:r>
            <w:r>
              <w:rPr>
                <w:noProof/>
                <w:webHidden/>
              </w:rPr>
              <w:fldChar w:fldCharType="begin"/>
            </w:r>
            <w:r>
              <w:rPr>
                <w:noProof/>
                <w:webHidden/>
              </w:rPr>
              <w:instrText xml:space="preserve"> PAGEREF _Toc375561220 \h </w:instrText>
            </w:r>
            <w:r>
              <w:rPr>
                <w:noProof/>
                <w:webHidden/>
              </w:rPr>
            </w:r>
            <w:r>
              <w:rPr>
                <w:noProof/>
                <w:webHidden/>
              </w:rPr>
              <w:fldChar w:fldCharType="separate"/>
            </w:r>
            <w:r>
              <w:rPr>
                <w:noProof/>
                <w:webHidden/>
              </w:rPr>
              <w:t>20</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21" w:history="1">
            <w:r w:rsidRPr="0059501A">
              <w:rPr>
                <w:rStyle w:val="Hyperlink"/>
                <w:noProof/>
              </w:rPr>
              <w:t>5.2</w:t>
            </w:r>
            <w:r>
              <w:rPr>
                <w:rFonts w:eastAsiaTheme="minorEastAsia" w:cstheme="minorBidi"/>
                <w:smallCaps w:val="0"/>
                <w:noProof/>
                <w:szCs w:val="22"/>
                <w:lang w:val="nl-NL" w:eastAsia="nl-NL"/>
              </w:rPr>
              <w:tab/>
            </w:r>
            <w:r w:rsidRPr="0059501A">
              <w:rPr>
                <w:rStyle w:val="Hyperlink"/>
                <w:noProof/>
              </w:rPr>
              <w:t>Taskbar</w:t>
            </w:r>
            <w:r>
              <w:rPr>
                <w:noProof/>
                <w:webHidden/>
              </w:rPr>
              <w:tab/>
            </w:r>
            <w:r>
              <w:rPr>
                <w:noProof/>
                <w:webHidden/>
              </w:rPr>
              <w:fldChar w:fldCharType="begin"/>
            </w:r>
            <w:r>
              <w:rPr>
                <w:noProof/>
                <w:webHidden/>
              </w:rPr>
              <w:instrText xml:space="preserve"> PAGEREF _Toc375561221 \h </w:instrText>
            </w:r>
            <w:r>
              <w:rPr>
                <w:noProof/>
                <w:webHidden/>
              </w:rPr>
            </w:r>
            <w:r>
              <w:rPr>
                <w:noProof/>
                <w:webHidden/>
              </w:rPr>
              <w:fldChar w:fldCharType="separate"/>
            </w:r>
            <w:r>
              <w:rPr>
                <w:noProof/>
                <w:webHidden/>
              </w:rPr>
              <w:t>21</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22" w:history="1">
            <w:r w:rsidRPr="0059501A">
              <w:rPr>
                <w:rStyle w:val="Hyperlink"/>
                <w:noProof/>
                <w:lang w:val="en-US"/>
              </w:rPr>
              <w:t>5.2.1</w:t>
            </w:r>
            <w:r>
              <w:rPr>
                <w:rFonts w:eastAsiaTheme="minorEastAsia" w:cstheme="minorBidi"/>
                <w:i w:val="0"/>
                <w:iCs w:val="0"/>
                <w:noProof/>
                <w:szCs w:val="22"/>
                <w:lang w:val="nl-NL" w:eastAsia="nl-NL"/>
              </w:rPr>
              <w:tab/>
            </w:r>
            <w:r w:rsidRPr="0059501A">
              <w:rPr>
                <w:rStyle w:val="Hyperlink"/>
                <w:noProof/>
                <w:lang w:val="en-US"/>
              </w:rPr>
              <w:t>Taskbar development</w:t>
            </w:r>
            <w:r>
              <w:rPr>
                <w:noProof/>
                <w:webHidden/>
              </w:rPr>
              <w:tab/>
            </w:r>
            <w:r>
              <w:rPr>
                <w:noProof/>
                <w:webHidden/>
              </w:rPr>
              <w:fldChar w:fldCharType="begin"/>
            </w:r>
            <w:r>
              <w:rPr>
                <w:noProof/>
                <w:webHidden/>
              </w:rPr>
              <w:instrText xml:space="preserve"> PAGEREF _Toc375561222 \h </w:instrText>
            </w:r>
            <w:r>
              <w:rPr>
                <w:noProof/>
                <w:webHidden/>
              </w:rPr>
            </w:r>
            <w:r>
              <w:rPr>
                <w:noProof/>
                <w:webHidden/>
              </w:rPr>
              <w:fldChar w:fldCharType="separate"/>
            </w:r>
            <w:r>
              <w:rPr>
                <w:noProof/>
                <w:webHidden/>
              </w:rPr>
              <w:t>21</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23" w:history="1">
            <w:r w:rsidRPr="0059501A">
              <w:rPr>
                <w:rStyle w:val="Hyperlink"/>
                <w:noProof/>
              </w:rPr>
              <w:t>5.3</w:t>
            </w:r>
            <w:r>
              <w:rPr>
                <w:rFonts w:eastAsiaTheme="minorEastAsia" w:cstheme="minorBidi"/>
                <w:smallCaps w:val="0"/>
                <w:noProof/>
                <w:szCs w:val="22"/>
                <w:lang w:val="nl-NL" w:eastAsia="nl-NL"/>
              </w:rPr>
              <w:tab/>
            </w:r>
            <w:r w:rsidRPr="0059501A">
              <w:rPr>
                <w:rStyle w:val="Hyperlink"/>
                <w:noProof/>
                <w:lang w:val="en-US"/>
              </w:rPr>
              <w:t>Tools</w:t>
            </w:r>
            <w:r>
              <w:rPr>
                <w:noProof/>
                <w:webHidden/>
              </w:rPr>
              <w:tab/>
            </w:r>
            <w:r>
              <w:rPr>
                <w:noProof/>
                <w:webHidden/>
              </w:rPr>
              <w:fldChar w:fldCharType="begin"/>
            </w:r>
            <w:r>
              <w:rPr>
                <w:noProof/>
                <w:webHidden/>
              </w:rPr>
              <w:instrText xml:space="preserve"> PAGEREF _Toc375561223 \h </w:instrText>
            </w:r>
            <w:r>
              <w:rPr>
                <w:noProof/>
                <w:webHidden/>
              </w:rPr>
            </w:r>
            <w:r>
              <w:rPr>
                <w:noProof/>
                <w:webHidden/>
              </w:rPr>
              <w:fldChar w:fldCharType="separate"/>
            </w:r>
            <w:r>
              <w:rPr>
                <w:noProof/>
                <w:webHidden/>
              </w:rPr>
              <w:t>21</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24" w:history="1">
            <w:r w:rsidRPr="0059501A">
              <w:rPr>
                <w:rStyle w:val="Hyperlink"/>
                <w:noProof/>
              </w:rPr>
              <w:t>5.4</w:t>
            </w:r>
            <w:r>
              <w:rPr>
                <w:rFonts w:eastAsiaTheme="minorEastAsia" w:cstheme="minorBidi"/>
                <w:smallCaps w:val="0"/>
                <w:noProof/>
                <w:szCs w:val="22"/>
                <w:lang w:val="nl-NL" w:eastAsia="nl-NL"/>
              </w:rPr>
              <w:tab/>
            </w:r>
            <w:r w:rsidRPr="0059501A">
              <w:rPr>
                <w:rStyle w:val="Hyperlink"/>
                <w:noProof/>
                <w:lang w:val="en-US"/>
              </w:rPr>
              <w:t xml:space="preserve">Users </w:t>
            </w:r>
            <w:r w:rsidRPr="0059501A">
              <w:rPr>
                <w:rStyle w:val="Hyperlink"/>
                <w:noProof/>
                <w:vertAlign w:val="superscript"/>
                <w:lang w:val="en-US"/>
              </w:rPr>
              <w:t>1</w:t>
            </w:r>
            <w:r>
              <w:rPr>
                <w:noProof/>
                <w:webHidden/>
              </w:rPr>
              <w:tab/>
            </w:r>
            <w:r>
              <w:rPr>
                <w:noProof/>
                <w:webHidden/>
              </w:rPr>
              <w:fldChar w:fldCharType="begin"/>
            </w:r>
            <w:r>
              <w:rPr>
                <w:noProof/>
                <w:webHidden/>
              </w:rPr>
              <w:instrText xml:space="preserve"> PAGEREF _Toc375561224 \h </w:instrText>
            </w:r>
            <w:r>
              <w:rPr>
                <w:noProof/>
                <w:webHidden/>
              </w:rPr>
            </w:r>
            <w:r>
              <w:rPr>
                <w:noProof/>
                <w:webHidden/>
              </w:rPr>
              <w:fldChar w:fldCharType="separate"/>
            </w:r>
            <w:r>
              <w:rPr>
                <w:noProof/>
                <w:webHidden/>
              </w:rPr>
              <w:t>21</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25" w:history="1">
            <w:r w:rsidRPr="0059501A">
              <w:rPr>
                <w:rStyle w:val="Hyperlink"/>
                <w:noProof/>
                <w:lang w:val="en-US"/>
              </w:rPr>
              <w:t>5.4.1</w:t>
            </w:r>
            <w:r>
              <w:rPr>
                <w:rFonts w:eastAsiaTheme="minorEastAsia" w:cstheme="minorBidi"/>
                <w:i w:val="0"/>
                <w:iCs w:val="0"/>
                <w:noProof/>
                <w:szCs w:val="22"/>
                <w:lang w:val="nl-NL" w:eastAsia="nl-NL"/>
              </w:rPr>
              <w:tab/>
            </w:r>
            <w:r w:rsidRPr="0059501A">
              <w:rPr>
                <w:rStyle w:val="Hyperlink"/>
                <w:noProof/>
                <w:lang w:val="en-US"/>
              </w:rPr>
              <w:t>User name</w:t>
            </w:r>
            <w:r>
              <w:rPr>
                <w:noProof/>
                <w:webHidden/>
              </w:rPr>
              <w:tab/>
            </w:r>
            <w:r>
              <w:rPr>
                <w:noProof/>
                <w:webHidden/>
              </w:rPr>
              <w:fldChar w:fldCharType="begin"/>
            </w:r>
            <w:r>
              <w:rPr>
                <w:noProof/>
                <w:webHidden/>
              </w:rPr>
              <w:instrText xml:space="preserve"> PAGEREF _Toc375561225 \h </w:instrText>
            </w:r>
            <w:r>
              <w:rPr>
                <w:noProof/>
                <w:webHidden/>
              </w:rPr>
            </w:r>
            <w:r>
              <w:rPr>
                <w:noProof/>
                <w:webHidden/>
              </w:rPr>
              <w:fldChar w:fldCharType="separate"/>
            </w:r>
            <w:r>
              <w:rPr>
                <w:noProof/>
                <w:webHidden/>
              </w:rPr>
              <w:t>22</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26" w:history="1">
            <w:r w:rsidRPr="0059501A">
              <w:rPr>
                <w:rStyle w:val="Hyperlink"/>
                <w:noProof/>
                <w:lang w:val="en-US"/>
              </w:rPr>
              <w:t>5.4.2</w:t>
            </w:r>
            <w:r>
              <w:rPr>
                <w:rFonts w:eastAsiaTheme="minorEastAsia" w:cstheme="minorBidi"/>
                <w:i w:val="0"/>
                <w:iCs w:val="0"/>
                <w:noProof/>
                <w:szCs w:val="22"/>
                <w:lang w:val="nl-NL" w:eastAsia="nl-NL"/>
              </w:rPr>
              <w:tab/>
            </w:r>
            <w:r w:rsidRPr="0059501A">
              <w:rPr>
                <w:rStyle w:val="Hyperlink"/>
                <w:noProof/>
                <w:lang w:val="en-US"/>
              </w:rPr>
              <w:t>Login at startup</w:t>
            </w:r>
            <w:r>
              <w:rPr>
                <w:noProof/>
                <w:webHidden/>
              </w:rPr>
              <w:tab/>
            </w:r>
            <w:r>
              <w:rPr>
                <w:noProof/>
                <w:webHidden/>
              </w:rPr>
              <w:fldChar w:fldCharType="begin"/>
            </w:r>
            <w:r>
              <w:rPr>
                <w:noProof/>
                <w:webHidden/>
              </w:rPr>
              <w:instrText xml:space="preserve"> PAGEREF _Toc375561226 \h </w:instrText>
            </w:r>
            <w:r>
              <w:rPr>
                <w:noProof/>
                <w:webHidden/>
              </w:rPr>
            </w:r>
            <w:r>
              <w:rPr>
                <w:noProof/>
                <w:webHidden/>
              </w:rPr>
              <w:fldChar w:fldCharType="separate"/>
            </w:r>
            <w:r>
              <w:rPr>
                <w:noProof/>
                <w:webHidden/>
              </w:rPr>
              <w:t>22</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27" w:history="1">
            <w:r w:rsidRPr="0059501A">
              <w:rPr>
                <w:rStyle w:val="Hyperlink"/>
                <w:noProof/>
                <w:lang w:val="en-US"/>
              </w:rPr>
              <w:t>5.4.3</w:t>
            </w:r>
            <w:r>
              <w:rPr>
                <w:rFonts w:eastAsiaTheme="minorEastAsia" w:cstheme="minorBidi"/>
                <w:i w:val="0"/>
                <w:iCs w:val="0"/>
                <w:noProof/>
                <w:szCs w:val="22"/>
                <w:lang w:val="nl-NL" w:eastAsia="nl-NL"/>
              </w:rPr>
              <w:tab/>
            </w:r>
            <w:r w:rsidRPr="0059501A">
              <w:rPr>
                <w:rStyle w:val="Hyperlink"/>
                <w:noProof/>
                <w:lang w:val="en-US"/>
              </w:rPr>
              <w:t>Password</w:t>
            </w:r>
            <w:r>
              <w:rPr>
                <w:noProof/>
                <w:webHidden/>
              </w:rPr>
              <w:tab/>
            </w:r>
            <w:r>
              <w:rPr>
                <w:noProof/>
                <w:webHidden/>
              </w:rPr>
              <w:fldChar w:fldCharType="begin"/>
            </w:r>
            <w:r>
              <w:rPr>
                <w:noProof/>
                <w:webHidden/>
              </w:rPr>
              <w:instrText xml:space="preserve"> PAGEREF _Toc375561227 \h </w:instrText>
            </w:r>
            <w:r>
              <w:rPr>
                <w:noProof/>
                <w:webHidden/>
              </w:rPr>
            </w:r>
            <w:r>
              <w:rPr>
                <w:noProof/>
                <w:webHidden/>
              </w:rPr>
              <w:fldChar w:fldCharType="separate"/>
            </w:r>
            <w:r>
              <w:rPr>
                <w:noProof/>
                <w:webHidden/>
              </w:rPr>
              <w:t>22</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28" w:history="1">
            <w:r w:rsidRPr="0059501A">
              <w:rPr>
                <w:rStyle w:val="Hyperlink"/>
                <w:noProof/>
                <w:lang w:val="en-US"/>
              </w:rPr>
              <w:t>5.4.4</w:t>
            </w:r>
            <w:r>
              <w:rPr>
                <w:rFonts w:eastAsiaTheme="minorEastAsia" w:cstheme="minorBidi"/>
                <w:i w:val="0"/>
                <w:iCs w:val="0"/>
                <w:noProof/>
                <w:szCs w:val="22"/>
                <w:lang w:val="nl-NL" w:eastAsia="nl-NL"/>
              </w:rPr>
              <w:tab/>
            </w:r>
            <w:r w:rsidRPr="0059501A">
              <w:rPr>
                <w:rStyle w:val="Hyperlink"/>
                <w:noProof/>
                <w:lang w:val="en-US"/>
              </w:rPr>
              <w:t>Rights</w:t>
            </w:r>
            <w:r>
              <w:rPr>
                <w:noProof/>
                <w:webHidden/>
              </w:rPr>
              <w:tab/>
            </w:r>
            <w:r>
              <w:rPr>
                <w:noProof/>
                <w:webHidden/>
              </w:rPr>
              <w:fldChar w:fldCharType="begin"/>
            </w:r>
            <w:r>
              <w:rPr>
                <w:noProof/>
                <w:webHidden/>
              </w:rPr>
              <w:instrText xml:space="preserve"> PAGEREF _Toc375561228 \h </w:instrText>
            </w:r>
            <w:r>
              <w:rPr>
                <w:noProof/>
                <w:webHidden/>
              </w:rPr>
            </w:r>
            <w:r>
              <w:rPr>
                <w:noProof/>
                <w:webHidden/>
              </w:rPr>
              <w:fldChar w:fldCharType="separate"/>
            </w:r>
            <w:r>
              <w:rPr>
                <w:noProof/>
                <w:webHidden/>
              </w:rPr>
              <w:t>22</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29" w:history="1">
            <w:r w:rsidRPr="0059501A">
              <w:rPr>
                <w:rStyle w:val="Hyperlink"/>
                <w:noProof/>
                <w:lang w:val="en-US"/>
              </w:rPr>
              <w:t>5.4.5</w:t>
            </w:r>
            <w:r>
              <w:rPr>
                <w:rFonts w:eastAsiaTheme="minorEastAsia" w:cstheme="minorBidi"/>
                <w:i w:val="0"/>
                <w:iCs w:val="0"/>
                <w:noProof/>
                <w:szCs w:val="22"/>
                <w:lang w:val="nl-NL" w:eastAsia="nl-NL"/>
              </w:rPr>
              <w:tab/>
            </w:r>
            <w:r w:rsidRPr="0059501A">
              <w:rPr>
                <w:rStyle w:val="Hyperlink"/>
                <w:noProof/>
                <w:lang w:val="en-US"/>
              </w:rPr>
              <w:t>Add / Remove</w:t>
            </w:r>
            <w:r>
              <w:rPr>
                <w:noProof/>
                <w:webHidden/>
              </w:rPr>
              <w:tab/>
            </w:r>
            <w:r>
              <w:rPr>
                <w:noProof/>
                <w:webHidden/>
              </w:rPr>
              <w:fldChar w:fldCharType="begin"/>
            </w:r>
            <w:r>
              <w:rPr>
                <w:noProof/>
                <w:webHidden/>
              </w:rPr>
              <w:instrText xml:space="preserve"> PAGEREF _Toc375561229 \h </w:instrText>
            </w:r>
            <w:r>
              <w:rPr>
                <w:noProof/>
                <w:webHidden/>
              </w:rPr>
            </w:r>
            <w:r>
              <w:rPr>
                <w:noProof/>
                <w:webHidden/>
              </w:rPr>
              <w:fldChar w:fldCharType="separate"/>
            </w:r>
            <w:r>
              <w:rPr>
                <w:noProof/>
                <w:webHidden/>
              </w:rPr>
              <w:t>24</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30" w:history="1">
            <w:r w:rsidRPr="0059501A">
              <w:rPr>
                <w:rStyle w:val="Hyperlink"/>
                <w:noProof/>
              </w:rPr>
              <w:t>5.5</w:t>
            </w:r>
            <w:r>
              <w:rPr>
                <w:rFonts w:eastAsiaTheme="minorEastAsia" w:cstheme="minorBidi"/>
                <w:smallCaps w:val="0"/>
                <w:noProof/>
                <w:szCs w:val="22"/>
                <w:lang w:val="nl-NL" w:eastAsia="nl-NL"/>
              </w:rPr>
              <w:tab/>
            </w:r>
            <w:r w:rsidRPr="0059501A">
              <w:rPr>
                <w:rStyle w:val="Hyperlink"/>
                <w:noProof/>
                <w:lang w:val="en-US"/>
              </w:rPr>
              <w:t>Field settings</w:t>
            </w:r>
            <w:r>
              <w:rPr>
                <w:noProof/>
                <w:webHidden/>
              </w:rPr>
              <w:tab/>
            </w:r>
            <w:r>
              <w:rPr>
                <w:noProof/>
                <w:webHidden/>
              </w:rPr>
              <w:fldChar w:fldCharType="begin"/>
            </w:r>
            <w:r>
              <w:rPr>
                <w:noProof/>
                <w:webHidden/>
              </w:rPr>
              <w:instrText xml:space="preserve"> PAGEREF _Toc375561230 \h </w:instrText>
            </w:r>
            <w:r>
              <w:rPr>
                <w:noProof/>
                <w:webHidden/>
              </w:rPr>
            </w:r>
            <w:r>
              <w:rPr>
                <w:noProof/>
                <w:webHidden/>
              </w:rPr>
              <w:fldChar w:fldCharType="separate"/>
            </w:r>
            <w:r>
              <w:rPr>
                <w:noProof/>
                <w:webHidden/>
              </w:rPr>
              <w:t>25</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31" w:history="1">
            <w:r w:rsidRPr="0059501A">
              <w:rPr>
                <w:rStyle w:val="Hyperlink"/>
                <w:noProof/>
                <w:lang w:val="en-US"/>
              </w:rPr>
              <w:t>5.5.1</w:t>
            </w:r>
            <w:r>
              <w:rPr>
                <w:rFonts w:eastAsiaTheme="minorEastAsia" w:cstheme="minorBidi"/>
                <w:i w:val="0"/>
                <w:iCs w:val="0"/>
                <w:noProof/>
                <w:szCs w:val="22"/>
                <w:lang w:val="nl-NL" w:eastAsia="nl-NL"/>
              </w:rPr>
              <w:tab/>
            </w:r>
            <w:r w:rsidRPr="0059501A">
              <w:rPr>
                <w:rStyle w:val="Hyperlink"/>
                <w:noProof/>
                <w:lang w:val="en-US"/>
              </w:rPr>
              <w:t>Alarm</w:t>
            </w:r>
            <w:r>
              <w:rPr>
                <w:noProof/>
                <w:webHidden/>
              </w:rPr>
              <w:tab/>
            </w:r>
            <w:r>
              <w:rPr>
                <w:noProof/>
                <w:webHidden/>
              </w:rPr>
              <w:fldChar w:fldCharType="begin"/>
            </w:r>
            <w:r>
              <w:rPr>
                <w:noProof/>
                <w:webHidden/>
              </w:rPr>
              <w:instrText xml:space="preserve"> PAGEREF _Toc375561231 \h </w:instrText>
            </w:r>
            <w:r>
              <w:rPr>
                <w:noProof/>
                <w:webHidden/>
              </w:rPr>
            </w:r>
            <w:r>
              <w:rPr>
                <w:noProof/>
                <w:webHidden/>
              </w:rPr>
              <w:fldChar w:fldCharType="separate"/>
            </w:r>
            <w:r>
              <w:rPr>
                <w:noProof/>
                <w:webHidden/>
              </w:rPr>
              <w:t>26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2" w:history="1">
            <w:r w:rsidRPr="0059501A">
              <w:rPr>
                <w:rStyle w:val="Hyperlink"/>
                <w:noProof/>
                <w:lang w:val="en-US"/>
              </w:rPr>
              <w:t>5.5.1.1</w:t>
            </w:r>
            <w:r>
              <w:rPr>
                <w:rFonts w:eastAsiaTheme="minorEastAsia" w:cstheme="minorBidi"/>
                <w:noProof/>
                <w:sz w:val="22"/>
                <w:szCs w:val="22"/>
                <w:lang w:val="nl-NL" w:eastAsia="nl-NL"/>
              </w:rPr>
              <w:tab/>
            </w:r>
            <w:r w:rsidRPr="0059501A">
              <w:rPr>
                <w:rStyle w:val="Hyperlink"/>
                <w:noProof/>
                <w:lang w:val="en-US"/>
              </w:rPr>
              <w:t>Alarm levels</w:t>
            </w:r>
            <w:r>
              <w:rPr>
                <w:noProof/>
                <w:webHidden/>
              </w:rPr>
              <w:tab/>
            </w:r>
            <w:r>
              <w:rPr>
                <w:noProof/>
                <w:webHidden/>
              </w:rPr>
              <w:fldChar w:fldCharType="begin"/>
            </w:r>
            <w:r>
              <w:rPr>
                <w:noProof/>
                <w:webHidden/>
              </w:rPr>
              <w:instrText xml:space="preserve"> PAGEREF _Toc375561232 \h </w:instrText>
            </w:r>
            <w:r>
              <w:rPr>
                <w:noProof/>
                <w:webHidden/>
              </w:rPr>
            </w:r>
            <w:r>
              <w:rPr>
                <w:noProof/>
                <w:webHidden/>
              </w:rPr>
              <w:fldChar w:fldCharType="separate"/>
            </w:r>
            <w:r>
              <w:rPr>
                <w:noProof/>
                <w:webHidden/>
              </w:rPr>
              <w:t>26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3" w:history="1">
            <w:r w:rsidRPr="0059501A">
              <w:rPr>
                <w:rStyle w:val="Hyperlink"/>
                <w:noProof/>
              </w:rPr>
              <w:t>5.5.1.2</w:t>
            </w:r>
            <w:r>
              <w:rPr>
                <w:rFonts w:eastAsiaTheme="minorEastAsia" w:cstheme="minorBidi"/>
                <w:noProof/>
                <w:sz w:val="22"/>
                <w:szCs w:val="22"/>
                <w:lang w:val="nl-NL" w:eastAsia="nl-NL"/>
              </w:rPr>
              <w:tab/>
            </w:r>
            <w:r w:rsidRPr="0059501A">
              <w:rPr>
                <w:rStyle w:val="Hyperlink"/>
                <w:noProof/>
              </w:rPr>
              <w:t>Inhibit Properties</w:t>
            </w:r>
            <w:r>
              <w:rPr>
                <w:noProof/>
                <w:webHidden/>
              </w:rPr>
              <w:tab/>
            </w:r>
            <w:r>
              <w:rPr>
                <w:noProof/>
                <w:webHidden/>
              </w:rPr>
              <w:fldChar w:fldCharType="begin"/>
            </w:r>
            <w:r>
              <w:rPr>
                <w:noProof/>
                <w:webHidden/>
              </w:rPr>
              <w:instrText xml:space="preserve"> PAGEREF _Toc375561233 \h </w:instrText>
            </w:r>
            <w:r>
              <w:rPr>
                <w:noProof/>
                <w:webHidden/>
              </w:rPr>
            </w:r>
            <w:r>
              <w:rPr>
                <w:noProof/>
                <w:webHidden/>
              </w:rPr>
              <w:fldChar w:fldCharType="separate"/>
            </w:r>
            <w:r>
              <w:rPr>
                <w:noProof/>
                <w:webHidden/>
              </w:rPr>
              <w:t>27</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4" w:history="1">
            <w:r w:rsidRPr="0059501A">
              <w:rPr>
                <w:rStyle w:val="Hyperlink"/>
                <w:noProof/>
                <w:lang w:val="en-US"/>
              </w:rPr>
              <w:t>5.5.1.3</w:t>
            </w:r>
            <w:r>
              <w:rPr>
                <w:rFonts w:eastAsiaTheme="minorEastAsia" w:cstheme="minorBidi"/>
                <w:noProof/>
                <w:sz w:val="22"/>
                <w:szCs w:val="22"/>
                <w:lang w:val="nl-NL" w:eastAsia="nl-NL"/>
              </w:rPr>
              <w:tab/>
            </w:r>
            <w:r w:rsidRPr="0059501A">
              <w:rPr>
                <w:rStyle w:val="Hyperlink"/>
                <w:noProof/>
                <w:lang w:val="en-US"/>
              </w:rPr>
              <w:t>Auxiliary Properties</w:t>
            </w:r>
            <w:r>
              <w:rPr>
                <w:noProof/>
                <w:webHidden/>
              </w:rPr>
              <w:tab/>
            </w:r>
            <w:r>
              <w:rPr>
                <w:noProof/>
                <w:webHidden/>
              </w:rPr>
              <w:fldChar w:fldCharType="begin"/>
            </w:r>
            <w:r>
              <w:rPr>
                <w:noProof/>
                <w:webHidden/>
              </w:rPr>
              <w:instrText xml:space="preserve"> PAGEREF _Toc375561234 \h </w:instrText>
            </w:r>
            <w:r>
              <w:rPr>
                <w:noProof/>
                <w:webHidden/>
              </w:rPr>
            </w:r>
            <w:r>
              <w:rPr>
                <w:noProof/>
                <w:webHidden/>
              </w:rPr>
              <w:fldChar w:fldCharType="separate"/>
            </w:r>
            <w:r>
              <w:rPr>
                <w:noProof/>
                <w:webHidden/>
              </w:rPr>
              <w:t>28</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35" w:history="1">
            <w:r w:rsidRPr="0059501A">
              <w:rPr>
                <w:rStyle w:val="Hyperlink"/>
                <w:noProof/>
                <w:lang w:val="en-US"/>
              </w:rPr>
              <w:t>5.5.2</w:t>
            </w:r>
            <w:r>
              <w:rPr>
                <w:rFonts w:eastAsiaTheme="minorEastAsia" w:cstheme="minorBidi"/>
                <w:i w:val="0"/>
                <w:iCs w:val="0"/>
                <w:noProof/>
                <w:szCs w:val="22"/>
                <w:lang w:val="nl-NL" w:eastAsia="nl-NL"/>
              </w:rPr>
              <w:tab/>
            </w:r>
            <w:r w:rsidRPr="0059501A">
              <w:rPr>
                <w:rStyle w:val="Hyperlink"/>
                <w:noProof/>
                <w:lang w:val="en-US"/>
              </w:rPr>
              <w:t>Min/Max</w:t>
            </w:r>
            <w:r>
              <w:rPr>
                <w:noProof/>
                <w:webHidden/>
              </w:rPr>
              <w:tab/>
            </w:r>
            <w:r>
              <w:rPr>
                <w:noProof/>
                <w:webHidden/>
              </w:rPr>
              <w:fldChar w:fldCharType="begin"/>
            </w:r>
            <w:r>
              <w:rPr>
                <w:noProof/>
                <w:webHidden/>
              </w:rPr>
              <w:instrText xml:space="preserve"> PAGEREF _Toc375561235 \h </w:instrText>
            </w:r>
            <w:r>
              <w:rPr>
                <w:noProof/>
                <w:webHidden/>
              </w:rPr>
            </w:r>
            <w:r>
              <w:rPr>
                <w:noProof/>
                <w:webHidden/>
              </w:rPr>
              <w:fldChar w:fldCharType="separate"/>
            </w:r>
            <w:r>
              <w:rPr>
                <w:noProof/>
                <w:webHidden/>
              </w:rPr>
              <w:t>29</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6" w:history="1">
            <w:r w:rsidRPr="0059501A">
              <w:rPr>
                <w:rStyle w:val="Hyperlink"/>
                <w:noProof/>
                <w:lang w:val="en-US"/>
              </w:rPr>
              <w:t>5.5.2.1</w:t>
            </w:r>
            <w:r>
              <w:rPr>
                <w:rFonts w:eastAsiaTheme="minorEastAsia" w:cstheme="minorBidi"/>
                <w:noProof/>
                <w:sz w:val="22"/>
                <w:szCs w:val="22"/>
                <w:lang w:val="nl-NL" w:eastAsia="nl-NL"/>
              </w:rPr>
              <w:tab/>
            </w:r>
            <w:r w:rsidRPr="0059501A">
              <w:rPr>
                <w:rStyle w:val="Hyperlink"/>
                <w:noProof/>
                <w:lang w:val="en-US"/>
              </w:rPr>
              <w:t>Instrument range</w:t>
            </w:r>
            <w:r>
              <w:rPr>
                <w:noProof/>
                <w:webHidden/>
              </w:rPr>
              <w:tab/>
            </w:r>
            <w:r>
              <w:rPr>
                <w:noProof/>
                <w:webHidden/>
              </w:rPr>
              <w:fldChar w:fldCharType="begin"/>
            </w:r>
            <w:r>
              <w:rPr>
                <w:noProof/>
                <w:webHidden/>
              </w:rPr>
              <w:instrText xml:space="preserve"> PAGEREF _Toc375561236 \h </w:instrText>
            </w:r>
            <w:r>
              <w:rPr>
                <w:noProof/>
                <w:webHidden/>
              </w:rPr>
            </w:r>
            <w:r>
              <w:rPr>
                <w:noProof/>
                <w:webHidden/>
              </w:rPr>
              <w:fldChar w:fldCharType="separate"/>
            </w:r>
            <w:r>
              <w:rPr>
                <w:noProof/>
                <w:webHidden/>
              </w:rPr>
              <w:t>29</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7" w:history="1">
            <w:r w:rsidRPr="0059501A">
              <w:rPr>
                <w:rStyle w:val="Hyperlink"/>
                <w:noProof/>
                <w:lang w:val="en-US"/>
              </w:rPr>
              <w:t>5.5.2.2</w:t>
            </w:r>
            <w:r>
              <w:rPr>
                <w:rFonts w:eastAsiaTheme="minorEastAsia" w:cstheme="minorBidi"/>
                <w:noProof/>
                <w:sz w:val="22"/>
                <w:szCs w:val="22"/>
                <w:lang w:val="nl-NL" w:eastAsia="nl-NL"/>
              </w:rPr>
              <w:tab/>
            </w:r>
            <w:r w:rsidRPr="0059501A">
              <w:rPr>
                <w:rStyle w:val="Hyperlink"/>
                <w:noProof/>
                <w:lang w:val="en-US"/>
              </w:rPr>
              <w:t>Setpoints</w:t>
            </w:r>
            <w:r>
              <w:rPr>
                <w:noProof/>
                <w:webHidden/>
              </w:rPr>
              <w:tab/>
            </w:r>
            <w:r>
              <w:rPr>
                <w:noProof/>
                <w:webHidden/>
              </w:rPr>
              <w:fldChar w:fldCharType="begin"/>
            </w:r>
            <w:r>
              <w:rPr>
                <w:noProof/>
                <w:webHidden/>
              </w:rPr>
              <w:instrText xml:space="preserve"> PAGEREF _Toc375561237 \h </w:instrText>
            </w:r>
            <w:r>
              <w:rPr>
                <w:noProof/>
                <w:webHidden/>
              </w:rPr>
            </w:r>
            <w:r>
              <w:rPr>
                <w:noProof/>
                <w:webHidden/>
              </w:rPr>
              <w:fldChar w:fldCharType="separate"/>
            </w:r>
            <w:r>
              <w:rPr>
                <w:noProof/>
                <w:webHidden/>
              </w:rPr>
              <w:t>30</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8" w:history="1">
            <w:r w:rsidRPr="0059501A">
              <w:rPr>
                <w:rStyle w:val="Hyperlink"/>
                <w:noProof/>
                <w:lang w:val="en-US"/>
              </w:rPr>
              <w:t>5.5.2.3</w:t>
            </w:r>
            <w:r>
              <w:rPr>
                <w:rFonts w:eastAsiaTheme="minorEastAsia" w:cstheme="minorBidi"/>
                <w:noProof/>
                <w:sz w:val="22"/>
                <w:szCs w:val="22"/>
                <w:lang w:val="nl-NL" w:eastAsia="nl-NL"/>
              </w:rPr>
              <w:tab/>
            </w:r>
            <w:r w:rsidRPr="0059501A">
              <w:rPr>
                <w:rStyle w:val="Hyperlink"/>
                <w:noProof/>
                <w:lang w:val="en-US"/>
              </w:rPr>
              <w:t>Setpoint delays</w:t>
            </w:r>
            <w:r>
              <w:rPr>
                <w:noProof/>
                <w:webHidden/>
              </w:rPr>
              <w:tab/>
            </w:r>
            <w:r>
              <w:rPr>
                <w:noProof/>
                <w:webHidden/>
              </w:rPr>
              <w:fldChar w:fldCharType="begin"/>
            </w:r>
            <w:r>
              <w:rPr>
                <w:noProof/>
                <w:webHidden/>
              </w:rPr>
              <w:instrText xml:space="preserve"> PAGEREF _Toc375561238 \h </w:instrText>
            </w:r>
            <w:r>
              <w:rPr>
                <w:noProof/>
                <w:webHidden/>
              </w:rPr>
            </w:r>
            <w:r>
              <w:rPr>
                <w:noProof/>
                <w:webHidden/>
              </w:rPr>
              <w:fldChar w:fldCharType="separate"/>
            </w:r>
            <w:r>
              <w:rPr>
                <w:noProof/>
                <w:webHidden/>
              </w:rPr>
              <w:t>31</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39" w:history="1">
            <w:r w:rsidRPr="0059501A">
              <w:rPr>
                <w:rStyle w:val="Hyperlink"/>
                <w:noProof/>
              </w:rPr>
              <w:t>5.5.2.4</w:t>
            </w:r>
            <w:r>
              <w:rPr>
                <w:rFonts w:eastAsiaTheme="minorEastAsia" w:cstheme="minorBidi"/>
                <w:noProof/>
                <w:sz w:val="22"/>
                <w:szCs w:val="22"/>
                <w:lang w:val="nl-NL" w:eastAsia="nl-NL"/>
              </w:rPr>
              <w:tab/>
            </w:r>
            <w:r w:rsidRPr="0059501A">
              <w:rPr>
                <w:rStyle w:val="Hyperlink"/>
                <w:noProof/>
              </w:rPr>
              <w:t>Decimals</w:t>
            </w:r>
            <w:r>
              <w:rPr>
                <w:noProof/>
                <w:webHidden/>
              </w:rPr>
              <w:tab/>
            </w:r>
            <w:r>
              <w:rPr>
                <w:noProof/>
                <w:webHidden/>
              </w:rPr>
              <w:fldChar w:fldCharType="begin"/>
            </w:r>
            <w:r>
              <w:rPr>
                <w:noProof/>
                <w:webHidden/>
              </w:rPr>
              <w:instrText xml:space="preserve"> PAGEREF _Toc375561239 \h </w:instrText>
            </w:r>
            <w:r>
              <w:rPr>
                <w:noProof/>
                <w:webHidden/>
              </w:rPr>
            </w:r>
            <w:r>
              <w:rPr>
                <w:noProof/>
                <w:webHidden/>
              </w:rPr>
              <w:fldChar w:fldCharType="separate"/>
            </w:r>
            <w:r>
              <w:rPr>
                <w:noProof/>
                <w:webHidden/>
              </w:rPr>
              <w:t>31</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0" w:history="1">
            <w:r w:rsidRPr="0059501A">
              <w:rPr>
                <w:rStyle w:val="Hyperlink"/>
                <w:noProof/>
                <w:lang w:val="en-US"/>
              </w:rPr>
              <w:t>5.5.2.5</w:t>
            </w:r>
            <w:r>
              <w:rPr>
                <w:rFonts w:eastAsiaTheme="minorEastAsia" w:cstheme="minorBidi"/>
                <w:noProof/>
                <w:sz w:val="22"/>
                <w:szCs w:val="22"/>
                <w:lang w:val="nl-NL" w:eastAsia="nl-NL"/>
              </w:rPr>
              <w:tab/>
            </w:r>
            <w:r w:rsidRPr="0059501A">
              <w:rPr>
                <w:rStyle w:val="Hyperlink"/>
                <w:noProof/>
                <w:lang w:val="en-US"/>
              </w:rPr>
              <w:t>Default unit</w:t>
            </w:r>
            <w:r>
              <w:rPr>
                <w:noProof/>
                <w:webHidden/>
              </w:rPr>
              <w:tab/>
            </w:r>
            <w:r>
              <w:rPr>
                <w:noProof/>
                <w:webHidden/>
              </w:rPr>
              <w:fldChar w:fldCharType="begin"/>
            </w:r>
            <w:r>
              <w:rPr>
                <w:noProof/>
                <w:webHidden/>
              </w:rPr>
              <w:instrText xml:space="preserve"> PAGEREF _Toc375561240 \h </w:instrText>
            </w:r>
            <w:r>
              <w:rPr>
                <w:noProof/>
                <w:webHidden/>
              </w:rPr>
            </w:r>
            <w:r>
              <w:rPr>
                <w:noProof/>
                <w:webHidden/>
              </w:rPr>
              <w:fldChar w:fldCharType="separate"/>
            </w:r>
            <w:r>
              <w:rPr>
                <w:noProof/>
                <w:webHidden/>
              </w:rPr>
              <w:t>31</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1" w:history="1">
            <w:r w:rsidRPr="0059501A">
              <w:rPr>
                <w:rStyle w:val="Hyperlink"/>
                <w:noProof/>
                <w:lang w:val="en-US"/>
              </w:rPr>
              <w:t>5.5.2.6</w:t>
            </w:r>
            <w:r>
              <w:rPr>
                <w:rFonts w:eastAsiaTheme="minorEastAsia" w:cstheme="minorBidi"/>
                <w:noProof/>
                <w:sz w:val="22"/>
                <w:szCs w:val="22"/>
                <w:lang w:val="nl-NL" w:eastAsia="nl-NL"/>
              </w:rPr>
              <w:tab/>
            </w:r>
            <w:r w:rsidRPr="0059501A">
              <w:rPr>
                <w:rStyle w:val="Hyperlink"/>
                <w:noProof/>
                <w:lang w:val="en-US"/>
              </w:rPr>
              <w:t>Filter</w:t>
            </w:r>
            <w:r>
              <w:rPr>
                <w:noProof/>
                <w:webHidden/>
              </w:rPr>
              <w:tab/>
            </w:r>
            <w:r>
              <w:rPr>
                <w:noProof/>
                <w:webHidden/>
              </w:rPr>
              <w:fldChar w:fldCharType="begin"/>
            </w:r>
            <w:r>
              <w:rPr>
                <w:noProof/>
                <w:webHidden/>
              </w:rPr>
              <w:instrText xml:space="preserve"> PAGEREF _Toc375561241 \h </w:instrText>
            </w:r>
            <w:r>
              <w:rPr>
                <w:noProof/>
                <w:webHidden/>
              </w:rPr>
            </w:r>
            <w:r>
              <w:rPr>
                <w:noProof/>
                <w:webHidden/>
              </w:rPr>
              <w:fldChar w:fldCharType="separate"/>
            </w:r>
            <w:r>
              <w:rPr>
                <w:noProof/>
                <w:webHidden/>
              </w:rPr>
              <w:t>31</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42" w:history="1">
            <w:r w:rsidRPr="0059501A">
              <w:rPr>
                <w:rStyle w:val="Hyperlink"/>
                <w:noProof/>
                <w:lang w:val="en-US"/>
              </w:rPr>
              <w:t>5.5.3</w:t>
            </w:r>
            <w:r>
              <w:rPr>
                <w:rFonts w:eastAsiaTheme="minorEastAsia" w:cstheme="minorBidi"/>
                <w:i w:val="0"/>
                <w:iCs w:val="0"/>
                <w:noProof/>
                <w:szCs w:val="22"/>
                <w:lang w:val="nl-NL" w:eastAsia="nl-NL"/>
              </w:rPr>
              <w:tab/>
            </w:r>
            <w:r w:rsidRPr="0059501A">
              <w:rPr>
                <w:rStyle w:val="Hyperlink"/>
                <w:noProof/>
                <w:lang w:val="en-US"/>
              </w:rPr>
              <w:t>Pulse/Request time</w:t>
            </w:r>
            <w:r>
              <w:rPr>
                <w:noProof/>
                <w:webHidden/>
              </w:rPr>
              <w:tab/>
            </w:r>
            <w:r>
              <w:rPr>
                <w:noProof/>
                <w:webHidden/>
              </w:rPr>
              <w:fldChar w:fldCharType="begin"/>
            </w:r>
            <w:r>
              <w:rPr>
                <w:noProof/>
                <w:webHidden/>
              </w:rPr>
              <w:instrText xml:space="preserve"> PAGEREF _Toc375561242 \h </w:instrText>
            </w:r>
            <w:r>
              <w:rPr>
                <w:noProof/>
                <w:webHidden/>
              </w:rPr>
            </w:r>
            <w:r>
              <w:rPr>
                <w:noProof/>
                <w:webHidden/>
              </w:rPr>
              <w:fldChar w:fldCharType="separate"/>
            </w:r>
            <w:r>
              <w:rPr>
                <w:noProof/>
                <w:webHidden/>
              </w:rPr>
              <w:t>31</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3" w:history="1">
            <w:r w:rsidRPr="0059501A">
              <w:rPr>
                <w:rStyle w:val="Hyperlink"/>
                <w:noProof/>
                <w:lang w:val="en-US"/>
              </w:rPr>
              <w:t>5.5.3.1</w:t>
            </w:r>
            <w:r>
              <w:rPr>
                <w:rFonts w:eastAsiaTheme="minorEastAsia" w:cstheme="minorBidi"/>
                <w:noProof/>
                <w:sz w:val="22"/>
                <w:szCs w:val="22"/>
                <w:lang w:val="nl-NL" w:eastAsia="nl-NL"/>
              </w:rPr>
              <w:tab/>
            </w:r>
            <w:r w:rsidRPr="0059501A">
              <w:rPr>
                <w:rStyle w:val="Hyperlink"/>
                <w:noProof/>
                <w:lang w:val="en-US"/>
              </w:rPr>
              <w:t>Tune table</w:t>
            </w:r>
            <w:r>
              <w:rPr>
                <w:noProof/>
                <w:webHidden/>
              </w:rPr>
              <w:tab/>
            </w:r>
            <w:r>
              <w:rPr>
                <w:noProof/>
                <w:webHidden/>
              </w:rPr>
              <w:fldChar w:fldCharType="begin"/>
            </w:r>
            <w:r>
              <w:rPr>
                <w:noProof/>
                <w:webHidden/>
              </w:rPr>
              <w:instrText xml:space="preserve"> PAGEREF _Toc375561243 \h </w:instrText>
            </w:r>
            <w:r>
              <w:rPr>
                <w:noProof/>
                <w:webHidden/>
              </w:rPr>
            </w:r>
            <w:r>
              <w:rPr>
                <w:noProof/>
                <w:webHidden/>
              </w:rPr>
              <w:fldChar w:fldCharType="separate"/>
            </w:r>
            <w:r>
              <w:rPr>
                <w:noProof/>
                <w:webHidden/>
              </w:rPr>
              <w:t>32</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4" w:history="1">
            <w:r w:rsidRPr="0059501A">
              <w:rPr>
                <w:rStyle w:val="Hyperlink"/>
                <w:noProof/>
                <w:lang w:val="en-US"/>
              </w:rPr>
              <w:t>5.5.3.2</w:t>
            </w:r>
            <w:r>
              <w:rPr>
                <w:rFonts w:eastAsiaTheme="minorEastAsia" w:cstheme="minorBidi"/>
                <w:noProof/>
                <w:sz w:val="22"/>
                <w:szCs w:val="22"/>
                <w:lang w:val="nl-NL" w:eastAsia="nl-NL"/>
              </w:rPr>
              <w:tab/>
            </w:r>
            <w:r w:rsidRPr="0059501A">
              <w:rPr>
                <w:rStyle w:val="Hyperlink"/>
                <w:noProof/>
                <w:lang w:val="en-US"/>
              </w:rPr>
              <w:t>Result</w:t>
            </w:r>
            <w:r>
              <w:rPr>
                <w:noProof/>
                <w:webHidden/>
              </w:rPr>
              <w:tab/>
            </w:r>
            <w:r>
              <w:rPr>
                <w:noProof/>
                <w:webHidden/>
              </w:rPr>
              <w:fldChar w:fldCharType="begin"/>
            </w:r>
            <w:r>
              <w:rPr>
                <w:noProof/>
                <w:webHidden/>
              </w:rPr>
              <w:instrText xml:space="preserve"> PAGEREF _Toc375561244 \h </w:instrText>
            </w:r>
            <w:r>
              <w:rPr>
                <w:noProof/>
                <w:webHidden/>
              </w:rPr>
            </w:r>
            <w:r>
              <w:rPr>
                <w:noProof/>
                <w:webHidden/>
              </w:rPr>
              <w:fldChar w:fldCharType="separate"/>
            </w:r>
            <w:r>
              <w:rPr>
                <w:noProof/>
                <w:webHidden/>
              </w:rPr>
              <w:t>33</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5" w:history="1">
            <w:r w:rsidRPr="0059501A">
              <w:rPr>
                <w:rStyle w:val="Hyperlink"/>
                <w:noProof/>
                <w:lang w:val="en-US"/>
              </w:rPr>
              <w:t>5.5.3.3</w:t>
            </w:r>
            <w:r>
              <w:rPr>
                <w:rFonts w:eastAsiaTheme="minorEastAsia" w:cstheme="minorBidi"/>
                <w:noProof/>
                <w:sz w:val="22"/>
                <w:szCs w:val="22"/>
                <w:lang w:val="nl-NL" w:eastAsia="nl-NL"/>
              </w:rPr>
              <w:tab/>
            </w:r>
            <w:r w:rsidRPr="0059501A">
              <w:rPr>
                <w:rStyle w:val="Hyperlink"/>
                <w:noProof/>
                <w:lang w:val="en-US"/>
              </w:rPr>
              <w:t>Sender</w:t>
            </w:r>
            <w:r>
              <w:rPr>
                <w:noProof/>
                <w:webHidden/>
              </w:rPr>
              <w:tab/>
            </w:r>
            <w:r>
              <w:rPr>
                <w:noProof/>
                <w:webHidden/>
              </w:rPr>
              <w:fldChar w:fldCharType="begin"/>
            </w:r>
            <w:r>
              <w:rPr>
                <w:noProof/>
                <w:webHidden/>
              </w:rPr>
              <w:instrText xml:space="preserve"> PAGEREF _Toc375561245 \h </w:instrText>
            </w:r>
            <w:r>
              <w:rPr>
                <w:noProof/>
                <w:webHidden/>
              </w:rPr>
            </w:r>
            <w:r>
              <w:rPr>
                <w:noProof/>
                <w:webHidden/>
              </w:rPr>
              <w:fldChar w:fldCharType="separate"/>
            </w:r>
            <w:r>
              <w:rPr>
                <w:noProof/>
                <w:webHidden/>
              </w:rPr>
              <w:t>33</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46" w:history="1">
            <w:r w:rsidRPr="0059501A">
              <w:rPr>
                <w:rStyle w:val="Hyperlink"/>
                <w:noProof/>
                <w:lang w:val="en-US"/>
              </w:rPr>
              <w:t>5.5.4</w:t>
            </w:r>
            <w:r>
              <w:rPr>
                <w:rFonts w:eastAsiaTheme="minorEastAsia" w:cstheme="minorBidi"/>
                <w:i w:val="0"/>
                <w:iCs w:val="0"/>
                <w:noProof/>
                <w:szCs w:val="22"/>
                <w:lang w:val="nl-NL" w:eastAsia="nl-NL"/>
              </w:rPr>
              <w:tab/>
            </w:r>
            <w:r w:rsidRPr="0059501A">
              <w:rPr>
                <w:rStyle w:val="Hyperlink"/>
                <w:noProof/>
                <w:lang w:val="en-US"/>
              </w:rPr>
              <w:t>Comment</w:t>
            </w:r>
            <w:r>
              <w:rPr>
                <w:noProof/>
                <w:webHidden/>
              </w:rPr>
              <w:tab/>
            </w:r>
            <w:r>
              <w:rPr>
                <w:noProof/>
                <w:webHidden/>
              </w:rPr>
              <w:fldChar w:fldCharType="begin"/>
            </w:r>
            <w:r>
              <w:rPr>
                <w:noProof/>
                <w:webHidden/>
              </w:rPr>
              <w:instrText xml:space="preserve"> PAGEREF _Toc375561246 \h </w:instrText>
            </w:r>
            <w:r>
              <w:rPr>
                <w:noProof/>
                <w:webHidden/>
              </w:rPr>
            </w:r>
            <w:r>
              <w:rPr>
                <w:noProof/>
                <w:webHidden/>
              </w:rPr>
              <w:fldChar w:fldCharType="separate"/>
            </w:r>
            <w:r>
              <w:rPr>
                <w:noProof/>
                <w:webHidden/>
              </w:rPr>
              <w:t>34</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7" w:history="1">
            <w:r w:rsidRPr="0059501A">
              <w:rPr>
                <w:rStyle w:val="Hyperlink"/>
                <w:noProof/>
                <w:lang w:val="en-US"/>
              </w:rPr>
              <w:t>5.5.4.1</w:t>
            </w:r>
            <w:r>
              <w:rPr>
                <w:rFonts w:eastAsiaTheme="minorEastAsia" w:cstheme="minorBidi"/>
                <w:noProof/>
                <w:sz w:val="22"/>
                <w:szCs w:val="22"/>
                <w:lang w:val="nl-NL" w:eastAsia="nl-NL"/>
              </w:rPr>
              <w:tab/>
            </w:r>
            <w:r w:rsidRPr="0059501A">
              <w:rPr>
                <w:rStyle w:val="Hyperlink"/>
                <w:noProof/>
                <w:lang w:val="en-US"/>
              </w:rPr>
              <w:t>Group label</w:t>
            </w:r>
            <w:r>
              <w:rPr>
                <w:noProof/>
                <w:webHidden/>
              </w:rPr>
              <w:tab/>
            </w:r>
            <w:r>
              <w:rPr>
                <w:noProof/>
                <w:webHidden/>
              </w:rPr>
              <w:fldChar w:fldCharType="begin"/>
            </w:r>
            <w:r>
              <w:rPr>
                <w:noProof/>
                <w:webHidden/>
              </w:rPr>
              <w:instrText xml:space="preserve"> PAGEREF _Toc375561247 \h </w:instrText>
            </w:r>
            <w:r>
              <w:rPr>
                <w:noProof/>
                <w:webHidden/>
              </w:rPr>
            </w:r>
            <w:r>
              <w:rPr>
                <w:noProof/>
                <w:webHidden/>
              </w:rPr>
              <w:fldChar w:fldCharType="separate"/>
            </w:r>
            <w:r>
              <w:rPr>
                <w:noProof/>
                <w:webHidden/>
              </w:rPr>
              <w:t>34</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8" w:history="1">
            <w:r w:rsidRPr="0059501A">
              <w:rPr>
                <w:rStyle w:val="Hyperlink"/>
                <w:noProof/>
                <w:lang w:val="en-US"/>
              </w:rPr>
              <w:t>5.5.4.2</w:t>
            </w:r>
            <w:r>
              <w:rPr>
                <w:rFonts w:eastAsiaTheme="minorEastAsia" w:cstheme="minorBidi"/>
                <w:noProof/>
                <w:sz w:val="22"/>
                <w:szCs w:val="22"/>
                <w:lang w:val="nl-NL" w:eastAsia="nl-NL"/>
              </w:rPr>
              <w:tab/>
            </w:r>
            <w:r w:rsidRPr="0059501A">
              <w:rPr>
                <w:rStyle w:val="Hyperlink"/>
                <w:noProof/>
                <w:lang w:val="en-US"/>
              </w:rPr>
              <w:t>Group label logbook</w:t>
            </w:r>
            <w:r>
              <w:rPr>
                <w:noProof/>
                <w:webHidden/>
              </w:rPr>
              <w:tab/>
            </w:r>
            <w:r>
              <w:rPr>
                <w:noProof/>
                <w:webHidden/>
              </w:rPr>
              <w:fldChar w:fldCharType="begin"/>
            </w:r>
            <w:r>
              <w:rPr>
                <w:noProof/>
                <w:webHidden/>
              </w:rPr>
              <w:instrText xml:space="preserve"> PAGEREF _Toc375561248 \h </w:instrText>
            </w:r>
            <w:r>
              <w:rPr>
                <w:noProof/>
                <w:webHidden/>
              </w:rPr>
            </w:r>
            <w:r>
              <w:rPr>
                <w:noProof/>
                <w:webHidden/>
              </w:rPr>
              <w:fldChar w:fldCharType="separate"/>
            </w:r>
            <w:r>
              <w:rPr>
                <w:noProof/>
                <w:webHidden/>
              </w:rPr>
              <w:t>34</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49" w:history="1">
            <w:r w:rsidRPr="0059501A">
              <w:rPr>
                <w:rStyle w:val="Hyperlink"/>
                <w:noProof/>
                <w:lang w:val="en-US"/>
              </w:rPr>
              <w:t>5.5.4.3</w:t>
            </w:r>
            <w:r>
              <w:rPr>
                <w:rFonts w:eastAsiaTheme="minorEastAsia" w:cstheme="minorBidi"/>
                <w:noProof/>
                <w:sz w:val="22"/>
                <w:szCs w:val="22"/>
                <w:lang w:val="nl-NL" w:eastAsia="nl-NL"/>
              </w:rPr>
              <w:tab/>
            </w:r>
            <w:r w:rsidRPr="0059501A">
              <w:rPr>
                <w:rStyle w:val="Hyperlink"/>
                <w:noProof/>
                <w:lang w:val="en-US"/>
              </w:rPr>
              <w:t>Field label</w:t>
            </w:r>
            <w:r>
              <w:rPr>
                <w:noProof/>
                <w:webHidden/>
              </w:rPr>
              <w:tab/>
            </w:r>
            <w:r>
              <w:rPr>
                <w:noProof/>
                <w:webHidden/>
              </w:rPr>
              <w:fldChar w:fldCharType="begin"/>
            </w:r>
            <w:r>
              <w:rPr>
                <w:noProof/>
                <w:webHidden/>
              </w:rPr>
              <w:instrText xml:space="preserve"> PAGEREF _Toc375561249 \h </w:instrText>
            </w:r>
            <w:r>
              <w:rPr>
                <w:noProof/>
                <w:webHidden/>
              </w:rPr>
            </w:r>
            <w:r>
              <w:rPr>
                <w:noProof/>
                <w:webHidden/>
              </w:rPr>
              <w:fldChar w:fldCharType="separate"/>
            </w:r>
            <w:r>
              <w:rPr>
                <w:noProof/>
                <w:webHidden/>
              </w:rPr>
              <w:t>34</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0" w:history="1">
            <w:r w:rsidRPr="0059501A">
              <w:rPr>
                <w:rStyle w:val="Hyperlink"/>
                <w:noProof/>
                <w:lang w:val="en-US"/>
              </w:rPr>
              <w:t>5.5.4.4</w:t>
            </w:r>
            <w:r>
              <w:rPr>
                <w:rFonts w:eastAsiaTheme="minorEastAsia" w:cstheme="minorBidi"/>
                <w:noProof/>
                <w:sz w:val="22"/>
                <w:szCs w:val="22"/>
                <w:lang w:val="nl-NL" w:eastAsia="nl-NL"/>
              </w:rPr>
              <w:tab/>
            </w:r>
            <w:r w:rsidRPr="0059501A">
              <w:rPr>
                <w:rStyle w:val="Hyperlink"/>
                <w:noProof/>
                <w:lang w:val="en-US"/>
              </w:rPr>
              <w:t>Field label instrument</w:t>
            </w:r>
            <w:r>
              <w:rPr>
                <w:noProof/>
                <w:webHidden/>
              </w:rPr>
              <w:tab/>
            </w:r>
            <w:r>
              <w:rPr>
                <w:noProof/>
                <w:webHidden/>
              </w:rPr>
              <w:fldChar w:fldCharType="begin"/>
            </w:r>
            <w:r>
              <w:rPr>
                <w:noProof/>
                <w:webHidden/>
              </w:rPr>
              <w:instrText xml:space="preserve"> PAGEREF _Toc375561250 \h </w:instrText>
            </w:r>
            <w:r>
              <w:rPr>
                <w:noProof/>
                <w:webHidden/>
              </w:rPr>
            </w:r>
            <w:r>
              <w:rPr>
                <w:noProof/>
                <w:webHidden/>
              </w:rPr>
              <w:fldChar w:fldCharType="separate"/>
            </w:r>
            <w:r>
              <w:rPr>
                <w:noProof/>
                <w:webHidden/>
              </w:rPr>
              <w:t>34</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51" w:history="1">
            <w:r w:rsidRPr="0059501A">
              <w:rPr>
                <w:rStyle w:val="Hyperlink"/>
                <w:noProof/>
                <w:lang w:val="en-US"/>
              </w:rPr>
              <w:t>5.5.5</w:t>
            </w:r>
            <w:r>
              <w:rPr>
                <w:rFonts w:eastAsiaTheme="minorEastAsia" w:cstheme="minorBidi"/>
                <w:i w:val="0"/>
                <w:iCs w:val="0"/>
                <w:noProof/>
                <w:szCs w:val="22"/>
                <w:lang w:val="nl-NL" w:eastAsia="nl-NL"/>
              </w:rPr>
              <w:tab/>
            </w:r>
            <w:r w:rsidRPr="0059501A">
              <w:rPr>
                <w:rStyle w:val="Hyperlink"/>
                <w:noProof/>
                <w:lang w:val="en-US"/>
              </w:rPr>
              <w:t>Auto Switch</w:t>
            </w:r>
            <w:r>
              <w:rPr>
                <w:noProof/>
                <w:webHidden/>
              </w:rPr>
              <w:tab/>
            </w:r>
            <w:r>
              <w:rPr>
                <w:noProof/>
                <w:webHidden/>
              </w:rPr>
              <w:fldChar w:fldCharType="begin"/>
            </w:r>
            <w:r>
              <w:rPr>
                <w:noProof/>
                <w:webHidden/>
              </w:rPr>
              <w:instrText xml:space="preserve"> PAGEREF _Toc375561251 \h </w:instrText>
            </w:r>
            <w:r>
              <w:rPr>
                <w:noProof/>
                <w:webHidden/>
              </w:rPr>
            </w:r>
            <w:r>
              <w:rPr>
                <w:noProof/>
                <w:webHidden/>
              </w:rPr>
              <w:fldChar w:fldCharType="separate"/>
            </w:r>
            <w:r>
              <w:rPr>
                <w:noProof/>
                <w:webHidden/>
              </w:rPr>
              <w:t>35</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2" w:history="1">
            <w:r w:rsidRPr="0059501A">
              <w:rPr>
                <w:rStyle w:val="Hyperlink"/>
                <w:noProof/>
                <w:lang w:val="en-US"/>
              </w:rPr>
              <w:t>5.5.5.1</w:t>
            </w:r>
            <w:r>
              <w:rPr>
                <w:rFonts w:eastAsiaTheme="minorEastAsia" w:cstheme="minorBidi"/>
                <w:noProof/>
                <w:sz w:val="22"/>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_Toc375561252 \h </w:instrText>
            </w:r>
            <w:r>
              <w:rPr>
                <w:noProof/>
                <w:webHidden/>
              </w:rPr>
            </w:r>
            <w:r>
              <w:rPr>
                <w:noProof/>
                <w:webHidden/>
              </w:rPr>
              <w:fldChar w:fldCharType="separate"/>
            </w:r>
            <w:r>
              <w:rPr>
                <w:noProof/>
                <w:webHidden/>
              </w:rPr>
              <w:t>35</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3" w:history="1">
            <w:r w:rsidRPr="0059501A">
              <w:rPr>
                <w:rStyle w:val="Hyperlink"/>
                <w:noProof/>
                <w:lang w:val="en-US"/>
              </w:rPr>
              <w:t>5.5.5.2</w:t>
            </w:r>
            <w:r>
              <w:rPr>
                <w:rFonts w:eastAsiaTheme="minorEastAsia" w:cstheme="minorBidi"/>
                <w:noProof/>
                <w:sz w:val="22"/>
                <w:szCs w:val="22"/>
                <w:lang w:val="nl-NL" w:eastAsia="nl-NL"/>
              </w:rPr>
              <w:tab/>
            </w:r>
            <w:r w:rsidRPr="0059501A">
              <w:rPr>
                <w:rStyle w:val="Hyperlink"/>
                <w:noProof/>
                <w:lang w:val="en-US"/>
              </w:rPr>
              <w:t>Autoswitch Method</w:t>
            </w:r>
            <w:r>
              <w:rPr>
                <w:noProof/>
                <w:webHidden/>
              </w:rPr>
              <w:tab/>
            </w:r>
            <w:r>
              <w:rPr>
                <w:noProof/>
                <w:webHidden/>
              </w:rPr>
              <w:fldChar w:fldCharType="begin"/>
            </w:r>
            <w:r>
              <w:rPr>
                <w:noProof/>
                <w:webHidden/>
              </w:rPr>
              <w:instrText xml:space="preserve"> PAGEREF _Toc375561253 \h </w:instrText>
            </w:r>
            <w:r>
              <w:rPr>
                <w:noProof/>
                <w:webHidden/>
              </w:rPr>
            </w:r>
            <w:r>
              <w:rPr>
                <w:noProof/>
                <w:webHidden/>
              </w:rPr>
              <w:fldChar w:fldCharType="separate"/>
            </w:r>
            <w:r>
              <w:rPr>
                <w:noProof/>
                <w:webHidden/>
              </w:rPr>
              <w:t>35</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54" w:history="1">
            <w:r w:rsidRPr="0059501A">
              <w:rPr>
                <w:rStyle w:val="Hyperlink"/>
                <w:noProof/>
              </w:rPr>
              <w:t>5.5.6</w:t>
            </w:r>
            <w:r>
              <w:rPr>
                <w:rFonts w:eastAsiaTheme="minorEastAsia" w:cstheme="minorBidi"/>
                <w:i w:val="0"/>
                <w:iCs w:val="0"/>
                <w:noProof/>
                <w:szCs w:val="22"/>
                <w:lang w:val="nl-NL" w:eastAsia="nl-NL"/>
              </w:rPr>
              <w:tab/>
            </w:r>
            <w:r w:rsidRPr="0059501A">
              <w:rPr>
                <w:rStyle w:val="Hyperlink"/>
                <w:noProof/>
              </w:rPr>
              <w:t>Log</w:t>
            </w:r>
            <w:r>
              <w:rPr>
                <w:noProof/>
                <w:webHidden/>
              </w:rPr>
              <w:tab/>
            </w:r>
            <w:r>
              <w:rPr>
                <w:noProof/>
                <w:webHidden/>
              </w:rPr>
              <w:fldChar w:fldCharType="begin"/>
            </w:r>
            <w:r>
              <w:rPr>
                <w:noProof/>
                <w:webHidden/>
              </w:rPr>
              <w:instrText xml:space="preserve"> PAGEREF _Toc375561254 \h </w:instrText>
            </w:r>
            <w:r>
              <w:rPr>
                <w:noProof/>
                <w:webHidden/>
              </w:rPr>
            </w:r>
            <w:r>
              <w:rPr>
                <w:noProof/>
                <w:webHidden/>
              </w:rPr>
              <w:fldChar w:fldCharType="separate"/>
            </w:r>
            <w:r>
              <w:rPr>
                <w:noProof/>
                <w:webHidden/>
              </w:rPr>
              <w:t>36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5" w:history="1">
            <w:r w:rsidRPr="0059501A">
              <w:rPr>
                <w:rStyle w:val="Hyperlink"/>
                <w:noProof/>
                <w:lang w:val="en-US"/>
              </w:rPr>
              <w:t>5.5.6.1</w:t>
            </w:r>
            <w:r>
              <w:rPr>
                <w:rFonts w:eastAsiaTheme="minorEastAsia" w:cstheme="minorBidi"/>
                <w:noProof/>
                <w:sz w:val="22"/>
                <w:szCs w:val="22"/>
                <w:lang w:val="nl-NL" w:eastAsia="nl-NL"/>
              </w:rPr>
              <w:tab/>
            </w:r>
            <w:r w:rsidRPr="0059501A">
              <w:rPr>
                <w:rStyle w:val="Hyperlink"/>
                <w:noProof/>
                <w:lang w:val="en-US"/>
              </w:rPr>
              <w:t>Logging</w:t>
            </w:r>
            <w:r>
              <w:rPr>
                <w:noProof/>
                <w:webHidden/>
              </w:rPr>
              <w:tab/>
            </w:r>
            <w:r>
              <w:rPr>
                <w:noProof/>
                <w:webHidden/>
              </w:rPr>
              <w:fldChar w:fldCharType="begin"/>
            </w:r>
            <w:r>
              <w:rPr>
                <w:noProof/>
                <w:webHidden/>
              </w:rPr>
              <w:instrText xml:space="preserve"> PAGEREF _Toc375561255 \h </w:instrText>
            </w:r>
            <w:r>
              <w:rPr>
                <w:noProof/>
                <w:webHidden/>
              </w:rPr>
            </w:r>
            <w:r>
              <w:rPr>
                <w:noProof/>
                <w:webHidden/>
              </w:rPr>
              <w:fldChar w:fldCharType="separate"/>
            </w:r>
            <w:r>
              <w:rPr>
                <w:noProof/>
                <w:webHidden/>
              </w:rPr>
              <w:t>36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6" w:history="1">
            <w:r w:rsidRPr="0059501A">
              <w:rPr>
                <w:rStyle w:val="Hyperlink"/>
                <w:noProof/>
                <w:lang w:val="en-US"/>
              </w:rPr>
              <w:t>5.5.6.2</w:t>
            </w:r>
            <w:r>
              <w:rPr>
                <w:rFonts w:eastAsiaTheme="minorEastAsia" w:cstheme="minorBidi"/>
                <w:noProof/>
                <w:sz w:val="22"/>
                <w:szCs w:val="22"/>
                <w:lang w:val="nl-NL" w:eastAsia="nl-NL"/>
              </w:rPr>
              <w:tab/>
            </w:r>
            <w:r w:rsidRPr="0059501A">
              <w:rPr>
                <w:rStyle w:val="Hyperlink"/>
                <w:noProof/>
                <w:lang w:val="en-US"/>
              </w:rPr>
              <w:t>Time indication</w:t>
            </w:r>
            <w:r>
              <w:rPr>
                <w:noProof/>
                <w:webHidden/>
              </w:rPr>
              <w:tab/>
            </w:r>
            <w:r>
              <w:rPr>
                <w:noProof/>
                <w:webHidden/>
              </w:rPr>
              <w:fldChar w:fldCharType="begin"/>
            </w:r>
            <w:r>
              <w:rPr>
                <w:noProof/>
                <w:webHidden/>
              </w:rPr>
              <w:instrText xml:space="preserve"> PAGEREF _Toc375561256 \h </w:instrText>
            </w:r>
            <w:r>
              <w:rPr>
                <w:noProof/>
                <w:webHidden/>
              </w:rPr>
            </w:r>
            <w:r>
              <w:rPr>
                <w:noProof/>
                <w:webHidden/>
              </w:rPr>
              <w:fldChar w:fldCharType="separate"/>
            </w:r>
            <w:r>
              <w:rPr>
                <w:noProof/>
                <w:webHidden/>
              </w:rPr>
              <w:t>36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7" w:history="1">
            <w:r w:rsidRPr="0059501A">
              <w:rPr>
                <w:rStyle w:val="Hyperlink"/>
                <w:noProof/>
                <w:lang w:val="en-US"/>
              </w:rPr>
              <w:t>5.5.6.3</w:t>
            </w:r>
            <w:r>
              <w:rPr>
                <w:rFonts w:eastAsiaTheme="minorEastAsia" w:cstheme="minorBidi"/>
                <w:noProof/>
                <w:sz w:val="22"/>
                <w:szCs w:val="22"/>
                <w:lang w:val="nl-NL" w:eastAsia="nl-NL"/>
              </w:rPr>
              <w:tab/>
            </w:r>
            <w:r w:rsidRPr="0059501A">
              <w:rPr>
                <w:rStyle w:val="Hyperlink"/>
                <w:noProof/>
                <w:lang w:val="en-US"/>
              </w:rPr>
              <w:t>Interval</w:t>
            </w:r>
            <w:r>
              <w:rPr>
                <w:noProof/>
                <w:webHidden/>
              </w:rPr>
              <w:tab/>
            </w:r>
            <w:r>
              <w:rPr>
                <w:noProof/>
                <w:webHidden/>
              </w:rPr>
              <w:fldChar w:fldCharType="begin"/>
            </w:r>
            <w:r>
              <w:rPr>
                <w:noProof/>
                <w:webHidden/>
              </w:rPr>
              <w:instrText xml:space="preserve"> PAGEREF _Toc375561257 \h </w:instrText>
            </w:r>
            <w:r>
              <w:rPr>
                <w:noProof/>
                <w:webHidden/>
              </w:rPr>
            </w:r>
            <w:r>
              <w:rPr>
                <w:noProof/>
                <w:webHidden/>
              </w:rPr>
              <w:fldChar w:fldCharType="separate"/>
            </w:r>
            <w:r>
              <w:rPr>
                <w:noProof/>
                <w:webHidden/>
              </w:rPr>
              <w:t>36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58" w:history="1">
            <w:r w:rsidRPr="0059501A">
              <w:rPr>
                <w:rStyle w:val="Hyperlink"/>
                <w:noProof/>
                <w:lang w:val="en-US"/>
              </w:rPr>
              <w:t>5.5.6.4</w:t>
            </w:r>
            <w:r>
              <w:rPr>
                <w:rFonts w:eastAsiaTheme="minorEastAsia" w:cstheme="minorBidi"/>
                <w:noProof/>
                <w:sz w:val="22"/>
                <w:szCs w:val="22"/>
                <w:lang w:val="nl-NL" w:eastAsia="nl-NL"/>
              </w:rPr>
              <w:tab/>
            </w:r>
            <w:r w:rsidRPr="0059501A">
              <w:rPr>
                <w:rStyle w:val="Hyperlink"/>
                <w:noProof/>
                <w:lang w:val="en-US"/>
              </w:rPr>
              <w:t>Filename</w:t>
            </w:r>
            <w:r>
              <w:rPr>
                <w:noProof/>
                <w:webHidden/>
              </w:rPr>
              <w:tab/>
            </w:r>
            <w:r>
              <w:rPr>
                <w:noProof/>
                <w:webHidden/>
              </w:rPr>
              <w:fldChar w:fldCharType="begin"/>
            </w:r>
            <w:r>
              <w:rPr>
                <w:noProof/>
                <w:webHidden/>
              </w:rPr>
              <w:instrText xml:space="preserve"> PAGEREF _Toc375561258 \h </w:instrText>
            </w:r>
            <w:r>
              <w:rPr>
                <w:noProof/>
                <w:webHidden/>
              </w:rPr>
            </w:r>
            <w:r>
              <w:rPr>
                <w:noProof/>
                <w:webHidden/>
              </w:rPr>
              <w:fldChar w:fldCharType="separate"/>
            </w:r>
            <w:r>
              <w:rPr>
                <w:noProof/>
                <w:webHidden/>
              </w:rPr>
              <w:t>37</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59" w:history="1">
            <w:r w:rsidRPr="0059501A">
              <w:rPr>
                <w:rStyle w:val="Hyperlink"/>
                <w:noProof/>
              </w:rPr>
              <w:t>5.6</w:t>
            </w:r>
            <w:r>
              <w:rPr>
                <w:rFonts w:eastAsiaTheme="minorEastAsia" w:cstheme="minorBidi"/>
                <w:smallCaps w:val="0"/>
                <w:noProof/>
                <w:szCs w:val="22"/>
                <w:lang w:val="nl-NL" w:eastAsia="nl-NL"/>
              </w:rPr>
              <w:tab/>
            </w:r>
            <w:r w:rsidRPr="0059501A">
              <w:rPr>
                <w:rStyle w:val="Hyperlink"/>
                <w:noProof/>
                <w:lang w:val="en-US"/>
              </w:rPr>
              <w:t>Alarm stations</w:t>
            </w:r>
            <w:r>
              <w:rPr>
                <w:noProof/>
                <w:webHidden/>
              </w:rPr>
              <w:tab/>
            </w:r>
            <w:r>
              <w:rPr>
                <w:noProof/>
                <w:webHidden/>
              </w:rPr>
              <w:fldChar w:fldCharType="begin"/>
            </w:r>
            <w:r>
              <w:rPr>
                <w:noProof/>
                <w:webHidden/>
              </w:rPr>
              <w:instrText xml:space="preserve"> PAGEREF _Toc375561259 \h </w:instrText>
            </w:r>
            <w:r>
              <w:rPr>
                <w:noProof/>
                <w:webHidden/>
              </w:rPr>
            </w:r>
            <w:r>
              <w:rPr>
                <w:noProof/>
                <w:webHidden/>
              </w:rPr>
              <w:fldChar w:fldCharType="separate"/>
            </w:r>
            <w:r>
              <w:rPr>
                <w:noProof/>
                <w:webHidden/>
              </w:rPr>
              <w:t>37</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60" w:history="1">
            <w:r w:rsidRPr="0059501A">
              <w:rPr>
                <w:rStyle w:val="Hyperlink"/>
                <w:noProof/>
                <w:lang w:val="en-US"/>
              </w:rPr>
              <w:t>5.6.1</w:t>
            </w:r>
            <w:r>
              <w:rPr>
                <w:rFonts w:eastAsiaTheme="minorEastAsia" w:cstheme="minorBidi"/>
                <w:i w:val="0"/>
                <w:iCs w:val="0"/>
                <w:noProof/>
                <w:szCs w:val="22"/>
                <w:lang w:val="nl-NL" w:eastAsia="nl-NL"/>
              </w:rPr>
              <w:tab/>
            </w:r>
            <w:r w:rsidRPr="0059501A">
              <w:rPr>
                <w:rStyle w:val="Hyperlink"/>
                <w:noProof/>
                <w:lang w:val="en-US"/>
              </w:rPr>
              <w:t>Station Matrix</w:t>
            </w:r>
            <w:r>
              <w:rPr>
                <w:noProof/>
                <w:webHidden/>
              </w:rPr>
              <w:tab/>
            </w:r>
            <w:r>
              <w:rPr>
                <w:noProof/>
                <w:webHidden/>
              </w:rPr>
              <w:fldChar w:fldCharType="begin"/>
            </w:r>
            <w:r>
              <w:rPr>
                <w:noProof/>
                <w:webHidden/>
              </w:rPr>
              <w:instrText xml:space="preserve"> PAGEREF _Toc375561260 \h </w:instrText>
            </w:r>
            <w:r>
              <w:rPr>
                <w:noProof/>
                <w:webHidden/>
              </w:rPr>
            </w:r>
            <w:r>
              <w:rPr>
                <w:noProof/>
                <w:webHidden/>
              </w:rPr>
              <w:fldChar w:fldCharType="separate"/>
            </w:r>
            <w:r>
              <w:rPr>
                <w:noProof/>
                <w:webHidden/>
              </w:rPr>
              <w:t>37</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1" w:history="1">
            <w:r w:rsidRPr="0059501A">
              <w:rPr>
                <w:rStyle w:val="Hyperlink"/>
                <w:noProof/>
                <w:lang w:val="en-US"/>
              </w:rPr>
              <w:t>5.6.1.1</w:t>
            </w:r>
            <w:r>
              <w:rPr>
                <w:rFonts w:eastAsiaTheme="minorEastAsia" w:cstheme="minorBidi"/>
                <w:noProof/>
                <w:sz w:val="22"/>
                <w:szCs w:val="22"/>
                <w:lang w:val="nl-NL" w:eastAsia="nl-NL"/>
              </w:rPr>
              <w:tab/>
            </w:r>
            <w:r w:rsidRPr="0059501A">
              <w:rPr>
                <w:rStyle w:val="Hyperlink"/>
                <w:noProof/>
                <w:lang w:val="en-US"/>
              </w:rPr>
              <w:t>This station</w:t>
            </w:r>
            <w:r>
              <w:rPr>
                <w:noProof/>
                <w:webHidden/>
              </w:rPr>
              <w:tab/>
            </w:r>
            <w:r>
              <w:rPr>
                <w:noProof/>
                <w:webHidden/>
              </w:rPr>
              <w:fldChar w:fldCharType="begin"/>
            </w:r>
            <w:r>
              <w:rPr>
                <w:noProof/>
                <w:webHidden/>
              </w:rPr>
              <w:instrText xml:space="preserve"> PAGEREF _Toc375561261 \h </w:instrText>
            </w:r>
            <w:r>
              <w:rPr>
                <w:noProof/>
                <w:webHidden/>
              </w:rPr>
            </w:r>
            <w:r>
              <w:rPr>
                <w:noProof/>
                <w:webHidden/>
              </w:rPr>
              <w:fldChar w:fldCharType="separate"/>
            </w:r>
            <w:r>
              <w:rPr>
                <w:noProof/>
                <w:webHidden/>
              </w:rPr>
              <w:t>37</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2" w:history="1">
            <w:r w:rsidRPr="0059501A">
              <w:rPr>
                <w:rStyle w:val="Hyperlink"/>
                <w:noProof/>
                <w:lang w:val="en-US"/>
              </w:rPr>
              <w:t>5.6.1.2</w:t>
            </w:r>
            <w:r>
              <w:rPr>
                <w:rFonts w:eastAsiaTheme="minorEastAsia" w:cstheme="minorBidi"/>
                <w:noProof/>
                <w:sz w:val="22"/>
                <w:szCs w:val="22"/>
                <w:lang w:val="nl-NL" w:eastAsia="nl-NL"/>
              </w:rPr>
              <w:tab/>
            </w:r>
            <w:r w:rsidRPr="0059501A">
              <w:rPr>
                <w:rStyle w:val="Hyperlink"/>
                <w:noProof/>
                <w:lang w:val="en-US"/>
              </w:rPr>
              <w:t>Is fallback for</w:t>
            </w:r>
            <w:r>
              <w:rPr>
                <w:noProof/>
                <w:webHidden/>
              </w:rPr>
              <w:tab/>
            </w:r>
            <w:r>
              <w:rPr>
                <w:noProof/>
                <w:webHidden/>
              </w:rPr>
              <w:fldChar w:fldCharType="begin"/>
            </w:r>
            <w:r>
              <w:rPr>
                <w:noProof/>
                <w:webHidden/>
              </w:rPr>
              <w:instrText xml:space="preserve"> PAGEREF _Toc375561262 \h </w:instrText>
            </w:r>
            <w:r>
              <w:rPr>
                <w:noProof/>
                <w:webHidden/>
              </w:rPr>
            </w:r>
            <w:r>
              <w:rPr>
                <w:noProof/>
                <w:webHidden/>
              </w:rPr>
              <w:fldChar w:fldCharType="separate"/>
            </w:r>
            <w:r>
              <w:rPr>
                <w:noProof/>
                <w:webHidden/>
              </w:rPr>
              <w:t>38</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3" w:history="1">
            <w:r w:rsidRPr="0059501A">
              <w:rPr>
                <w:rStyle w:val="Hyperlink"/>
                <w:noProof/>
                <w:lang w:val="en-US"/>
              </w:rPr>
              <w:t>5.6.1.3</w:t>
            </w:r>
            <w:r>
              <w:rPr>
                <w:rFonts w:eastAsiaTheme="minorEastAsia" w:cstheme="minorBidi"/>
                <w:noProof/>
                <w:sz w:val="22"/>
                <w:szCs w:val="22"/>
                <w:lang w:val="nl-NL" w:eastAsia="nl-NL"/>
              </w:rPr>
              <w:tab/>
            </w:r>
            <w:r w:rsidRPr="0059501A">
              <w:rPr>
                <w:rStyle w:val="Hyperlink"/>
                <w:noProof/>
                <w:lang w:val="en-US"/>
              </w:rPr>
              <w:t>Show all alarm stations</w:t>
            </w:r>
            <w:r>
              <w:rPr>
                <w:noProof/>
                <w:webHidden/>
              </w:rPr>
              <w:tab/>
            </w:r>
            <w:r>
              <w:rPr>
                <w:noProof/>
                <w:webHidden/>
              </w:rPr>
              <w:fldChar w:fldCharType="begin"/>
            </w:r>
            <w:r>
              <w:rPr>
                <w:noProof/>
                <w:webHidden/>
              </w:rPr>
              <w:instrText xml:space="preserve"> PAGEREF _Toc375561263 \h </w:instrText>
            </w:r>
            <w:r>
              <w:rPr>
                <w:noProof/>
                <w:webHidden/>
              </w:rPr>
            </w:r>
            <w:r>
              <w:rPr>
                <w:noProof/>
                <w:webHidden/>
              </w:rPr>
              <w:fldChar w:fldCharType="separate"/>
            </w:r>
            <w:r>
              <w:rPr>
                <w:noProof/>
                <w:webHidden/>
              </w:rPr>
              <w:t>38</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4" w:history="1">
            <w:r w:rsidRPr="0059501A">
              <w:rPr>
                <w:rStyle w:val="Hyperlink"/>
                <w:noProof/>
                <w:lang w:val="en-US"/>
              </w:rPr>
              <w:t>5.6.1.4</w:t>
            </w:r>
            <w:r>
              <w:rPr>
                <w:rFonts w:eastAsiaTheme="minorEastAsia" w:cstheme="minorBidi"/>
                <w:noProof/>
                <w:sz w:val="22"/>
                <w:szCs w:val="22"/>
                <w:lang w:val="nl-NL" w:eastAsia="nl-NL"/>
              </w:rPr>
              <w:tab/>
            </w:r>
            <w:r w:rsidRPr="0059501A">
              <w:rPr>
                <w:rStyle w:val="Hyperlink"/>
                <w:noProof/>
                <w:lang w:val="en-US"/>
              </w:rPr>
              <w:t>Alarm group rights/Duty alarm rights</w:t>
            </w:r>
            <w:r>
              <w:rPr>
                <w:noProof/>
                <w:webHidden/>
              </w:rPr>
              <w:tab/>
            </w:r>
            <w:r>
              <w:rPr>
                <w:noProof/>
                <w:webHidden/>
              </w:rPr>
              <w:fldChar w:fldCharType="begin"/>
            </w:r>
            <w:r>
              <w:rPr>
                <w:noProof/>
                <w:webHidden/>
              </w:rPr>
              <w:instrText xml:space="preserve"> PAGEREF _Toc375561264 \h </w:instrText>
            </w:r>
            <w:r>
              <w:rPr>
                <w:noProof/>
                <w:webHidden/>
              </w:rPr>
            </w:r>
            <w:r>
              <w:rPr>
                <w:noProof/>
                <w:webHidden/>
              </w:rPr>
              <w:fldChar w:fldCharType="separate"/>
            </w:r>
            <w:r>
              <w:rPr>
                <w:noProof/>
                <w:webHidden/>
              </w:rPr>
              <w:t>38</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5" w:history="1">
            <w:r w:rsidRPr="0059501A">
              <w:rPr>
                <w:rStyle w:val="Hyperlink"/>
                <w:noProof/>
                <w:lang w:val="en-US"/>
              </w:rPr>
              <w:t>5.6.1.5</w:t>
            </w:r>
            <w:r>
              <w:rPr>
                <w:rFonts w:eastAsiaTheme="minorEastAsia" w:cstheme="minorBidi"/>
                <w:noProof/>
                <w:sz w:val="22"/>
                <w:szCs w:val="22"/>
                <w:lang w:val="nl-NL" w:eastAsia="nl-NL"/>
              </w:rPr>
              <w:tab/>
            </w:r>
            <w:r w:rsidRPr="0059501A">
              <w:rPr>
                <w:rStyle w:val="Hyperlink"/>
                <w:noProof/>
                <w:lang w:val="en-US"/>
              </w:rPr>
              <w:t>Adjustments</w:t>
            </w:r>
            <w:r>
              <w:rPr>
                <w:noProof/>
                <w:webHidden/>
              </w:rPr>
              <w:tab/>
            </w:r>
            <w:r>
              <w:rPr>
                <w:noProof/>
                <w:webHidden/>
              </w:rPr>
              <w:fldChar w:fldCharType="begin"/>
            </w:r>
            <w:r>
              <w:rPr>
                <w:noProof/>
                <w:webHidden/>
              </w:rPr>
              <w:instrText xml:space="preserve"> PAGEREF _Toc375561265 \h </w:instrText>
            </w:r>
            <w:r>
              <w:rPr>
                <w:noProof/>
                <w:webHidden/>
              </w:rPr>
            </w:r>
            <w:r>
              <w:rPr>
                <w:noProof/>
                <w:webHidden/>
              </w:rPr>
              <w:fldChar w:fldCharType="separate"/>
            </w:r>
            <w:r>
              <w:rPr>
                <w:noProof/>
                <w:webHidden/>
              </w:rPr>
              <w:t>38</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6" w:history="1">
            <w:r w:rsidRPr="0059501A">
              <w:rPr>
                <w:rStyle w:val="Hyperlink"/>
                <w:noProof/>
                <w:lang w:val="en-US"/>
              </w:rPr>
              <w:t>5.6.1.6</w:t>
            </w:r>
            <w:r>
              <w:rPr>
                <w:rFonts w:eastAsiaTheme="minorEastAsia" w:cstheme="minorBidi"/>
                <w:noProof/>
                <w:sz w:val="22"/>
                <w:szCs w:val="22"/>
                <w:lang w:val="nl-NL" w:eastAsia="nl-NL"/>
              </w:rPr>
              <w:tab/>
            </w:r>
            <w:r w:rsidRPr="0059501A">
              <w:rPr>
                <w:rStyle w:val="Hyperlink"/>
                <w:noProof/>
                <w:lang w:val="en-US"/>
              </w:rPr>
              <w:t>How to set</w:t>
            </w:r>
            <w:r>
              <w:rPr>
                <w:noProof/>
                <w:webHidden/>
              </w:rPr>
              <w:tab/>
            </w:r>
            <w:r>
              <w:rPr>
                <w:noProof/>
                <w:webHidden/>
              </w:rPr>
              <w:fldChar w:fldCharType="begin"/>
            </w:r>
            <w:r>
              <w:rPr>
                <w:noProof/>
                <w:webHidden/>
              </w:rPr>
              <w:instrText xml:space="preserve"> PAGEREF _Toc375561266 \h </w:instrText>
            </w:r>
            <w:r>
              <w:rPr>
                <w:noProof/>
                <w:webHidden/>
              </w:rPr>
            </w:r>
            <w:r>
              <w:rPr>
                <w:noProof/>
                <w:webHidden/>
              </w:rPr>
              <w:fldChar w:fldCharType="separate"/>
            </w:r>
            <w:r>
              <w:rPr>
                <w:noProof/>
                <w:webHidden/>
              </w:rPr>
              <w:t>39</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7" w:history="1">
            <w:r w:rsidRPr="0059501A">
              <w:rPr>
                <w:rStyle w:val="Hyperlink"/>
                <w:noProof/>
                <w:lang w:val="en-US"/>
              </w:rPr>
              <w:t>5.6.1.7</w:t>
            </w:r>
            <w:r>
              <w:rPr>
                <w:rFonts w:eastAsiaTheme="minorEastAsia" w:cstheme="minorBidi"/>
                <w:noProof/>
                <w:sz w:val="22"/>
                <w:szCs w:val="22"/>
                <w:lang w:val="nl-NL" w:eastAsia="nl-NL"/>
              </w:rPr>
              <w:tab/>
            </w:r>
            <w:r w:rsidRPr="0059501A">
              <w:rPr>
                <w:rStyle w:val="Hyperlink"/>
                <w:noProof/>
                <w:lang w:val="en-US"/>
              </w:rPr>
              <w:t>Background</w:t>
            </w:r>
            <w:r>
              <w:rPr>
                <w:noProof/>
                <w:webHidden/>
              </w:rPr>
              <w:tab/>
            </w:r>
            <w:r>
              <w:rPr>
                <w:noProof/>
                <w:webHidden/>
              </w:rPr>
              <w:fldChar w:fldCharType="begin"/>
            </w:r>
            <w:r>
              <w:rPr>
                <w:noProof/>
                <w:webHidden/>
              </w:rPr>
              <w:instrText xml:space="preserve"> PAGEREF _Toc375561267 \h </w:instrText>
            </w:r>
            <w:r>
              <w:rPr>
                <w:noProof/>
                <w:webHidden/>
              </w:rPr>
            </w:r>
            <w:r>
              <w:rPr>
                <w:noProof/>
                <w:webHidden/>
              </w:rPr>
              <w:fldChar w:fldCharType="separate"/>
            </w:r>
            <w:r>
              <w:rPr>
                <w:noProof/>
                <w:webHidden/>
              </w:rPr>
              <w:t>40</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268" w:history="1">
            <w:r w:rsidRPr="0059501A">
              <w:rPr>
                <w:rStyle w:val="Hyperlink"/>
                <w:noProof/>
                <w:lang w:val="en-US"/>
              </w:rPr>
              <w:t>5.6.1.8</w:t>
            </w:r>
            <w:r>
              <w:rPr>
                <w:rFonts w:eastAsiaTheme="minorEastAsia" w:cstheme="minorBidi"/>
                <w:noProof/>
                <w:sz w:val="22"/>
                <w:szCs w:val="22"/>
                <w:lang w:val="nl-NL" w:eastAsia="nl-NL"/>
              </w:rPr>
              <w:tab/>
            </w:r>
            <w:r w:rsidRPr="0059501A">
              <w:rPr>
                <w:rStyle w:val="Hyperlink"/>
                <w:noProof/>
                <w:lang w:val="en-US"/>
              </w:rPr>
              <w:t>Duty alarm rights</w:t>
            </w:r>
            <w:r>
              <w:rPr>
                <w:noProof/>
                <w:webHidden/>
              </w:rPr>
              <w:tab/>
            </w:r>
            <w:r>
              <w:rPr>
                <w:noProof/>
                <w:webHidden/>
              </w:rPr>
              <w:fldChar w:fldCharType="begin"/>
            </w:r>
            <w:r>
              <w:rPr>
                <w:noProof/>
                <w:webHidden/>
              </w:rPr>
              <w:instrText xml:space="preserve"> PAGEREF _Toc375561268 \h </w:instrText>
            </w:r>
            <w:r>
              <w:rPr>
                <w:noProof/>
                <w:webHidden/>
              </w:rPr>
            </w:r>
            <w:r>
              <w:rPr>
                <w:noProof/>
                <w:webHidden/>
              </w:rPr>
              <w:fldChar w:fldCharType="separate"/>
            </w:r>
            <w:r>
              <w:rPr>
                <w:noProof/>
                <w:webHidden/>
              </w:rPr>
              <w:t>40</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69" w:history="1">
            <w:r w:rsidRPr="0059501A">
              <w:rPr>
                <w:rStyle w:val="Hyperlink"/>
                <w:noProof/>
                <w:lang w:val="en-US"/>
              </w:rPr>
              <w:t>5.6.2</w:t>
            </w:r>
            <w:r>
              <w:rPr>
                <w:rFonts w:eastAsiaTheme="minorEastAsia" w:cstheme="minorBidi"/>
                <w:i w:val="0"/>
                <w:iCs w:val="0"/>
                <w:noProof/>
                <w:szCs w:val="22"/>
                <w:lang w:val="nl-NL" w:eastAsia="nl-NL"/>
              </w:rPr>
              <w:tab/>
            </w:r>
            <w:r w:rsidRPr="0059501A">
              <w:rPr>
                <w:rStyle w:val="Hyperlink"/>
                <w:noProof/>
                <w:lang w:val="en-US"/>
              </w:rPr>
              <w:t>Alarm Panels</w:t>
            </w:r>
            <w:r>
              <w:rPr>
                <w:noProof/>
                <w:webHidden/>
              </w:rPr>
              <w:tab/>
            </w:r>
            <w:r>
              <w:rPr>
                <w:noProof/>
                <w:webHidden/>
              </w:rPr>
              <w:fldChar w:fldCharType="begin"/>
            </w:r>
            <w:r>
              <w:rPr>
                <w:noProof/>
                <w:webHidden/>
              </w:rPr>
              <w:instrText xml:space="preserve"> PAGEREF _Toc375561269 \h </w:instrText>
            </w:r>
            <w:r>
              <w:rPr>
                <w:noProof/>
                <w:webHidden/>
              </w:rPr>
            </w:r>
            <w:r>
              <w:rPr>
                <w:noProof/>
                <w:webHidden/>
              </w:rPr>
              <w:fldChar w:fldCharType="separate"/>
            </w:r>
            <w:r>
              <w:rPr>
                <w:noProof/>
                <w:webHidden/>
              </w:rPr>
              <w:t>41</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0" w:history="1">
            <w:r w:rsidRPr="0059501A">
              <w:rPr>
                <w:rStyle w:val="Hyperlink"/>
                <w:noProof/>
                <w:lang w:val="en-US"/>
              </w:rPr>
              <w:t>5.6.3</w:t>
            </w:r>
            <w:r>
              <w:rPr>
                <w:rFonts w:eastAsiaTheme="minorEastAsia" w:cstheme="minorBidi"/>
                <w:i w:val="0"/>
                <w:iCs w:val="0"/>
                <w:noProof/>
                <w:szCs w:val="22"/>
                <w:lang w:val="nl-NL" w:eastAsia="nl-NL"/>
              </w:rPr>
              <w:tab/>
            </w:r>
            <w:r w:rsidRPr="0059501A">
              <w:rPr>
                <w:rStyle w:val="Hyperlink"/>
                <w:noProof/>
                <w:lang w:val="en-US"/>
              </w:rPr>
              <w:t>Alarm groups</w:t>
            </w:r>
            <w:r>
              <w:rPr>
                <w:noProof/>
                <w:webHidden/>
              </w:rPr>
              <w:tab/>
            </w:r>
            <w:r>
              <w:rPr>
                <w:noProof/>
                <w:webHidden/>
              </w:rPr>
              <w:fldChar w:fldCharType="begin"/>
            </w:r>
            <w:r>
              <w:rPr>
                <w:noProof/>
                <w:webHidden/>
              </w:rPr>
              <w:instrText xml:space="preserve"> PAGEREF _Toc375561270 \h </w:instrText>
            </w:r>
            <w:r>
              <w:rPr>
                <w:noProof/>
                <w:webHidden/>
              </w:rPr>
            </w:r>
            <w:r>
              <w:rPr>
                <w:noProof/>
                <w:webHidden/>
              </w:rPr>
              <w:fldChar w:fldCharType="separate"/>
            </w:r>
            <w:r>
              <w:rPr>
                <w:noProof/>
                <w:webHidden/>
              </w:rPr>
              <w:t>42</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1" w:history="1">
            <w:r w:rsidRPr="0059501A">
              <w:rPr>
                <w:rStyle w:val="Hyperlink"/>
                <w:noProof/>
              </w:rPr>
              <w:t>5.6.4</w:t>
            </w:r>
            <w:r>
              <w:rPr>
                <w:rFonts w:eastAsiaTheme="minorEastAsia" w:cstheme="minorBidi"/>
                <w:i w:val="0"/>
                <w:iCs w:val="0"/>
                <w:noProof/>
                <w:szCs w:val="22"/>
                <w:lang w:val="nl-NL" w:eastAsia="nl-NL"/>
              </w:rPr>
              <w:tab/>
            </w:r>
            <w:r w:rsidRPr="0059501A">
              <w:rPr>
                <w:rStyle w:val="Hyperlink"/>
                <w:noProof/>
              </w:rPr>
              <w:t>Alarm Settings</w:t>
            </w:r>
            <w:r>
              <w:rPr>
                <w:noProof/>
                <w:webHidden/>
              </w:rPr>
              <w:tab/>
            </w:r>
            <w:r>
              <w:rPr>
                <w:noProof/>
                <w:webHidden/>
              </w:rPr>
              <w:fldChar w:fldCharType="begin"/>
            </w:r>
            <w:r>
              <w:rPr>
                <w:noProof/>
                <w:webHidden/>
              </w:rPr>
              <w:instrText xml:space="preserve"> PAGEREF _Toc375561271 \h </w:instrText>
            </w:r>
            <w:r>
              <w:rPr>
                <w:noProof/>
                <w:webHidden/>
              </w:rPr>
            </w:r>
            <w:r>
              <w:rPr>
                <w:noProof/>
                <w:webHidden/>
              </w:rPr>
              <w:fldChar w:fldCharType="separate"/>
            </w:r>
            <w:r>
              <w:rPr>
                <w:noProof/>
                <w:webHidden/>
              </w:rPr>
              <w:t>43</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72" w:history="1">
            <w:r w:rsidRPr="0059501A">
              <w:rPr>
                <w:rStyle w:val="Hyperlink"/>
                <w:noProof/>
              </w:rPr>
              <w:t>5.7</w:t>
            </w:r>
            <w:r>
              <w:rPr>
                <w:rFonts w:eastAsiaTheme="minorEastAsia" w:cstheme="minorBidi"/>
                <w:smallCaps w:val="0"/>
                <w:noProof/>
                <w:szCs w:val="22"/>
                <w:lang w:val="nl-NL" w:eastAsia="nl-NL"/>
              </w:rPr>
              <w:tab/>
            </w:r>
            <w:r w:rsidRPr="0059501A">
              <w:rPr>
                <w:rStyle w:val="Hyperlink"/>
                <w:noProof/>
                <w:lang w:val="en-US"/>
              </w:rPr>
              <w:t>Preferences</w:t>
            </w:r>
            <w:r>
              <w:rPr>
                <w:noProof/>
                <w:webHidden/>
              </w:rPr>
              <w:tab/>
            </w:r>
            <w:r>
              <w:rPr>
                <w:noProof/>
                <w:webHidden/>
              </w:rPr>
              <w:fldChar w:fldCharType="begin"/>
            </w:r>
            <w:r>
              <w:rPr>
                <w:noProof/>
                <w:webHidden/>
              </w:rPr>
              <w:instrText xml:space="preserve"> PAGEREF _Toc375561272 \h </w:instrText>
            </w:r>
            <w:r>
              <w:rPr>
                <w:noProof/>
                <w:webHidden/>
              </w:rPr>
            </w:r>
            <w:r>
              <w:rPr>
                <w:noProof/>
                <w:webHidden/>
              </w:rPr>
              <w:fldChar w:fldCharType="separate"/>
            </w:r>
            <w:r>
              <w:rPr>
                <w:noProof/>
                <w:webHidden/>
              </w:rPr>
              <w:t>44</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3" w:history="1">
            <w:r w:rsidRPr="0059501A">
              <w:rPr>
                <w:rStyle w:val="Hyperlink"/>
                <w:noProof/>
                <w:lang w:val="en-US"/>
              </w:rPr>
              <w:t>5.7.1</w:t>
            </w:r>
            <w:r>
              <w:rPr>
                <w:rFonts w:eastAsiaTheme="minorEastAsia" w:cstheme="minorBidi"/>
                <w:i w:val="0"/>
                <w:iCs w:val="0"/>
                <w:noProof/>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_Toc375561273 \h </w:instrText>
            </w:r>
            <w:r>
              <w:rPr>
                <w:noProof/>
                <w:webHidden/>
              </w:rPr>
            </w:r>
            <w:r>
              <w:rPr>
                <w:noProof/>
                <w:webHidden/>
              </w:rPr>
              <w:fldChar w:fldCharType="separate"/>
            </w:r>
            <w:r>
              <w:rPr>
                <w:noProof/>
                <w:webHidden/>
              </w:rPr>
              <w:t>44</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4" w:history="1">
            <w:r w:rsidRPr="0059501A">
              <w:rPr>
                <w:rStyle w:val="Hyperlink"/>
                <w:noProof/>
                <w:lang w:val="en-US"/>
              </w:rPr>
              <w:t>5.7.2</w:t>
            </w:r>
            <w:r>
              <w:rPr>
                <w:rFonts w:eastAsiaTheme="minorEastAsia" w:cstheme="minorBidi"/>
                <w:i w:val="0"/>
                <w:iCs w:val="0"/>
                <w:noProof/>
                <w:szCs w:val="22"/>
                <w:lang w:val="nl-NL" w:eastAsia="nl-NL"/>
              </w:rPr>
              <w:tab/>
            </w:r>
            <w:r w:rsidRPr="0059501A">
              <w:rPr>
                <w:rStyle w:val="Hyperlink"/>
                <w:noProof/>
                <w:lang w:val="en-US"/>
              </w:rPr>
              <w:t>System Settings</w:t>
            </w:r>
            <w:r>
              <w:rPr>
                <w:noProof/>
                <w:webHidden/>
              </w:rPr>
              <w:tab/>
            </w:r>
            <w:r>
              <w:rPr>
                <w:noProof/>
                <w:webHidden/>
              </w:rPr>
              <w:fldChar w:fldCharType="begin"/>
            </w:r>
            <w:r>
              <w:rPr>
                <w:noProof/>
                <w:webHidden/>
              </w:rPr>
              <w:instrText xml:space="preserve"> PAGEREF _Toc375561274 \h </w:instrText>
            </w:r>
            <w:r>
              <w:rPr>
                <w:noProof/>
                <w:webHidden/>
              </w:rPr>
            </w:r>
            <w:r>
              <w:rPr>
                <w:noProof/>
                <w:webHidden/>
              </w:rPr>
              <w:fldChar w:fldCharType="separate"/>
            </w:r>
            <w:r>
              <w:rPr>
                <w:noProof/>
                <w:webHidden/>
              </w:rPr>
              <w:t>45</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5" w:history="1">
            <w:r w:rsidRPr="0059501A">
              <w:rPr>
                <w:rStyle w:val="Hyperlink"/>
                <w:noProof/>
                <w:lang w:val="en-US"/>
              </w:rPr>
              <w:t>5.7.3</w:t>
            </w:r>
            <w:r>
              <w:rPr>
                <w:rFonts w:eastAsiaTheme="minorEastAsia" w:cstheme="minorBidi"/>
                <w:i w:val="0"/>
                <w:iCs w:val="0"/>
                <w:noProof/>
                <w:szCs w:val="22"/>
                <w:lang w:val="nl-NL" w:eastAsia="nl-NL"/>
              </w:rPr>
              <w:tab/>
            </w:r>
            <w:r w:rsidRPr="0059501A">
              <w:rPr>
                <w:rStyle w:val="Hyperlink"/>
                <w:noProof/>
                <w:lang w:val="en-US"/>
              </w:rPr>
              <w:t>Field Settings</w:t>
            </w:r>
            <w:r>
              <w:rPr>
                <w:noProof/>
                <w:webHidden/>
              </w:rPr>
              <w:tab/>
            </w:r>
            <w:r>
              <w:rPr>
                <w:noProof/>
                <w:webHidden/>
              </w:rPr>
              <w:fldChar w:fldCharType="begin"/>
            </w:r>
            <w:r>
              <w:rPr>
                <w:noProof/>
                <w:webHidden/>
              </w:rPr>
              <w:instrText xml:space="preserve"> PAGEREF _Toc375561275 \h </w:instrText>
            </w:r>
            <w:r>
              <w:rPr>
                <w:noProof/>
                <w:webHidden/>
              </w:rPr>
            </w:r>
            <w:r>
              <w:rPr>
                <w:noProof/>
                <w:webHidden/>
              </w:rPr>
              <w:fldChar w:fldCharType="separate"/>
            </w:r>
            <w:r>
              <w:rPr>
                <w:noProof/>
                <w:webHidden/>
              </w:rPr>
              <w:t>45</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6" w:history="1">
            <w:r w:rsidRPr="0059501A">
              <w:rPr>
                <w:rStyle w:val="Hyperlink"/>
                <w:noProof/>
                <w:lang w:val="en-US"/>
              </w:rPr>
              <w:t>5.7.4</w:t>
            </w:r>
            <w:r>
              <w:rPr>
                <w:rFonts w:eastAsiaTheme="minorEastAsia" w:cstheme="minorBidi"/>
                <w:i w:val="0"/>
                <w:iCs w:val="0"/>
                <w:noProof/>
                <w:szCs w:val="22"/>
                <w:lang w:val="nl-NL" w:eastAsia="nl-NL"/>
              </w:rPr>
              <w:tab/>
            </w:r>
            <w:r w:rsidRPr="0059501A">
              <w:rPr>
                <w:rStyle w:val="Hyperlink"/>
                <w:noProof/>
                <w:lang w:val="en-US"/>
              </w:rPr>
              <w:t>Ship heading reference</w:t>
            </w:r>
            <w:r>
              <w:rPr>
                <w:noProof/>
                <w:webHidden/>
              </w:rPr>
              <w:tab/>
            </w:r>
            <w:r>
              <w:rPr>
                <w:noProof/>
                <w:webHidden/>
              </w:rPr>
              <w:fldChar w:fldCharType="begin"/>
            </w:r>
            <w:r>
              <w:rPr>
                <w:noProof/>
                <w:webHidden/>
              </w:rPr>
              <w:instrText xml:space="preserve"> PAGEREF _Toc375561276 \h </w:instrText>
            </w:r>
            <w:r>
              <w:rPr>
                <w:noProof/>
                <w:webHidden/>
              </w:rPr>
            </w:r>
            <w:r>
              <w:rPr>
                <w:noProof/>
                <w:webHidden/>
              </w:rPr>
              <w:fldChar w:fldCharType="separate"/>
            </w:r>
            <w:r>
              <w:rPr>
                <w:noProof/>
                <w:webHidden/>
              </w:rPr>
              <w:t>46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7" w:history="1">
            <w:r w:rsidRPr="0059501A">
              <w:rPr>
                <w:rStyle w:val="Hyperlink"/>
                <w:noProof/>
                <w:lang w:val="en-US"/>
              </w:rPr>
              <w:t>5.7.5</w:t>
            </w:r>
            <w:r>
              <w:rPr>
                <w:rFonts w:eastAsiaTheme="minorEastAsia" w:cstheme="minorBidi"/>
                <w:i w:val="0"/>
                <w:iCs w:val="0"/>
                <w:noProof/>
                <w:szCs w:val="22"/>
                <w:lang w:val="nl-NL" w:eastAsia="nl-NL"/>
              </w:rPr>
              <w:tab/>
            </w:r>
            <w:r w:rsidRPr="0059501A">
              <w:rPr>
                <w:rStyle w:val="Hyperlink"/>
                <w:noProof/>
                <w:lang w:val="en-US"/>
              </w:rPr>
              <w:t>SMS service (ship name)</w:t>
            </w:r>
            <w:r>
              <w:rPr>
                <w:noProof/>
                <w:webHidden/>
              </w:rPr>
              <w:tab/>
            </w:r>
            <w:r>
              <w:rPr>
                <w:noProof/>
                <w:webHidden/>
              </w:rPr>
              <w:fldChar w:fldCharType="begin"/>
            </w:r>
            <w:r>
              <w:rPr>
                <w:noProof/>
                <w:webHidden/>
              </w:rPr>
              <w:instrText xml:space="preserve"> PAGEREF _Toc375561277 \h </w:instrText>
            </w:r>
            <w:r>
              <w:rPr>
                <w:noProof/>
                <w:webHidden/>
              </w:rPr>
            </w:r>
            <w:r>
              <w:rPr>
                <w:noProof/>
                <w:webHidden/>
              </w:rPr>
              <w:fldChar w:fldCharType="separate"/>
            </w:r>
            <w:r>
              <w:rPr>
                <w:noProof/>
                <w:webHidden/>
              </w:rPr>
              <w:t>46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8" w:history="1">
            <w:r w:rsidRPr="0059501A">
              <w:rPr>
                <w:rStyle w:val="Hyperlink"/>
                <w:noProof/>
                <w:lang w:val="en-US"/>
              </w:rPr>
              <w:t>5.7.6</w:t>
            </w:r>
            <w:r>
              <w:rPr>
                <w:rFonts w:eastAsiaTheme="minorEastAsia" w:cstheme="minorBidi"/>
                <w:i w:val="0"/>
                <w:iCs w:val="0"/>
                <w:noProof/>
                <w:szCs w:val="22"/>
                <w:lang w:val="nl-NL" w:eastAsia="nl-NL"/>
              </w:rPr>
              <w:tab/>
            </w:r>
            <w:r w:rsidRPr="0059501A">
              <w:rPr>
                <w:rStyle w:val="Hyperlink"/>
                <w:noProof/>
                <w:lang w:val="en-US"/>
              </w:rPr>
              <w:t>SMS service (phone active A,B,C and D)</w:t>
            </w:r>
            <w:r>
              <w:rPr>
                <w:noProof/>
                <w:webHidden/>
              </w:rPr>
              <w:tab/>
            </w:r>
            <w:r>
              <w:rPr>
                <w:noProof/>
                <w:webHidden/>
              </w:rPr>
              <w:fldChar w:fldCharType="begin"/>
            </w:r>
            <w:r>
              <w:rPr>
                <w:noProof/>
                <w:webHidden/>
              </w:rPr>
              <w:instrText xml:space="preserve"> PAGEREF _Toc375561278 \h </w:instrText>
            </w:r>
            <w:r>
              <w:rPr>
                <w:noProof/>
                <w:webHidden/>
              </w:rPr>
            </w:r>
            <w:r>
              <w:rPr>
                <w:noProof/>
                <w:webHidden/>
              </w:rPr>
              <w:fldChar w:fldCharType="separate"/>
            </w:r>
            <w:r>
              <w:rPr>
                <w:noProof/>
                <w:webHidden/>
              </w:rPr>
              <w:t>46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79" w:history="1">
            <w:r w:rsidRPr="0059501A">
              <w:rPr>
                <w:rStyle w:val="Hyperlink"/>
                <w:noProof/>
                <w:lang w:val="en-US"/>
              </w:rPr>
              <w:t>5.7.7</w:t>
            </w:r>
            <w:r>
              <w:rPr>
                <w:rFonts w:eastAsiaTheme="minorEastAsia" w:cstheme="minorBidi"/>
                <w:i w:val="0"/>
                <w:iCs w:val="0"/>
                <w:noProof/>
                <w:szCs w:val="22"/>
                <w:lang w:val="nl-NL" w:eastAsia="nl-NL"/>
              </w:rPr>
              <w:tab/>
            </w:r>
            <w:r w:rsidRPr="0059501A">
              <w:rPr>
                <w:rStyle w:val="Hyperlink"/>
                <w:noProof/>
                <w:lang w:val="en-US"/>
              </w:rPr>
              <w:t>SMS service (SMS PIN)</w:t>
            </w:r>
            <w:r>
              <w:rPr>
                <w:noProof/>
                <w:webHidden/>
              </w:rPr>
              <w:tab/>
            </w:r>
            <w:r>
              <w:rPr>
                <w:noProof/>
                <w:webHidden/>
              </w:rPr>
              <w:fldChar w:fldCharType="begin"/>
            </w:r>
            <w:r>
              <w:rPr>
                <w:noProof/>
                <w:webHidden/>
              </w:rPr>
              <w:instrText xml:space="preserve"> PAGEREF _Toc375561279 \h </w:instrText>
            </w:r>
            <w:r>
              <w:rPr>
                <w:noProof/>
                <w:webHidden/>
              </w:rPr>
            </w:r>
            <w:r>
              <w:rPr>
                <w:noProof/>
                <w:webHidden/>
              </w:rPr>
              <w:fldChar w:fldCharType="separate"/>
            </w:r>
            <w:r>
              <w:rPr>
                <w:noProof/>
                <w:webHidden/>
              </w:rPr>
              <w:t>46</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80" w:history="1">
            <w:r w:rsidRPr="0059501A">
              <w:rPr>
                <w:rStyle w:val="Hyperlink"/>
                <w:noProof/>
              </w:rPr>
              <w:t>5.8</w:t>
            </w:r>
            <w:r>
              <w:rPr>
                <w:rFonts w:eastAsiaTheme="minorEastAsia" w:cstheme="minorBidi"/>
                <w:smallCaps w:val="0"/>
                <w:noProof/>
                <w:szCs w:val="22"/>
                <w:lang w:val="nl-NL" w:eastAsia="nl-NL"/>
              </w:rPr>
              <w:tab/>
            </w:r>
            <w:r w:rsidRPr="0059501A">
              <w:rPr>
                <w:rStyle w:val="Hyperlink"/>
                <w:noProof/>
                <w:lang w:val="en-US"/>
              </w:rPr>
              <w:t>Taskbar</w:t>
            </w:r>
            <w:r>
              <w:rPr>
                <w:noProof/>
                <w:webHidden/>
              </w:rPr>
              <w:tab/>
            </w:r>
            <w:r>
              <w:rPr>
                <w:noProof/>
                <w:webHidden/>
              </w:rPr>
              <w:fldChar w:fldCharType="begin"/>
            </w:r>
            <w:r>
              <w:rPr>
                <w:noProof/>
                <w:webHidden/>
              </w:rPr>
              <w:instrText xml:space="preserve"> PAGEREF _Toc375561280 \h </w:instrText>
            </w:r>
            <w:r>
              <w:rPr>
                <w:noProof/>
                <w:webHidden/>
              </w:rPr>
            </w:r>
            <w:r>
              <w:rPr>
                <w:noProof/>
                <w:webHidden/>
              </w:rPr>
              <w:fldChar w:fldCharType="separate"/>
            </w:r>
            <w:r>
              <w:rPr>
                <w:noProof/>
                <w:webHidden/>
              </w:rPr>
              <w:t>46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81" w:history="1">
            <w:r w:rsidRPr="0059501A">
              <w:rPr>
                <w:rStyle w:val="Hyperlink"/>
                <w:noProof/>
                <w:lang w:val="en-US"/>
              </w:rPr>
              <w:t>5.8.1</w:t>
            </w:r>
            <w:r>
              <w:rPr>
                <w:rFonts w:eastAsiaTheme="minorEastAsia" w:cstheme="minorBidi"/>
                <w:i w:val="0"/>
                <w:iCs w:val="0"/>
                <w:noProof/>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_Toc375561281 \h </w:instrText>
            </w:r>
            <w:r>
              <w:rPr>
                <w:noProof/>
                <w:webHidden/>
              </w:rPr>
            </w:r>
            <w:r>
              <w:rPr>
                <w:noProof/>
                <w:webHidden/>
              </w:rPr>
              <w:fldChar w:fldCharType="separate"/>
            </w:r>
            <w:r>
              <w:rPr>
                <w:noProof/>
                <w:webHidden/>
              </w:rPr>
              <w:t>46</w:t>
            </w:r>
            <w:r>
              <w:rPr>
                <w:noProof/>
                <w:webHidden/>
              </w:rPr>
              <w:fldChar w:fldCharType="end"/>
            </w:r>
          </w:hyperlink>
        </w:p>
        <w:p w:rsidR="00C91965" w:rsidRDefault="00C91965">
          <w:pPr>
            <w:pStyle w:val="Inhopg4"/>
            <w:tabs>
              <w:tab w:val="right" w:leader="dot" w:pos="9062"/>
            </w:tabs>
            <w:rPr>
              <w:rFonts w:eastAsiaTheme="minorEastAsia" w:cstheme="minorBidi"/>
              <w:noProof/>
              <w:sz w:val="22"/>
              <w:szCs w:val="22"/>
              <w:lang w:val="nl-NL" w:eastAsia="nl-NL"/>
            </w:rPr>
          </w:pPr>
          <w:hyperlink w:anchor="_Toc375561282" w:history="1">
            <w:r w:rsidRPr="0059501A">
              <w:rPr>
                <w:rStyle w:val="Hyperlink"/>
                <w:noProof/>
              </w:rPr>
              <w:t>5.8.1.1</w:t>
            </w:r>
            <w:r>
              <w:rPr>
                <w:noProof/>
                <w:webHidden/>
              </w:rPr>
              <w:tab/>
            </w:r>
            <w:r>
              <w:rPr>
                <w:noProof/>
                <w:webHidden/>
              </w:rPr>
              <w:fldChar w:fldCharType="begin"/>
            </w:r>
            <w:r>
              <w:rPr>
                <w:noProof/>
                <w:webHidden/>
              </w:rPr>
              <w:instrText xml:space="preserve"> PAGEREF _Toc375561282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83" w:history="1">
            <w:r w:rsidRPr="0059501A">
              <w:rPr>
                <w:rStyle w:val="Hyperlink"/>
                <w:noProof/>
              </w:rPr>
              <w:t>5.9</w:t>
            </w:r>
            <w:r>
              <w:rPr>
                <w:rFonts w:eastAsiaTheme="minorEastAsia" w:cstheme="minorBidi"/>
                <w:smallCaps w:val="0"/>
                <w:noProof/>
                <w:szCs w:val="22"/>
                <w:lang w:val="nl-NL" w:eastAsia="nl-NL"/>
              </w:rPr>
              <w:tab/>
            </w:r>
            <w:r w:rsidRPr="0059501A">
              <w:rPr>
                <w:rStyle w:val="Hyperlink"/>
                <w:noProof/>
                <w:lang w:val="en-US"/>
              </w:rPr>
              <w:t>GPS/NMEA</w:t>
            </w:r>
            <w:r>
              <w:rPr>
                <w:noProof/>
                <w:webHidden/>
              </w:rPr>
              <w:tab/>
            </w:r>
            <w:r>
              <w:rPr>
                <w:noProof/>
                <w:webHidden/>
              </w:rPr>
              <w:fldChar w:fldCharType="begin"/>
            </w:r>
            <w:r>
              <w:rPr>
                <w:noProof/>
                <w:webHidden/>
              </w:rPr>
              <w:instrText xml:space="preserve"> PAGEREF _Toc375561283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84" w:history="1">
            <w:r w:rsidRPr="0059501A">
              <w:rPr>
                <w:rStyle w:val="Hyperlink"/>
                <w:noProof/>
                <w:lang w:val="en-US"/>
              </w:rPr>
              <w:t>5.9.1</w:t>
            </w:r>
            <w:r>
              <w:rPr>
                <w:rFonts w:eastAsiaTheme="minorEastAsia" w:cstheme="minorBidi"/>
                <w:i w:val="0"/>
                <w:iCs w:val="0"/>
                <w:noProof/>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_Toc375561284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85" w:history="1">
            <w:r w:rsidRPr="0059501A">
              <w:rPr>
                <w:rStyle w:val="Hyperlink"/>
                <w:noProof/>
                <w:lang w:val="en-US"/>
              </w:rPr>
              <w:t>5.9.2</w:t>
            </w:r>
            <w:r>
              <w:rPr>
                <w:rFonts w:eastAsiaTheme="minorEastAsia" w:cstheme="minorBidi"/>
                <w:i w:val="0"/>
                <w:iCs w:val="0"/>
                <w:noProof/>
                <w:szCs w:val="22"/>
                <w:lang w:val="nl-NL" w:eastAsia="nl-NL"/>
              </w:rPr>
              <w:tab/>
            </w:r>
            <w:r w:rsidRPr="0059501A">
              <w:rPr>
                <w:rStyle w:val="Hyperlink"/>
                <w:noProof/>
                <w:lang w:val="en-US"/>
              </w:rPr>
              <w:t>GPS calculates the position in/The position is shown in</w:t>
            </w:r>
            <w:r>
              <w:rPr>
                <w:noProof/>
                <w:webHidden/>
              </w:rPr>
              <w:tab/>
            </w:r>
            <w:r>
              <w:rPr>
                <w:noProof/>
                <w:webHidden/>
              </w:rPr>
              <w:fldChar w:fldCharType="begin"/>
            </w:r>
            <w:r>
              <w:rPr>
                <w:noProof/>
                <w:webHidden/>
              </w:rPr>
              <w:instrText xml:space="preserve"> PAGEREF _Toc375561285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86" w:history="1">
            <w:r w:rsidRPr="0059501A">
              <w:rPr>
                <w:rStyle w:val="Hyperlink"/>
                <w:noProof/>
                <w:lang w:val="en-US"/>
              </w:rPr>
              <w:t>5.9.3</w:t>
            </w:r>
            <w:r>
              <w:rPr>
                <w:rFonts w:eastAsiaTheme="minorEastAsia" w:cstheme="minorBidi"/>
                <w:i w:val="0"/>
                <w:iCs w:val="0"/>
                <w:noProof/>
                <w:szCs w:val="22"/>
                <w:lang w:val="nl-NL" w:eastAsia="nl-NL"/>
              </w:rPr>
              <w:tab/>
            </w:r>
            <w:r w:rsidRPr="0059501A">
              <w:rPr>
                <w:rStyle w:val="Hyperlink"/>
                <w:noProof/>
                <w:lang w:val="en-US"/>
              </w:rPr>
              <w:t>Trace of received NMEA data</w:t>
            </w:r>
            <w:r>
              <w:rPr>
                <w:noProof/>
                <w:webHidden/>
              </w:rPr>
              <w:tab/>
            </w:r>
            <w:r>
              <w:rPr>
                <w:noProof/>
                <w:webHidden/>
              </w:rPr>
              <w:fldChar w:fldCharType="begin"/>
            </w:r>
            <w:r>
              <w:rPr>
                <w:noProof/>
                <w:webHidden/>
              </w:rPr>
              <w:instrText xml:space="preserve"> PAGEREF _Toc375561286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2"/>
            <w:tabs>
              <w:tab w:val="left" w:pos="1000"/>
              <w:tab w:val="right" w:leader="dot" w:pos="9062"/>
            </w:tabs>
            <w:rPr>
              <w:rFonts w:eastAsiaTheme="minorEastAsia" w:cstheme="minorBidi"/>
              <w:smallCaps w:val="0"/>
              <w:noProof/>
              <w:szCs w:val="22"/>
              <w:lang w:val="nl-NL" w:eastAsia="nl-NL"/>
            </w:rPr>
          </w:pPr>
          <w:hyperlink w:anchor="_Toc375561287" w:history="1">
            <w:r w:rsidRPr="0059501A">
              <w:rPr>
                <w:rStyle w:val="Hyperlink"/>
                <w:noProof/>
              </w:rPr>
              <w:t>5.10</w:t>
            </w:r>
            <w:r>
              <w:rPr>
                <w:rFonts w:eastAsiaTheme="minorEastAsia" w:cstheme="minorBidi"/>
                <w:smallCaps w:val="0"/>
                <w:noProof/>
                <w:szCs w:val="22"/>
                <w:lang w:val="nl-NL" w:eastAsia="nl-NL"/>
              </w:rPr>
              <w:tab/>
            </w:r>
            <w:r w:rsidRPr="0059501A">
              <w:rPr>
                <w:rStyle w:val="Hyperlink"/>
                <w:noProof/>
                <w:lang w:val="en-US"/>
              </w:rPr>
              <w:t>Configuration</w:t>
            </w:r>
            <w:r>
              <w:rPr>
                <w:noProof/>
                <w:webHidden/>
              </w:rPr>
              <w:tab/>
            </w:r>
            <w:r>
              <w:rPr>
                <w:noProof/>
                <w:webHidden/>
              </w:rPr>
              <w:fldChar w:fldCharType="begin"/>
            </w:r>
            <w:r>
              <w:rPr>
                <w:noProof/>
                <w:webHidden/>
              </w:rPr>
              <w:instrText xml:space="preserve"> PAGEREF _Toc375561287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88" w:history="1">
            <w:r w:rsidRPr="0059501A">
              <w:rPr>
                <w:rStyle w:val="Hyperlink"/>
                <w:noProof/>
                <w:lang w:val="en-US"/>
              </w:rPr>
              <w:t>5.10.1</w:t>
            </w:r>
            <w:r>
              <w:rPr>
                <w:rFonts w:eastAsiaTheme="minorEastAsia" w:cstheme="minorBidi"/>
                <w:i w:val="0"/>
                <w:iCs w:val="0"/>
                <w:noProof/>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_Toc375561288 \h </w:instrText>
            </w:r>
            <w:r>
              <w:rPr>
                <w:noProof/>
                <w:webHidden/>
              </w:rPr>
            </w:r>
            <w:r>
              <w:rPr>
                <w:noProof/>
                <w:webHidden/>
              </w:rPr>
              <w:fldChar w:fldCharType="separate"/>
            </w:r>
            <w:r>
              <w:rPr>
                <w:noProof/>
                <w:webHidden/>
              </w:rPr>
              <w:t>48</w:t>
            </w:r>
            <w:r>
              <w:rPr>
                <w:noProof/>
                <w:webHidden/>
              </w:rPr>
              <w:fldChar w:fldCharType="end"/>
            </w:r>
          </w:hyperlink>
        </w:p>
        <w:p w:rsidR="00C91965" w:rsidRDefault="00C91965">
          <w:pPr>
            <w:pStyle w:val="Inhopg2"/>
            <w:tabs>
              <w:tab w:val="left" w:pos="1000"/>
              <w:tab w:val="right" w:leader="dot" w:pos="9062"/>
            </w:tabs>
            <w:rPr>
              <w:rFonts w:eastAsiaTheme="minorEastAsia" w:cstheme="minorBidi"/>
              <w:smallCaps w:val="0"/>
              <w:noProof/>
              <w:szCs w:val="22"/>
              <w:lang w:val="nl-NL" w:eastAsia="nl-NL"/>
            </w:rPr>
          </w:pPr>
          <w:hyperlink w:anchor="_Toc375561289" w:history="1">
            <w:r w:rsidRPr="0059501A">
              <w:rPr>
                <w:rStyle w:val="Hyperlink"/>
                <w:noProof/>
              </w:rPr>
              <w:t>5.11</w:t>
            </w:r>
            <w:r>
              <w:rPr>
                <w:rFonts w:eastAsiaTheme="minorEastAsia" w:cstheme="minorBidi"/>
                <w:smallCaps w:val="0"/>
                <w:noProof/>
                <w:szCs w:val="22"/>
                <w:lang w:val="nl-NL" w:eastAsia="nl-NL"/>
              </w:rPr>
              <w:tab/>
            </w:r>
            <w:r w:rsidRPr="0059501A">
              <w:rPr>
                <w:rStyle w:val="Hyperlink"/>
                <w:noProof/>
                <w:lang w:val="en-US"/>
              </w:rPr>
              <w:t>License</w:t>
            </w:r>
            <w:r>
              <w:rPr>
                <w:noProof/>
                <w:webHidden/>
              </w:rPr>
              <w:tab/>
            </w:r>
            <w:r>
              <w:rPr>
                <w:noProof/>
                <w:webHidden/>
              </w:rPr>
              <w:fldChar w:fldCharType="begin"/>
            </w:r>
            <w:r>
              <w:rPr>
                <w:noProof/>
                <w:webHidden/>
              </w:rPr>
              <w:instrText xml:space="preserve"> PAGEREF _Toc375561289 \h </w:instrText>
            </w:r>
            <w:r>
              <w:rPr>
                <w:noProof/>
                <w:webHidden/>
              </w:rPr>
            </w:r>
            <w:r>
              <w:rPr>
                <w:noProof/>
                <w:webHidden/>
              </w:rPr>
              <w:fldChar w:fldCharType="separate"/>
            </w:r>
            <w:r>
              <w:rPr>
                <w:noProof/>
                <w:webHidden/>
              </w:rPr>
              <w:t>49</w:t>
            </w:r>
            <w:r>
              <w:rPr>
                <w:noProof/>
                <w:webHidden/>
              </w:rPr>
              <w:fldChar w:fldCharType="end"/>
            </w:r>
          </w:hyperlink>
        </w:p>
        <w:p w:rsidR="00C91965" w:rsidRDefault="00C91965">
          <w:pPr>
            <w:pStyle w:val="Inhopg1"/>
            <w:tabs>
              <w:tab w:val="left" w:pos="400"/>
            </w:tabs>
            <w:rPr>
              <w:rFonts w:eastAsiaTheme="minorEastAsia" w:cstheme="minorBidi"/>
              <w:b w:val="0"/>
              <w:bCs w:val="0"/>
              <w:caps w:val="0"/>
              <w:noProof/>
              <w:szCs w:val="22"/>
              <w:lang w:val="nl-NL" w:eastAsia="nl-NL"/>
            </w:rPr>
          </w:pPr>
          <w:hyperlink w:anchor="_Toc375561290" w:history="1">
            <w:r w:rsidRPr="0059501A">
              <w:rPr>
                <w:rStyle w:val="Hyperlink"/>
                <w:noProof/>
                <w:lang w:val="en-US"/>
              </w:rPr>
              <w:t>6.</w:t>
            </w:r>
            <w:r>
              <w:rPr>
                <w:rFonts w:eastAsiaTheme="minorEastAsia" w:cstheme="minorBidi"/>
                <w:b w:val="0"/>
                <w:bCs w:val="0"/>
                <w:caps w:val="0"/>
                <w:noProof/>
                <w:szCs w:val="22"/>
                <w:lang w:val="nl-NL" w:eastAsia="nl-NL"/>
              </w:rPr>
              <w:tab/>
            </w:r>
            <w:r w:rsidRPr="0059501A">
              <w:rPr>
                <w:rStyle w:val="Hyperlink"/>
                <w:noProof/>
                <w:lang w:val="en-US"/>
              </w:rPr>
              <w:t>Platform hardware</w:t>
            </w:r>
            <w:r>
              <w:rPr>
                <w:noProof/>
                <w:webHidden/>
              </w:rPr>
              <w:tab/>
            </w:r>
            <w:r>
              <w:rPr>
                <w:noProof/>
                <w:webHidden/>
              </w:rPr>
              <w:fldChar w:fldCharType="begin"/>
            </w:r>
            <w:r>
              <w:rPr>
                <w:noProof/>
                <w:webHidden/>
              </w:rPr>
              <w:instrText xml:space="preserve"> PAGEREF _Toc375561290 \h </w:instrText>
            </w:r>
            <w:r>
              <w:rPr>
                <w:noProof/>
                <w:webHidden/>
              </w:rPr>
            </w:r>
            <w:r>
              <w:rPr>
                <w:noProof/>
                <w:webHidden/>
              </w:rPr>
              <w:fldChar w:fldCharType="separate"/>
            </w:r>
            <w:r>
              <w:rPr>
                <w:noProof/>
                <w:webHidden/>
              </w:rPr>
              <w:t>49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91" w:history="1">
            <w:r w:rsidRPr="0059501A">
              <w:rPr>
                <w:rStyle w:val="Hyperlink"/>
                <w:noProof/>
              </w:rPr>
              <w:t>6.1</w:t>
            </w:r>
            <w:r>
              <w:rPr>
                <w:rFonts w:eastAsiaTheme="minorEastAsia" w:cstheme="minorBidi"/>
                <w:smallCaps w:val="0"/>
                <w:noProof/>
                <w:szCs w:val="22"/>
                <w:lang w:val="nl-NL" w:eastAsia="nl-NL"/>
              </w:rPr>
              <w:tab/>
            </w:r>
            <w:r w:rsidRPr="0059501A">
              <w:rPr>
                <w:rStyle w:val="Hyperlink"/>
                <w:noProof/>
              </w:rPr>
              <w:t>Serial</w:t>
            </w:r>
            <w:r>
              <w:rPr>
                <w:noProof/>
                <w:webHidden/>
              </w:rPr>
              <w:tab/>
            </w:r>
            <w:r>
              <w:rPr>
                <w:noProof/>
                <w:webHidden/>
              </w:rPr>
              <w:fldChar w:fldCharType="begin"/>
            </w:r>
            <w:r>
              <w:rPr>
                <w:noProof/>
                <w:webHidden/>
              </w:rPr>
              <w:instrText xml:space="preserve"> PAGEREF _Toc375561291 \h </w:instrText>
            </w:r>
            <w:r>
              <w:rPr>
                <w:noProof/>
                <w:webHidden/>
              </w:rPr>
            </w:r>
            <w:r>
              <w:rPr>
                <w:noProof/>
                <w:webHidden/>
              </w:rPr>
              <w:fldChar w:fldCharType="separate"/>
            </w:r>
            <w:r>
              <w:rPr>
                <w:noProof/>
                <w:webHidden/>
              </w:rPr>
              <w:t>49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92" w:history="1">
            <w:r w:rsidRPr="0059501A">
              <w:rPr>
                <w:rStyle w:val="Hyperlink"/>
                <w:noProof/>
              </w:rPr>
              <w:t>6.2</w:t>
            </w:r>
            <w:r>
              <w:rPr>
                <w:rFonts w:eastAsiaTheme="minorEastAsia" w:cstheme="minorBidi"/>
                <w:smallCaps w:val="0"/>
                <w:noProof/>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_Toc375561292 \h </w:instrText>
            </w:r>
            <w:r>
              <w:rPr>
                <w:noProof/>
                <w:webHidden/>
              </w:rPr>
            </w:r>
            <w:r>
              <w:rPr>
                <w:noProof/>
                <w:webHidden/>
              </w:rPr>
              <w:fldChar w:fldCharType="separate"/>
            </w:r>
            <w:r>
              <w:rPr>
                <w:noProof/>
                <w:webHidden/>
              </w:rPr>
              <w:t>49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93" w:history="1">
            <w:r w:rsidRPr="0059501A">
              <w:rPr>
                <w:rStyle w:val="Hyperlink"/>
                <w:noProof/>
              </w:rPr>
              <w:t>6.3</w:t>
            </w:r>
            <w:r>
              <w:rPr>
                <w:rFonts w:eastAsiaTheme="minorEastAsia" w:cstheme="minorBidi"/>
                <w:smallCaps w:val="0"/>
                <w:noProof/>
                <w:szCs w:val="22"/>
                <w:lang w:val="nl-NL" w:eastAsia="nl-NL"/>
              </w:rPr>
              <w:tab/>
            </w:r>
            <w:r w:rsidRPr="0059501A">
              <w:rPr>
                <w:rStyle w:val="Hyperlink"/>
                <w:noProof/>
                <w:lang w:val="en-US"/>
              </w:rPr>
              <w:t>COM ports</w:t>
            </w:r>
            <w:r>
              <w:rPr>
                <w:noProof/>
                <w:webHidden/>
              </w:rPr>
              <w:tab/>
            </w:r>
            <w:r>
              <w:rPr>
                <w:noProof/>
                <w:webHidden/>
              </w:rPr>
              <w:fldChar w:fldCharType="begin"/>
            </w:r>
            <w:r>
              <w:rPr>
                <w:noProof/>
                <w:webHidden/>
              </w:rPr>
              <w:instrText xml:space="preserve"> PAGEREF _Toc375561293 \h </w:instrText>
            </w:r>
            <w:r>
              <w:rPr>
                <w:noProof/>
                <w:webHidden/>
              </w:rPr>
            </w:r>
            <w:r>
              <w:rPr>
                <w:noProof/>
                <w:webHidden/>
              </w:rPr>
              <w:fldChar w:fldCharType="separate"/>
            </w:r>
            <w:r>
              <w:rPr>
                <w:noProof/>
                <w:webHidden/>
              </w:rPr>
              <w:t>49</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94" w:history="1">
            <w:r w:rsidRPr="0059501A">
              <w:rPr>
                <w:rStyle w:val="Hyperlink"/>
                <w:noProof/>
              </w:rPr>
              <w:t>6.3.1</w:t>
            </w:r>
            <w:r>
              <w:rPr>
                <w:rFonts w:eastAsiaTheme="minorEastAsia" w:cstheme="minorBidi"/>
                <w:i w:val="0"/>
                <w:iCs w:val="0"/>
                <w:noProof/>
                <w:szCs w:val="22"/>
                <w:lang w:val="nl-NL" w:eastAsia="nl-NL"/>
              </w:rPr>
              <w:tab/>
            </w:r>
            <w:r w:rsidRPr="0059501A">
              <w:rPr>
                <w:rStyle w:val="Hyperlink"/>
                <w:noProof/>
              </w:rPr>
              <w:t>COM port assignment</w:t>
            </w:r>
            <w:r>
              <w:rPr>
                <w:noProof/>
                <w:webHidden/>
              </w:rPr>
              <w:tab/>
            </w:r>
            <w:r>
              <w:rPr>
                <w:noProof/>
                <w:webHidden/>
              </w:rPr>
              <w:fldChar w:fldCharType="begin"/>
            </w:r>
            <w:r>
              <w:rPr>
                <w:noProof/>
                <w:webHidden/>
              </w:rPr>
              <w:instrText xml:space="preserve"> PAGEREF _Toc375561294 \h </w:instrText>
            </w:r>
            <w:r>
              <w:rPr>
                <w:noProof/>
                <w:webHidden/>
              </w:rPr>
            </w:r>
            <w:r>
              <w:rPr>
                <w:noProof/>
                <w:webHidden/>
              </w:rPr>
              <w:fldChar w:fldCharType="separate"/>
            </w:r>
            <w:r>
              <w:rPr>
                <w:noProof/>
                <w:webHidden/>
              </w:rPr>
              <w:t>51</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95" w:history="1">
            <w:r w:rsidRPr="0059501A">
              <w:rPr>
                <w:rStyle w:val="Hyperlink"/>
                <w:noProof/>
                <w:lang w:eastAsia="nl-NL"/>
              </w:rPr>
              <w:t>6.4</w:t>
            </w:r>
            <w:r>
              <w:rPr>
                <w:rFonts w:eastAsiaTheme="minorEastAsia" w:cstheme="minorBidi"/>
                <w:smallCaps w:val="0"/>
                <w:noProof/>
                <w:szCs w:val="22"/>
                <w:lang w:val="nl-NL" w:eastAsia="nl-NL"/>
              </w:rPr>
              <w:tab/>
            </w:r>
            <w:r w:rsidRPr="0059501A">
              <w:rPr>
                <w:rStyle w:val="Hyperlink"/>
                <w:noProof/>
              </w:rPr>
              <w:t>Serial LAN ports</w:t>
            </w:r>
            <w:r>
              <w:rPr>
                <w:noProof/>
                <w:webHidden/>
              </w:rPr>
              <w:tab/>
            </w:r>
            <w:r>
              <w:rPr>
                <w:noProof/>
                <w:webHidden/>
              </w:rPr>
              <w:fldChar w:fldCharType="begin"/>
            </w:r>
            <w:r>
              <w:rPr>
                <w:noProof/>
                <w:webHidden/>
              </w:rPr>
              <w:instrText xml:space="preserve"> PAGEREF _Toc375561295 \h </w:instrText>
            </w:r>
            <w:r>
              <w:rPr>
                <w:noProof/>
                <w:webHidden/>
              </w:rPr>
            </w:r>
            <w:r>
              <w:rPr>
                <w:noProof/>
                <w:webHidden/>
              </w:rPr>
              <w:fldChar w:fldCharType="separate"/>
            </w:r>
            <w:r>
              <w:rPr>
                <w:noProof/>
                <w:webHidden/>
              </w:rPr>
              <w:t>54</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296" w:history="1">
            <w:r w:rsidRPr="0059501A">
              <w:rPr>
                <w:rStyle w:val="Hyperlink"/>
                <w:noProof/>
                <w:lang w:eastAsia="nl-NL"/>
              </w:rPr>
              <w:t>6.5</w:t>
            </w:r>
            <w:r>
              <w:rPr>
                <w:rFonts w:eastAsiaTheme="minorEastAsia" w:cstheme="minorBidi"/>
                <w:smallCaps w:val="0"/>
                <w:noProof/>
                <w:szCs w:val="22"/>
                <w:lang w:val="nl-NL" w:eastAsia="nl-NL"/>
              </w:rPr>
              <w:tab/>
            </w:r>
            <w:r w:rsidRPr="0059501A">
              <w:rPr>
                <w:rStyle w:val="Hyperlink"/>
                <w:noProof/>
                <w:lang w:eastAsia="nl-NL"/>
              </w:rPr>
              <w:t>Serial LAN server</w:t>
            </w:r>
            <w:r>
              <w:rPr>
                <w:noProof/>
                <w:webHidden/>
              </w:rPr>
              <w:tab/>
            </w:r>
            <w:r>
              <w:rPr>
                <w:noProof/>
                <w:webHidden/>
              </w:rPr>
              <w:fldChar w:fldCharType="begin"/>
            </w:r>
            <w:r>
              <w:rPr>
                <w:noProof/>
                <w:webHidden/>
              </w:rPr>
              <w:instrText xml:space="preserve"> PAGEREF _Toc375561296 \h </w:instrText>
            </w:r>
            <w:r>
              <w:rPr>
                <w:noProof/>
                <w:webHidden/>
              </w:rPr>
            </w:r>
            <w:r>
              <w:rPr>
                <w:noProof/>
                <w:webHidden/>
              </w:rPr>
              <w:fldChar w:fldCharType="separate"/>
            </w:r>
            <w:r>
              <w:rPr>
                <w:noProof/>
                <w:webHidden/>
              </w:rPr>
              <w:t>55</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97" w:history="1">
            <w:r w:rsidRPr="0059501A">
              <w:rPr>
                <w:rStyle w:val="Hyperlink"/>
                <w:noProof/>
                <w:lang w:eastAsia="nl-NL"/>
              </w:rPr>
              <w:t>6.5.1</w:t>
            </w:r>
            <w:r>
              <w:rPr>
                <w:rFonts w:eastAsiaTheme="minorEastAsia" w:cstheme="minorBidi"/>
                <w:i w:val="0"/>
                <w:iCs w:val="0"/>
                <w:noProof/>
                <w:szCs w:val="22"/>
                <w:lang w:val="nl-NL" w:eastAsia="nl-NL"/>
              </w:rPr>
              <w:tab/>
            </w:r>
            <w:r w:rsidRPr="0059501A">
              <w:rPr>
                <w:rStyle w:val="Hyperlink"/>
                <w:noProof/>
                <w:lang w:eastAsia="nl-NL"/>
              </w:rPr>
              <w:t>Type (Moxa UC-711X)</w:t>
            </w:r>
            <w:r>
              <w:rPr>
                <w:noProof/>
                <w:webHidden/>
              </w:rPr>
              <w:tab/>
            </w:r>
            <w:r>
              <w:rPr>
                <w:noProof/>
                <w:webHidden/>
              </w:rPr>
              <w:fldChar w:fldCharType="begin"/>
            </w:r>
            <w:r>
              <w:rPr>
                <w:noProof/>
                <w:webHidden/>
              </w:rPr>
              <w:instrText xml:space="preserve"> PAGEREF _Toc375561297 \h </w:instrText>
            </w:r>
            <w:r>
              <w:rPr>
                <w:noProof/>
                <w:webHidden/>
              </w:rPr>
            </w:r>
            <w:r>
              <w:rPr>
                <w:noProof/>
                <w:webHidden/>
              </w:rPr>
              <w:fldChar w:fldCharType="separate"/>
            </w:r>
            <w:r>
              <w:rPr>
                <w:noProof/>
                <w:webHidden/>
              </w:rPr>
              <w:t>55</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98" w:history="1">
            <w:r w:rsidRPr="0059501A">
              <w:rPr>
                <w:rStyle w:val="Hyperlink"/>
                <w:noProof/>
                <w:lang w:eastAsia="nl-NL"/>
              </w:rPr>
              <w:t>6.5.2</w:t>
            </w:r>
            <w:r>
              <w:rPr>
                <w:rFonts w:eastAsiaTheme="minorEastAsia" w:cstheme="minorBidi"/>
                <w:i w:val="0"/>
                <w:iCs w:val="0"/>
                <w:noProof/>
                <w:szCs w:val="22"/>
                <w:lang w:val="nl-NL" w:eastAsia="nl-NL"/>
              </w:rPr>
              <w:tab/>
            </w:r>
            <w:r w:rsidRPr="0059501A">
              <w:rPr>
                <w:rStyle w:val="Hyperlink"/>
                <w:noProof/>
                <w:lang w:eastAsia="nl-NL"/>
              </w:rPr>
              <w:t>Type (V-Linx ESR-904) Obsolete</w:t>
            </w:r>
            <w:r>
              <w:rPr>
                <w:noProof/>
                <w:webHidden/>
              </w:rPr>
              <w:tab/>
            </w:r>
            <w:r>
              <w:rPr>
                <w:noProof/>
                <w:webHidden/>
              </w:rPr>
              <w:fldChar w:fldCharType="begin"/>
            </w:r>
            <w:r>
              <w:rPr>
                <w:noProof/>
                <w:webHidden/>
              </w:rPr>
              <w:instrText xml:space="preserve"> PAGEREF _Toc375561298 \h </w:instrText>
            </w:r>
            <w:r>
              <w:rPr>
                <w:noProof/>
                <w:webHidden/>
              </w:rPr>
            </w:r>
            <w:r>
              <w:rPr>
                <w:noProof/>
                <w:webHidden/>
              </w:rPr>
              <w:fldChar w:fldCharType="separate"/>
            </w:r>
            <w:r>
              <w:rPr>
                <w:noProof/>
                <w:webHidden/>
              </w:rPr>
              <w:t>56</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299" w:history="1">
            <w:r w:rsidRPr="0059501A">
              <w:rPr>
                <w:rStyle w:val="Hyperlink"/>
                <w:noProof/>
                <w:lang w:eastAsia="nl-NL"/>
              </w:rPr>
              <w:t>6.5.3</w:t>
            </w:r>
            <w:r>
              <w:rPr>
                <w:rFonts w:eastAsiaTheme="minorEastAsia" w:cstheme="minorBidi"/>
                <w:i w:val="0"/>
                <w:iCs w:val="0"/>
                <w:noProof/>
                <w:szCs w:val="22"/>
                <w:lang w:val="nl-NL" w:eastAsia="nl-NL"/>
              </w:rPr>
              <w:tab/>
            </w:r>
            <w:r w:rsidRPr="0059501A">
              <w:rPr>
                <w:rStyle w:val="Hyperlink"/>
                <w:noProof/>
                <w:lang w:eastAsia="nl-NL"/>
              </w:rPr>
              <w:t>Type (ICPdas i7540D)</w:t>
            </w:r>
            <w:r>
              <w:rPr>
                <w:noProof/>
                <w:webHidden/>
              </w:rPr>
              <w:tab/>
            </w:r>
            <w:r>
              <w:rPr>
                <w:noProof/>
                <w:webHidden/>
              </w:rPr>
              <w:fldChar w:fldCharType="begin"/>
            </w:r>
            <w:r>
              <w:rPr>
                <w:noProof/>
                <w:webHidden/>
              </w:rPr>
              <w:instrText xml:space="preserve"> PAGEREF _Toc375561299 \h </w:instrText>
            </w:r>
            <w:r>
              <w:rPr>
                <w:noProof/>
                <w:webHidden/>
              </w:rPr>
            </w:r>
            <w:r>
              <w:rPr>
                <w:noProof/>
                <w:webHidden/>
              </w:rPr>
              <w:fldChar w:fldCharType="separate"/>
            </w:r>
            <w:r>
              <w:rPr>
                <w:noProof/>
                <w:webHidden/>
              </w:rPr>
              <w:t>57</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00" w:history="1">
            <w:r w:rsidRPr="0059501A">
              <w:rPr>
                <w:rStyle w:val="Hyperlink"/>
                <w:noProof/>
              </w:rPr>
              <w:t>6.6</w:t>
            </w:r>
            <w:r>
              <w:rPr>
                <w:rFonts w:eastAsiaTheme="minorEastAsia" w:cstheme="minorBidi"/>
                <w:smallCaps w:val="0"/>
                <w:noProof/>
                <w:szCs w:val="22"/>
                <w:lang w:val="nl-NL" w:eastAsia="nl-NL"/>
              </w:rPr>
              <w:tab/>
            </w:r>
            <w:r w:rsidRPr="0059501A">
              <w:rPr>
                <w:rStyle w:val="Hyperlink"/>
                <w:noProof/>
                <w:lang w:val="en-US"/>
              </w:rPr>
              <w:t>CAN ports</w:t>
            </w:r>
            <w:r>
              <w:rPr>
                <w:noProof/>
                <w:webHidden/>
              </w:rPr>
              <w:tab/>
            </w:r>
            <w:r>
              <w:rPr>
                <w:noProof/>
                <w:webHidden/>
              </w:rPr>
              <w:fldChar w:fldCharType="begin"/>
            </w:r>
            <w:r>
              <w:rPr>
                <w:noProof/>
                <w:webHidden/>
              </w:rPr>
              <w:instrText xml:space="preserve"> PAGEREF _Toc375561300 \h </w:instrText>
            </w:r>
            <w:r>
              <w:rPr>
                <w:noProof/>
                <w:webHidden/>
              </w:rPr>
            </w:r>
            <w:r>
              <w:rPr>
                <w:noProof/>
                <w:webHidden/>
              </w:rPr>
              <w:fldChar w:fldCharType="separate"/>
            </w:r>
            <w:r>
              <w:rPr>
                <w:noProof/>
                <w:webHidden/>
              </w:rPr>
              <w:t>58</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01" w:history="1">
            <w:r w:rsidRPr="0059501A">
              <w:rPr>
                <w:rStyle w:val="Hyperlink"/>
                <w:noProof/>
                <w:lang w:eastAsia="nl-NL"/>
              </w:rPr>
              <w:t>6.7</w:t>
            </w:r>
            <w:r>
              <w:rPr>
                <w:rFonts w:eastAsiaTheme="minorEastAsia" w:cstheme="minorBidi"/>
                <w:smallCaps w:val="0"/>
                <w:noProof/>
                <w:szCs w:val="22"/>
                <w:lang w:val="nl-NL" w:eastAsia="nl-NL"/>
              </w:rPr>
              <w:tab/>
            </w:r>
            <w:r w:rsidRPr="0059501A">
              <w:rPr>
                <w:rStyle w:val="Hyperlink"/>
                <w:noProof/>
                <w:lang w:val="en-US" w:eastAsia="nl-NL"/>
              </w:rPr>
              <w:t>Overview connected devices</w:t>
            </w:r>
            <w:r>
              <w:rPr>
                <w:noProof/>
                <w:webHidden/>
              </w:rPr>
              <w:tab/>
            </w:r>
            <w:r>
              <w:rPr>
                <w:noProof/>
                <w:webHidden/>
              </w:rPr>
              <w:fldChar w:fldCharType="begin"/>
            </w:r>
            <w:r>
              <w:rPr>
                <w:noProof/>
                <w:webHidden/>
              </w:rPr>
              <w:instrText xml:space="preserve"> PAGEREF _Toc375561301 \h </w:instrText>
            </w:r>
            <w:r>
              <w:rPr>
                <w:noProof/>
                <w:webHidden/>
              </w:rPr>
            </w:r>
            <w:r>
              <w:rPr>
                <w:noProof/>
                <w:webHidden/>
              </w:rPr>
              <w:fldChar w:fldCharType="separate"/>
            </w:r>
            <w:r>
              <w:rPr>
                <w:noProof/>
                <w:webHidden/>
              </w:rPr>
              <w:t>60</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02" w:history="1">
            <w:r w:rsidRPr="0059501A">
              <w:rPr>
                <w:rStyle w:val="Hyperlink"/>
                <w:noProof/>
                <w:lang w:eastAsia="nl-NL"/>
              </w:rPr>
              <w:t>6.8</w:t>
            </w:r>
            <w:r>
              <w:rPr>
                <w:rFonts w:eastAsiaTheme="minorEastAsia" w:cstheme="minorBidi"/>
                <w:smallCaps w:val="0"/>
                <w:noProof/>
                <w:szCs w:val="22"/>
                <w:lang w:val="nl-NL" w:eastAsia="nl-NL"/>
              </w:rPr>
              <w:tab/>
            </w:r>
            <w:r w:rsidRPr="0059501A">
              <w:rPr>
                <w:rStyle w:val="Hyperlink"/>
                <w:noProof/>
                <w:lang w:eastAsia="nl-NL"/>
              </w:rPr>
              <w:t>IP-Address standardization</w:t>
            </w:r>
            <w:r>
              <w:rPr>
                <w:noProof/>
                <w:webHidden/>
              </w:rPr>
              <w:tab/>
            </w:r>
            <w:r>
              <w:rPr>
                <w:noProof/>
                <w:webHidden/>
              </w:rPr>
              <w:fldChar w:fldCharType="begin"/>
            </w:r>
            <w:r>
              <w:rPr>
                <w:noProof/>
                <w:webHidden/>
              </w:rPr>
              <w:instrText xml:space="preserve"> PAGEREF _Toc375561302 \h </w:instrText>
            </w:r>
            <w:r>
              <w:rPr>
                <w:noProof/>
                <w:webHidden/>
              </w:rPr>
            </w:r>
            <w:r>
              <w:rPr>
                <w:noProof/>
                <w:webHidden/>
              </w:rPr>
              <w:fldChar w:fldCharType="separate"/>
            </w:r>
            <w:r>
              <w:rPr>
                <w:noProof/>
                <w:webHidden/>
              </w:rPr>
              <w:t>61</w:t>
            </w:r>
            <w:r>
              <w:rPr>
                <w:noProof/>
                <w:webHidden/>
              </w:rPr>
              <w:fldChar w:fldCharType="end"/>
            </w:r>
          </w:hyperlink>
        </w:p>
        <w:p w:rsidR="00C91965" w:rsidRDefault="00C91965">
          <w:pPr>
            <w:pStyle w:val="Inhopg1"/>
            <w:tabs>
              <w:tab w:val="left" w:pos="400"/>
            </w:tabs>
            <w:rPr>
              <w:rFonts w:eastAsiaTheme="minorEastAsia" w:cstheme="minorBidi"/>
              <w:b w:val="0"/>
              <w:bCs w:val="0"/>
              <w:caps w:val="0"/>
              <w:noProof/>
              <w:szCs w:val="22"/>
              <w:lang w:val="nl-NL" w:eastAsia="nl-NL"/>
            </w:rPr>
          </w:pPr>
          <w:hyperlink w:anchor="_Toc375561303" w:history="1">
            <w:r w:rsidRPr="0059501A">
              <w:rPr>
                <w:rStyle w:val="Hyperlink"/>
                <w:noProof/>
              </w:rPr>
              <w:t>7.</w:t>
            </w:r>
            <w:r>
              <w:rPr>
                <w:rFonts w:eastAsiaTheme="minorEastAsia" w:cstheme="minorBidi"/>
                <w:b w:val="0"/>
                <w:bCs w:val="0"/>
                <w:caps w:val="0"/>
                <w:noProof/>
                <w:szCs w:val="22"/>
                <w:lang w:val="nl-NL" w:eastAsia="nl-NL"/>
              </w:rPr>
              <w:tab/>
            </w:r>
            <w:r w:rsidRPr="0059501A">
              <w:rPr>
                <w:rStyle w:val="Hyperlink"/>
                <w:noProof/>
              </w:rPr>
              <w:t>Wago</w:t>
            </w:r>
            <w:r>
              <w:rPr>
                <w:noProof/>
                <w:webHidden/>
              </w:rPr>
              <w:tab/>
            </w:r>
            <w:r>
              <w:rPr>
                <w:noProof/>
                <w:webHidden/>
              </w:rPr>
              <w:fldChar w:fldCharType="begin"/>
            </w:r>
            <w:r>
              <w:rPr>
                <w:noProof/>
                <w:webHidden/>
              </w:rPr>
              <w:instrText xml:space="preserve"> PAGEREF _Toc375561303 \h </w:instrText>
            </w:r>
            <w:r>
              <w:rPr>
                <w:noProof/>
                <w:webHidden/>
              </w:rPr>
            </w:r>
            <w:r>
              <w:rPr>
                <w:noProof/>
                <w:webHidden/>
              </w:rPr>
              <w:fldChar w:fldCharType="separate"/>
            </w:r>
            <w:r>
              <w:rPr>
                <w:noProof/>
                <w:webHidden/>
              </w:rPr>
              <w:t>61</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04" w:history="1">
            <w:r w:rsidRPr="0059501A">
              <w:rPr>
                <w:rStyle w:val="Hyperlink"/>
                <w:noProof/>
              </w:rPr>
              <w:t>7.1</w:t>
            </w:r>
            <w:r>
              <w:rPr>
                <w:rFonts w:eastAsiaTheme="minorEastAsia" w:cstheme="minorBidi"/>
                <w:smallCaps w:val="0"/>
                <w:noProof/>
                <w:szCs w:val="22"/>
                <w:lang w:val="nl-NL" w:eastAsia="nl-NL"/>
              </w:rPr>
              <w:tab/>
            </w:r>
            <w:r w:rsidRPr="0059501A">
              <w:rPr>
                <w:rStyle w:val="Hyperlink"/>
                <w:noProof/>
                <w:lang w:val="en-US"/>
              </w:rPr>
              <w:t>General</w:t>
            </w:r>
            <w:r>
              <w:rPr>
                <w:noProof/>
                <w:webHidden/>
              </w:rPr>
              <w:tab/>
            </w:r>
            <w:r>
              <w:rPr>
                <w:noProof/>
                <w:webHidden/>
              </w:rPr>
              <w:fldChar w:fldCharType="begin"/>
            </w:r>
            <w:r>
              <w:rPr>
                <w:noProof/>
                <w:webHidden/>
              </w:rPr>
              <w:instrText xml:space="preserve"> PAGEREF _Toc375561304 \h </w:instrText>
            </w:r>
            <w:r>
              <w:rPr>
                <w:noProof/>
                <w:webHidden/>
              </w:rPr>
            </w:r>
            <w:r>
              <w:rPr>
                <w:noProof/>
                <w:webHidden/>
              </w:rPr>
              <w:fldChar w:fldCharType="separate"/>
            </w:r>
            <w:r>
              <w:rPr>
                <w:noProof/>
                <w:webHidden/>
              </w:rPr>
              <w:t>61</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05" w:history="1">
            <w:r w:rsidRPr="0059501A">
              <w:rPr>
                <w:rStyle w:val="Hyperlink"/>
                <w:noProof/>
              </w:rPr>
              <w:t>7.2</w:t>
            </w:r>
            <w:r>
              <w:rPr>
                <w:rFonts w:eastAsiaTheme="minorEastAsia" w:cstheme="minorBidi"/>
                <w:smallCaps w:val="0"/>
                <w:noProof/>
                <w:szCs w:val="22"/>
                <w:lang w:val="nl-NL" w:eastAsia="nl-NL"/>
              </w:rPr>
              <w:tab/>
            </w:r>
            <w:r w:rsidRPr="0059501A">
              <w:rPr>
                <w:rStyle w:val="Hyperlink"/>
                <w:noProof/>
              </w:rPr>
              <w:t>Adding a field to the Wago</w:t>
            </w:r>
            <w:r>
              <w:rPr>
                <w:noProof/>
                <w:webHidden/>
              </w:rPr>
              <w:tab/>
            </w:r>
            <w:r>
              <w:rPr>
                <w:noProof/>
                <w:webHidden/>
              </w:rPr>
              <w:fldChar w:fldCharType="begin"/>
            </w:r>
            <w:r>
              <w:rPr>
                <w:noProof/>
                <w:webHidden/>
              </w:rPr>
              <w:instrText xml:space="preserve"> PAGEREF _Toc375561305 \h </w:instrText>
            </w:r>
            <w:r>
              <w:rPr>
                <w:noProof/>
                <w:webHidden/>
              </w:rPr>
            </w:r>
            <w:r>
              <w:rPr>
                <w:noProof/>
                <w:webHidden/>
              </w:rPr>
              <w:fldChar w:fldCharType="separate"/>
            </w:r>
            <w:r>
              <w:rPr>
                <w:noProof/>
                <w:webHidden/>
              </w:rPr>
              <w:t>63</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06" w:history="1">
            <w:r w:rsidRPr="0059501A">
              <w:rPr>
                <w:rStyle w:val="Hyperlink"/>
                <w:noProof/>
              </w:rPr>
              <w:t>7.3</w:t>
            </w:r>
            <w:r>
              <w:rPr>
                <w:rFonts w:eastAsiaTheme="minorEastAsia" w:cstheme="minorBidi"/>
                <w:smallCaps w:val="0"/>
                <w:noProof/>
                <w:szCs w:val="22"/>
                <w:lang w:val="nl-NL" w:eastAsia="nl-NL"/>
              </w:rPr>
              <w:tab/>
            </w:r>
            <w:r w:rsidRPr="0059501A">
              <w:rPr>
                <w:rStyle w:val="Hyperlink"/>
                <w:noProof/>
              </w:rPr>
              <w:t>Wago “Type” explanation</w:t>
            </w:r>
            <w:r>
              <w:rPr>
                <w:noProof/>
                <w:webHidden/>
              </w:rPr>
              <w:tab/>
            </w:r>
            <w:r>
              <w:rPr>
                <w:noProof/>
                <w:webHidden/>
              </w:rPr>
              <w:fldChar w:fldCharType="begin"/>
            </w:r>
            <w:r>
              <w:rPr>
                <w:noProof/>
                <w:webHidden/>
              </w:rPr>
              <w:instrText xml:space="preserve"> PAGEREF _Toc375561306 \h </w:instrText>
            </w:r>
            <w:r>
              <w:rPr>
                <w:noProof/>
                <w:webHidden/>
              </w:rPr>
            </w:r>
            <w:r>
              <w:rPr>
                <w:noProof/>
                <w:webHidden/>
              </w:rPr>
              <w:fldChar w:fldCharType="separate"/>
            </w:r>
            <w:r>
              <w:rPr>
                <w:noProof/>
                <w:webHidden/>
              </w:rPr>
              <w:t>64</w:t>
            </w:r>
            <w:r>
              <w:rPr>
                <w:noProof/>
                <w:webHidden/>
              </w:rPr>
              <w:fldChar w:fldCharType="end"/>
            </w:r>
          </w:hyperlink>
        </w:p>
        <w:p w:rsidR="00C91965" w:rsidRDefault="00C91965">
          <w:pPr>
            <w:pStyle w:val="Inhopg3"/>
            <w:tabs>
              <w:tab w:val="left" w:pos="1200"/>
              <w:tab w:val="right" w:leader="dot" w:pos="9062"/>
            </w:tabs>
            <w:rPr>
              <w:rFonts w:eastAsiaTheme="minorEastAsia" w:cstheme="minorBidi"/>
              <w:i w:val="0"/>
              <w:iCs w:val="0"/>
              <w:noProof/>
              <w:szCs w:val="22"/>
              <w:lang w:val="nl-NL" w:eastAsia="nl-NL"/>
            </w:rPr>
          </w:pPr>
          <w:hyperlink w:anchor="_Toc375561307" w:history="1">
            <w:r w:rsidRPr="0059501A">
              <w:rPr>
                <w:rStyle w:val="Hyperlink"/>
                <w:noProof/>
                <w:lang w:val="en-US"/>
              </w:rPr>
              <w:t>7.3.1</w:t>
            </w:r>
            <w:r>
              <w:rPr>
                <w:rFonts w:eastAsiaTheme="minorEastAsia" w:cstheme="minorBidi"/>
                <w:i w:val="0"/>
                <w:iCs w:val="0"/>
                <w:noProof/>
                <w:szCs w:val="22"/>
                <w:lang w:val="nl-NL" w:eastAsia="nl-NL"/>
              </w:rPr>
              <w:tab/>
            </w:r>
            <w:r w:rsidRPr="0059501A">
              <w:rPr>
                <w:rStyle w:val="Hyperlink"/>
                <w:noProof/>
                <w:lang w:val="en-US"/>
              </w:rPr>
              <w:t>Type and behavior</w:t>
            </w:r>
            <w:r>
              <w:rPr>
                <w:noProof/>
                <w:webHidden/>
              </w:rPr>
              <w:tab/>
            </w:r>
            <w:r>
              <w:rPr>
                <w:noProof/>
                <w:webHidden/>
              </w:rPr>
              <w:fldChar w:fldCharType="begin"/>
            </w:r>
            <w:r>
              <w:rPr>
                <w:noProof/>
                <w:webHidden/>
              </w:rPr>
              <w:instrText xml:space="preserve"> PAGEREF _Toc375561307 \h </w:instrText>
            </w:r>
            <w:r>
              <w:rPr>
                <w:noProof/>
                <w:webHidden/>
              </w:rPr>
            </w:r>
            <w:r>
              <w:rPr>
                <w:noProof/>
                <w:webHidden/>
              </w:rPr>
              <w:fldChar w:fldCharType="separate"/>
            </w:r>
            <w:r>
              <w:rPr>
                <w:noProof/>
                <w:webHidden/>
              </w:rPr>
              <w:t>65</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08" w:history="1">
            <w:r w:rsidRPr="0059501A">
              <w:rPr>
                <w:rStyle w:val="Hyperlink"/>
                <w:noProof/>
                <w:lang w:val="en-US"/>
              </w:rPr>
              <w:t>7.3.1.1</w:t>
            </w:r>
            <w:r>
              <w:rPr>
                <w:rFonts w:eastAsiaTheme="minorEastAsia" w:cstheme="minorBidi"/>
                <w:noProof/>
                <w:sz w:val="22"/>
                <w:szCs w:val="22"/>
                <w:lang w:val="nl-NL" w:eastAsia="nl-NL"/>
              </w:rPr>
              <w:tab/>
            </w:r>
            <w:r w:rsidRPr="0059501A">
              <w:rPr>
                <w:rStyle w:val="Hyperlink"/>
                <w:noProof/>
                <w:lang w:val="en-US"/>
              </w:rPr>
              <w:t>Alarm</w:t>
            </w:r>
            <w:r>
              <w:rPr>
                <w:noProof/>
                <w:webHidden/>
              </w:rPr>
              <w:tab/>
            </w:r>
            <w:r>
              <w:rPr>
                <w:noProof/>
                <w:webHidden/>
              </w:rPr>
              <w:fldChar w:fldCharType="begin"/>
            </w:r>
            <w:r>
              <w:rPr>
                <w:noProof/>
                <w:webHidden/>
              </w:rPr>
              <w:instrText xml:space="preserve"> PAGEREF _Toc375561308 \h </w:instrText>
            </w:r>
            <w:r>
              <w:rPr>
                <w:noProof/>
                <w:webHidden/>
              </w:rPr>
            </w:r>
            <w:r>
              <w:rPr>
                <w:noProof/>
                <w:webHidden/>
              </w:rPr>
              <w:fldChar w:fldCharType="separate"/>
            </w:r>
            <w:r>
              <w:rPr>
                <w:noProof/>
                <w:webHidden/>
              </w:rPr>
              <w:t>65</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09" w:history="1">
            <w:r w:rsidRPr="0059501A">
              <w:rPr>
                <w:rStyle w:val="Hyperlink"/>
                <w:noProof/>
                <w:lang w:val="en-US"/>
              </w:rPr>
              <w:t>7.3.1.2</w:t>
            </w:r>
            <w:r>
              <w:rPr>
                <w:rFonts w:eastAsiaTheme="minorEastAsia" w:cstheme="minorBidi"/>
                <w:noProof/>
                <w:sz w:val="22"/>
                <w:szCs w:val="22"/>
                <w:lang w:val="nl-NL" w:eastAsia="nl-NL"/>
              </w:rPr>
              <w:tab/>
            </w:r>
            <w:r w:rsidRPr="0059501A">
              <w:rPr>
                <w:rStyle w:val="Hyperlink"/>
                <w:noProof/>
                <w:lang w:val="en-US"/>
              </w:rPr>
              <w:t>Alarm Buzzer</w:t>
            </w:r>
            <w:r>
              <w:rPr>
                <w:noProof/>
                <w:webHidden/>
              </w:rPr>
              <w:tab/>
            </w:r>
            <w:r>
              <w:rPr>
                <w:noProof/>
                <w:webHidden/>
              </w:rPr>
              <w:fldChar w:fldCharType="begin"/>
            </w:r>
            <w:r>
              <w:rPr>
                <w:noProof/>
                <w:webHidden/>
              </w:rPr>
              <w:instrText xml:space="preserve"> PAGEREF _Toc375561309 \h </w:instrText>
            </w:r>
            <w:r>
              <w:rPr>
                <w:noProof/>
                <w:webHidden/>
              </w:rPr>
            </w:r>
            <w:r>
              <w:rPr>
                <w:noProof/>
                <w:webHidden/>
              </w:rPr>
              <w:fldChar w:fldCharType="separate"/>
            </w:r>
            <w:r>
              <w:rPr>
                <w:noProof/>
                <w:webHidden/>
              </w:rPr>
              <w:t>65</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0" w:history="1">
            <w:r w:rsidRPr="0059501A">
              <w:rPr>
                <w:rStyle w:val="Hyperlink"/>
                <w:noProof/>
                <w:lang w:val="en-US"/>
              </w:rPr>
              <w:t>7.3.1.3</w:t>
            </w:r>
            <w:r>
              <w:rPr>
                <w:rFonts w:eastAsiaTheme="minorEastAsia" w:cstheme="minorBidi"/>
                <w:noProof/>
                <w:sz w:val="22"/>
                <w:szCs w:val="22"/>
                <w:lang w:val="nl-NL" w:eastAsia="nl-NL"/>
              </w:rPr>
              <w:tab/>
            </w:r>
            <w:r w:rsidRPr="0059501A">
              <w:rPr>
                <w:rStyle w:val="Hyperlink"/>
                <w:noProof/>
                <w:lang w:val="en-US"/>
              </w:rPr>
              <w:t>Alarm Status</w:t>
            </w:r>
            <w:r>
              <w:rPr>
                <w:noProof/>
                <w:webHidden/>
              </w:rPr>
              <w:tab/>
            </w:r>
            <w:r>
              <w:rPr>
                <w:noProof/>
                <w:webHidden/>
              </w:rPr>
              <w:fldChar w:fldCharType="begin"/>
            </w:r>
            <w:r>
              <w:rPr>
                <w:noProof/>
                <w:webHidden/>
              </w:rPr>
              <w:instrText xml:space="preserve"> PAGEREF _Toc375561310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1" w:history="1">
            <w:r w:rsidRPr="0059501A">
              <w:rPr>
                <w:rStyle w:val="Hyperlink"/>
                <w:noProof/>
                <w:lang w:val="en-US"/>
              </w:rPr>
              <w:t>7.3.1.4</w:t>
            </w:r>
            <w:r>
              <w:rPr>
                <w:rFonts w:eastAsiaTheme="minorEastAsia" w:cstheme="minorBidi"/>
                <w:noProof/>
                <w:sz w:val="22"/>
                <w:szCs w:val="22"/>
                <w:lang w:val="nl-NL" w:eastAsia="nl-NL"/>
              </w:rPr>
              <w:tab/>
            </w:r>
            <w:r w:rsidRPr="0059501A">
              <w:rPr>
                <w:rStyle w:val="Hyperlink"/>
                <w:noProof/>
                <w:lang w:val="en-US"/>
              </w:rPr>
              <w:t>Auto</w:t>
            </w:r>
            <w:r>
              <w:rPr>
                <w:noProof/>
                <w:webHidden/>
              </w:rPr>
              <w:tab/>
            </w:r>
            <w:r>
              <w:rPr>
                <w:noProof/>
                <w:webHidden/>
              </w:rPr>
              <w:fldChar w:fldCharType="begin"/>
            </w:r>
            <w:r>
              <w:rPr>
                <w:noProof/>
                <w:webHidden/>
              </w:rPr>
              <w:instrText xml:space="preserve"> PAGEREF _Toc375561311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2" w:history="1">
            <w:r w:rsidRPr="0059501A">
              <w:rPr>
                <w:rStyle w:val="Hyperlink"/>
                <w:noProof/>
                <w:lang w:val="en-US"/>
              </w:rPr>
              <w:t>7.3.1.5</w:t>
            </w:r>
            <w:r>
              <w:rPr>
                <w:rFonts w:eastAsiaTheme="minorEastAsia" w:cstheme="minorBidi"/>
                <w:noProof/>
                <w:sz w:val="22"/>
                <w:szCs w:val="22"/>
                <w:lang w:val="nl-NL" w:eastAsia="nl-NL"/>
              </w:rPr>
              <w:tab/>
            </w:r>
            <w:r w:rsidRPr="0059501A">
              <w:rPr>
                <w:rStyle w:val="Hyperlink"/>
                <w:noProof/>
                <w:lang w:val="en-US"/>
              </w:rPr>
              <w:t>Closed</w:t>
            </w:r>
            <w:r>
              <w:rPr>
                <w:noProof/>
                <w:webHidden/>
              </w:rPr>
              <w:tab/>
            </w:r>
            <w:r>
              <w:rPr>
                <w:noProof/>
                <w:webHidden/>
              </w:rPr>
              <w:fldChar w:fldCharType="begin"/>
            </w:r>
            <w:r>
              <w:rPr>
                <w:noProof/>
                <w:webHidden/>
              </w:rPr>
              <w:instrText xml:space="preserve"> PAGEREF _Toc375561312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3" w:history="1">
            <w:r w:rsidRPr="0059501A">
              <w:rPr>
                <w:rStyle w:val="Hyperlink"/>
                <w:noProof/>
                <w:lang w:val="en-US"/>
              </w:rPr>
              <w:t>7.3.1.6</w:t>
            </w:r>
            <w:r>
              <w:rPr>
                <w:rFonts w:eastAsiaTheme="minorEastAsia" w:cstheme="minorBidi"/>
                <w:noProof/>
                <w:sz w:val="22"/>
                <w:szCs w:val="22"/>
                <w:lang w:val="nl-NL" w:eastAsia="nl-NL"/>
              </w:rPr>
              <w:tab/>
            </w:r>
            <w:r w:rsidRPr="0059501A">
              <w:rPr>
                <w:rStyle w:val="Hyperlink"/>
                <w:noProof/>
                <w:lang w:val="en-US"/>
              </w:rPr>
              <w:t>Failure</w:t>
            </w:r>
            <w:r>
              <w:rPr>
                <w:noProof/>
                <w:webHidden/>
              </w:rPr>
              <w:tab/>
            </w:r>
            <w:r>
              <w:rPr>
                <w:noProof/>
                <w:webHidden/>
              </w:rPr>
              <w:fldChar w:fldCharType="begin"/>
            </w:r>
            <w:r>
              <w:rPr>
                <w:noProof/>
                <w:webHidden/>
              </w:rPr>
              <w:instrText xml:space="preserve"> PAGEREF _Toc375561313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4" w:history="1">
            <w:r w:rsidRPr="0059501A">
              <w:rPr>
                <w:rStyle w:val="Hyperlink"/>
                <w:noProof/>
                <w:lang w:val="en-US"/>
              </w:rPr>
              <w:t>7.3.1.7</w:t>
            </w:r>
            <w:r>
              <w:rPr>
                <w:rFonts w:eastAsiaTheme="minorEastAsia" w:cstheme="minorBidi"/>
                <w:noProof/>
                <w:sz w:val="22"/>
                <w:szCs w:val="22"/>
                <w:lang w:val="nl-NL" w:eastAsia="nl-NL"/>
              </w:rPr>
              <w:tab/>
            </w:r>
            <w:r w:rsidRPr="0059501A">
              <w:rPr>
                <w:rStyle w:val="Hyperlink"/>
                <w:noProof/>
                <w:lang w:val="en-US"/>
              </w:rPr>
              <w:t>High</w:t>
            </w:r>
            <w:r>
              <w:rPr>
                <w:noProof/>
                <w:webHidden/>
              </w:rPr>
              <w:tab/>
            </w:r>
            <w:r>
              <w:rPr>
                <w:noProof/>
                <w:webHidden/>
              </w:rPr>
              <w:fldChar w:fldCharType="begin"/>
            </w:r>
            <w:r>
              <w:rPr>
                <w:noProof/>
                <w:webHidden/>
              </w:rPr>
              <w:instrText xml:space="preserve"> PAGEREF _Toc375561314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5" w:history="1">
            <w:r w:rsidRPr="0059501A">
              <w:rPr>
                <w:rStyle w:val="Hyperlink"/>
                <w:noProof/>
                <w:lang w:val="en-US"/>
              </w:rPr>
              <w:t>7.3.1.8</w:t>
            </w:r>
            <w:r>
              <w:rPr>
                <w:rFonts w:eastAsiaTheme="minorEastAsia" w:cstheme="minorBidi"/>
                <w:noProof/>
                <w:sz w:val="22"/>
                <w:szCs w:val="22"/>
                <w:lang w:val="nl-NL" w:eastAsia="nl-NL"/>
              </w:rPr>
              <w:tab/>
            </w:r>
            <w:r w:rsidRPr="0059501A">
              <w:rPr>
                <w:rStyle w:val="Hyperlink"/>
                <w:noProof/>
                <w:lang w:val="en-US"/>
              </w:rPr>
              <w:t>High Level</w:t>
            </w:r>
            <w:r>
              <w:rPr>
                <w:noProof/>
                <w:webHidden/>
              </w:rPr>
              <w:tab/>
            </w:r>
            <w:r>
              <w:rPr>
                <w:noProof/>
                <w:webHidden/>
              </w:rPr>
              <w:fldChar w:fldCharType="begin"/>
            </w:r>
            <w:r>
              <w:rPr>
                <w:noProof/>
                <w:webHidden/>
              </w:rPr>
              <w:instrText xml:space="preserve"> PAGEREF _Toc375561315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400"/>
              <w:tab w:val="right" w:leader="dot" w:pos="9062"/>
            </w:tabs>
            <w:rPr>
              <w:rFonts w:eastAsiaTheme="minorEastAsia" w:cstheme="minorBidi"/>
              <w:noProof/>
              <w:sz w:val="22"/>
              <w:szCs w:val="22"/>
              <w:lang w:val="nl-NL" w:eastAsia="nl-NL"/>
            </w:rPr>
          </w:pPr>
          <w:hyperlink w:anchor="_Toc375561316" w:history="1">
            <w:r w:rsidRPr="0059501A">
              <w:rPr>
                <w:rStyle w:val="Hyperlink"/>
                <w:noProof/>
                <w:lang w:val="en-US"/>
              </w:rPr>
              <w:t>7.3.1.9</w:t>
            </w:r>
            <w:r>
              <w:rPr>
                <w:rFonts w:eastAsiaTheme="minorEastAsia" w:cstheme="minorBidi"/>
                <w:noProof/>
                <w:sz w:val="22"/>
                <w:szCs w:val="22"/>
                <w:lang w:val="nl-NL" w:eastAsia="nl-NL"/>
              </w:rPr>
              <w:tab/>
            </w:r>
            <w:r w:rsidRPr="0059501A">
              <w:rPr>
                <w:rStyle w:val="Hyperlink"/>
                <w:noProof/>
                <w:lang w:val="en-US"/>
              </w:rPr>
              <w:t>Impulse</w:t>
            </w:r>
            <w:r>
              <w:rPr>
                <w:noProof/>
                <w:webHidden/>
              </w:rPr>
              <w:tab/>
            </w:r>
            <w:r>
              <w:rPr>
                <w:noProof/>
                <w:webHidden/>
              </w:rPr>
              <w:fldChar w:fldCharType="begin"/>
            </w:r>
            <w:r>
              <w:rPr>
                <w:noProof/>
                <w:webHidden/>
              </w:rPr>
              <w:instrText xml:space="preserve"> PAGEREF _Toc375561316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17" w:history="1">
            <w:r w:rsidRPr="0059501A">
              <w:rPr>
                <w:rStyle w:val="Hyperlink"/>
                <w:noProof/>
                <w:lang w:val="en-US"/>
              </w:rPr>
              <w:t>7.3.1.10</w:t>
            </w:r>
            <w:r>
              <w:rPr>
                <w:rFonts w:eastAsiaTheme="minorEastAsia" w:cstheme="minorBidi"/>
                <w:noProof/>
                <w:sz w:val="22"/>
                <w:szCs w:val="22"/>
                <w:lang w:val="nl-NL" w:eastAsia="nl-NL"/>
              </w:rPr>
              <w:tab/>
            </w:r>
            <w:r w:rsidRPr="0059501A">
              <w:rPr>
                <w:rStyle w:val="Hyperlink"/>
                <w:noProof/>
                <w:lang w:val="en-US"/>
              </w:rPr>
              <w:t>Lamp</w:t>
            </w:r>
            <w:r>
              <w:rPr>
                <w:noProof/>
                <w:webHidden/>
              </w:rPr>
              <w:tab/>
            </w:r>
            <w:r>
              <w:rPr>
                <w:noProof/>
                <w:webHidden/>
              </w:rPr>
              <w:fldChar w:fldCharType="begin"/>
            </w:r>
            <w:r>
              <w:rPr>
                <w:noProof/>
                <w:webHidden/>
              </w:rPr>
              <w:instrText xml:space="preserve"> PAGEREF _Toc375561317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18" w:history="1">
            <w:r w:rsidRPr="0059501A">
              <w:rPr>
                <w:rStyle w:val="Hyperlink"/>
                <w:noProof/>
                <w:lang w:val="en-US"/>
              </w:rPr>
              <w:t>7.3.1.11</w:t>
            </w:r>
            <w:r>
              <w:rPr>
                <w:rFonts w:eastAsiaTheme="minorEastAsia" w:cstheme="minorBidi"/>
                <w:noProof/>
                <w:sz w:val="22"/>
                <w:szCs w:val="22"/>
                <w:lang w:val="nl-NL" w:eastAsia="nl-NL"/>
              </w:rPr>
              <w:tab/>
            </w:r>
            <w:r w:rsidRPr="0059501A">
              <w:rPr>
                <w:rStyle w:val="Hyperlink"/>
                <w:noProof/>
                <w:lang w:val="en-US"/>
              </w:rPr>
              <w:t>Low</w:t>
            </w:r>
            <w:r>
              <w:rPr>
                <w:noProof/>
                <w:webHidden/>
              </w:rPr>
              <w:tab/>
            </w:r>
            <w:r>
              <w:rPr>
                <w:noProof/>
                <w:webHidden/>
              </w:rPr>
              <w:fldChar w:fldCharType="begin"/>
            </w:r>
            <w:r>
              <w:rPr>
                <w:noProof/>
                <w:webHidden/>
              </w:rPr>
              <w:instrText xml:space="preserve"> PAGEREF _Toc375561318 \h </w:instrText>
            </w:r>
            <w:r>
              <w:rPr>
                <w:noProof/>
                <w:webHidden/>
              </w:rPr>
            </w:r>
            <w:r>
              <w:rPr>
                <w:noProof/>
                <w:webHidden/>
              </w:rPr>
              <w:fldChar w:fldCharType="separate"/>
            </w:r>
            <w:r>
              <w:rPr>
                <w:noProof/>
                <w:webHidden/>
              </w:rPr>
              <w:t>66</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19" w:history="1">
            <w:r w:rsidRPr="0059501A">
              <w:rPr>
                <w:rStyle w:val="Hyperlink"/>
                <w:noProof/>
                <w:lang w:val="en-US"/>
              </w:rPr>
              <w:t>7.3.1.12</w:t>
            </w:r>
            <w:r>
              <w:rPr>
                <w:rFonts w:eastAsiaTheme="minorEastAsia" w:cstheme="minorBidi"/>
                <w:noProof/>
                <w:sz w:val="22"/>
                <w:szCs w:val="22"/>
                <w:lang w:val="nl-NL" w:eastAsia="nl-NL"/>
              </w:rPr>
              <w:tab/>
            </w:r>
            <w:r w:rsidRPr="0059501A">
              <w:rPr>
                <w:rStyle w:val="Hyperlink"/>
                <w:noProof/>
                <w:lang w:val="en-US"/>
              </w:rPr>
              <w:t>Low Level</w:t>
            </w:r>
            <w:r>
              <w:rPr>
                <w:noProof/>
                <w:webHidden/>
              </w:rPr>
              <w:tab/>
            </w:r>
            <w:r>
              <w:rPr>
                <w:noProof/>
                <w:webHidden/>
              </w:rPr>
              <w:fldChar w:fldCharType="begin"/>
            </w:r>
            <w:r>
              <w:rPr>
                <w:noProof/>
                <w:webHidden/>
              </w:rPr>
              <w:instrText xml:space="preserve"> PAGEREF _Toc375561319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0" w:history="1">
            <w:r w:rsidRPr="0059501A">
              <w:rPr>
                <w:rStyle w:val="Hyperlink"/>
                <w:noProof/>
                <w:lang w:val="en-US"/>
              </w:rPr>
              <w:t>7.3.1.13</w:t>
            </w:r>
            <w:r>
              <w:rPr>
                <w:rFonts w:eastAsiaTheme="minorEastAsia" w:cstheme="minorBidi"/>
                <w:noProof/>
                <w:sz w:val="22"/>
                <w:szCs w:val="22"/>
                <w:lang w:val="nl-NL" w:eastAsia="nl-NL"/>
              </w:rPr>
              <w:tab/>
            </w:r>
            <w:r w:rsidRPr="0059501A">
              <w:rPr>
                <w:rStyle w:val="Hyperlink"/>
                <w:noProof/>
                <w:lang w:val="en-US"/>
              </w:rPr>
              <w:t>Off Lamp</w:t>
            </w:r>
            <w:r>
              <w:rPr>
                <w:noProof/>
                <w:webHidden/>
              </w:rPr>
              <w:tab/>
            </w:r>
            <w:r>
              <w:rPr>
                <w:noProof/>
                <w:webHidden/>
              </w:rPr>
              <w:fldChar w:fldCharType="begin"/>
            </w:r>
            <w:r>
              <w:rPr>
                <w:noProof/>
                <w:webHidden/>
              </w:rPr>
              <w:instrText xml:space="preserve"> PAGEREF _Toc375561320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1" w:history="1">
            <w:r w:rsidRPr="0059501A">
              <w:rPr>
                <w:rStyle w:val="Hyperlink"/>
                <w:noProof/>
                <w:lang w:val="en-US"/>
              </w:rPr>
              <w:t>7.3.1.14</w:t>
            </w:r>
            <w:r>
              <w:rPr>
                <w:rFonts w:eastAsiaTheme="minorEastAsia" w:cstheme="minorBidi"/>
                <w:noProof/>
                <w:sz w:val="22"/>
                <w:szCs w:val="22"/>
                <w:lang w:val="nl-NL" w:eastAsia="nl-NL"/>
              </w:rPr>
              <w:tab/>
            </w:r>
            <w:r w:rsidRPr="0059501A">
              <w:rPr>
                <w:rStyle w:val="Hyperlink"/>
                <w:noProof/>
                <w:lang w:val="en-US"/>
              </w:rPr>
              <w:t>On Lamp</w:t>
            </w:r>
            <w:r>
              <w:rPr>
                <w:noProof/>
                <w:webHidden/>
              </w:rPr>
              <w:tab/>
            </w:r>
            <w:r>
              <w:rPr>
                <w:noProof/>
                <w:webHidden/>
              </w:rPr>
              <w:fldChar w:fldCharType="begin"/>
            </w:r>
            <w:r>
              <w:rPr>
                <w:noProof/>
                <w:webHidden/>
              </w:rPr>
              <w:instrText xml:space="preserve"> PAGEREF _Toc375561321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2" w:history="1">
            <w:r w:rsidRPr="0059501A">
              <w:rPr>
                <w:rStyle w:val="Hyperlink"/>
                <w:noProof/>
                <w:lang w:val="en-US"/>
              </w:rPr>
              <w:t>7.3.1.15</w:t>
            </w:r>
            <w:r>
              <w:rPr>
                <w:rFonts w:eastAsiaTheme="minorEastAsia" w:cstheme="minorBidi"/>
                <w:noProof/>
                <w:sz w:val="22"/>
                <w:szCs w:val="22"/>
                <w:lang w:val="nl-NL" w:eastAsia="nl-NL"/>
              </w:rPr>
              <w:tab/>
            </w:r>
            <w:r w:rsidRPr="0059501A">
              <w:rPr>
                <w:rStyle w:val="Hyperlink"/>
                <w:noProof/>
                <w:lang w:val="en-US"/>
              </w:rPr>
              <w:t>Open</w:t>
            </w:r>
            <w:r>
              <w:rPr>
                <w:noProof/>
                <w:webHidden/>
              </w:rPr>
              <w:tab/>
            </w:r>
            <w:r>
              <w:rPr>
                <w:noProof/>
                <w:webHidden/>
              </w:rPr>
              <w:fldChar w:fldCharType="begin"/>
            </w:r>
            <w:r>
              <w:rPr>
                <w:noProof/>
                <w:webHidden/>
              </w:rPr>
              <w:instrText xml:space="preserve"> PAGEREF _Toc375561322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3" w:history="1">
            <w:r w:rsidRPr="0059501A">
              <w:rPr>
                <w:rStyle w:val="Hyperlink"/>
                <w:noProof/>
                <w:lang w:val="en-US"/>
              </w:rPr>
              <w:t>7.3.1.16</w:t>
            </w:r>
            <w:r>
              <w:rPr>
                <w:rFonts w:eastAsiaTheme="minorEastAsia" w:cstheme="minorBidi"/>
                <w:noProof/>
                <w:sz w:val="22"/>
                <w:szCs w:val="22"/>
                <w:lang w:val="nl-NL" w:eastAsia="nl-NL"/>
              </w:rPr>
              <w:tab/>
            </w:r>
            <w:r w:rsidRPr="0059501A">
              <w:rPr>
                <w:rStyle w:val="Hyperlink"/>
                <w:noProof/>
                <w:lang w:val="en-US"/>
              </w:rPr>
              <w:t>Pending</w:t>
            </w:r>
            <w:r>
              <w:rPr>
                <w:noProof/>
                <w:webHidden/>
              </w:rPr>
              <w:tab/>
            </w:r>
            <w:r>
              <w:rPr>
                <w:noProof/>
                <w:webHidden/>
              </w:rPr>
              <w:fldChar w:fldCharType="begin"/>
            </w:r>
            <w:r>
              <w:rPr>
                <w:noProof/>
                <w:webHidden/>
              </w:rPr>
              <w:instrText xml:space="preserve"> PAGEREF _Toc375561323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4" w:history="1">
            <w:r w:rsidRPr="0059501A">
              <w:rPr>
                <w:rStyle w:val="Hyperlink"/>
                <w:noProof/>
                <w:lang w:val="en-US"/>
              </w:rPr>
              <w:t>7.3.1.17</w:t>
            </w:r>
            <w:r>
              <w:rPr>
                <w:rFonts w:eastAsiaTheme="minorEastAsia" w:cstheme="minorBidi"/>
                <w:noProof/>
                <w:sz w:val="22"/>
                <w:szCs w:val="22"/>
                <w:lang w:val="nl-NL" w:eastAsia="nl-NL"/>
              </w:rPr>
              <w:tab/>
            </w:r>
            <w:r w:rsidRPr="0059501A">
              <w:rPr>
                <w:rStyle w:val="Hyperlink"/>
                <w:noProof/>
                <w:lang w:val="en-US"/>
              </w:rPr>
              <w:t>Pulse</w:t>
            </w:r>
            <w:r>
              <w:rPr>
                <w:noProof/>
                <w:webHidden/>
              </w:rPr>
              <w:tab/>
            </w:r>
            <w:r>
              <w:rPr>
                <w:noProof/>
                <w:webHidden/>
              </w:rPr>
              <w:fldChar w:fldCharType="begin"/>
            </w:r>
            <w:r>
              <w:rPr>
                <w:noProof/>
                <w:webHidden/>
              </w:rPr>
              <w:instrText xml:space="preserve"> PAGEREF _Toc375561324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5" w:history="1">
            <w:r w:rsidRPr="0059501A">
              <w:rPr>
                <w:rStyle w:val="Hyperlink"/>
                <w:noProof/>
                <w:lang w:val="en-US"/>
              </w:rPr>
              <w:t>7.3.1.18</w:t>
            </w:r>
            <w:r>
              <w:rPr>
                <w:rFonts w:eastAsiaTheme="minorEastAsia" w:cstheme="minorBidi"/>
                <w:noProof/>
                <w:sz w:val="22"/>
                <w:szCs w:val="22"/>
                <w:lang w:val="nl-NL" w:eastAsia="nl-NL"/>
              </w:rPr>
              <w:tab/>
            </w:r>
            <w:r w:rsidRPr="0059501A">
              <w:rPr>
                <w:rStyle w:val="Hyperlink"/>
                <w:noProof/>
                <w:lang w:val="en-US"/>
              </w:rPr>
              <w:t>Push</w:t>
            </w:r>
            <w:r>
              <w:rPr>
                <w:noProof/>
                <w:webHidden/>
              </w:rPr>
              <w:tab/>
            </w:r>
            <w:r>
              <w:rPr>
                <w:noProof/>
                <w:webHidden/>
              </w:rPr>
              <w:fldChar w:fldCharType="begin"/>
            </w:r>
            <w:r>
              <w:rPr>
                <w:noProof/>
                <w:webHidden/>
              </w:rPr>
              <w:instrText xml:space="preserve"> PAGEREF _Toc375561325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6" w:history="1">
            <w:r w:rsidRPr="0059501A">
              <w:rPr>
                <w:rStyle w:val="Hyperlink"/>
                <w:noProof/>
                <w:lang w:val="en-US"/>
              </w:rPr>
              <w:t>7.3.1.19</w:t>
            </w:r>
            <w:r>
              <w:rPr>
                <w:rFonts w:eastAsiaTheme="minorEastAsia" w:cstheme="minorBidi"/>
                <w:noProof/>
                <w:sz w:val="22"/>
                <w:szCs w:val="22"/>
                <w:lang w:val="nl-NL" w:eastAsia="nl-NL"/>
              </w:rPr>
              <w:tab/>
            </w:r>
            <w:r w:rsidRPr="0059501A">
              <w:rPr>
                <w:rStyle w:val="Hyperlink"/>
                <w:noProof/>
                <w:lang w:val="en-US"/>
              </w:rPr>
              <w:t>Ready</w:t>
            </w:r>
            <w:r>
              <w:rPr>
                <w:noProof/>
                <w:webHidden/>
              </w:rPr>
              <w:tab/>
            </w:r>
            <w:r>
              <w:rPr>
                <w:noProof/>
                <w:webHidden/>
              </w:rPr>
              <w:fldChar w:fldCharType="begin"/>
            </w:r>
            <w:r>
              <w:rPr>
                <w:noProof/>
                <w:webHidden/>
              </w:rPr>
              <w:instrText xml:space="preserve"> PAGEREF _Toc375561326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7" w:history="1">
            <w:r w:rsidRPr="0059501A">
              <w:rPr>
                <w:rStyle w:val="Hyperlink"/>
                <w:noProof/>
                <w:lang w:val="en-US"/>
              </w:rPr>
              <w:t>7.3.1.20</w:t>
            </w:r>
            <w:r>
              <w:rPr>
                <w:rFonts w:eastAsiaTheme="minorEastAsia" w:cstheme="minorBidi"/>
                <w:noProof/>
                <w:sz w:val="22"/>
                <w:szCs w:val="22"/>
                <w:lang w:val="nl-NL" w:eastAsia="nl-NL"/>
              </w:rPr>
              <w:tab/>
            </w:r>
            <w:r w:rsidRPr="0059501A">
              <w:rPr>
                <w:rStyle w:val="Hyperlink"/>
                <w:noProof/>
                <w:lang w:val="en-US"/>
              </w:rPr>
              <w:t>Remote</w:t>
            </w:r>
            <w:r>
              <w:rPr>
                <w:noProof/>
                <w:webHidden/>
              </w:rPr>
              <w:tab/>
            </w:r>
            <w:r>
              <w:rPr>
                <w:noProof/>
                <w:webHidden/>
              </w:rPr>
              <w:fldChar w:fldCharType="begin"/>
            </w:r>
            <w:r>
              <w:rPr>
                <w:noProof/>
                <w:webHidden/>
              </w:rPr>
              <w:instrText xml:space="preserve"> PAGEREF _Toc375561327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8" w:history="1">
            <w:r w:rsidRPr="0059501A">
              <w:rPr>
                <w:rStyle w:val="Hyperlink"/>
                <w:noProof/>
                <w:lang w:val="en-US"/>
              </w:rPr>
              <w:t>7.3.1.21</w:t>
            </w:r>
            <w:r>
              <w:rPr>
                <w:rFonts w:eastAsiaTheme="minorEastAsia" w:cstheme="minorBidi"/>
                <w:noProof/>
                <w:sz w:val="22"/>
                <w:szCs w:val="22"/>
                <w:lang w:val="nl-NL" w:eastAsia="nl-NL"/>
              </w:rPr>
              <w:tab/>
            </w:r>
            <w:r w:rsidRPr="0059501A">
              <w:rPr>
                <w:rStyle w:val="Hyperlink"/>
                <w:noProof/>
                <w:lang w:val="en-US"/>
              </w:rPr>
              <w:t>Request</w:t>
            </w:r>
            <w:r>
              <w:rPr>
                <w:noProof/>
                <w:webHidden/>
              </w:rPr>
              <w:tab/>
            </w:r>
            <w:r>
              <w:rPr>
                <w:noProof/>
                <w:webHidden/>
              </w:rPr>
              <w:fldChar w:fldCharType="begin"/>
            </w:r>
            <w:r>
              <w:rPr>
                <w:noProof/>
                <w:webHidden/>
              </w:rPr>
              <w:instrText xml:space="preserve"> PAGEREF _Toc375561328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29" w:history="1">
            <w:r w:rsidRPr="0059501A">
              <w:rPr>
                <w:rStyle w:val="Hyperlink"/>
                <w:noProof/>
                <w:lang w:val="en-US"/>
              </w:rPr>
              <w:t>7.3.1.22</w:t>
            </w:r>
            <w:r>
              <w:rPr>
                <w:rFonts w:eastAsiaTheme="minorEastAsia" w:cstheme="minorBidi"/>
                <w:noProof/>
                <w:sz w:val="22"/>
                <w:szCs w:val="22"/>
                <w:lang w:val="nl-NL" w:eastAsia="nl-NL"/>
              </w:rPr>
              <w:tab/>
            </w:r>
            <w:r w:rsidRPr="0059501A">
              <w:rPr>
                <w:rStyle w:val="Hyperlink"/>
                <w:noProof/>
                <w:lang w:val="en-US"/>
              </w:rPr>
              <w:t>Reset (Request)</w:t>
            </w:r>
            <w:r>
              <w:rPr>
                <w:noProof/>
                <w:webHidden/>
              </w:rPr>
              <w:tab/>
            </w:r>
            <w:r>
              <w:rPr>
                <w:noProof/>
                <w:webHidden/>
              </w:rPr>
              <w:fldChar w:fldCharType="begin"/>
            </w:r>
            <w:r>
              <w:rPr>
                <w:noProof/>
                <w:webHidden/>
              </w:rPr>
              <w:instrText xml:space="preserve"> PAGEREF _Toc375561329 \h </w:instrText>
            </w:r>
            <w:r>
              <w:rPr>
                <w:noProof/>
                <w:webHidden/>
              </w:rPr>
            </w:r>
            <w:r>
              <w:rPr>
                <w:noProof/>
                <w:webHidden/>
              </w:rPr>
              <w:fldChar w:fldCharType="separate"/>
            </w:r>
            <w:r>
              <w:rPr>
                <w:noProof/>
                <w:webHidden/>
              </w:rPr>
              <w:t>67</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0" w:history="1">
            <w:r w:rsidRPr="0059501A">
              <w:rPr>
                <w:rStyle w:val="Hyperlink"/>
                <w:noProof/>
                <w:lang w:val="en-US"/>
              </w:rPr>
              <w:t>7.3.1.23</w:t>
            </w:r>
            <w:r>
              <w:rPr>
                <w:rFonts w:eastAsiaTheme="minorEastAsia" w:cstheme="minorBidi"/>
                <w:noProof/>
                <w:sz w:val="22"/>
                <w:szCs w:val="22"/>
                <w:lang w:val="nl-NL" w:eastAsia="nl-NL"/>
              </w:rPr>
              <w:tab/>
            </w:r>
            <w:r w:rsidRPr="0059501A">
              <w:rPr>
                <w:rStyle w:val="Hyperlink"/>
                <w:noProof/>
                <w:lang w:val="en-US"/>
              </w:rPr>
              <w:t>Running</w:t>
            </w:r>
            <w:r>
              <w:rPr>
                <w:noProof/>
                <w:webHidden/>
              </w:rPr>
              <w:tab/>
            </w:r>
            <w:r>
              <w:rPr>
                <w:noProof/>
                <w:webHidden/>
              </w:rPr>
              <w:fldChar w:fldCharType="begin"/>
            </w:r>
            <w:r>
              <w:rPr>
                <w:noProof/>
                <w:webHidden/>
              </w:rPr>
              <w:instrText xml:space="preserve"> PAGEREF _Toc375561330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1" w:history="1">
            <w:r w:rsidRPr="0059501A">
              <w:rPr>
                <w:rStyle w:val="Hyperlink"/>
                <w:noProof/>
                <w:lang w:val="en-US"/>
              </w:rPr>
              <w:t>7.3.1.24</w:t>
            </w:r>
            <w:r>
              <w:rPr>
                <w:rFonts w:eastAsiaTheme="minorEastAsia" w:cstheme="minorBidi"/>
                <w:noProof/>
                <w:sz w:val="22"/>
                <w:szCs w:val="22"/>
                <w:lang w:val="nl-NL" w:eastAsia="nl-NL"/>
              </w:rPr>
              <w:tab/>
            </w:r>
            <w:r w:rsidRPr="0059501A">
              <w:rPr>
                <w:rStyle w:val="Hyperlink"/>
                <w:noProof/>
                <w:lang w:val="en-US"/>
              </w:rPr>
              <w:t>Running Hours</w:t>
            </w:r>
            <w:r>
              <w:rPr>
                <w:noProof/>
                <w:webHidden/>
              </w:rPr>
              <w:tab/>
            </w:r>
            <w:r>
              <w:rPr>
                <w:noProof/>
                <w:webHidden/>
              </w:rPr>
              <w:fldChar w:fldCharType="begin"/>
            </w:r>
            <w:r>
              <w:rPr>
                <w:noProof/>
                <w:webHidden/>
              </w:rPr>
              <w:instrText xml:space="preserve"> PAGEREF _Toc375561331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2" w:history="1">
            <w:r w:rsidRPr="0059501A">
              <w:rPr>
                <w:rStyle w:val="Hyperlink"/>
                <w:noProof/>
                <w:lang w:val="en-US"/>
              </w:rPr>
              <w:t>7.3.1.25</w:t>
            </w:r>
            <w:r>
              <w:rPr>
                <w:rFonts w:eastAsiaTheme="minorEastAsia" w:cstheme="minorBidi"/>
                <w:noProof/>
                <w:sz w:val="22"/>
                <w:szCs w:val="22"/>
                <w:lang w:val="nl-NL" w:eastAsia="nl-NL"/>
              </w:rPr>
              <w:tab/>
            </w:r>
            <w:r w:rsidRPr="0059501A">
              <w:rPr>
                <w:rStyle w:val="Hyperlink"/>
                <w:noProof/>
                <w:lang w:val="en-US"/>
              </w:rPr>
              <w:t>Set (Request)</w:t>
            </w:r>
            <w:r>
              <w:rPr>
                <w:noProof/>
                <w:webHidden/>
              </w:rPr>
              <w:tab/>
            </w:r>
            <w:r>
              <w:rPr>
                <w:noProof/>
                <w:webHidden/>
              </w:rPr>
              <w:fldChar w:fldCharType="begin"/>
            </w:r>
            <w:r>
              <w:rPr>
                <w:noProof/>
                <w:webHidden/>
              </w:rPr>
              <w:instrText xml:space="preserve"> PAGEREF _Toc375561332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3" w:history="1">
            <w:r w:rsidRPr="0059501A">
              <w:rPr>
                <w:rStyle w:val="Hyperlink"/>
                <w:noProof/>
                <w:lang w:val="en-US"/>
              </w:rPr>
              <w:t>7.3.1.26</w:t>
            </w:r>
            <w:r>
              <w:rPr>
                <w:rFonts w:eastAsiaTheme="minorEastAsia" w:cstheme="minorBidi"/>
                <w:noProof/>
                <w:sz w:val="22"/>
                <w:szCs w:val="22"/>
                <w:lang w:val="nl-NL" w:eastAsia="nl-NL"/>
              </w:rPr>
              <w:tab/>
            </w:r>
            <w:r w:rsidRPr="0059501A">
              <w:rPr>
                <w:rStyle w:val="Hyperlink"/>
                <w:noProof/>
                <w:lang w:val="en-US"/>
              </w:rPr>
              <w:t>Standard</w:t>
            </w:r>
            <w:r>
              <w:rPr>
                <w:noProof/>
                <w:webHidden/>
              </w:rPr>
              <w:tab/>
            </w:r>
            <w:r>
              <w:rPr>
                <w:noProof/>
                <w:webHidden/>
              </w:rPr>
              <w:fldChar w:fldCharType="begin"/>
            </w:r>
            <w:r>
              <w:rPr>
                <w:noProof/>
                <w:webHidden/>
              </w:rPr>
              <w:instrText xml:space="preserve"> PAGEREF _Toc375561333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4" w:history="1">
            <w:r w:rsidRPr="0059501A">
              <w:rPr>
                <w:rStyle w:val="Hyperlink"/>
                <w:noProof/>
                <w:lang w:val="en-US"/>
              </w:rPr>
              <w:t>7.3.1.27</w:t>
            </w:r>
            <w:r>
              <w:rPr>
                <w:rFonts w:eastAsiaTheme="minorEastAsia" w:cstheme="minorBidi"/>
                <w:noProof/>
                <w:sz w:val="22"/>
                <w:szCs w:val="22"/>
                <w:lang w:val="nl-NL" w:eastAsia="nl-NL"/>
              </w:rPr>
              <w:tab/>
            </w:r>
            <w:r w:rsidRPr="0059501A">
              <w:rPr>
                <w:rStyle w:val="Hyperlink"/>
                <w:noProof/>
                <w:lang w:val="en-US"/>
              </w:rPr>
              <w:t>Standby</w:t>
            </w:r>
            <w:r>
              <w:rPr>
                <w:noProof/>
                <w:webHidden/>
              </w:rPr>
              <w:tab/>
            </w:r>
            <w:r>
              <w:rPr>
                <w:noProof/>
                <w:webHidden/>
              </w:rPr>
              <w:fldChar w:fldCharType="begin"/>
            </w:r>
            <w:r>
              <w:rPr>
                <w:noProof/>
                <w:webHidden/>
              </w:rPr>
              <w:instrText xml:space="preserve"> PAGEREF _Toc375561334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5" w:history="1">
            <w:r w:rsidRPr="0059501A">
              <w:rPr>
                <w:rStyle w:val="Hyperlink"/>
                <w:noProof/>
                <w:lang w:val="en-US"/>
              </w:rPr>
              <w:t>7.3.1.28</w:t>
            </w:r>
            <w:r>
              <w:rPr>
                <w:rFonts w:eastAsiaTheme="minorEastAsia" w:cstheme="minorBidi"/>
                <w:noProof/>
                <w:sz w:val="22"/>
                <w:szCs w:val="22"/>
                <w:lang w:val="nl-NL" w:eastAsia="nl-NL"/>
              </w:rPr>
              <w:tab/>
            </w:r>
            <w:r w:rsidRPr="0059501A">
              <w:rPr>
                <w:rStyle w:val="Hyperlink"/>
                <w:noProof/>
                <w:lang w:val="en-US"/>
              </w:rPr>
              <w:t>Status</w:t>
            </w:r>
            <w:r>
              <w:rPr>
                <w:noProof/>
                <w:webHidden/>
              </w:rPr>
              <w:tab/>
            </w:r>
            <w:r>
              <w:rPr>
                <w:noProof/>
                <w:webHidden/>
              </w:rPr>
              <w:fldChar w:fldCharType="begin"/>
            </w:r>
            <w:r>
              <w:rPr>
                <w:noProof/>
                <w:webHidden/>
              </w:rPr>
              <w:instrText xml:space="preserve"> PAGEREF _Toc375561335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6" w:history="1">
            <w:r w:rsidRPr="0059501A">
              <w:rPr>
                <w:rStyle w:val="Hyperlink"/>
                <w:noProof/>
                <w:lang w:val="en-US"/>
              </w:rPr>
              <w:t>7.3.1.29</w:t>
            </w:r>
            <w:r>
              <w:rPr>
                <w:rFonts w:eastAsiaTheme="minorEastAsia" w:cstheme="minorBidi"/>
                <w:noProof/>
                <w:sz w:val="22"/>
                <w:szCs w:val="22"/>
                <w:lang w:val="nl-NL" w:eastAsia="nl-NL"/>
              </w:rPr>
              <w:tab/>
            </w:r>
            <w:r w:rsidRPr="0059501A">
              <w:rPr>
                <w:rStyle w:val="Hyperlink"/>
                <w:noProof/>
                <w:lang w:val="en-US"/>
              </w:rPr>
              <w:t>Switch</w:t>
            </w:r>
            <w:r>
              <w:rPr>
                <w:noProof/>
                <w:webHidden/>
              </w:rPr>
              <w:tab/>
            </w:r>
            <w:r>
              <w:rPr>
                <w:noProof/>
                <w:webHidden/>
              </w:rPr>
              <w:fldChar w:fldCharType="begin"/>
            </w:r>
            <w:r>
              <w:rPr>
                <w:noProof/>
                <w:webHidden/>
              </w:rPr>
              <w:instrText xml:space="preserve"> PAGEREF _Toc375561336 \h </w:instrText>
            </w:r>
            <w:r>
              <w:rPr>
                <w:noProof/>
                <w:webHidden/>
              </w:rPr>
            </w:r>
            <w:r>
              <w:rPr>
                <w:noProof/>
                <w:webHidden/>
              </w:rPr>
              <w:fldChar w:fldCharType="separate"/>
            </w:r>
            <w:r>
              <w:rPr>
                <w:noProof/>
                <w:webHidden/>
              </w:rPr>
              <w:t>68</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7" w:history="1">
            <w:r w:rsidRPr="0059501A">
              <w:rPr>
                <w:rStyle w:val="Hyperlink"/>
                <w:noProof/>
                <w:lang w:val="en-US"/>
              </w:rPr>
              <w:t>7.3.1.30</w:t>
            </w:r>
            <w:r>
              <w:rPr>
                <w:rFonts w:eastAsiaTheme="minorEastAsia" w:cstheme="minorBidi"/>
                <w:noProof/>
                <w:sz w:val="22"/>
                <w:szCs w:val="22"/>
                <w:lang w:val="nl-NL" w:eastAsia="nl-NL"/>
              </w:rPr>
              <w:tab/>
            </w:r>
            <w:r w:rsidRPr="0059501A">
              <w:rPr>
                <w:rStyle w:val="Hyperlink"/>
                <w:noProof/>
                <w:lang w:val="en-US"/>
              </w:rPr>
              <w:t>Timeout</w:t>
            </w:r>
            <w:r>
              <w:rPr>
                <w:noProof/>
                <w:webHidden/>
              </w:rPr>
              <w:tab/>
            </w:r>
            <w:r>
              <w:rPr>
                <w:noProof/>
                <w:webHidden/>
              </w:rPr>
              <w:fldChar w:fldCharType="begin"/>
            </w:r>
            <w:r>
              <w:rPr>
                <w:noProof/>
                <w:webHidden/>
              </w:rPr>
              <w:instrText xml:space="preserve"> PAGEREF _Toc375561337 \h </w:instrText>
            </w:r>
            <w:r>
              <w:rPr>
                <w:noProof/>
                <w:webHidden/>
              </w:rPr>
            </w:r>
            <w:r>
              <w:rPr>
                <w:noProof/>
                <w:webHidden/>
              </w:rPr>
              <w:fldChar w:fldCharType="separate"/>
            </w:r>
            <w:r>
              <w:rPr>
                <w:noProof/>
                <w:webHidden/>
              </w:rPr>
              <w:t>69</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8" w:history="1">
            <w:r w:rsidRPr="0059501A">
              <w:rPr>
                <w:rStyle w:val="Hyperlink"/>
                <w:noProof/>
                <w:lang w:val="en-US"/>
              </w:rPr>
              <w:t>7.3.1.31</w:t>
            </w:r>
            <w:r>
              <w:rPr>
                <w:rFonts w:eastAsiaTheme="minorEastAsia" w:cstheme="minorBidi"/>
                <w:noProof/>
                <w:sz w:val="22"/>
                <w:szCs w:val="22"/>
                <w:lang w:val="nl-NL" w:eastAsia="nl-NL"/>
              </w:rPr>
              <w:tab/>
            </w:r>
            <w:r w:rsidRPr="0059501A">
              <w:rPr>
                <w:rStyle w:val="Hyperlink"/>
                <w:noProof/>
                <w:lang w:val="en-US"/>
              </w:rPr>
              <w:t>Too High</w:t>
            </w:r>
            <w:r>
              <w:rPr>
                <w:noProof/>
                <w:webHidden/>
              </w:rPr>
              <w:tab/>
            </w:r>
            <w:r>
              <w:rPr>
                <w:noProof/>
                <w:webHidden/>
              </w:rPr>
              <w:fldChar w:fldCharType="begin"/>
            </w:r>
            <w:r>
              <w:rPr>
                <w:noProof/>
                <w:webHidden/>
              </w:rPr>
              <w:instrText xml:space="preserve"> PAGEREF _Toc375561338 \h </w:instrText>
            </w:r>
            <w:r>
              <w:rPr>
                <w:noProof/>
                <w:webHidden/>
              </w:rPr>
            </w:r>
            <w:r>
              <w:rPr>
                <w:noProof/>
                <w:webHidden/>
              </w:rPr>
              <w:fldChar w:fldCharType="separate"/>
            </w:r>
            <w:r>
              <w:rPr>
                <w:noProof/>
                <w:webHidden/>
              </w:rPr>
              <w:t>69</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39" w:history="1">
            <w:r w:rsidRPr="0059501A">
              <w:rPr>
                <w:rStyle w:val="Hyperlink"/>
                <w:noProof/>
                <w:lang w:val="en-US"/>
              </w:rPr>
              <w:t>7.3.1.32</w:t>
            </w:r>
            <w:r>
              <w:rPr>
                <w:rFonts w:eastAsiaTheme="minorEastAsia" w:cstheme="minorBidi"/>
                <w:noProof/>
                <w:sz w:val="22"/>
                <w:szCs w:val="22"/>
                <w:lang w:val="nl-NL" w:eastAsia="nl-NL"/>
              </w:rPr>
              <w:tab/>
            </w:r>
            <w:r w:rsidRPr="0059501A">
              <w:rPr>
                <w:rStyle w:val="Hyperlink"/>
                <w:noProof/>
                <w:lang w:val="en-US"/>
              </w:rPr>
              <w:t>Too High Level</w:t>
            </w:r>
            <w:r>
              <w:rPr>
                <w:noProof/>
                <w:webHidden/>
              </w:rPr>
              <w:tab/>
            </w:r>
            <w:r>
              <w:rPr>
                <w:noProof/>
                <w:webHidden/>
              </w:rPr>
              <w:fldChar w:fldCharType="begin"/>
            </w:r>
            <w:r>
              <w:rPr>
                <w:noProof/>
                <w:webHidden/>
              </w:rPr>
              <w:instrText xml:space="preserve"> PAGEREF _Toc375561339 \h </w:instrText>
            </w:r>
            <w:r>
              <w:rPr>
                <w:noProof/>
                <w:webHidden/>
              </w:rPr>
            </w:r>
            <w:r>
              <w:rPr>
                <w:noProof/>
                <w:webHidden/>
              </w:rPr>
              <w:fldChar w:fldCharType="separate"/>
            </w:r>
            <w:r>
              <w:rPr>
                <w:noProof/>
                <w:webHidden/>
              </w:rPr>
              <w:t>69</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40" w:history="1">
            <w:r w:rsidRPr="0059501A">
              <w:rPr>
                <w:rStyle w:val="Hyperlink"/>
                <w:noProof/>
                <w:lang w:val="en-US"/>
              </w:rPr>
              <w:t>7.3.1.33</w:t>
            </w:r>
            <w:r>
              <w:rPr>
                <w:rFonts w:eastAsiaTheme="minorEastAsia" w:cstheme="minorBidi"/>
                <w:noProof/>
                <w:sz w:val="22"/>
                <w:szCs w:val="22"/>
                <w:lang w:val="nl-NL" w:eastAsia="nl-NL"/>
              </w:rPr>
              <w:tab/>
            </w:r>
            <w:r w:rsidRPr="0059501A">
              <w:rPr>
                <w:rStyle w:val="Hyperlink"/>
                <w:noProof/>
                <w:lang w:val="en-US"/>
              </w:rPr>
              <w:t>Too Low</w:t>
            </w:r>
            <w:r>
              <w:rPr>
                <w:noProof/>
                <w:webHidden/>
              </w:rPr>
              <w:tab/>
            </w:r>
            <w:r>
              <w:rPr>
                <w:noProof/>
                <w:webHidden/>
              </w:rPr>
              <w:fldChar w:fldCharType="begin"/>
            </w:r>
            <w:r>
              <w:rPr>
                <w:noProof/>
                <w:webHidden/>
              </w:rPr>
              <w:instrText xml:space="preserve"> PAGEREF _Toc375561340 \h </w:instrText>
            </w:r>
            <w:r>
              <w:rPr>
                <w:noProof/>
                <w:webHidden/>
              </w:rPr>
            </w:r>
            <w:r>
              <w:rPr>
                <w:noProof/>
                <w:webHidden/>
              </w:rPr>
              <w:fldChar w:fldCharType="separate"/>
            </w:r>
            <w:r>
              <w:rPr>
                <w:noProof/>
                <w:webHidden/>
              </w:rPr>
              <w:t>69</w:t>
            </w:r>
            <w:r>
              <w:rPr>
                <w:noProof/>
                <w:webHidden/>
              </w:rPr>
              <w:fldChar w:fldCharType="end"/>
            </w:r>
          </w:hyperlink>
        </w:p>
        <w:p w:rsidR="00C91965" w:rsidRDefault="00C91965">
          <w:pPr>
            <w:pStyle w:val="Inhopg4"/>
            <w:tabs>
              <w:tab w:val="left" w:pos="1600"/>
              <w:tab w:val="right" w:leader="dot" w:pos="9062"/>
            </w:tabs>
            <w:rPr>
              <w:rFonts w:eastAsiaTheme="minorEastAsia" w:cstheme="minorBidi"/>
              <w:noProof/>
              <w:sz w:val="22"/>
              <w:szCs w:val="22"/>
              <w:lang w:val="nl-NL" w:eastAsia="nl-NL"/>
            </w:rPr>
          </w:pPr>
          <w:hyperlink w:anchor="_Toc375561341" w:history="1">
            <w:r w:rsidRPr="0059501A">
              <w:rPr>
                <w:rStyle w:val="Hyperlink"/>
                <w:noProof/>
                <w:lang w:val="en-US"/>
              </w:rPr>
              <w:t>7.3.1.34</w:t>
            </w:r>
            <w:r>
              <w:rPr>
                <w:rFonts w:eastAsiaTheme="minorEastAsia" w:cstheme="minorBidi"/>
                <w:noProof/>
                <w:sz w:val="22"/>
                <w:szCs w:val="22"/>
                <w:lang w:val="nl-NL" w:eastAsia="nl-NL"/>
              </w:rPr>
              <w:tab/>
            </w:r>
            <w:r w:rsidRPr="0059501A">
              <w:rPr>
                <w:rStyle w:val="Hyperlink"/>
                <w:noProof/>
                <w:lang w:val="en-US"/>
              </w:rPr>
              <w:t>Too Low Level</w:t>
            </w:r>
            <w:r>
              <w:rPr>
                <w:noProof/>
                <w:webHidden/>
              </w:rPr>
              <w:tab/>
            </w:r>
            <w:r>
              <w:rPr>
                <w:noProof/>
                <w:webHidden/>
              </w:rPr>
              <w:fldChar w:fldCharType="begin"/>
            </w:r>
            <w:r>
              <w:rPr>
                <w:noProof/>
                <w:webHidden/>
              </w:rPr>
              <w:instrText xml:space="preserve"> PAGEREF _Toc375561341 \h </w:instrText>
            </w:r>
            <w:r>
              <w:rPr>
                <w:noProof/>
                <w:webHidden/>
              </w:rPr>
            </w:r>
            <w:r>
              <w:rPr>
                <w:noProof/>
                <w:webHidden/>
              </w:rPr>
              <w:fldChar w:fldCharType="separate"/>
            </w:r>
            <w:r>
              <w:rPr>
                <w:noProof/>
                <w:webHidden/>
              </w:rPr>
              <w:t>69</w:t>
            </w:r>
            <w:r>
              <w:rPr>
                <w:noProof/>
                <w:webHidden/>
              </w:rPr>
              <w:fldChar w:fldCharType="end"/>
            </w:r>
          </w:hyperlink>
        </w:p>
        <w:p w:rsidR="00C91965" w:rsidRDefault="00C91965">
          <w:pPr>
            <w:pStyle w:val="Inhopg2"/>
            <w:tabs>
              <w:tab w:val="left" w:pos="800"/>
              <w:tab w:val="right" w:leader="dot" w:pos="9062"/>
            </w:tabs>
            <w:rPr>
              <w:rFonts w:eastAsiaTheme="minorEastAsia" w:cstheme="minorBidi"/>
              <w:smallCaps w:val="0"/>
              <w:noProof/>
              <w:szCs w:val="22"/>
              <w:lang w:val="nl-NL" w:eastAsia="nl-NL"/>
            </w:rPr>
          </w:pPr>
          <w:hyperlink w:anchor="_Toc375561342" w:history="1">
            <w:r w:rsidRPr="0059501A">
              <w:rPr>
                <w:rStyle w:val="Hyperlink"/>
                <w:noProof/>
              </w:rPr>
              <w:t>7.4</w:t>
            </w:r>
            <w:r>
              <w:rPr>
                <w:rFonts w:eastAsiaTheme="minorEastAsia" w:cstheme="minorBidi"/>
                <w:smallCaps w:val="0"/>
                <w:noProof/>
                <w:szCs w:val="22"/>
                <w:lang w:val="nl-NL" w:eastAsia="nl-NL"/>
              </w:rPr>
              <w:tab/>
            </w:r>
            <w:r w:rsidRPr="0059501A">
              <w:rPr>
                <w:rStyle w:val="Hyperlink"/>
                <w:noProof/>
                <w:lang w:val="en-US"/>
              </w:rPr>
              <w:t>Wago Device Manager</w:t>
            </w:r>
            <w:r>
              <w:rPr>
                <w:noProof/>
                <w:webHidden/>
              </w:rPr>
              <w:tab/>
            </w:r>
            <w:r>
              <w:rPr>
                <w:noProof/>
                <w:webHidden/>
              </w:rPr>
              <w:fldChar w:fldCharType="begin"/>
            </w:r>
            <w:r>
              <w:rPr>
                <w:noProof/>
                <w:webHidden/>
              </w:rPr>
              <w:instrText xml:space="preserve"> PAGEREF _Toc375561342 \h </w:instrText>
            </w:r>
            <w:r>
              <w:rPr>
                <w:noProof/>
                <w:webHidden/>
              </w:rPr>
            </w:r>
            <w:r>
              <w:rPr>
                <w:noProof/>
                <w:webHidden/>
              </w:rPr>
              <w:fldChar w:fldCharType="separate"/>
            </w:r>
            <w:r>
              <w:rPr>
                <w:noProof/>
                <w:webHidden/>
              </w:rPr>
              <w:t>70</w:t>
            </w:r>
            <w:r>
              <w:rPr>
                <w:noProof/>
                <w:webHidden/>
              </w:rPr>
              <w:fldChar w:fldCharType="end"/>
            </w:r>
          </w:hyperlink>
        </w:p>
        <w:p w:rsidR="00944ABB" w:rsidRDefault="00081DDD">
          <w:pPr>
            <w:rPr>
              <w:lang w:val="nl-NL"/>
            </w:rPr>
          </w:pPr>
          <w:r>
            <w:rPr>
              <w:rFonts w:asciiTheme="minorHAnsi" w:hAnsiTheme="minorHAnsi" w:cstheme="minorHAnsi"/>
              <w:lang w:val="nl-NL"/>
            </w:rPr>
            <w:fldChar w:fldCharType="end"/>
          </w:r>
        </w:p>
      </w:sdtContent>
    </w:sdt>
    <w:p w:rsidR="00A95C51" w:rsidRDefault="00A95C51">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9F4372" w:rsidRPr="001B380B" w:rsidRDefault="009F4372" w:rsidP="009F4372">
      <w:pPr>
        <w:pStyle w:val="Inhopg1"/>
        <w:rPr>
          <w:bCs w:val="0"/>
          <w:sz w:val="32"/>
        </w:rPr>
      </w:pPr>
      <w:r w:rsidRPr="001B380B">
        <w:rPr>
          <w:sz w:val="32"/>
        </w:rPr>
        <w:t>Figures</w:t>
      </w:r>
    </w:p>
    <w:p w:rsidR="00C91965" w:rsidRPr="00C91965" w:rsidRDefault="009F4372">
      <w:pPr>
        <w:pStyle w:val="Lijstmetafbeeldingen"/>
        <w:rPr>
          <w:rFonts w:asciiTheme="minorHAnsi" w:eastAsiaTheme="minorEastAsia" w:hAnsiTheme="minorHAnsi" w:cstheme="minorBidi"/>
          <w:sz w:val="22"/>
          <w:szCs w:val="22"/>
          <w:lang w:eastAsia="nl-NL"/>
        </w:rPr>
      </w:pPr>
      <w:r>
        <w:fldChar w:fldCharType="begin"/>
      </w:r>
      <w:r>
        <w:instrText xml:space="preserve"> TOC \c "Figure" </w:instrText>
      </w:r>
      <w:r>
        <w:fldChar w:fldCharType="separate"/>
      </w:r>
      <w:r w:rsidR="00C91965">
        <w:t>Figure 1</w:t>
      </w:r>
      <w:r w:rsidR="00C91965">
        <w:noBreakHyphen/>
        <w:t>1: AMCS block diagram</w:t>
      </w:r>
      <w:r w:rsidR="00C91965">
        <w:tab/>
      </w:r>
      <w:r w:rsidR="00C91965">
        <w:fldChar w:fldCharType="begin"/>
      </w:r>
      <w:r w:rsidR="00C91965">
        <w:instrText xml:space="preserve"> PAGEREF _Toc375561343 \h </w:instrText>
      </w:r>
      <w:r w:rsidR="00C91965">
        <w:fldChar w:fldCharType="separate"/>
      </w:r>
      <w:r w:rsidR="00C91965">
        <w:t>11</w:t>
      </w:r>
      <w:r w:rsidR="00C91965">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1</w:t>
      </w:r>
      <w:r>
        <w:noBreakHyphen/>
        <w:t>2: Field Data Package</w:t>
      </w:r>
      <w:r>
        <w:tab/>
      </w:r>
      <w:r>
        <w:fldChar w:fldCharType="begin"/>
      </w:r>
      <w:r>
        <w:instrText xml:space="preserve"> PAGEREF _Toc375561344 \h </w:instrText>
      </w:r>
      <w:r>
        <w:fldChar w:fldCharType="separate"/>
      </w:r>
      <w:r>
        <w:t>12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2</w:t>
      </w:r>
      <w:r>
        <w:noBreakHyphen/>
        <w:t>1: topology 1</w:t>
      </w:r>
      <w:r>
        <w:tab/>
      </w:r>
      <w:r>
        <w:fldChar w:fldCharType="begin"/>
      </w:r>
      <w:r>
        <w:instrText xml:space="preserve"> PAGEREF _Toc375561345 \h </w:instrText>
      </w:r>
      <w:r>
        <w:fldChar w:fldCharType="separate"/>
      </w:r>
      <w:r>
        <w:t>14</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2</w:t>
      </w:r>
      <w:r>
        <w:noBreakHyphen/>
        <w:t>2: topology 2</w:t>
      </w:r>
      <w:r>
        <w:tab/>
      </w:r>
      <w:r>
        <w:fldChar w:fldCharType="begin"/>
      </w:r>
      <w:r>
        <w:instrText xml:space="preserve"> PAGEREF _Toc375561346 \h </w:instrText>
      </w:r>
      <w:r>
        <w:fldChar w:fldCharType="separate"/>
      </w:r>
      <w:r>
        <w:t>15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2</w:t>
      </w:r>
      <w:r>
        <w:noBreakHyphen/>
        <w:t>3: topology 3</w:t>
      </w:r>
      <w:r>
        <w:tab/>
      </w:r>
      <w:r>
        <w:fldChar w:fldCharType="begin"/>
      </w:r>
      <w:r>
        <w:instrText xml:space="preserve"> PAGEREF _Toc375561347 \h </w:instrText>
      </w:r>
      <w:r>
        <w:fldChar w:fldCharType="separate"/>
      </w:r>
      <w:r>
        <w:t>16</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2</w:t>
      </w:r>
      <w:r>
        <w:noBreakHyphen/>
        <w:t>4: topology drawing</w:t>
      </w:r>
      <w:r>
        <w:tab/>
      </w:r>
      <w:r>
        <w:fldChar w:fldCharType="begin"/>
      </w:r>
      <w:r>
        <w:instrText xml:space="preserve"> PAGEREF _Toc375561348 \h </w:instrText>
      </w:r>
      <w:r>
        <w:fldChar w:fldCharType="separate"/>
      </w:r>
      <w:r>
        <w:t>17</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3</w:t>
      </w:r>
      <w:r>
        <w:noBreakHyphen/>
        <w:t>1: System layout</w:t>
      </w:r>
      <w:r>
        <w:tab/>
      </w:r>
      <w:r>
        <w:fldChar w:fldCharType="begin"/>
      </w:r>
      <w:r>
        <w:instrText xml:space="preserve"> PAGEREF _Toc375561349 \h </w:instrText>
      </w:r>
      <w:r>
        <w:fldChar w:fldCharType="separate"/>
      </w:r>
      <w:r>
        <w:t>18</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4</w:t>
      </w:r>
      <w:r>
        <w:noBreakHyphen/>
        <w:t>1: Overview (MOXA)</w:t>
      </w:r>
      <w:r>
        <w:tab/>
      </w:r>
      <w:r>
        <w:fldChar w:fldCharType="begin"/>
      </w:r>
      <w:r>
        <w:instrText xml:space="preserve"> PAGEREF _Toc375561350 \h </w:instrText>
      </w:r>
      <w:r>
        <w:fldChar w:fldCharType="separate"/>
      </w:r>
      <w:r>
        <w:t>19</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4</w:t>
      </w:r>
      <w:r>
        <w:noBreakHyphen/>
        <w:t>2: Pin assignment</w:t>
      </w:r>
      <w:r>
        <w:tab/>
      </w:r>
      <w:r>
        <w:fldChar w:fldCharType="begin"/>
      </w:r>
      <w:r>
        <w:instrText xml:space="preserve"> PAGEREF _Toc375561351 \h </w:instrText>
      </w:r>
      <w:r>
        <w:fldChar w:fldCharType="separate"/>
      </w:r>
      <w:r>
        <w:t>20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 FT NavVision®  taskbar</w:t>
      </w:r>
      <w:r>
        <w:tab/>
      </w:r>
      <w:r>
        <w:fldChar w:fldCharType="begin"/>
      </w:r>
      <w:r>
        <w:instrText xml:space="preserve"> PAGEREF _Toc375561352 \h </w:instrText>
      </w:r>
      <w:r>
        <w:fldChar w:fldCharType="separate"/>
      </w:r>
      <w:r>
        <w:t>21</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 Users</w:t>
      </w:r>
      <w:r>
        <w:tab/>
      </w:r>
      <w:r>
        <w:fldChar w:fldCharType="begin"/>
      </w:r>
      <w:r>
        <w:instrText xml:space="preserve"> PAGEREF _Toc375561353 \h </w:instrText>
      </w:r>
      <w:r>
        <w:fldChar w:fldCharType="separate"/>
      </w:r>
      <w:r>
        <w:t>22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3: Rights</w:t>
      </w:r>
      <w:r>
        <w:tab/>
      </w:r>
      <w:r>
        <w:fldChar w:fldCharType="begin"/>
      </w:r>
      <w:r>
        <w:instrText xml:space="preserve"> PAGEREF _Toc375561354 \h </w:instrText>
      </w:r>
      <w:r>
        <w:fldChar w:fldCharType="separate"/>
      </w:r>
      <w:r>
        <w:t>23</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4: Add / Remove</w:t>
      </w:r>
      <w:r>
        <w:tab/>
      </w:r>
      <w:r>
        <w:fldChar w:fldCharType="begin"/>
      </w:r>
      <w:r>
        <w:instrText xml:space="preserve"> PAGEREF _Toc375561355 \h </w:instrText>
      </w:r>
      <w:r>
        <w:fldChar w:fldCharType="separate"/>
      </w:r>
      <w:r>
        <w:t>24</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5: Field settings</w:t>
      </w:r>
      <w:r>
        <w:tab/>
      </w:r>
      <w:r>
        <w:fldChar w:fldCharType="begin"/>
      </w:r>
      <w:r>
        <w:instrText xml:space="preserve"> PAGEREF _Toc375561356 \h </w:instrText>
      </w:r>
      <w:r>
        <w:fldChar w:fldCharType="separate"/>
      </w:r>
      <w:r>
        <w:t>25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6: Alarm settings</w:t>
      </w:r>
      <w:r>
        <w:tab/>
      </w:r>
      <w:r>
        <w:fldChar w:fldCharType="begin"/>
      </w:r>
      <w:r>
        <w:instrText xml:space="preserve"> PAGEREF _Toc375561357 \h </w:instrText>
      </w:r>
      <w:r>
        <w:fldChar w:fldCharType="separate"/>
      </w:r>
      <w:r>
        <w:t>26</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7: Alarm example</w:t>
      </w:r>
      <w:r>
        <w:tab/>
      </w:r>
      <w:r>
        <w:fldChar w:fldCharType="begin"/>
      </w:r>
      <w:r>
        <w:instrText xml:space="preserve"> PAGEREF _Toc375561358 \h </w:instrText>
      </w:r>
      <w:r>
        <w:fldChar w:fldCharType="separate"/>
      </w:r>
      <w:r>
        <w:t>27</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8: Inhibit Properties</w:t>
      </w:r>
      <w:r>
        <w:tab/>
      </w:r>
      <w:r>
        <w:fldChar w:fldCharType="begin"/>
      </w:r>
      <w:r>
        <w:instrText xml:space="preserve"> PAGEREF _Toc375561359 \h </w:instrText>
      </w:r>
      <w:r>
        <w:fldChar w:fldCharType="separate"/>
      </w:r>
      <w:r>
        <w:t>27</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9: Inhibit When</w:t>
      </w:r>
      <w:r>
        <w:tab/>
      </w:r>
      <w:r>
        <w:fldChar w:fldCharType="begin"/>
      </w:r>
      <w:r>
        <w:instrText xml:space="preserve"> PAGEREF _Toc375561360 \h </w:instrText>
      </w:r>
      <w:r>
        <w:fldChar w:fldCharType="separate"/>
      </w:r>
      <w:r>
        <w:t>28</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10: Inhibit When 2</w:t>
      </w:r>
      <w:r>
        <w:tab/>
      </w:r>
      <w:r>
        <w:fldChar w:fldCharType="begin"/>
      </w:r>
      <w:r>
        <w:instrText xml:space="preserve"> PAGEREF _Toc375561361 \h </w:instrText>
      </w:r>
      <w:r>
        <w:fldChar w:fldCharType="separate"/>
      </w:r>
      <w:r>
        <w:t>28</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11: Min/Max settings</w:t>
      </w:r>
      <w:r>
        <w:tab/>
      </w:r>
      <w:r>
        <w:fldChar w:fldCharType="begin"/>
      </w:r>
      <w:r>
        <w:instrText xml:space="preserve"> PAGEREF _Toc375561362 \h </w:instrText>
      </w:r>
      <w:r>
        <w:fldChar w:fldCharType="separate"/>
      </w:r>
      <w:r>
        <w:t>29</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12: Engine 1 oil pressure indicator (0 - 30 bar)</w:t>
      </w:r>
      <w:r>
        <w:tab/>
      </w:r>
      <w:r>
        <w:fldChar w:fldCharType="begin"/>
      </w:r>
      <w:r>
        <w:instrText xml:space="preserve"> PAGEREF _Toc375561363 \h </w:instrText>
      </w:r>
      <w:r>
        <w:fldChar w:fldCharType="separate"/>
      </w:r>
      <w:r>
        <w:t>29</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13: Instrument pointers</w:t>
      </w:r>
      <w:r>
        <w:tab/>
      </w:r>
      <w:r>
        <w:fldChar w:fldCharType="begin"/>
      </w:r>
      <w:r>
        <w:instrText xml:space="preserve"> PAGEREF _Toc375561364 \h </w:instrText>
      </w:r>
      <w:r>
        <w:fldChar w:fldCharType="separate"/>
      </w:r>
      <w:r>
        <w:t>30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14: setpoints</w:t>
      </w:r>
      <w:r>
        <w:tab/>
      </w:r>
      <w:r>
        <w:fldChar w:fldCharType="begin"/>
      </w:r>
      <w:r>
        <w:instrText xml:space="preserve"> PAGEREF _Toc375561365 \h </w:instrText>
      </w:r>
      <w:r>
        <w:fldChar w:fldCharType="separate"/>
      </w:r>
      <w:r>
        <w:t>30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15: Setpoint delays</w:t>
      </w:r>
      <w:r>
        <w:tab/>
      </w:r>
      <w:r>
        <w:fldChar w:fldCharType="begin"/>
      </w:r>
      <w:r>
        <w:instrText xml:space="preserve"> PAGEREF _Toc375561366 \h </w:instrText>
      </w:r>
      <w:r>
        <w:fldChar w:fldCharType="separate"/>
      </w:r>
      <w:r>
        <w:t>31</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16: Default unit</w:t>
      </w:r>
      <w:r>
        <w:tab/>
      </w:r>
      <w:r>
        <w:fldChar w:fldCharType="begin"/>
      </w:r>
      <w:r>
        <w:instrText xml:space="preserve"> PAGEREF _Toc375561367 \h </w:instrText>
      </w:r>
      <w:r>
        <w:fldChar w:fldCharType="separate"/>
      </w:r>
      <w:r>
        <w:t>31</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17: Tune table</w:t>
      </w:r>
      <w:r>
        <w:tab/>
      </w:r>
      <w:r>
        <w:fldChar w:fldCharType="begin"/>
      </w:r>
      <w:r>
        <w:instrText xml:space="preserve"> PAGEREF _Toc375561368 \h </w:instrText>
      </w:r>
      <w:r>
        <w:fldChar w:fldCharType="separate"/>
      </w:r>
      <w:r>
        <w:t>32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18: Sender box</w:t>
      </w:r>
      <w:r>
        <w:tab/>
      </w:r>
      <w:r>
        <w:fldChar w:fldCharType="begin"/>
      </w:r>
      <w:r>
        <w:instrText xml:space="preserve"> PAGEREF _Toc375561369 \h </w:instrText>
      </w:r>
      <w:r>
        <w:fldChar w:fldCharType="separate"/>
      </w:r>
      <w:r>
        <w:t>33</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19: Comment</w:t>
      </w:r>
      <w:r>
        <w:tab/>
      </w:r>
      <w:r>
        <w:fldChar w:fldCharType="begin"/>
      </w:r>
      <w:r>
        <w:instrText xml:space="preserve"> PAGEREF _Toc375561370 \h </w:instrText>
      </w:r>
      <w:r>
        <w:fldChar w:fldCharType="separate"/>
      </w:r>
      <w:r>
        <w:t>34</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20: Autoswitch</w:t>
      </w:r>
      <w:r>
        <w:tab/>
      </w:r>
      <w:r>
        <w:fldChar w:fldCharType="begin"/>
      </w:r>
      <w:r>
        <w:instrText xml:space="preserve"> PAGEREF _Toc375561371 \h </w:instrText>
      </w:r>
      <w:r>
        <w:fldChar w:fldCharType="separate"/>
      </w:r>
      <w:r>
        <w:t>35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21: Auto Switch Conditions</w:t>
      </w:r>
      <w:r>
        <w:tab/>
      </w:r>
      <w:r>
        <w:fldChar w:fldCharType="begin"/>
      </w:r>
      <w:r>
        <w:instrText xml:space="preserve"> PAGEREF _Toc375561372 \h </w:instrText>
      </w:r>
      <w:r>
        <w:fldChar w:fldCharType="separate"/>
      </w:r>
      <w:r>
        <w:t>35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22: Auto Switch condition</w:t>
      </w:r>
      <w:r>
        <w:tab/>
      </w:r>
      <w:r>
        <w:fldChar w:fldCharType="begin"/>
      </w:r>
      <w:r>
        <w:instrText xml:space="preserve"> PAGEREF _Toc375561373 \h </w:instrText>
      </w:r>
      <w:r>
        <w:fldChar w:fldCharType="separate"/>
      </w:r>
      <w:r>
        <w:t>36</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23: Logging</w:t>
      </w:r>
      <w:r>
        <w:tab/>
      </w:r>
      <w:r>
        <w:fldChar w:fldCharType="begin"/>
      </w:r>
      <w:r>
        <w:instrText xml:space="preserve"> PAGEREF _Toc375561374 \h </w:instrText>
      </w:r>
      <w:r>
        <w:fldChar w:fldCharType="separate"/>
      </w:r>
      <w:r>
        <w:t>36</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24: Alarm stations</w:t>
      </w:r>
      <w:r>
        <w:tab/>
      </w:r>
      <w:r>
        <w:fldChar w:fldCharType="begin"/>
      </w:r>
      <w:r>
        <w:instrText xml:space="preserve"> PAGEREF _Toc375561375 \h </w:instrText>
      </w:r>
      <w:r>
        <w:fldChar w:fldCharType="separate"/>
      </w:r>
      <w:r>
        <w:t>37</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25: Alarm station settings</w:t>
      </w:r>
      <w:r>
        <w:tab/>
      </w:r>
      <w:r>
        <w:fldChar w:fldCharType="begin"/>
      </w:r>
      <w:r>
        <w:instrText xml:space="preserve"> PAGEREF _Toc375561376 \h </w:instrText>
      </w:r>
      <w:r>
        <w:fldChar w:fldCharType="separate"/>
      </w:r>
      <w:r>
        <w:t>39</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26: Select by dragging</w:t>
      </w:r>
      <w:r>
        <w:tab/>
      </w:r>
      <w:r>
        <w:fldChar w:fldCharType="begin"/>
      </w:r>
      <w:r>
        <w:instrText xml:space="preserve"> PAGEREF _Toc375561377 \h </w:instrText>
      </w:r>
      <w:r>
        <w:fldChar w:fldCharType="separate"/>
      </w:r>
      <w:r>
        <w:t>39</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27: Duty alarm rights</w:t>
      </w:r>
      <w:r>
        <w:tab/>
      </w:r>
      <w:r>
        <w:fldChar w:fldCharType="begin"/>
      </w:r>
      <w:r>
        <w:instrText xml:space="preserve"> PAGEREF _Toc375561378 \h </w:instrText>
      </w:r>
      <w:r>
        <w:fldChar w:fldCharType="separate"/>
      </w:r>
      <w:r>
        <w:t>40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28: Alarm Panels</w:t>
      </w:r>
      <w:r>
        <w:tab/>
      </w:r>
      <w:r>
        <w:fldChar w:fldCharType="begin"/>
      </w:r>
      <w:r>
        <w:instrText xml:space="preserve"> PAGEREF _Toc375561379 \h </w:instrText>
      </w:r>
      <w:r>
        <w:fldChar w:fldCharType="separate"/>
      </w:r>
      <w:r>
        <w:t>42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29: Alarm Groups</w:t>
      </w:r>
      <w:r>
        <w:tab/>
      </w:r>
      <w:r>
        <w:fldChar w:fldCharType="begin"/>
      </w:r>
      <w:r>
        <w:instrText xml:space="preserve"> PAGEREF _Toc375561380 \h </w:instrText>
      </w:r>
      <w:r>
        <w:fldChar w:fldCharType="separate"/>
      </w:r>
      <w:r>
        <w:t>43</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30: Alarm Settings</w:t>
      </w:r>
      <w:r>
        <w:tab/>
      </w:r>
      <w:r>
        <w:fldChar w:fldCharType="begin"/>
      </w:r>
      <w:r>
        <w:instrText xml:space="preserve"> PAGEREF _Toc375561381 \h </w:instrText>
      </w:r>
      <w:r>
        <w:fldChar w:fldCharType="separate"/>
      </w:r>
      <w:r>
        <w:t>44</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31: Preferences</w:t>
      </w:r>
      <w:r>
        <w:tab/>
      </w:r>
      <w:r>
        <w:fldChar w:fldCharType="begin"/>
      </w:r>
      <w:r>
        <w:instrText xml:space="preserve"> PAGEREF _Toc375561382 \h </w:instrText>
      </w:r>
      <w:r>
        <w:fldChar w:fldCharType="separate"/>
      </w:r>
      <w:r>
        <w:t>45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32: Taskbar menu</w:t>
      </w:r>
      <w:r>
        <w:tab/>
      </w:r>
      <w:r>
        <w:fldChar w:fldCharType="begin"/>
      </w:r>
      <w:r>
        <w:instrText xml:space="preserve"> PAGEREF _Toc375561383 \h </w:instrText>
      </w:r>
      <w:r>
        <w:fldChar w:fldCharType="separate"/>
      </w:r>
      <w:r>
        <w:t>47</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5</w:t>
      </w:r>
      <w:r>
        <w:noBreakHyphen/>
        <w:t>33: License</w:t>
      </w:r>
      <w:r>
        <w:tab/>
      </w:r>
      <w:r>
        <w:fldChar w:fldCharType="begin"/>
      </w:r>
      <w:r>
        <w:instrText xml:space="preserve"> PAGEREF _Toc375561384 \h </w:instrText>
      </w:r>
      <w:r>
        <w:fldChar w:fldCharType="separate"/>
      </w:r>
      <w:r>
        <w:t>49</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1: COM ports</w:t>
      </w:r>
      <w:r>
        <w:tab/>
      </w:r>
      <w:r>
        <w:fldChar w:fldCharType="begin"/>
      </w:r>
      <w:r>
        <w:instrText xml:space="preserve"> PAGEREF _Toc375561385 \h </w:instrText>
      </w:r>
      <w:r>
        <w:fldChar w:fldCharType="separate"/>
      </w:r>
      <w:r>
        <w:t>50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2: Drop-down menu (device interfaces)</w:t>
      </w:r>
      <w:r>
        <w:tab/>
      </w:r>
      <w:r>
        <w:fldChar w:fldCharType="begin"/>
      </w:r>
      <w:r>
        <w:instrText xml:space="preserve"> PAGEREF _Toc375561386 \h </w:instrText>
      </w:r>
      <w:r>
        <w:fldChar w:fldCharType="separate"/>
      </w:r>
      <w:r>
        <w:t>51</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3: COM port assignment</w:t>
      </w:r>
      <w:r>
        <w:tab/>
      </w:r>
      <w:r>
        <w:fldChar w:fldCharType="begin"/>
      </w:r>
      <w:r>
        <w:instrText xml:space="preserve"> PAGEREF _Toc375561387 \h </w:instrText>
      </w:r>
      <w:r>
        <w:fldChar w:fldCharType="separate"/>
      </w:r>
      <w:r>
        <w:t>52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4: additional configuration</w:t>
      </w:r>
      <w:r>
        <w:tab/>
      </w:r>
      <w:r>
        <w:fldChar w:fldCharType="begin"/>
      </w:r>
      <w:r>
        <w:instrText xml:space="preserve"> PAGEREF _Toc375561388 \h </w:instrText>
      </w:r>
      <w:r>
        <w:fldChar w:fldCharType="separate"/>
      </w:r>
      <w:r>
        <w:t>52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5: Comm Port Settings</w:t>
      </w:r>
      <w:r>
        <w:tab/>
      </w:r>
      <w:r>
        <w:fldChar w:fldCharType="begin"/>
      </w:r>
      <w:r>
        <w:instrText xml:space="preserve"> PAGEREF _Toc375561389 \h </w:instrText>
      </w:r>
      <w:r>
        <w:fldChar w:fldCharType="separate"/>
      </w:r>
      <w:r>
        <w:t>53</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lastRenderedPageBreak/>
        <w:t>Figure 6</w:t>
      </w:r>
      <w:r>
        <w:noBreakHyphen/>
        <w:t>6: Serial LAN ports</w:t>
      </w:r>
      <w:r>
        <w:tab/>
      </w:r>
      <w:r>
        <w:fldChar w:fldCharType="begin"/>
      </w:r>
      <w:r>
        <w:instrText xml:space="preserve"> PAGEREF _Toc375561390 \h </w:instrText>
      </w:r>
      <w:r>
        <w:fldChar w:fldCharType="separate"/>
      </w:r>
      <w:r>
        <w:t>54</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7: Type (Moxa)</w:t>
      </w:r>
      <w:r>
        <w:tab/>
      </w:r>
      <w:r>
        <w:fldChar w:fldCharType="begin"/>
      </w:r>
      <w:r>
        <w:instrText xml:space="preserve"> PAGEREF _Toc375561391 \h </w:instrText>
      </w:r>
      <w:r>
        <w:fldChar w:fldCharType="separate"/>
      </w:r>
      <w:r>
        <w:t>55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8: Type (V-Linx ESR-904)</w:t>
      </w:r>
      <w:r>
        <w:tab/>
      </w:r>
      <w:r>
        <w:fldChar w:fldCharType="begin"/>
      </w:r>
      <w:r>
        <w:instrText xml:space="preserve"> PAGEREF _Toc375561392 \h </w:instrText>
      </w:r>
      <w:r>
        <w:fldChar w:fldCharType="separate"/>
      </w:r>
      <w:r>
        <w:t>56</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9: Type (ICPdas i7540D)</w:t>
      </w:r>
      <w:r>
        <w:tab/>
      </w:r>
      <w:r>
        <w:fldChar w:fldCharType="begin"/>
      </w:r>
      <w:r>
        <w:instrText xml:space="preserve"> PAGEREF _Toc375561393 \h </w:instrText>
      </w:r>
      <w:r>
        <w:fldChar w:fldCharType="separate"/>
      </w:r>
      <w:r>
        <w:t>57</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10: Interface</w:t>
      </w:r>
      <w:r>
        <w:tab/>
      </w:r>
      <w:r>
        <w:fldChar w:fldCharType="begin"/>
      </w:r>
      <w:r>
        <w:instrText xml:space="preserve"> PAGEREF _Toc375561394 \h </w:instrText>
      </w:r>
      <w:r>
        <w:fldChar w:fldCharType="separate"/>
      </w:r>
      <w:r>
        <w:t>58</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11: Standard</w:t>
      </w:r>
      <w:r>
        <w:tab/>
      </w:r>
      <w:r>
        <w:fldChar w:fldCharType="begin"/>
      </w:r>
      <w:r>
        <w:instrText xml:space="preserve"> PAGEREF _Toc375561395 \h </w:instrText>
      </w:r>
      <w:r>
        <w:fldChar w:fldCharType="separate"/>
      </w:r>
      <w:r>
        <w:t>58</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6</w:t>
      </w:r>
      <w:r>
        <w:noBreakHyphen/>
        <w:t>12: Overview connected devices</w:t>
      </w:r>
      <w:r>
        <w:tab/>
      </w:r>
      <w:r>
        <w:fldChar w:fldCharType="begin"/>
      </w:r>
      <w:r>
        <w:instrText xml:space="preserve"> PAGEREF _Toc375561396 \h </w:instrText>
      </w:r>
      <w:r>
        <w:fldChar w:fldCharType="separate"/>
      </w:r>
      <w:r>
        <w:t>60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1: Wago configuration</w:t>
      </w:r>
      <w:r>
        <w:tab/>
      </w:r>
      <w:r>
        <w:fldChar w:fldCharType="begin"/>
      </w:r>
      <w:r>
        <w:instrText xml:space="preserve"> PAGEREF _Toc375561397 \h </w:instrText>
      </w:r>
      <w:r>
        <w:fldChar w:fldCharType="separate"/>
      </w:r>
      <w:r>
        <w:t>62</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2: Wago expanded view</w:t>
      </w:r>
      <w:r>
        <w:tab/>
      </w:r>
      <w:r>
        <w:fldChar w:fldCharType="begin"/>
      </w:r>
      <w:r>
        <w:instrText xml:space="preserve"> PAGEREF _Toc375561398 \h </w:instrText>
      </w:r>
      <w:r>
        <w:fldChar w:fldCharType="separate"/>
      </w:r>
      <w:r>
        <w:t>63</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3: Sensor-window</w:t>
      </w:r>
      <w:r>
        <w:tab/>
      </w:r>
      <w:r>
        <w:fldChar w:fldCharType="begin"/>
      </w:r>
      <w:r>
        <w:instrText xml:space="preserve"> PAGEREF _Toc375561399 \h </w:instrText>
      </w:r>
      <w:r>
        <w:fldChar w:fldCharType="separate"/>
      </w:r>
      <w:r>
        <w:t>64</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4: Sensor type list</w:t>
      </w:r>
      <w:r>
        <w:tab/>
      </w:r>
      <w:r>
        <w:fldChar w:fldCharType="begin"/>
      </w:r>
      <w:r>
        <w:instrText xml:space="preserve"> PAGEREF _Toc375561400 \h </w:instrText>
      </w:r>
      <w:r>
        <w:fldChar w:fldCharType="separate"/>
      </w:r>
      <w:r>
        <w:t>65</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5: Wago Device Manager</w:t>
      </w:r>
      <w:r>
        <w:tab/>
      </w:r>
      <w:r>
        <w:fldChar w:fldCharType="begin"/>
      </w:r>
      <w:r>
        <w:instrText xml:space="preserve"> PAGEREF _Toc375561401 \h </w:instrText>
      </w:r>
      <w:r>
        <w:fldChar w:fldCharType="separate"/>
      </w:r>
      <w:r>
        <w:t>70</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6: Device Manager</w:t>
      </w:r>
      <w:r>
        <w:tab/>
      </w:r>
      <w:r>
        <w:fldChar w:fldCharType="begin"/>
      </w:r>
      <w:r>
        <w:instrText xml:space="preserve"> PAGEREF _Toc375561402 \h </w:instrText>
      </w:r>
      <w:r>
        <w:fldChar w:fldCharType="separate"/>
      </w:r>
      <w:r>
        <w:t>71</w:t>
      </w:r>
      <w:r>
        <w:fldChar w:fldCharType="end"/>
      </w:r>
    </w:p>
    <w:p w:rsidR="00C91965" w:rsidRPr="00C91965" w:rsidRDefault="00C91965">
      <w:pPr>
        <w:pStyle w:val="Lijstmetafbeeldingen"/>
        <w:rPr>
          <w:rFonts w:asciiTheme="minorHAnsi" w:eastAsiaTheme="minorEastAsia" w:hAnsiTheme="minorHAnsi" w:cstheme="minorBidi"/>
          <w:sz w:val="22"/>
          <w:szCs w:val="22"/>
          <w:lang w:eastAsia="nl-NL"/>
        </w:rPr>
      </w:pPr>
      <w:r>
        <w:t>Figure 7</w:t>
      </w:r>
      <w:r>
        <w:noBreakHyphen/>
        <w:t>7: Operating mode switch (Wago)</w:t>
      </w:r>
      <w:r>
        <w:tab/>
      </w:r>
      <w:r>
        <w:fldChar w:fldCharType="begin"/>
      </w:r>
      <w:r>
        <w:instrText xml:space="preserve"> PAGEREF _Toc375561403 \h </w:instrText>
      </w:r>
      <w:r>
        <w:fldChar w:fldCharType="separate"/>
      </w:r>
      <w:r>
        <w:t>72</w:t>
      </w:r>
      <w:r>
        <w:fldChar w:fldCharType="end"/>
      </w:r>
    </w:p>
    <w:p w:rsidR="009F4372" w:rsidRPr="00934500" w:rsidRDefault="009F4372" w:rsidP="009F4372">
      <w:pPr>
        <w:pStyle w:val="Heading1noNr"/>
        <w:numPr>
          <w:ilvl w:val="0"/>
          <w:numId w:val="0"/>
        </w:numPr>
        <w:ind w:firstLine="29"/>
        <w:rPr>
          <w:lang w:val="en-GB"/>
        </w:rPr>
      </w:pPr>
      <w:r>
        <w:rPr>
          <w:sz w:val="20"/>
        </w:rPr>
        <w:fldChar w:fldCharType="end"/>
      </w:r>
      <w:r>
        <w:br w:type="page"/>
      </w:r>
      <w:bookmarkStart w:id="1" w:name="_Toc245886455"/>
      <w:bookmarkStart w:id="2" w:name="_Toc346831287"/>
      <w:r w:rsidRPr="00662925">
        <w:lastRenderedPageBreak/>
        <w:t>Tables</w:t>
      </w:r>
      <w:bookmarkEnd w:id="1"/>
      <w:bookmarkEnd w:id="2"/>
    </w:p>
    <w:p w:rsidR="00C91965" w:rsidRPr="00C91965" w:rsidRDefault="009F4372">
      <w:pPr>
        <w:pStyle w:val="Lijstmetafbeeldingen"/>
        <w:rPr>
          <w:rFonts w:asciiTheme="minorHAnsi" w:eastAsiaTheme="minorEastAsia" w:hAnsiTheme="minorHAnsi" w:cstheme="minorBidi"/>
          <w:sz w:val="22"/>
          <w:szCs w:val="22"/>
          <w:lang w:eastAsia="nl-NL"/>
        </w:rPr>
      </w:pPr>
      <w:r w:rsidRPr="00137AB6">
        <w:fldChar w:fldCharType="begin"/>
      </w:r>
      <w:r w:rsidRPr="00FA52EB">
        <w:rPr>
          <w:lang w:val="en-GB"/>
        </w:rPr>
        <w:instrText xml:space="preserve"> TOC \c "Table" </w:instrText>
      </w:r>
      <w:r w:rsidRPr="00137AB6">
        <w:fldChar w:fldCharType="separate"/>
      </w:r>
      <w:r w:rsidR="00C91965">
        <w:t>Table 1</w:t>
      </w:r>
      <w:r w:rsidR="00C91965">
        <w:noBreakHyphen/>
        <w:t>1: Static and dynamic data</w:t>
      </w:r>
      <w:r w:rsidR="00C91965">
        <w:tab/>
      </w:r>
      <w:r w:rsidR="00C91965">
        <w:fldChar w:fldCharType="begin"/>
      </w:r>
      <w:r w:rsidR="00C91965">
        <w:instrText xml:space="preserve"> PAGEREF _Toc375561404 \h </w:instrText>
      </w:r>
      <w:r w:rsidR="00C91965">
        <w:fldChar w:fldCharType="separate"/>
      </w:r>
      <w:r w:rsidR="00C91965">
        <w:t>12</w:t>
      </w:r>
      <w:r w:rsidR="00C91965">
        <w:fldChar w:fldCharType="end"/>
      </w:r>
    </w:p>
    <w:p w:rsidR="009F4372" w:rsidRDefault="009F4372" w:rsidP="009F4372">
      <w:r w:rsidRPr="00137AB6">
        <w:fldChar w:fldCharType="end"/>
      </w:r>
    </w:p>
    <w:p w:rsidR="00856348" w:rsidRPr="009F4372" w:rsidRDefault="009F4372" w:rsidP="009F4372">
      <w:pPr>
        <w:rPr>
          <w:lang w:val="en-US"/>
        </w:rPr>
      </w:pPr>
      <w:r w:rsidRPr="00BD150F">
        <w:rPr>
          <w:bCs/>
        </w:rPr>
        <w:br w:type="page"/>
      </w:r>
    </w:p>
    <w:p w:rsidR="00856348" w:rsidRPr="009F4372" w:rsidRDefault="00856348">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856348" w:rsidRPr="009F4372" w:rsidRDefault="00856348">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9F4372" w:rsidRPr="009F4372" w:rsidRDefault="009F4372">
      <w:pPr>
        <w:rPr>
          <w:lang w:val="en-US"/>
        </w:rPr>
      </w:pPr>
    </w:p>
    <w:p w:rsidR="00A95C51" w:rsidRDefault="002B0CBC" w:rsidP="002B0CBC">
      <w:pPr>
        <w:pStyle w:val="Kop1"/>
        <w:rPr>
          <w:lang w:val="en-US"/>
        </w:rPr>
      </w:pPr>
      <w:bookmarkStart w:id="3" w:name="_Toc300074373"/>
      <w:bookmarkStart w:id="4" w:name="_Toc375561201"/>
      <w:r w:rsidRPr="00F1539E">
        <w:rPr>
          <w:lang w:val="en-US"/>
        </w:rPr>
        <w:lastRenderedPageBreak/>
        <w:t>I</w:t>
      </w:r>
      <w:r w:rsidR="00A95C51" w:rsidRPr="00F1539E">
        <w:rPr>
          <w:lang w:val="en-US"/>
        </w:rPr>
        <w:t>ntroduction</w:t>
      </w:r>
      <w:bookmarkEnd w:id="3"/>
      <w:bookmarkEnd w:id="4"/>
    </w:p>
    <w:p w:rsidR="00FC0D0E" w:rsidRDefault="00FC0D0E" w:rsidP="00FC0D0E">
      <w:pPr>
        <w:pStyle w:val="Text"/>
      </w:pPr>
      <w:r>
        <w:t xml:space="preserve">FT NavVision®  Alarm Monitoring and Control System (AMCS) is responsible for the full-time alarm, monitoring &amp; control of a ship’s platform. That is, the actual status of platform objects is monitored and verified against a desired state. In case of undesirable platform </w:t>
      </w:r>
      <w:proofErr w:type="spellStart"/>
      <w:r>
        <w:t>behavior</w:t>
      </w:r>
      <w:proofErr w:type="spellEnd"/>
      <w:r>
        <w:t xml:space="preserve"> the AMCS will notify the operator by issuing an alarm via the Human Machine Interface (HMI). Moreover if the alarm endangers critical systems then the AMCS is able to react via the operator. This means that AMCS is able to control the relevant platform object to prevent further damage and alternately control another platform system (if applicable) to recover. This is known as the automation control level. </w:t>
      </w:r>
    </w:p>
    <w:p w:rsidR="00FC0D0E" w:rsidRDefault="00FC0D0E" w:rsidP="00FC0D0E"/>
    <w:p w:rsidR="00FC0D0E" w:rsidRDefault="00FC0D0E" w:rsidP="00FC0D0E">
      <w:pPr>
        <w:pStyle w:val="Text"/>
      </w:pPr>
      <w:r>
        <w:t xml:space="preserve">In addition, AMCS supports remote platform control by operators.  It is possible to control an actuator on the platform from an AMCS Workstation by issuing relevant controls. The AMCS supports several hierarchical operating levels of the various platform systems: </w:t>
      </w:r>
    </w:p>
    <w:p w:rsidR="00FC0D0E" w:rsidRDefault="00FC0D0E" w:rsidP="00FC0D0E">
      <w:pPr>
        <w:pStyle w:val="Text"/>
      </w:pPr>
    </w:p>
    <w:p w:rsidR="00FC0D0E" w:rsidRPr="00905104" w:rsidRDefault="00FC0D0E" w:rsidP="0031103D">
      <w:pPr>
        <w:numPr>
          <w:ilvl w:val="0"/>
          <w:numId w:val="5"/>
        </w:numPr>
        <w:rPr>
          <w:rStyle w:val="Titelvanboek1"/>
          <w:b w:val="0"/>
          <w:bCs w:val="0"/>
          <w:smallCaps w:val="0"/>
        </w:rPr>
      </w:pPr>
      <w:r w:rsidRPr="00E91F47">
        <w:rPr>
          <w:b/>
        </w:rPr>
        <w:t>Remote control</w:t>
      </w:r>
      <w:r>
        <w:t xml:space="preserve"> </w:t>
      </w:r>
      <w:r>
        <w:rPr>
          <w:rStyle w:val="Titelvanboek1"/>
        </w:rPr>
        <w:br/>
      </w:r>
      <w:r>
        <w:t>The AMCS offers remote control of equipment and platforms per Workstation by setup. This remote AMS control can be both open-loop manual control, and closed-loop automatic control.</w:t>
      </w:r>
    </w:p>
    <w:p w:rsidR="00FC0D0E" w:rsidRDefault="00FC0D0E" w:rsidP="0031103D">
      <w:pPr>
        <w:pStyle w:val="Text"/>
        <w:numPr>
          <w:ilvl w:val="0"/>
          <w:numId w:val="6"/>
        </w:numPr>
      </w:pPr>
      <w:r w:rsidRPr="00E91F47">
        <w:rPr>
          <w:b/>
        </w:rPr>
        <w:t>Supervisory control level (management facilities)</w:t>
      </w:r>
      <w:r>
        <w:br/>
        <w:t>Support facilities are provided for manipulating the configuration of the AMCS in terms of operator tasks and availability of components etc. This cannot be performed by a normal operator, but must be done by an authorized operator.</w:t>
      </w:r>
    </w:p>
    <w:p w:rsidR="00FC0D0E" w:rsidRDefault="00FC0D0E" w:rsidP="00FC0D0E">
      <w:pPr>
        <w:pStyle w:val="Kop2"/>
        <w:ind w:left="851" w:hanging="851"/>
      </w:pPr>
      <w:bookmarkStart w:id="5" w:name="_Toc133401047"/>
      <w:bookmarkStart w:id="6" w:name="_Toc150592584"/>
      <w:bookmarkStart w:id="7" w:name="_Toc346831294"/>
      <w:bookmarkStart w:id="8" w:name="_Toc375561202"/>
      <w:r>
        <w:t xml:space="preserve">AMCS </w:t>
      </w:r>
      <w:bookmarkEnd w:id="5"/>
      <w:bookmarkEnd w:id="6"/>
      <w:r>
        <w:t>architecture</w:t>
      </w:r>
      <w:bookmarkEnd w:id="7"/>
      <w:bookmarkEnd w:id="8"/>
    </w:p>
    <w:p w:rsidR="00FC0D0E" w:rsidRPr="00402467" w:rsidRDefault="00FC0D0E" w:rsidP="00FC0D0E"/>
    <w:p w:rsidR="00FC0D0E" w:rsidRDefault="00FC0D0E" w:rsidP="00FC0D0E">
      <w:r>
        <w:t xml:space="preserve">The Alarm Monitoring and Control System (AMCS) is primarily used to monitor a ship’s platform (see </w:t>
      </w:r>
      <w:r>
        <w:fldChar w:fldCharType="begin"/>
      </w:r>
      <w:r>
        <w:instrText xml:space="preserve"> REF _Ref102956075 \h </w:instrText>
      </w:r>
      <w:r>
        <w:fldChar w:fldCharType="separate"/>
      </w:r>
      <w:r w:rsidR="00C91965" w:rsidRPr="00FC0D0E">
        <w:t xml:space="preserve">Figure </w:t>
      </w:r>
      <w:r w:rsidR="00C91965">
        <w:rPr>
          <w:noProof/>
        </w:rPr>
        <w:t>1</w:t>
      </w:r>
      <w:r w:rsidR="00C91965">
        <w:noBreakHyphen/>
      </w:r>
      <w:r w:rsidR="00C91965">
        <w:rPr>
          <w:noProof/>
        </w:rPr>
        <w:t>1</w:t>
      </w:r>
      <w:r>
        <w:fldChar w:fldCharType="end"/>
      </w:r>
      <w:r>
        <w:t xml:space="preserve">). Platform statuses and alarms are to be visualized to the AMCS operators via the Human Machine interface (HMI). Besides this operators are able to control the platform via the HMI. </w:t>
      </w:r>
    </w:p>
    <w:p w:rsidR="00FC0D0E" w:rsidRDefault="00FC0D0E" w:rsidP="00FC0D0E"/>
    <w:p w:rsidR="00FC0D0E" w:rsidRDefault="00FC0D0E" w:rsidP="00FC0D0E">
      <w:r>
        <w:t>The HMI is based on integrated software that runs on each Workstation. Depending on the configuration, the software can act as a server, client or alarm viewer.  For the scope of the type approval process, all Workstations are configured to be an AMCS server.</w:t>
      </w:r>
    </w:p>
    <w:p w:rsidR="00FC0D0E" w:rsidRDefault="00FC0D0E" w:rsidP="00FC0D0E"/>
    <w:p w:rsidR="00FC0D0E" w:rsidRDefault="00FC0D0E" w:rsidP="00FC0D0E">
      <w:pPr>
        <w:pStyle w:val="Text"/>
      </w:pPr>
      <w:r>
        <w:t>An AMCS server periodically gathers platform data from each Local Processor Unit (LPU) via the Local Area Network (</w:t>
      </w:r>
      <w:r w:rsidRPr="00C10324">
        <w:t xml:space="preserve">LAN) and stores it in its local memory. The network topology is fail-safe. Each </w:t>
      </w:r>
      <w:r>
        <w:t>I/O (Input/Output) station</w:t>
      </w:r>
      <w:r w:rsidRPr="00C10324">
        <w:t xml:space="preserve"> has two network connections and two power sources. Whenever a </w:t>
      </w:r>
      <w:r>
        <w:t>Workstation</w:t>
      </w:r>
      <w:r w:rsidRPr="00C10324">
        <w:t xml:space="preserve"> needs certain data to visualize platform statuses then it will request the AMCS server for this data. As a result the AMCS server will broadcast the data in concern via the LAN. The server</w:t>
      </w:r>
      <w:r w:rsidR="008D78D7">
        <w:t xml:space="preserve">, or fail-safe client </w:t>
      </w:r>
      <w:r w:rsidRPr="00C10324">
        <w:t xml:space="preserve">with the </w:t>
      </w:r>
      <w:r>
        <w:t>current master role</w:t>
      </w:r>
      <w:r w:rsidRPr="00C10324">
        <w:t xml:space="preserve"> and up and running is responsible for the central alarm management and control. All </w:t>
      </w:r>
      <w:r w:rsidR="008D78D7">
        <w:t>workstations</w:t>
      </w:r>
      <w:r w:rsidRPr="00C10324">
        <w:t xml:space="preserve"> can monitor equipment.</w:t>
      </w:r>
    </w:p>
    <w:p w:rsidR="00FC0D0E" w:rsidRDefault="00FC0D0E" w:rsidP="00FC0D0E"/>
    <w:p w:rsidR="00FC0D0E" w:rsidRDefault="00FC0D0E" w:rsidP="00FC0D0E">
      <w:r>
        <w:rPr>
          <w:noProof/>
          <w:lang w:val="nl-NL" w:eastAsia="nl-NL"/>
        </w:rPr>
        <w:lastRenderedPageBreak/>
        <w:drawing>
          <wp:inline distT="0" distB="0" distL="0" distR="0" wp14:anchorId="0B79CC1F" wp14:editId="5A987569">
            <wp:extent cx="5905500" cy="3943350"/>
            <wp:effectExtent l="0" t="0" r="0" b="0"/>
            <wp:docPr id="324" name="Afbeelding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3943350"/>
                    </a:xfrm>
                    <a:prstGeom prst="rect">
                      <a:avLst/>
                    </a:prstGeom>
                    <a:noFill/>
                    <a:ln>
                      <a:noFill/>
                    </a:ln>
                  </pic:spPr>
                </pic:pic>
              </a:graphicData>
            </a:graphic>
          </wp:inline>
        </w:drawing>
      </w:r>
    </w:p>
    <w:p w:rsidR="00FC0D0E" w:rsidRPr="00FC0D0E" w:rsidRDefault="00FC0D0E" w:rsidP="00FC0D0E">
      <w:pPr>
        <w:pStyle w:val="Onderschrift"/>
      </w:pPr>
      <w:bookmarkStart w:id="9" w:name="_Ref102956075"/>
      <w:bookmarkStart w:id="10" w:name="_Toc103524700"/>
      <w:bookmarkStart w:id="11" w:name="_Toc133401097"/>
      <w:bookmarkStart w:id="12" w:name="_Toc150592632"/>
      <w:bookmarkStart w:id="13" w:name="_Toc189536052"/>
      <w:bookmarkStart w:id="14" w:name="_Toc375561343"/>
      <w:r w:rsidRPr="00FC0D0E">
        <w:t xml:space="preserve">Figure </w:t>
      </w:r>
      <w:fldSimple w:instr=" STYLEREF 1 \s ">
        <w:r w:rsidR="00C91965">
          <w:rPr>
            <w:noProof/>
          </w:rPr>
          <w:t>1</w:t>
        </w:r>
      </w:fldSimple>
      <w:r w:rsidR="00F7104D">
        <w:noBreakHyphen/>
      </w:r>
      <w:fldSimple w:instr=" SEQ Figure \* ARABIC \s 1 ">
        <w:r w:rsidR="00C91965">
          <w:rPr>
            <w:noProof/>
          </w:rPr>
          <w:t>1</w:t>
        </w:r>
      </w:fldSimple>
      <w:bookmarkEnd w:id="9"/>
      <w:r w:rsidRPr="00FC0D0E">
        <w:t>: AMCS block diagram</w:t>
      </w:r>
      <w:bookmarkEnd w:id="10"/>
      <w:bookmarkEnd w:id="11"/>
      <w:bookmarkEnd w:id="12"/>
      <w:bookmarkEnd w:id="13"/>
      <w:bookmarkEnd w:id="14"/>
    </w:p>
    <w:p w:rsidR="00FC0D0E" w:rsidRPr="00835424" w:rsidRDefault="00FC0D0E" w:rsidP="00FC0D0E"/>
    <w:p w:rsidR="00FC0D0E" w:rsidRDefault="00FC0D0E" w:rsidP="00FC0D0E">
      <w:r>
        <w:t>Since any failure of either the Workstation or LAN is likely to disturb the transfer of data from the platform to the AMCS operator or vice versa all these sub</w:t>
      </w:r>
      <w:r>
        <w:noBreakHyphen/>
        <w:t>systems shall feature redundancy to achieve graceful system degradation.</w:t>
      </w:r>
    </w:p>
    <w:p w:rsidR="00FC0D0E" w:rsidRDefault="00FC0D0E" w:rsidP="00FC0D0E"/>
    <w:p w:rsidR="00FC0D0E" w:rsidRDefault="00FC0D0E" w:rsidP="00FC0D0E">
      <w:r>
        <w:t xml:space="preserve">AMCS server redundancy is achieved by installing two computers each of them capable of running the FT NavVision® software in server mode. Whether the server </w:t>
      </w:r>
      <w:r w:rsidR="008D78D7">
        <w:t>is</w:t>
      </w:r>
      <w:r>
        <w:t xml:space="preserve"> master </w:t>
      </w:r>
      <w:r w:rsidR="008D78D7">
        <w:t>or the fail-safe client</w:t>
      </w:r>
      <w:r>
        <w:t xml:space="preserve"> is determined by which server is up and running. When </w:t>
      </w:r>
      <w:r w:rsidR="008D78D7">
        <w:t>the server is up and running, it always be the master</w:t>
      </w:r>
      <w:r>
        <w:t xml:space="preserve">. Though </w:t>
      </w:r>
      <w:r w:rsidR="008D78D7">
        <w:t xml:space="preserve">as well the server as the fail-safe client is </w:t>
      </w:r>
      <w:r>
        <w:t xml:space="preserve">able to serve all the AMCS clients, only the </w:t>
      </w:r>
      <w:r w:rsidR="008D78D7">
        <w:t xml:space="preserve">workstation </w:t>
      </w:r>
      <w:r>
        <w:t xml:space="preserve"> that performs the master role actually will host them. The </w:t>
      </w:r>
      <w:r w:rsidR="008D78D7">
        <w:t>fail-safe client</w:t>
      </w:r>
      <w:r>
        <w:t xml:space="preserve"> automatically takes over the master server role in case the master AMCS server unexpectedly goes to offline.</w:t>
      </w:r>
    </w:p>
    <w:p w:rsidR="00FC0D0E" w:rsidRDefault="00FC0D0E" w:rsidP="00FC0D0E"/>
    <w:p w:rsidR="00FC0D0E" w:rsidRDefault="00FC0D0E" w:rsidP="00FC0D0E">
      <w:r>
        <w:t xml:space="preserve">Whenever an AMCS operator originates controls for a certain platform object from his workstation then relevant control signals will immediately be sent over to </w:t>
      </w:r>
      <w:r w:rsidR="008D78D7">
        <w:t>all workstations</w:t>
      </w:r>
      <w:r>
        <w:t xml:space="preserve"> via the LAN. However only the master AMCS server will forward the commands to the local Processing Unit (LPU) involved with the processing of that platform object.</w:t>
      </w:r>
    </w:p>
    <w:p w:rsidR="00FC0D0E" w:rsidRDefault="00FC0D0E" w:rsidP="00FC0D0E">
      <w:pPr>
        <w:pStyle w:val="Text"/>
      </w:pPr>
    </w:p>
    <w:p w:rsidR="00FC0D0E" w:rsidRDefault="00FC0D0E" w:rsidP="00FC0D0E">
      <w:pPr>
        <w:pStyle w:val="Text"/>
      </w:pPr>
      <w:r>
        <w:t>Each workstation will be equipped with at least one Thin Film Transistor (TFT) monitor (MTR) and trackball (TRB). Optionally a keyboard trackball combination (KTC) can be applied.</w:t>
      </w:r>
    </w:p>
    <w:p w:rsidR="00FC0D0E" w:rsidRDefault="00FC0D0E" w:rsidP="00FC0D0E"/>
    <w:p w:rsidR="00FC0D0E" w:rsidRDefault="00FC0D0E" w:rsidP="00FC0D0E">
      <w:pPr>
        <w:rPr>
          <w:noProof/>
          <w:sz w:val="20"/>
        </w:rPr>
      </w:pPr>
      <w:r>
        <w:t>Each workstation will be equipped with two network interface cards both acting as a team in a switch fault tolerant mode. As each out of both network connections will be connected to a unique Ethernet switch (SW1 and SW2) a redundant connection to the LAN is achieved.</w:t>
      </w:r>
    </w:p>
    <w:p w:rsidR="00856348" w:rsidRDefault="00856348" w:rsidP="00FC0D0E">
      <w:pPr>
        <w:pStyle w:val="Kop2"/>
      </w:pPr>
      <w:bookmarkStart w:id="15" w:name="_Toc375561203"/>
      <w:r>
        <w:lastRenderedPageBreak/>
        <w:t>How does it work</w:t>
      </w:r>
      <w:bookmarkEnd w:id="15"/>
    </w:p>
    <w:p w:rsidR="00FC0D0E" w:rsidRDefault="00FC0D0E" w:rsidP="00FC0D0E">
      <w:r>
        <w:t xml:space="preserve">FT NavVision®  uses a distributed database which is present in the memory of each Workstation which is configured as a server. All sensor data and settings are stored in this </w:t>
      </w:r>
      <w:proofErr w:type="spellStart"/>
      <w:r w:rsidR="00D83C1E">
        <w:t>database.The</w:t>
      </w:r>
      <w:proofErr w:type="spellEnd"/>
      <w:r>
        <w:t xml:space="preserve"> database is continuously synchronized with other </w:t>
      </w:r>
      <w:r w:rsidR="00C8494A">
        <w:t>workstations</w:t>
      </w:r>
      <w:r>
        <w:t>, with an update rate of 10 times per second.</w:t>
      </w:r>
    </w:p>
    <w:p w:rsidR="00FC0D0E" w:rsidRDefault="00FC0D0E" w:rsidP="00FC0D0E"/>
    <w:p w:rsidR="00FC0D0E" w:rsidRDefault="00FC0D0E" w:rsidP="00FC0D0E">
      <w:r>
        <w:t xml:space="preserve">Data is stored and used based on its timestamp. That means that </w:t>
      </w:r>
      <w:r w:rsidR="001A28E4">
        <w:t xml:space="preserve">FT NavVision® </w:t>
      </w:r>
      <w:r>
        <w:t xml:space="preserve"> uses the data with the latest timestamp. If one server would fail, i.e. because of a broken network link, the newest data present across the network will be used. </w:t>
      </w:r>
    </w:p>
    <w:p w:rsidR="00FC0D0E" w:rsidRDefault="00FC0D0E" w:rsidP="00FC0D0E">
      <w:pPr>
        <w:pStyle w:val="Kop2"/>
      </w:pPr>
      <w:bookmarkStart w:id="16" w:name="_Toc346831308"/>
      <w:bookmarkStart w:id="17" w:name="_Toc375561204"/>
      <w:r>
        <w:t>Data flow</w:t>
      </w:r>
      <w:bookmarkEnd w:id="16"/>
      <w:bookmarkEnd w:id="17"/>
    </w:p>
    <w:p w:rsidR="00FC0D0E" w:rsidRDefault="00FC0D0E" w:rsidP="00FC0D0E">
      <w:pPr>
        <w:tabs>
          <w:tab w:val="left" w:pos="4510"/>
        </w:tabs>
      </w:pPr>
      <w:bookmarkStart w:id="18" w:name="_Toc235861995"/>
      <w:r>
        <w:t>Each sensor read-out is connected to a so-called “Field” in the FT NavVision® software. Such a field is a collection of values (or data package) relating to the configuration &amp; current status of the sensor readout.</w:t>
      </w:r>
    </w:p>
    <w:p w:rsidR="00FC0D0E" w:rsidRDefault="00FC0D0E" w:rsidP="00FC0D0E"/>
    <w:p w:rsidR="00FC0D0E" w:rsidRDefault="00FC0D0E" w:rsidP="00FC0D0E">
      <w:r>
        <w:t>Fields consist of both “Static data” and “Dynamic data”. Static data store the configuration of the sensor readout and is typically edited only once (during install), whereas the dynamic data is updated whenever the sensor readout changes.</w:t>
      </w:r>
    </w:p>
    <w:p w:rsidR="00FC0D0E" w:rsidRDefault="00FC0D0E" w:rsidP="00FC0D0E"/>
    <w:p w:rsidR="00FC0D0E" w:rsidRDefault="00FC0D0E" w:rsidP="00FC0D0E">
      <w:r>
        <w:fldChar w:fldCharType="begin"/>
      </w:r>
      <w:r>
        <w:instrText xml:space="preserve"> REF _Ref244570900 \h </w:instrText>
      </w:r>
      <w:r>
        <w:fldChar w:fldCharType="separate"/>
      </w:r>
      <w:r w:rsidR="00C91965">
        <w:t xml:space="preserve">Table </w:t>
      </w:r>
      <w:r w:rsidR="00C91965">
        <w:rPr>
          <w:noProof/>
        </w:rPr>
        <w:t>1</w:t>
      </w:r>
      <w:r w:rsidR="00C91965">
        <w:noBreakHyphen/>
      </w:r>
      <w:r w:rsidR="00C91965">
        <w:rPr>
          <w:noProof/>
        </w:rPr>
        <w:t>1</w:t>
      </w:r>
      <w:r>
        <w:fldChar w:fldCharType="end"/>
      </w:r>
      <w:r>
        <w:t xml:space="preserve"> shows the values carried in each field data package.</w:t>
      </w:r>
    </w:p>
    <w:p w:rsidR="00FC0D0E" w:rsidRDefault="00FC0D0E" w:rsidP="00FC0D0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09"/>
        <w:gridCol w:w="4571"/>
      </w:tblGrid>
      <w:tr w:rsidR="00FC0D0E" w:rsidRPr="0019268A" w:rsidTr="00BD1951">
        <w:tc>
          <w:tcPr>
            <w:tcW w:w="4643" w:type="dxa"/>
            <w:shd w:val="clear" w:color="auto" w:fill="333333"/>
          </w:tcPr>
          <w:p w:rsidR="00FC0D0E" w:rsidRPr="00BE2886" w:rsidRDefault="00FC0D0E" w:rsidP="00BD1951">
            <w:pPr>
              <w:rPr>
                <w:b/>
                <w:color w:val="FFFFFF"/>
              </w:rPr>
            </w:pPr>
            <w:r w:rsidRPr="00BE2886">
              <w:rPr>
                <w:b/>
                <w:color w:val="FFFFFF"/>
              </w:rPr>
              <w:t>Static data</w:t>
            </w:r>
          </w:p>
        </w:tc>
        <w:tc>
          <w:tcPr>
            <w:tcW w:w="4606" w:type="dxa"/>
            <w:shd w:val="clear" w:color="auto" w:fill="333333"/>
          </w:tcPr>
          <w:p w:rsidR="00FC0D0E" w:rsidRPr="00BE2886" w:rsidRDefault="00FC0D0E" w:rsidP="00BD1951">
            <w:pPr>
              <w:rPr>
                <w:b/>
                <w:color w:val="FFFFFF"/>
              </w:rPr>
            </w:pPr>
            <w:r w:rsidRPr="00BE2886">
              <w:rPr>
                <w:b/>
                <w:color w:val="FFFFFF"/>
              </w:rPr>
              <w:t>Dynamic data</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Timestamp</w:t>
            </w:r>
          </w:p>
        </w:tc>
        <w:tc>
          <w:tcPr>
            <w:tcW w:w="4606" w:type="dxa"/>
            <w:shd w:val="clear" w:color="auto" w:fill="auto"/>
          </w:tcPr>
          <w:p w:rsidR="00FC0D0E" w:rsidRPr="002E671E" w:rsidRDefault="00FC0D0E" w:rsidP="00BD1951">
            <w:pPr>
              <w:rPr>
                <w:color w:val="000000"/>
              </w:rPr>
            </w:pPr>
            <w:r w:rsidRPr="002E671E">
              <w:rPr>
                <w:color w:val="000000"/>
              </w:rPr>
              <w:t>Sensor value</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Range of value</w:t>
            </w:r>
          </w:p>
        </w:tc>
        <w:tc>
          <w:tcPr>
            <w:tcW w:w="4606" w:type="dxa"/>
            <w:shd w:val="clear" w:color="auto" w:fill="auto"/>
          </w:tcPr>
          <w:p w:rsidR="00FC0D0E" w:rsidRPr="002E671E" w:rsidRDefault="00FC0D0E" w:rsidP="00BD1951">
            <w:pPr>
              <w:rPr>
                <w:color w:val="000000"/>
              </w:rPr>
            </w:pPr>
            <w:r w:rsidRPr="002E671E">
              <w:rPr>
                <w:color w:val="000000"/>
              </w:rPr>
              <w:t>Current value</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Type of data (pressure, temperature, etc.)</w:t>
            </w:r>
          </w:p>
        </w:tc>
        <w:tc>
          <w:tcPr>
            <w:tcW w:w="4606" w:type="dxa"/>
            <w:shd w:val="clear" w:color="auto" w:fill="auto"/>
          </w:tcPr>
          <w:p w:rsidR="00FC0D0E" w:rsidRPr="002E671E" w:rsidRDefault="00FC0D0E" w:rsidP="00BD1951">
            <w:pPr>
              <w:rPr>
                <w:color w:val="000000"/>
              </w:rPr>
            </w:pPr>
            <w:r w:rsidRPr="002E671E">
              <w:rPr>
                <w:color w:val="000000"/>
              </w:rPr>
              <w:t>Desired value</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Filter time</w:t>
            </w:r>
          </w:p>
        </w:tc>
        <w:tc>
          <w:tcPr>
            <w:tcW w:w="4606" w:type="dxa"/>
            <w:shd w:val="clear" w:color="auto" w:fill="auto"/>
          </w:tcPr>
          <w:p w:rsidR="00FC0D0E" w:rsidRPr="002E671E" w:rsidRDefault="00FC0D0E" w:rsidP="00BD1951">
            <w:pPr>
              <w:rPr>
                <w:color w:val="000000"/>
              </w:rPr>
            </w:pPr>
            <w:r w:rsidRPr="002E671E">
              <w:rPr>
                <w:color w:val="000000"/>
              </w:rPr>
              <w:t>High alarm status</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Default value</w:t>
            </w:r>
          </w:p>
        </w:tc>
        <w:tc>
          <w:tcPr>
            <w:tcW w:w="4606" w:type="dxa"/>
            <w:shd w:val="clear" w:color="auto" w:fill="auto"/>
          </w:tcPr>
          <w:p w:rsidR="00FC0D0E" w:rsidRPr="002E671E" w:rsidRDefault="00FC0D0E" w:rsidP="00BD1951">
            <w:pPr>
              <w:rPr>
                <w:color w:val="000000"/>
              </w:rPr>
            </w:pPr>
            <w:r w:rsidRPr="002E671E">
              <w:rPr>
                <w:color w:val="000000"/>
              </w:rPr>
              <w:t>Low alarm status</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Default unit (</w:t>
            </w:r>
            <w:proofErr w:type="spellStart"/>
            <w:r w:rsidRPr="002E671E">
              <w:rPr>
                <w:bCs/>
                <w:color w:val="000000"/>
              </w:rPr>
              <w:t>mBar</w:t>
            </w:r>
            <w:proofErr w:type="spellEnd"/>
            <w:r w:rsidRPr="002E671E">
              <w:rPr>
                <w:bCs/>
                <w:color w:val="000000"/>
              </w:rPr>
              <w:t>, °C, etc.)</w:t>
            </w:r>
          </w:p>
        </w:tc>
        <w:tc>
          <w:tcPr>
            <w:tcW w:w="4606" w:type="dxa"/>
            <w:shd w:val="clear" w:color="auto" w:fill="auto"/>
          </w:tcPr>
          <w:p w:rsidR="00FC0D0E" w:rsidRPr="002E671E" w:rsidRDefault="00FC0D0E" w:rsidP="00BD1951">
            <w:pPr>
              <w:rPr>
                <w:color w:val="000000"/>
              </w:rPr>
            </w:pPr>
            <w:r w:rsidRPr="002E671E">
              <w:rPr>
                <w:color w:val="000000"/>
              </w:rPr>
              <w:t>Too high alarm status</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Sensor calibration</w:t>
            </w:r>
          </w:p>
        </w:tc>
        <w:tc>
          <w:tcPr>
            <w:tcW w:w="4606" w:type="dxa"/>
            <w:shd w:val="clear" w:color="auto" w:fill="auto"/>
          </w:tcPr>
          <w:p w:rsidR="00FC0D0E" w:rsidRPr="002E671E" w:rsidRDefault="00FC0D0E" w:rsidP="00BD1951">
            <w:pPr>
              <w:rPr>
                <w:color w:val="000000"/>
              </w:rPr>
            </w:pPr>
            <w:r w:rsidRPr="002E671E">
              <w:rPr>
                <w:color w:val="000000"/>
              </w:rPr>
              <w:t>Too low alarm status</w:t>
            </w:r>
          </w:p>
        </w:tc>
      </w:tr>
      <w:tr w:rsidR="00FC0D0E" w:rsidRPr="002E671E" w:rsidTr="00BD1951">
        <w:tc>
          <w:tcPr>
            <w:tcW w:w="4643" w:type="dxa"/>
            <w:shd w:val="clear" w:color="auto" w:fill="auto"/>
          </w:tcPr>
          <w:p w:rsidR="00FC0D0E" w:rsidRPr="002E671E" w:rsidRDefault="00FC0D0E" w:rsidP="00BD1951">
            <w:pPr>
              <w:rPr>
                <w:b/>
                <w:bCs/>
                <w:color w:val="000000"/>
              </w:rPr>
            </w:pPr>
            <w:r>
              <w:rPr>
                <w:bCs/>
                <w:color w:val="000000"/>
              </w:rPr>
              <w:t>A</w:t>
            </w:r>
            <w:r w:rsidRPr="002E671E">
              <w:rPr>
                <w:bCs/>
                <w:color w:val="000000"/>
              </w:rPr>
              <w:t>larm levels (too low / low / high/ too high)</w:t>
            </w:r>
          </w:p>
        </w:tc>
        <w:tc>
          <w:tcPr>
            <w:tcW w:w="4606" w:type="dxa"/>
            <w:shd w:val="clear" w:color="auto" w:fill="auto"/>
          </w:tcPr>
          <w:p w:rsidR="00FC0D0E" w:rsidRPr="002E671E" w:rsidRDefault="00FC0D0E" w:rsidP="00BD1951">
            <w:pPr>
              <w:rPr>
                <w:color w:val="000000"/>
              </w:rPr>
            </w:pPr>
            <w:r w:rsidRPr="002E671E">
              <w:rPr>
                <w:color w:val="000000"/>
              </w:rPr>
              <w:t>Defective status</w:t>
            </w:r>
          </w:p>
        </w:tc>
      </w:tr>
      <w:tr w:rsidR="00FC0D0E" w:rsidRPr="002E671E" w:rsidTr="00BD1951">
        <w:trPr>
          <w:trHeight w:val="63"/>
        </w:trPr>
        <w:tc>
          <w:tcPr>
            <w:tcW w:w="4643" w:type="dxa"/>
            <w:shd w:val="clear" w:color="auto" w:fill="auto"/>
          </w:tcPr>
          <w:p w:rsidR="00FC0D0E" w:rsidRPr="002E671E" w:rsidRDefault="00FC0D0E" w:rsidP="00BD1951">
            <w:pPr>
              <w:rPr>
                <w:b/>
                <w:bCs/>
                <w:color w:val="000000"/>
              </w:rPr>
            </w:pPr>
            <w:r w:rsidRPr="002E671E">
              <w:rPr>
                <w:bCs/>
                <w:color w:val="000000"/>
              </w:rPr>
              <w:t>Label</w:t>
            </w:r>
          </w:p>
        </w:tc>
        <w:tc>
          <w:tcPr>
            <w:tcW w:w="4606" w:type="dxa"/>
            <w:shd w:val="clear" w:color="auto" w:fill="auto"/>
          </w:tcPr>
          <w:p w:rsidR="00FC0D0E" w:rsidRPr="002E671E" w:rsidRDefault="00FC0D0E" w:rsidP="00BD1951">
            <w:pPr>
              <w:rPr>
                <w:color w:val="000000"/>
              </w:rPr>
            </w:pPr>
            <w:r w:rsidRPr="002E671E">
              <w:rPr>
                <w:color w:val="000000"/>
              </w:rPr>
              <w:t>Available status</w:t>
            </w:r>
          </w:p>
        </w:tc>
      </w:tr>
      <w:tr w:rsidR="00FC0D0E" w:rsidRPr="002E671E" w:rsidTr="00BD1951">
        <w:tc>
          <w:tcPr>
            <w:tcW w:w="4643" w:type="dxa"/>
            <w:shd w:val="clear" w:color="auto" w:fill="auto"/>
          </w:tcPr>
          <w:p w:rsidR="00FC0D0E" w:rsidRPr="002E671E" w:rsidRDefault="00FC0D0E" w:rsidP="00BD1951">
            <w:pPr>
              <w:rPr>
                <w:b/>
                <w:bCs/>
                <w:color w:val="000000"/>
              </w:rPr>
            </w:pPr>
            <w:r w:rsidRPr="002E671E">
              <w:rPr>
                <w:bCs/>
                <w:color w:val="000000"/>
              </w:rPr>
              <w:t>Comment</w:t>
            </w:r>
          </w:p>
        </w:tc>
        <w:tc>
          <w:tcPr>
            <w:tcW w:w="4606" w:type="dxa"/>
            <w:shd w:val="clear" w:color="auto" w:fill="auto"/>
          </w:tcPr>
          <w:p w:rsidR="00FC0D0E" w:rsidRDefault="00FC0D0E" w:rsidP="00BD1951">
            <w:pPr>
              <w:keepNext/>
              <w:rPr>
                <w:color w:val="000000"/>
              </w:rPr>
            </w:pPr>
            <w:r>
              <w:rPr>
                <w:color w:val="000000"/>
              </w:rPr>
              <w:t>Low speed/high speed status</w:t>
            </w:r>
          </w:p>
          <w:p w:rsidR="00FC0D0E" w:rsidRDefault="00FC0D0E" w:rsidP="00BD1951">
            <w:pPr>
              <w:keepNext/>
              <w:rPr>
                <w:color w:val="000000"/>
              </w:rPr>
            </w:pPr>
            <w:r>
              <w:rPr>
                <w:color w:val="000000"/>
              </w:rPr>
              <w:t>Local status</w:t>
            </w:r>
          </w:p>
          <w:p w:rsidR="00FC0D0E" w:rsidRDefault="00FC0D0E" w:rsidP="00BD1951">
            <w:pPr>
              <w:keepNext/>
              <w:rPr>
                <w:color w:val="000000"/>
              </w:rPr>
            </w:pPr>
            <w:r>
              <w:rPr>
                <w:color w:val="000000"/>
              </w:rPr>
              <w:t>Remote status</w:t>
            </w:r>
          </w:p>
          <w:p w:rsidR="00FC0D0E" w:rsidRPr="002E671E" w:rsidRDefault="00FC0D0E" w:rsidP="00BD1951">
            <w:pPr>
              <w:keepNext/>
              <w:rPr>
                <w:color w:val="000000"/>
              </w:rPr>
            </w:pPr>
            <w:r>
              <w:rPr>
                <w:color w:val="000000"/>
              </w:rPr>
              <w:t>Auto status</w:t>
            </w:r>
          </w:p>
        </w:tc>
      </w:tr>
    </w:tbl>
    <w:p w:rsidR="00FC0D0E" w:rsidRDefault="00FC0D0E" w:rsidP="00FC0D0E">
      <w:pPr>
        <w:pStyle w:val="Onderschrift"/>
      </w:pPr>
      <w:bookmarkStart w:id="19" w:name="_Ref244570900"/>
      <w:bookmarkStart w:id="20" w:name="_Toc375561404"/>
      <w:r>
        <w:t xml:space="preserve">Table </w:t>
      </w:r>
      <w:fldSimple w:instr=" STYLEREF 1 \s ">
        <w:r w:rsidR="00C91965">
          <w:rPr>
            <w:noProof/>
          </w:rPr>
          <w:t>1</w:t>
        </w:r>
      </w:fldSimple>
      <w:r>
        <w:noBreakHyphen/>
      </w:r>
      <w:fldSimple w:instr=" SEQ Table \* ARABIC \s 1 ">
        <w:r w:rsidR="00C91965">
          <w:rPr>
            <w:noProof/>
          </w:rPr>
          <w:t>1</w:t>
        </w:r>
      </w:fldSimple>
      <w:bookmarkEnd w:id="19"/>
      <w:r>
        <w:t>: Static and dynamic data</w:t>
      </w:r>
      <w:bookmarkEnd w:id="20"/>
    </w:p>
    <w:p w:rsidR="00FC0D0E" w:rsidRPr="00DE1C6A" w:rsidRDefault="00FC0D0E" w:rsidP="00FC0D0E"/>
    <w:p w:rsidR="00FC0D0E" w:rsidRDefault="00FC0D0E" w:rsidP="00FC0D0E">
      <w:pPr>
        <w:keepNext/>
      </w:pPr>
      <w:r>
        <w:rPr>
          <w:noProof/>
          <w:lang w:val="nl-NL" w:eastAsia="nl-NL"/>
        </w:rPr>
        <w:drawing>
          <wp:inline distT="0" distB="0" distL="0" distR="0" wp14:anchorId="2C484B2F" wp14:editId="6C7911A1">
            <wp:extent cx="2000250" cy="1543050"/>
            <wp:effectExtent l="0" t="0" r="0" b="0"/>
            <wp:docPr id="331" name="Afbeelding 5" descr="datapack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fbeelding 5" descr="datapackage.png"/>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0" cy="1543050"/>
                    </a:xfrm>
                    <a:prstGeom prst="rect">
                      <a:avLst/>
                    </a:prstGeom>
                    <a:noFill/>
                    <a:ln>
                      <a:noFill/>
                    </a:ln>
                  </pic:spPr>
                </pic:pic>
              </a:graphicData>
            </a:graphic>
          </wp:inline>
        </w:drawing>
      </w:r>
    </w:p>
    <w:p w:rsidR="00FC0D0E" w:rsidRPr="00FC0D0E" w:rsidRDefault="00FC0D0E" w:rsidP="00FC0D0E">
      <w:pPr>
        <w:pStyle w:val="Onderschrift"/>
      </w:pPr>
      <w:bookmarkStart w:id="21" w:name="_Toc375561344"/>
      <w:r w:rsidRPr="00FC0D0E">
        <w:t xml:space="preserve">Figure </w:t>
      </w:r>
      <w:fldSimple w:instr=" STYLEREF 1 \s ">
        <w:r w:rsidR="00C91965">
          <w:rPr>
            <w:noProof/>
          </w:rPr>
          <w:t>1</w:t>
        </w:r>
      </w:fldSimple>
      <w:r w:rsidR="00F7104D">
        <w:noBreakHyphen/>
      </w:r>
      <w:fldSimple w:instr=" SEQ Figure \* ARABIC \s 1 ">
        <w:r w:rsidR="00C91965">
          <w:rPr>
            <w:noProof/>
          </w:rPr>
          <w:t>2</w:t>
        </w:r>
      </w:fldSimple>
      <w:r w:rsidRPr="00FC0D0E">
        <w:t>: Field Data Package</w:t>
      </w:r>
      <w:bookmarkEnd w:id="21"/>
    </w:p>
    <w:p w:rsidR="00FC0D0E" w:rsidRPr="002353C3" w:rsidRDefault="00FC0D0E" w:rsidP="00FC0D0E">
      <w:pPr>
        <w:rPr>
          <w:rStyle w:val="Subtielebenadrukking1"/>
          <w:rFonts w:cs="Raavi"/>
          <w:color w:val="000000"/>
        </w:rPr>
      </w:pPr>
      <w:ins w:id="22" w:author="Unknown">
        <w:r>
          <w:rPr>
            <w:noProof/>
            <w:lang w:val="nl-NL" w:eastAsia="nl-NL"/>
          </w:rPr>
          <w:drawing>
            <wp:inline distT="0" distB="0" distL="0" distR="0" wp14:anchorId="7BA6393B" wp14:editId="32EE9448">
              <wp:extent cx="416379" cy="342900"/>
              <wp:effectExtent l="0" t="0" r="3175"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ins>
      <w:r w:rsidRPr="002353C3">
        <w:rPr>
          <w:rStyle w:val="Subtielebenadrukking1"/>
          <w:rFonts w:cs="Raavi"/>
          <w:color w:val="000000"/>
        </w:rPr>
        <w:t xml:space="preserve">: </w:t>
      </w:r>
      <w:r>
        <w:rPr>
          <w:rStyle w:val="Subtielebenadrukking1"/>
          <w:rFonts w:cs="Raavi"/>
          <w:color w:val="000000"/>
        </w:rPr>
        <w:t>E</w:t>
      </w:r>
      <w:r w:rsidRPr="002353C3">
        <w:rPr>
          <w:rStyle w:val="Subtielebenadrukking1"/>
          <w:rFonts w:cs="Raavi"/>
          <w:color w:val="000000"/>
        </w:rPr>
        <w:t>ach dynamic data value carries its own value, source, owner and timestamp.</w:t>
      </w:r>
      <w:r w:rsidRPr="002353C3">
        <w:rPr>
          <w:noProof/>
          <w:color w:val="000000"/>
          <w:lang w:eastAsia="nl-NL"/>
        </w:rPr>
        <w:t xml:space="preserve"> </w:t>
      </w:r>
    </w:p>
    <w:p w:rsidR="00FC0D0E" w:rsidRDefault="00FC0D0E" w:rsidP="00FC0D0E"/>
    <w:p w:rsidR="00FC0D0E" w:rsidRDefault="00FC0D0E" w:rsidP="00FC0D0E">
      <w:r>
        <w:t>Each time an item in the dynamic data changes (with interval dependent on protocol), the item is overwritten accordingly and distributed over the network</w:t>
      </w:r>
      <w:r w:rsidRPr="00175BBB">
        <w:t xml:space="preserve"> </w:t>
      </w:r>
      <w:r>
        <w:t xml:space="preserve">ten times a second. </w:t>
      </w:r>
      <w:r>
        <w:br/>
        <w:t xml:space="preserve">This updated data package is then compared with other versions of the same package on the network. </w:t>
      </w:r>
      <w:r>
        <w:br/>
      </w:r>
    </w:p>
    <w:p w:rsidR="00FC0D0E" w:rsidRDefault="00D83C1E" w:rsidP="00FC0D0E">
      <w:r>
        <w:t xml:space="preserve">FT NavVision® </w:t>
      </w:r>
      <w:r w:rsidR="00FC0D0E">
        <w:t xml:space="preserve"> uses timestamps &amp; sources to compare the values in the various package-versions, and selects the highest priority value as new value. The source of the value determines which new value is selected, followed by the timestamp of the readout.  </w:t>
      </w:r>
    </w:p>
    <w:p w:rsidR="00FC0D0E" w:rsidRDefault="00FC0D0E" w:rsidP="00FC0D0E">
      <w:r>
        <w:t xml:space="preserve">Note that the procedure above is also used for distributing &amp; synchronizing configuration (i.e. the static data of a field) over the entire network. </w:t>
      </w:r>
    </w:p>
    <w:p w:rsidR="00FC0D0E" w:rsidRDefault="00FC0D0E" w:rsidP="00FC0D0E">
      <w:r>
        <w:t xml:space="preserve">This means that any adjustment to a field configuration can be performed on any alarm panel with sufficient rights, and is picked up </w:t>
      </w:r>
      <w:r w:rsidRPr="00034CDD">
        <w:t xml:space="preserve">by all </w:t>
      </w:r>
      <w:r w:rsidR="00D83C1E">
        <w:t xml:space="preserve">FT NavVision® </w:t>
      </w:r>
      <w:r>
        <w:t xml:space="preserve"> servers/clients.</w:t>
      </w:r>
    </w:p>
    <w:p w:rsidR="00FC0D0E" w:rsidRDefault="00FC0D0E" w:rsidP="00FC0D0E"/>
    <w:p w:rsidR="00FC0D0E" w:rsidRDefault="00FC0D0E" w:rsidP="00FC0D0E">
      <w:r>
        <w:t xml:space="preserve">After the current value is updated, it is compared with the alarm levels set in the static data of the same package. If the current value does not fall within the parameters set by these alarm levels, </w:t>
      </w:r>
      <w:r w:rsidR="00D83C1E">
        <w:t xml:space="preserve">FT NavVision® </w:t>
      </w:r>
      <w:r>
        <w:t xml:space="preserve"> registers an alarm by setting the corresponding status in the dynamic  data (e.g. too low alarm status) to "True" (with "False" meaning this status is currently not applicable).</w:t>
      </w:r>
      <w:r>
        <w:br/>
        <w:t>The data package is then again distributed over the network, and the cycle repeats itself.</w:t>
      </w:r>
    </w:p>
    <w:bookmarkEnd w:id="18"/>
    <w:p w:rsidR="00856348" w:rsidRPr="00856348" w:rsidRDefault="00856348" w:rsidP="00856348"/>
    <w:p w:rsidR="00D83C1E" w:rsidRDefault="002C1C0D" w:rsidP="00D83C1E">
      <w:pPr>
        <w:pStyle w:val="Kop1"/>
        <w:rPr>
          <w:lang w:val="en-US"/>
        </w:rPr>
      </w:pPr>
      <w:bookmarkStart w:id="23" w:name="_Toc375561205"/>
      <w:r>
        <w:rPr>
          <w:lang w:val="en-US"/>
        </w:rPr>
        <w:t>Topology</w:t>
      </w:r>
      <w:bookmarkEnd w:id="23"/>
    </w:p>
    <w:p w:rsidR="00D83C1E" w:rsidRDefault="007B2C73" w:rsidP="00D83C1E">
      <w:pPr>
        <w:rPr>
          <w:lang w:val="en-US"/>
        </w:rPr>
      </w:pPr>
      <w:r>
        <w:rPr>
          <w:lang w:val="en-US"/>
        </w:rPr>
        <w:t>Whether you are working on a new build or doing a refit, the starting point of the system will be the topology. You will need to question what you would like to see and\or control where. It will be good to start out with a simple sketch where the first important thing is that you have some sort of GA for the ship.</w:t>
      </w:r>
    </w:p>
    <w:p w:rsidR="007B2C73" w:rsidRDefault="007B2C73" w:rsidP="00D83C1E">
      <w:pPr>
        <w:rPr>
          <w:lang w:val="en-US"/>
        </w:rPr>
      </w:pPr>
    </w:p>
    <w:p w:rsidR="007B2C73" w:rsidRDefault="007B2C73" w:rsidP="00D83C1E">
      <w:pPr>
        <w:rPr>
          <w:lang w:val="en-US"/>
        </w:rPr>
      </w:pPr>
      <w:r>
        <w:rPr>
          <w:lang w:val="en-US"/>
        </w:rPr>
        <w:t xml:space="preserve">With this GA you start out with deciding where you would like to have a monitor. Just start with the simple monitor, the specifications will be decided on later. </w:t>
      </w:r>
      <w:r w:rsidR="00164AEF">
        <w:rPr>
          <w:lang w:val="en-US"/>
        </w:rPr>
        <w:t xml:space="preserve">To show how easy it can be done we start </w:t>
      </w:r>
      <w:r w:rsidR="00F5251F">
        <w:rPr>
          <w:lang w:val="en-US"/>
        </w:rPr>
        <w:t xml:space="preserve">with a single hand-drawn sketch (see </w:t>
      </w:r>
      <w:r w:rsidR="00F5251F">
        <w:rPr>
          <w:lang w:val="en-US"/>
        </w:rPr>
        <w:fldChar w:fldCharType="begin"/>
      </w:r>
      <w:r w:rsidR="00F5251F">
        <w:rPr>
          <w:lang w:val="en-US"/>
        </w:rPr>
        <w:instrText xml:space="preserve"> REF _Ref348002490 \h </w:instrText>
      </w:r>
      <w:r w:rsidR="00F5251F">
        <w:rPr>
          <w:lang w:val="en-US"/>
        </w:rPr>
      </w:r>
      <w:r w:rsidR="00F5251F">
        <w:rPr>
          <w:lang w:val="en-US"/>
        </w:rPr>
        <w:fldChar w:fldCharType="separate"/>
      </w:r>
      <w:r w:rsidR="00C91965">
        <w:t xml:space="preserve">Figure </w:t>
      </w:r>
      <w:r w:rsidR="00C91965">
        <w:rPr>
          <w:noProof/>
        </w:rPr>
        <w:t>2</w:t>
      </w:r>
      <w:r w:rsidR="00C91965">
        <w:noBreakHyphen/>
      </w:r>
      <w:r w:rsidR="00C91965">
        <w:rPr>
          <w:noProof/>
        </w:rPr>
        <w:t>1</w:t>
      </w:r>
      <w:r w:rsidR="00F5251F">
        <w:rPr>
          <w:lang w:val="en-US"/>
        </w:rPr>
        <w:fldChar w:fldCharType="end"/>
      </w:r>
      <w:r w:rsidR="00F5251F">
        <w:rPr>
          <w:lang w:val="en-US"/>
        </w:rPr>
        <w:t>).</w:t>
      </w:r>
    </w:p>
    <w:p w:rsidR="00F5251F" w:rsidRDefault="00F5251F" w:rsidP="00D83C1E">
      <w:pPr>
        <w:rPr>
          <w:lang w:val="en-US"/>
        </w:rPr>
      </w:pPr>
    </w:p>
    <w:p w:rsidR="00F5251F" w:rsidRDefault="00F5251F" w:rsidP="00D83C1E">
      <w:pPr>
        <w:rPr>
          <w:lang w:val="en-US"/>
        </w:rPr>
      </w:pPr>
      <w:r>
        <w:rPr>
          <w:noProof/>
          <w:lang w:val="nl-NL" w:eastAsia="nl-NL"/>
        </w:rPr>
        <w:lastRenderedPageBreak/>
        <w:drawing>
          <wp:inline distT="0" distB="0" distL="0" distR="0" wp14:anchorId="5B76628A" wp14:editId="67AF2DE2">
            <wp:extent cx="5760720" cy="3936227"/>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36227"/>
                    </a:xfrm>
                    <a:prstGeom prst="rect">
                      <a:avLst/>
                    </a:prstGeom>
                  </pic:spPr>
                </pic:pic>
              </a:graphicData>
            </a:graphic>
          </wp:inline>
        </w:drawing>
      </w:r>
    </w:p>
    <w:p w:rsidR="00F5251F" w:rsidRDefault="00F5251F" w:rsidP="00F5251F">
      <w:pPr>
        <w:pStyle w:val="Onderschrift"/>
      </w:pPr>
      <w:bookmarkStart w:id="24" w:name="_Ref348002490"/>
      <w:bookmarkStart w:id="25" w:name="_Toc375561345"/>
      <w:r>
        <w:t xml:space="preserve">Figure </w:t>
      </w:r>
      <w:fldSimple w:instr=" STYLEREF 1 \s ">
        <w:r w:rsidR="00C91965">
          <w:rPr>
            <w:noProof/>
          </w:rPr>
          <w:t>2</w:t>
        </w:r>
      </w:fldSimple>
      <w:r w:rsidR="00F7104D">
        <w:noBreakHyphen/>
      </w:r>
      <w:fldSimple w:instr=" SEQ Figure \* ARABIC \s 1 ">
        <w:r w:rsidR="00C91965">
          <w:rPr>
            <w:noProof/>
          </w:rPr>
          <w:t>1</w:t>
        </w:r>
      </w:fldSimple>
      <w:bookmarkEnd w:id="24"/>
      <w:r>
        <w:t>: topology 1</w:t>
      </w:r>
      <w:bookmarkEnd w:id="25"/>
    </w:p>
    <w:p w:rsidR="00913F25" w:rsidRDefault="00913F25" w:rsidP="00913F25">
      <w:pPr>
        <w:pStyle w:val="Kop2"/>
      </w:pPr>
      <w:bookmarkStart w:id="26" w:name="_Toc375561206"/>
      <w:r>
        <w:t>Screens and PC’s</w:t>
      </w:r>
      <w:bookmarkEnd w:id="26"/>
    </w:p>
    <w:p w:rsidR="00913F25" w:rsidRDefault="00913F25" w:rsidP="00F5251F"/>
    <w:p w:rsidR="00F5251F" w:rsidRDefault="00F5251F" w:rsidP="00F5251F">
      <w:r>
        <w:t>So here we go and make the decision on who is entitled to see the AMCS. The first two will be clear I guess:</w:t>
      </w:r>
    </w:p>
    <w:p w:rsidR="00F5251F" w:rsidRDefault="00F5251F" w:rsidP="00F5251F"/>
    <w:p w:rsidR="00F5251F" w:rsidRDefault="00F5251F" w:rsidP="0031103D">
      <w:pPr>
        <w:pStyle w:val="Lijstalinea"/>
        <w:numPr>
          <w:ilvl w:val="0"/>
          <w:numId w:val="7"/>
        </w:numPr>
      </w:pPr>
      <w:r>
        <w:t>Engine room</w:t>
      </w:r>
    </w:p>
    <w:p w:rsidR="00F5251F" w:rsidRDefault="00F5251F" w:rsidP="0031103D">
      <w:pPr>
        <w:pStyle w:val="Lijstalinea"/>
        <w:numPr>
          <w:ilvl w:val="0"/>
          <w:numId w:val="7"/>
        </w:numPr>
      </w:pPr>
      <w:r>
        <w:t>Wheelhouse</w:t>
      </w:r>
    </w:p>
    <w:p w:rsidR="00F5251F" w:rsidRDefault="00F5251F" w:rsidP="00F5251F"/>
    <w:p w:rsidR="00F5251F" w:rsidRDefault="00F5251F" w:rsidP="00F5251F">
      <w:r>
        <w:t>They definitely get a screen to see the AMCS. So in this case we will draw a screen there. Next we’ll be asking if they use the flybridge a lot to see if they need monitoring there as well.</w:t>
      </w:r>
    </w:p>
    <w:p w:rsidR="00F5251F" w:rsidRDefault="00F5251F" w:rsidP="00F5251F"/>
    <w:p w:rsidR="00F5251F" w:rsidRDefault="00F5251F" w:rsidP="00F5251F">
      <w:r>
        <w:t>Depending on the ship being under class and assuming that they need duty selection we have a mandatory screen in the public spaces and assumingly two duty screens in the chief cabin and in the 2</w:t>
      </w:r>
      <w:r w:rsidRPr="00F5251F">
        <w:rPr>
          <w:vertAlign w:val="superscript"/>
        </w:rPr>
        <w:t>nd</w:t>
      </w:r>
      <w:r>
        <w:t xml:space="preserve"> engineer cabin. </w:t>
      </w:r>
    </w:p>
    <w:p w:rsidR="00F5251F" w:rsidRDefault="00F5251F" w:rsidP="00F5251F"/>
    <w:p w:rsidR="00F5251F" w:rsidRDefault="00F5251F" w:rsidP="00F5251F">
      <w:r>
        <w:t xml:space="preserve">The captain doesn’t need a screen but just wants one and </w:t>
      </w:r>
      <w:r w:rsidR="00BD1951">
        <w:t>to keep everybody satisfied he wants one for the 1</w:t>
      </w:r>
      <w:r w:rsidR="00BD1951" w:rsidRPr="00BD1951">
        <w:rPr>
          <w:vertAlign w:val="superscript"/>
        </w:rPr>
        <w:t>st</w:t>
      </w:r>
      <w:r w:rsidR="00BD1951">
        <w:t xml:space="preserve"> officer as well. So we end up with the following screens:</w:t>
      </w:r>
    </w:p>
    <w:p w:rsidR="00BD1951" w:rsidRDefault="00BD1951" w:rsidP="00F5251F"/>
    <w:p w:rsidR="00BD1951" w:rsidRDefault="00BD1951" w:rsidP="0031103D">
      <w:pPr>
        <w:pStyle w:val="Lijstalinea"/>
        <w:numPr>
          <w:ilvl w:val="0"/>
          <w:numId w:val="8"/>
        </w:numPr>
      </w:pPr>
      <w:r>
        <w:t>Engine room</w:t>
      </w:r>
    </w:p>
    <w:p w:rsidR="00BD1951" w:rsidRDefault="00BD1951" w:rsidP="0031103D">
      <w:pPr>
        <w:pStyle w:val="Lijstalinea"/>
        <w:numPr>
          <w:ilvl w:val="0"/>
          <w:numId w:val="8"/>
        </w:numPr>
      </w:pPr>
      <w:r>
        <w:t>Wheelhouse</w:t>
      </w:r>
    </w:p>
    <w:p w:rsidR="00BD1951" w:rsidRDefault="00BD1951" w:rsidP="0031103D">
      <w:pPr>
        <w:pStyle w:val="Lijstalinea"/>
        <w:numPr>
          <w:ilvl w:val="0"/>
          <w:numId w:val="8"/>
        </w:numPr>
      </w:pPr>
      <w:r>
        <w:t>Flybridge</w:t>
      </w:r>
    </w:p>
    <w:p w:rsidR="00BD1951" w:rsidRDefault="00BD1951" w:rsidP="0031103D">
      <w:pPr>
        <w:pStyle w:val="Lijstalinea"/>
        <w:numPr>
          <w:ilvl w:val="0"/>
          <w:numId w:val="8"/>
        </w:numPr>
      </w:pPr>
      <w:proofErr w:type="spellStart"/>
      <w:r>
        <w:t>Messroom</w:t>
      </w:r>
      <w:proofErr w:type="spellEnd"/>
    </w:p>
    <w:p w:rsidR="00BD1951" w:rsidRDefault="00BD1951" w:rsidP="0031103D">
      <w:pPr>
        <w:pStyle w:val="Lijstalinea"/>
        <w:numPr>
          <w:ilvl w:val="0"/>
          <w:numId w:val="8"/>
        </w:numPr>
      </w:pPr>
      <w:r>
        <w:t>Chief engineer</w:t>
      </w:r>
    </w:p>
    <w:p w:rsidR="00BD1951" w:rsidRDefault="00BD1951" w:rsidP="0031103D">
      <w:pPr>
        <w:pStyle w:val="Lijstalinea"/>
        <w:numPr>
          <w:ilvl w:val="0"/>
          <w:numId w:val="8"/>
        </w:numPr>
      </w:pPr>
      <w:r>
        <w:t>2</w:t>
      </w:r>
      <w:r w:rsidRPr="00BD1951">
        <w:rPr>
          <w:vertAlign w:val="superscript"/>
        </w:rPr>
        <w:t>nd</w:t>
      </w:r>
      <w:r>
        <w:t xml:space="preserve"> engineer</w:t>
      </w:r>
    </w:p>
    <w:p w:rsidR="00BD1951" w:rsidRDefault="00BD1951" w:rsidP="0031103D">
      <w:pPr>
        <w:pStyle w:val="Lijstalinea"/>
        <w:numPr>
          <w:ilvl w:val="0"/>
          <w:numId w:val="8"/>
        </w:numPr>
      </w:pPr>
      <w:r>
        <w:t>Captain</w:t>
      </w:r>
    </w:p>
    <w:p w:rsidR="00BD1951" w:rsidRDefault="00BD1951" w:rsidP="0031103D">
      <w:pPr>
        <w:pStyle w:val="Lijstalinea"/>
        <w:numPr>
          <w:ilvl w:val="0"/>
          <w:numId w:val="8"/>
        </w:numPr>
      </w:pPr>
      <w:r>
        <w:t>1</w:t>
      </w:r>
      <w:r w:rsidRPr="00BD1951">
        <w:rPr>
          <w:vertAlign w:val="superscript"/>
        </w:rPr>
        <w:t>st</w:t>
      </w:r>
      <w:r>
        <w:t xml:space="preserve"> officer</w:t>
      </w:r>
    </w:p>
    <w:p w:rsidR="00BD1951" w:rsidRDefault="00BD1951" w:rsidP="00BD1951"/>
    <w:p w:rsidR="00BD1951" w:rsidRDefault="00BD1951" w:rsidP="00BD1951">
      <w:r>
        <w:t xml:space="preserve">So we end up with the next drawing (see </w:t>
      </w:r>
      <w:r>
        <w:fldChar w:fldCharType="begin"/>
      </w:r>
      <w:r>
        <w:instrText xml:space="preserve"> REF _Ref348003439 \h </w:instrText>
      </w:r>
      <w:r>
        <w:fldChar w:fldCharType="separate"/>
      </w:r>
      <w:r w:rsidR="00C91965">
        <w:t xml:space="preserve">Figure </w:t>
      </w:r>
      <w:r w:rsidR="00C91965">
        <w:rPr>
          <w:noProof/>
        </w:rPr>
        <w:t>2</w:t>
      </w:r>
      <w:r w:rsidR="00C91965">
        <w:noBreakHyphen/>
      </w:r>
      <w:r w:rsidR="00C91965">
        <w:rPr>
          <w:noProof/>
        </w:rPr>
        <w:t>2</w:t>
      </w:r>
      <w:r>
        <w:fldChar w:fldCharType="end"/>
      </w:r>
      <w:r>
        <w:t>).</w:t>
      </w:r>
    </w:p>
    <w:p w:rsidR="00571D88" w:rsidRDefault="00571D88" w:rsidP="00BD1951"/>
    <w:p w:rsidR="00BD1951" w:rsidRDefault="00BD1951" w:rsidP="00BD1951">
      <w:r>
        <w:rPr>
          <w:noProof/>
          <w:lang w:val="nl-NL" w:eastAsia="nl-NL"/>
        </w:rPr>
        <w:drawing>
          <wp:inline distT="0" distB="0" distL="0" distR="0" wp14:anchorId="2EFB52CF" wp14:editId="7AA49EEB">
            <wp:extent cx="5760720" cy="379168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791688"/>
                    </a:xfrm>
                    <a:prstGeom prst="rect">
                      <a:avLst/>
                    </a:prstGeom>
                  </pic:spPr>
                </pic:pic>
              </a:graphicData>
            </a:graphic>
          </wp:inline>
        </w:drawing>
      </w:r>
    </w:p>
    <w:p w:rsidR="00BD1951" w:rsidRDefault="00BD1951" w:rsidP="00BD1951">
      <w:pPr>
        <w:pStyle w:val="Onderschrift"/>
      </w:pPr>
      <w:bookmarkStart w:id="27" w:name="_Ref348003439"/>
      <w:bookmarkStart w:id="28" w:name="_Toc375561346"/>
      <w:r>
        <w:t xml:space="preserve">Figure </w:t>
      </w:r>
      <w:fldSimple w:instr=" STYLEREF 1 \s ">
        <w:r w:rsidR="00C91965">
          <w:rPr>
            <w:noProof/>
          </w:rPr>
          <w:t>2</w:t>
        </w:r>
      </w:fldSimple>
      <w:r w:rsidR="00F7104D">
        <w:noBreakHyphen/>
      </w:r>
      <w:fldSimple w:instr=" SEQ Figure \* ARABIC \s 1 ">
        <w:r w:rsidR="00C91965">
          <w:rPr>
            <w:noProof/>
          </w:rPr>
          <w:t>2</w:t>
        </w:r>
      </w:fldSimple>
      <w:bookmarkEnd w:id="27"/>
      <w:r>
        <w:t>: topology 2</w:t>
      </w:r>
      <w:bookmarkEnd w:id="28"/>
    </w:p>
    <w:p w:rsidR="00BD1951" w:rsidRDefault="00BD1951" w:rsidP="00BD1951"/>
    <w:p w:rsidR="00BD1951" w:rsidRDefault="00BD1951" w:rsidP="00BD1951">
      <w:r>
        <w:t>So now we know where we need to put screens, it is time to think about what kind of PC we want there.</w:t>
      </w:r>
    </w:p>
    <w:p w:rsidR="00BD1951" w:rsidRDefault="00BD1951" w:rsidP="00BD1951"/>
    <w:p w:rsidR="00BD1951" w:rsidRDefault="00BD1951" w:rsidP="00BD1951">
      <w:r>
        <w:t xml:space="preserve">For example the wheelhouse needs two screens and is of high importance for the </w:t>
      </w:r>
      <w:r w:rsidR="007A181A">
        <w:t xml:space="preserve">monitoring system. We would definitely put a PC there. This also goes for the engine room. </w:t>
      </w:r>
    </w:p>
    <w:p w:rsidR="007A181A" w:rsidRDefault="007A181A" w:rsidP="00BD1951"/>
    <w:p w:rsidR="007A181A" w:rsidRDefault="007A181A" w:rsidP="00BD1951">
      <w:r>
        <w:t>The Flybridge is used pretty often so we can choose to put a PC here. But while there is often a space deficit on a flybridge it is more likely that we connect that screen to the wheelhouse pc through a KVM switch.</w:t>
      </w:r>
    </w:p>
    <w:p w:rsidR="007A181A" w:rsidRDefault="007A181A" w:rsidP="00BD1951"/>
    <w:p w:rsidR="007A181A" w:rsidRDefault="007A181A" w:rsidP="00BD1951">
      <w:r>
        <w:t>The rest of the screens can be duty alarm panels because they are mostly used for duty selection. Maybe the mess can be fitted with a normal screen with pc but that is up to the owner.</w:t>
      </w:r>
    </w:p>
    <w:p w:rsidR="007A181A" w:rsidRDefault="007A181A" w:rsidP="00BD1951"/>
    <w:p w:rsidR="007A181A" w:rsidRDefault="007A181A" w:rsidP="00BD1951">
      <w:r>
        <w:t xml:space="preserve">So we now have the pc’s as we would like them (see </w:t>
      </w:r>
      <w:r>
        <w:fldChar w:fldCharType="begin"/>
      </w:r>
      <w:r>
        <w:instrText xml:space="preserve"> REF _Ref348004237 \h </w:instrText>
      </w:r>
      <w:r>
        <w:fldChar w:fldCharType="separate"/>
      </w:r>
      <w:r w:rsidR="00C91965">
        <w:t xml:space="preserve">Figure </w:t>
      </w:r>
      <w:r w:rsidR="00C91965">
        <w:rPr>
          <w:noProof/>
        </w:rPr>
        <w:t>2</w:t>
      </w:r>
      <w:r w:rsidR="00C91965">
        <w:noBreakHyphen/>
      </w:r>
      <w:r w:rsidR="00C91965">
        <w:rPr>
          <w:noProof/>
        </w:rPr>
        <w:t>3</w:t>
      </w:r>
      <w:r>
        <w:fldChar w:fldCharType="end"/>
      </w:r>
      <w:r>
        <w:t>).</w:t>
      </w:r>
    </w:p>
    <w:p w:rsidR="007A181A" w:rsidRDefault="007A181A" w:rsidP="00BD1951"/>
    <w:p w:rsidR="00913F25" w:rsidRDefault="00913F25" w:rsidP="00BD1951">
      <w:r>
        <w:t>Of course you can draw it more professional than I show you in my example, but you get the feeling on the method.</w:t>
      </w:r>
    </w:p>
    <w:p w:rsidR="007A181A" w:rsidRDefault="007A181A" w:rsidP="00BD1951">
      <w:r>
        <w:rPr>
          <w:noProof/>
          <w:lang w:val="nl-NL" w:eastAsia="nl-NL"/>
        </w:rPr>
        <w:lastRenderedPageBreak/>
        <w:drawing>
          <wp:inline distT="0" distB="0" distL="0" distR="0" wp14:anchorId="4286811A" wp14:editId="3D139DA2">
            <wp:extent cx="5760720" cy="383211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832110"/>
                    </a:xfrm>
                    <a:prstGeom prst="rect">
                      <a:avLst/>
                    </a:prstGeom>
                  </pic:spPr>
                </pic:pic>
              </a:graphicData>
            </a:graphic>
          </wp:inline>
        </w:drawing>
      </w:r>
    </w:p>
    <w:p w:rsidR="00913F25" w:rsidRDefault="007A181A" w:rsidP="00262062">
      <w:pPr>
        <w:pStyle w:val="Onderschrift"/>
      </w:pPr>
      <w:bookmarkStart w:id="29" w:name="_Ref348004237"/>
      <w:bookmarkStart w:id="30" w:name="_Toc375561347"/>
      <w:r>
        <w:t xml:space="preserve">Figure </w:t>
      </w:r>
      <w:fldSimple w:instr=" STYLEREF 1 \s ">
        <w:r w:rsidR="00C91965">
          <w:rPr>
            <w:noProof/>
          </w:rPr>
          <w:t>2</w:t>
        </w:r>
      </w:fldSimple>
      <w:r w:rsidR="00F7104D">
        <w:noBreakHyphen/>
      </w:r>
      <w:fldSimple w:instr=" SEQ Figure \* ARABIC \s 1 ">
        <w:r w:rsidR="00C91965">
          <w:rPr>
            <w:noProof/>
          </w:rPr>
          <w:t>3</w:t>
        </w:r>
      </w:fldSimple>
      <w:bookmarkEnd w:id="29"/>
      <w:r>
        <w:t>: topology 3</w:t>
      </w:r>
      <w:bookmarkEnd w:id="30"/>
    </w:p>
    <w:p w:rsidR="003F2C7F" w:rsidRPr="0027790D" w:rsidRDefault="003F2C7F" w:rsidP="003F2C7F">
      <w:pPr>
        <w:pStyle w:val="Kop2"/>
        <w:rPr>
          <w:lang w:val="en-US"/>
        </w:rPr>
      </w:pPr>
      <w:bookmarkStart w:id="31" w:name="_Toc300773184"/>
      <w:bookmarkStart w:id="32" w:name="_Toc375561207"/>
      <w:r w:rsidRPr="0027790D">
        <w:rPr>
          <w:lang w:val="en-US"/>
        </w:rPr>
        <w:t>What information do you need and how to get it</w:t>
      </w:r>
      <w:bookmarkEnd w:id="31"/>
      <w:bookmarkEnd w:id="32"/>
    </w:p>
    <w:p w:rsidR="003F2C7F" w:rsidRDefault="003F2C7F" w:rsidP="003F2C7F">
      <w:r>
        <w:t xml:space="preserve">Now we are going to make it a bit more professional. We need to know what they want to be monitored and/or controlled on the system. </w:t>
      </w:r>
      <w:r w:rsidRPr="00FB5CD6">
        <w:t xml:space="preserve">Depending on what kind of installation you are doing, the information you need to gather differs. </w:t>
      </w:r>
      <w:r>
        <w:t>The installation can be needed for a new build, a refit or an extension of an existing system or even as small as just one screen added to an ECR. The way you gather information is somewhat the same but differs in a few sections.</w:t>
      </w:r>
    </w:p>
    <w:p w:rsidR="003F2C7F" w:rsidRPr="0027790D" w:rsidRDefault="003F2C7F" w:rsidP="003F2C7F">
      <w:pPr>
        <w:pStyle w:val="Kop3"/>
        <w:rPr>
          <w:lang w:val="en-US"/>
        </w:rPr>
      </w:pPr>
      <w:bookmarkStart w:id="33" w:name="_Toc300773185"/>
      <w:bookmarkStart w:id="34" w:name="_Toc375561208"/>
      <w:r w:rsidRPr="0027790D">
        <w:rPr>
          <w:lang w:val="en-US"/>
        </w:rPr>
        <w:t>New build</w:t>
      </w:r>
      <w:bookmarkEnd w:id="33"/>
      <w:bookmarkEnd w:id="34"/>
    </w:p>
    <w:p w:rsidR="003F2C7F" w:rsidRDefault="003F2C7F" w:rsidP="003F2C7F">
      <w:r w:rsidRPr="00FB5CD6">
        <w:t>For a new build we usually start in the beginning of the proce</w:t>
      </w:r>
      <w:r>
        <w:t>ss. There should be intense communication with the yard and all adjacent parties. First of all there need to be decided what kind of system there will be required. Will it be a monitoring system? Will it also control part of the system etc. collect all data that is available about how the system need to work, which sensors will be used, all documentation of these sensors and which cabling will be necessary. Mostly all these information will be at hand and be discussed over at several meetings. Collect as much information as possible. If the system is much alike an earlier project, make sure you get all these data as well.</w:t>
      </w:r>
    </w:p>
    <w:p w:rsidR="003F2C7F" w:rsidRPr="0027790D" w:rsidRDefault="003F2C7F" w:rsidP="003F2C7F">
      <w:pPr>
        <w:pStyle w:val="Kop3"/>
        <w:rPr>
          <w:lang w:val="en-US"/>
        </w:rPr>
      </w:pPr>
      <w:bookmarkStart w:id="35" w:name="_Toc300773186"/>
      <w:bookmarkStart w:id="36" w:name="_Toc375561209"/>
      <w:r w:rsidRPr="0027790D">
        <w:rPr>
          <w:lang w:val="en-US"/>
        </w:rPr>
        <w:t>Refit</w:t>
      </w:r>
      <w:bookmarkEnd w:id="35"/>
      <w:bookmarkEnd w:id="36"/>
    </w:p>
    <w:p w:rsidR="003F2C7F" w:rsidRDefault="003F2C7F" w:rsidP="003F2C7F">
      <w:r w:rsidRPr="008A33E6">
        <w:t xml:space="preserve">For a refit much of the above applies as well. </w:t>
      </w:r>
      <w:r>
        <w:t>An advantage is that, most likely, there will be schematics available about the old system. This can be used as a blueprint for the FT equipment list. A disadvantage is that you will have to make sure that everything will fit in the old spaces and that you will have to check all the current wiring if it is up to date. Although mentioned, this lies outside the scope of this training, but it is surely a point of attention. If sensors are renewed or changed, collect all the appropriate data.</w:t>
      </w:r>
    </w:p>
    <w:p w:rsidR="003F2C7F" w:rsidRDefault="003F2C7F" w:rsidP="003F2C7F"/>
    <w:p w:rsidR="003F2C7F" w:rsidRDefault="003F2C7F" w:rsidP="003F2C7F">
      <w:ins w:id="37" w:author="Unknown">
        <w:r>
          <w:rPr>
            <w:noProof/>
            <w:lang w:val="nl-NL" w:eastAsia="nl-NL"/>
          </w:rPr>
          <w:lastRenderedPageBreak/>
          <w:drawing>
            <wp:inline distT="0" distB="0" distL="0" distR="0" wp14:anchorId="229B523D" wp14:editId="3BAEB185">
              <wp:extent cx="416379" cy="342900"/>
              <wp:effectExtent l="0" t="0" r="317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ins>
      <w:r>
        <w:rPr>
          <w:i/>
        </w:rPr>
        <w:t>: We will explain how to integrate it into a sensorlist in another part of the training.</w:t>
      </w:r>
    </w:p>
    <w:p w:rsidR="003F2C7F" w:rsidRDefault="003F2C7F" w:rsidP="003F2C7F"/>
    <w:p w:rsidR="00262062" w:rsidRDefault="00262062" w:rsidP="00262062">
      <w:pPr>
        <w:pStyle w:val="Kop2"/>
      </w:pPr>
      <w:bookmarkStart w:id="38" w:name="_Toc375561210"/>
      <w:r>
        <w:t>Topology drawing</w:t>
      </w:r>
      <w:bookmarkEnd w:id="38"/>
    </w:p>
    <w:p w:rsidR="00262062" w:rsidRPr="00262062" w:rsidRDefault="00262062" w:rsidP="00262062">
      <w:r>
        <w:t xml:space="preserve">After gathering all the information it is time to put it to paper. FT NavVision® has a specific way of drawing the topology. As you can see in the example </w:t>
      </w:r>
      <w:r w:rsidR="009F4372">
        <w:t xml:space="preserve">(see </w:t>
      </w:r>
      <w:r w:rsidR="009F4372">
        <w:fldChar w:fldCharType="begin"/>
      </w:r>
      <w:r w:rsidR="009F4372">
        <w:instrText xml:space="preserve"> REF _Ref348008621 \h </w:instrText>
      </w:r>
      <w:r w:rsidR="009F4372">
        <w:fldChar w:fldCharType="separate"/>
      </w:r>
      <w:r w:rsidR="00C91965">
        <w:t xml:space="preserve">Figure </w:t>
      </w:r>
      <w:r w:rsidR="00C91965">
        <w:rPr>
          <w:noProof/>
        </w:rPr>
        <w:t>2</w:t>
      </w:r>
      <w:r w:rsidR="00C91965">
        <w:noBreakHyphen/>
      </w:r>
      <w:r w:rsidR="00C91965">
        <w:rPr>
          <w:noProof/>
        </w:rPr>
        <w:t>4</w:t>
      </w:r>
      <w:r w:rsidR="009F4372">
        <w:fldChar w:fldCharType="end"/>
      </w:r>
      <w:r w:rsidR="009F4372">
        <w:t xml:space="preserve">) </w:t>
      </w:r>
      <w:r>
        <w:t>we draw the PC’s, the screens, switches and all interfaces, based upon their actual location and connected with the right cabling</w:t>
      </w:r>
    </w:p>
    <w:p w:rsidR="003F2C7F" w:rsidRDefault="003F2C7F" w:rsidP="00913F25"/>
    <w:p w:rsidR="009F4372" w:rsidRDefault="009F4372" w:rsidP="00913F25">
      <w:r>
        <w:rPr>
          <w:noProof/>
          <w:lang w:val="nl-NL" w:eastAsia="nl-NL"/>
        </w:rPr>
        <w:drawing>
          <wp:inline distT="0" distB="0" distL="0" distR="0" wp14:anchorId="3921152E" wp14:editId="45365416">
            <wp:extent cx="5760720" cy="3568143"/>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68143"/>
                    </a:xfrm>
                    <a:prstGeom prst="rect">
                      <a:avLst/>
                    </a:prstGeom>
                  </pic:spPr>
                </pic:pic>
              </a:graphicData>
            </a:graphic>
          </wp:inline>
        </w:drawing>
      </w:r>
    </w:p>
    <w:p w:rsidR="009F4372" w:rsidRDefault="009F4372" w:rsidP="009F4372">
      <w:pPr>
        <w:pStyle w:val="Onderschrift"/>
      </w:pPr>
      <w:bookmarkStart w:id="39" w:name="_Ref348008621"/>
      <w:bookmarkStart w:id="40" w:name="_Toc375561348"/>
      <w:r>
        <w:t xml:space="preserve">Figure </w:t>
      </w:r>
      <w:fldSimple w:instr=" STYLEREF 1 \s ">
        <w:r w:rsidR="00C91965">
          <w:rPr>
            <w:noProof/>
          </w:rPr>
          <w:t>2</w:t>
        </w:r>
      </w:fldSimple>
      <w:r w:rsidR="00F7104D">
        <w:noBreakHyphen/>
      </w:r>
      <w:fldSimple w:instr=" SEQ Figure \* ARABIC \s 1 ">
        <w:r w:rsidR="00C91965">
          <w:rPr>
            <w:noProof/>
          </w:rPr>
          <w:t>4</w:t>
        </w:r>
      </w:fldSimple>
      <w:bookmarkEnd w:id="39"/>
      <w:r>
        <w:t>: topology drawing</w:t>
      </w:r>
      <w:bookmarkEnd w:id="40"/>
    </w:p>
    <w:p w:rsidR="009F4372" w:rsidRDefault="002B24DC" w:rsidP="009F4372">
      <w:r>
        <w:t>This way we have a pretty good overview on the system’s topology. Also it is quite easy to discuss the topology with the client and you’ll have a good starting point for building the sensorlist.</w:t>
      </w:r>
    </w:p>
    <w:p w:rsidR="002B24DC" w:rsidRPr="00913F25" w:rsidRDefault="002B24DC" w:rsidP="009F4372"/>
    <w:p w:rsidR="003D06AC" w:rsidRDefault="002C1C0D" w:rsidP="003D06AC">
      <w:pPr>
        <w:pStyle w:val="Kop1"/>
        <w:rPr>
          <w:lang w:val="en-US"/>
        </w:rPr>
      </w:pPr>
      <w:bookmarkStart w:id="41" w:name="_Toc375561211"/>
      <w:r>
        <w:rPr>
          <w:lang w:val="en-US"/>
        </w:rPr>
        <w:t>Network</w:t>
      </w:r>
      <w:bookmarkEnd w:id="41"/>
    </w:p>
    <w:p w:rsidR="002B24DC" w:rsidRDefault="002B24DC" w:rsidP="002B24DC">
      <w:pPr>
        <w:pStyle w:val="Kop2"/>
        <w:rPr>
          <w:lang w:val="en-US"/>
        </w:rPr>
      </w:pPr>
      <w:bookmarkStart w:id="42" w:name="_Toc375561212"/>
      <w:r>
        <w:rPr>
          <w:lang w:val="en-US"/>
        </w:rPr>
        <w:t>Introduction</w:t>
      </w:r>
      <w:bookmarkEnd w:id="42"/>
    </w:p>
    <w:p w:rsidR="002B24DC" w:rsidRPr="002B24DC" w:rsidRDefault="002B24DC" w:rsidP="002B24DC">
      <w:pPr>
        <w:rPr>
          <w:lang w:val="en-US"/>
        </w:rPr>
      </w:pPr>
      <w:r>
        <w:rPr>
          <w:lang w:val="en-US"/>
        </w:rPr>
        <w:t>FT NavVision© is a redundant AMCS that uses, at minimum, Cat5E cables to connect the system. This redundancy is obtained by the use of multicast and an independent ring of Lan-cables</w:t>
      </w:r>
      <w:r w:rsidR="009E37A7">
        <w:rPr>
          <w:lang w:val="en-US"/>
        </w:rPr>
        <w:t xml:space="preserve">. The goal is that the main workstations can gain access to every place in the system through different routes, this way preventing a total system breakdown when one cable breaks. With FT NavVision© it is possible that when two or more cables get broken or a part of the system </w:t>
      </w:r>
      <w:r w:rsidR="00C41790">
        <w:rPr>
          <w:lang w:val="en-US"/>
        </w:rPr>
        <w:t>shuts off</w:t>
      </w:r>
      <w:r w:rsidR="009E37A7">
        <w:rPr>
          <w:lang w:val="en-US"/>
        </w:rPr>
        <w:t>, the rest of the system still will function properly.</w:t>
      </w:r>
    </w:p>
    <w:p w:rsidR="00506A55" w:rsidRDefault="00C41790" w:rsidP="00506A55">
      <w:pPr>
        <w:pStyle w:val="Kop2"/>
        <w:rPr>
          <w:lang w:val="en-US"/>
        </w:rPr>
      </w:pPr>
      <w:bookmarkStart w:id="43" w:name="_Toc375561213"/>
      <w:r>
        <w:rPr>
          <w:lang w:val="en-US"/>
        </w:rPr>
        <w:lastRenderedPageBreak/>
        <w:t>Ring network</w:t>
      </w:r>
      <w:bookmarkEnd w:id="43"/>
    </w:p>
    <w:p w:rsidR="00C41790" w:rsidRDefault="00C41790" w:rsidP="00C41790">
      <w:pPr>
        <w:rPr>
          <w:lang w:val="en-US"/>
        </w:rPr>
      </w:pPr>
      <w:r>
        <w:rPr>
          <w:lang w:val="en-US"/>
        </w:rPr>
        <w:t xml:space="preserve">Looking at the topology drawing again you will notice that we create a kind of ring consisting of all the PC’s and switches. We use two separate lan-ports on each device so we can make two separate rings. We call it the up-and down network. </w:t>
      </w:r>
      <w:r w:rsidR="00A2652A">
        <w:rPr>
          <w:lang w:val="en-US"/>
        </w:rPr>
        <w:t>These networks both have a different IP-range. We use the IP-ranges 172.16.x.x and 172.17.x.x. of course we can extend these ranges for taller ships if we need more ranges. We can go on with 172.18.x.x and so on.</w:t>
      </w:r>
    </w:p>
    <w:p w:rsidR="00A2652A" w:rsidRDefault="00A2652A" w:rsidP="00C41790">
      <w:pPr>
        <w:rPr>
          <w:lang w:val="en-US"/>
        </w:rPr>
      </w:pPr>
    </w:p>
    <w:p w:rsidR="00413173" w:rsidRDefault="00A2652A" w:rsidP="00C41790">
      <w:pPr>
        <w:rPr>
          <w:lang w:val="en-US"/>
        </w:rPr>
      </w:pPr>
      <w:r>
        <w:rPr>
          <w:lang w:val="en-US"/>
        </w:rPr>
        <w:t>When we start out with distributing IP addresses we normally start at the side where the I/O are located. So normally this range will be the 172.16.x.x range. For example we have a PC with key number 5051. Than the IP on the side that leads to the I/O will get the IP address 172.16.50.51. This will probabl</w:t>
      </w:r>
      <w:r w:rsidR="00413173">
        <w:rPr>
          <w:lang w:val="en-US"/>
        </w:rPr>
        <w:t>y lead to the first switch which doesn’t hold an IP-address. From there on it might lead to more switches or to another PC. This new PC will have the same IP-range but will be ending on his key number. For example 172.16.50.52.</w:t>
      </w:r>
    </w:p>
    <w:p w:rsidR="00413173" w:rsidRDefault="00413173" w:rsidP="00C41790">
      <w:pPr>
        <w:rPr>
          <w:lang w:val="en-US"/>
        </w:rPr>
      </w:pPr>
    </w:p>
    <w:p w:rsidR="00413173" w:rsidRDefault="00413173" w:rsidP="00C41790">
      <w:pPr>
        <w:rPr>
          <w:lang w:val="en-US"/>
        </w:rPr>
      </w:pPr>
      <w:r>
        <w:rPr>
          <w:lang w:val="en-US"/>
        </w:rPr>
        <w:t>Because this PC has only two LAN ports and we don’t want an IP-conflict, the following line from that pc will get a different IP-range. So if the new lan-port will lead to a next switch, it will get the IP-address 172.17.50.52. This way we can go on until we end at the second LAN-port of the first PC. Than we close the ring network.</w:t>
      </w:r>
    </w:p>
    <w:p w:rsidR="00413173" w:rsidRDefault="00413173" w:rsidP="00C41790">
      <w:pPr>
        <w:rPr>
          <w:lang w:val="en-US"/>
        </w:rPr>
      </w:pPr>
    </w:p>
    <w:p w:rsidR="00A2652A" w:rsidRDefault="00413173" w:rsidP="00C41790">
      <w:pPr>
        <w:rPr>
          <w:lang w:val="en-US"/>
        </w:rPr>
      </w:pPr>
      <w:r>
        <w:rPr>
          <w:lang w:val="en-US"/>
        </w:rPr>
        <w:t xml:space="preserve">In FT NavVision© we have a </w:t>
      </w:r>
      <w:r w:rsidR="00571D88">
        <w:rPr>
          <w:lang w:val="en-US"/>
        </w:rPr>
        <w:t xml:space="preserve">tab “System layout” where you can check the network. It gives you a kind of </w:t>
      </w:r>
      <w:proofErr w:type="spellStart"/>
      <w:r w:rsidR="00571D88">
        <w:rPr>
          <w:lang w:val="en-US"/>
        </w:rPr>
        <w:t>birdview</w:t>
      </w:r>
      <w:proofErr w:type="spellEnd"/>
      <w:r w:rsidR="00571D88">
        <w:rPr>
          <w:lang w:val="en-US"/>
        </w:rPr>
        <w:t xml:space="preserve"> of the network</w:t>
      </w:r>
      <w:r>
        <w:rPr>
          <w:lang w:val="en-US"/>
        </w:rPr>
        <w:t xml:space="preserve"> </w:t>
      </w:r>
      <w:r w:rsidR="00571D88">
        <w:rPr>
          <w:lang w:val="en-US"/>
        </w:rPr>
        <w:t xml:space="preserve">(see </w:t>
      </w:r>
      <w:r w:rsidR="00571D88">
        <w:rPr>
          <w:lang w:val="en-US"/>
        </w:rPr>
        <w:fldChar w:fldCharType="begin"/>
      </w:r>
      <w:r w:rsidR="00571D88">
        <w:rPr>
          <w:lang w:val="en-US"/>
        </w:rPr>
        <w:instrText xml:space="preserve"> REF _Ref348046110 \h </w:instrText>
      </w:r>
      <w:r w:rsidR="00571D88">
        <w:rPr>
          <w:lang w:val="en-US"/>
        </w:rPr>
      </w:r>
      <w:r w:rsidR="00571D88">
        <w:rPr>
          <w:lang w:val="en-US"/>
        </w:rPr>
        <w:fldChar w:fldCharType="separate"/>
      </w:r>
      <w:r w:rsidR="00C91965">
        <w:t xml:space="preserve">Figure </w:t>
      </w:r>
      <w:r w:rsidR="00C91965">
        <w:rPr>
          <w:noProof/>
        </w:rPr>
        <w:t>3</w:t>
      </w:r>
      <w:r w:rsidR="00C91965">
        <w:noBreakHyphen/>
      </w:r>
      <w:r w:rsidR="00C91965">
        <w:rPr>
          <w:noProof/>
        </w:rPr>
        <w:t>1</w:t>
      </w:r>
      <w:r w:rsidR="00571D88">
        <w:rPr>
          <w:lang w:val="en-US"/>
        </w:rPr>
        <w:fldChar w:fldCharType="end"/>
      </w:r>
      <w:r w:rsidR="00571D88">
        <w:rPr>
          <w:lang w:val="en-US"/>
        </w:rPr>
        <w:t>). In this example you see that the lines are purple which means that the connection has never been made. Once it is connected it will turn green and after that</w:t>
      </w:r>
      <w:r w:rsidR="004B22D0">
        <w:rPr>
          <w:lang w:val="en-US"/>
        </w:rPr>
        <w:t>,</w:t>
      </w:r>
      <w:r w:rsidR="00571D88">
        <w:rPr>
          <w:lang w:val="en-US"/>
        </w:rPr>
        <w:t xml:space="preserve"> when it loses connection, it will turn red.</w:t>
      </w:r>
    </w:p>
    <w:p w:rsidR="00571D88" w:rsidRDefault="00571D88" w:rsidP="00C41790">
      <w:pPr>
        <w:rPr>
          <w:lang w:val="en-US"/>
        </w:rPr>
      </w:pPr>
    </w:p>
    <w:p w:rsidR="00571D88" w:rsidRDefault="00531264" w:rsidP="00C41790">
      <w:pPr>
        <w:rPr>
          <w:lang w:val="en-US"/>
        </w:rPr>
      </w:pPr>
      <w:r>
        <w:rPr>
          <w:noProof/>
          <w:lang w:val="nl-NL" w:eastAsia="nl-NL"/>
        </w:rPr>
        <w:drawing>
          <wp:inline distT="0" distB="0" distL="0" distR="0" wp14:anchorId="194F6DEE" wp14:editId="17390806">
            <wp:extent cx="3250838" cy="3171825"/>
            <wp:effectExtent l="0" t="0" r="698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0838" cy="3171825"/>
                    </a:xfrm>
                    <a:prstGeom prst="rect">
                      <a:avLst/>
                    </a:prstGeom>
                  </pic:spPr>
                </pic:pic>
              </a:graphicData>
            </a:graphic>
          </wp:inline>
        </w:drawing>
      </w:r>
    </w:p>
    <w:p w:rsidR="00571D88" w:rsidRDefault="00571D88" w:rsidP="00571D88">
      <w:pPr>
        <w:pStyle w:val="Onderschrift"/>
      </w:pPr>
      <w:bookmarkStart w:id="44" w:name="_Ref348046110"/>
      <w:bookmarkStart w:id="45" w:name="_Toc375561349"/>
      <w:r>
        <w:t xml:space="preserve">Figure </w:t>
      </w:r>
      <w:fldSimple w:instr=" STYLEREF 1 \s ">
        <w:r w:rsidR="00C91965">
          <w:rPr>
            <w:noProof/>
          </w:rPr>
          <w:t>3</w:t>
        </w:r>
      </w:fldSimple>
      <w:r w:rsidR="00F7104D">
        <w:noBreakHyphen/>
      </w:r>
      <w:fldSimple w:instr=" SEQ Figure \* ARABIC \s 1 ">
        <w:r w:rsidR="00C91965">
          <w:rPr>
            <w:noProof/>
          </w:rPr>
          <w:t>1</w:t>
        </w:r>
      </w:fldSimple>
      <w:bookmarkEnd w:id="44"/>
      <w:r>
        <w:t>: System layout</w:t>
      </w:r>
      <w:bookmarkEnd w:id="45"/>
    </w:p>
    <w:p w:rsidR="00F34AA0" w:rsidRDefault="00571D88" w:rsidP="00571D88">
      <w:ins w:id="46" w:author="Unknown">
        <w:r>
          <w:rPr>
            <w:noProof/>
            <w:lang w:val="nl-NL" w:eastAsia="nl-NL"/>
          </w:rPr>
          <w:drawing>
            <wp:inline distT="0" distB="0" distL="0" distR="0" wp14:anchorId="44BC12D2" wp14:editId="7E2ACA37">
              <wp:extent cx="416379" cy="342900"/>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ins>
      <w:r>
        <w:rPr>
          <w:i/>
        </w:rPr>
        <w:t>: this layout can be even more extensive depending on the scale of the system. This lies outside the scope of this training.</w:t>
      </w:r>
    </w:p>
    <w:p w:rsidR="00F34AA0" w:rsidRDefault="00F34AA0" w:rsidP="00571D88"/>
    <w:p w:rsidR="00F34AA0" w:rsidRDefault="0084417D" w:rsidP="0084417D">
      <w:pPr>
        <w:pStyle w:val="Kop2"/>
      </w:pPr>
      <w:bookmarkStart w:id="47" w:name="_Toc375561214"/>
      <w:r>
        <w:lastRenderedPageBreak/>
        <w:t>Materials</w:t>
      </w:r>
      <w:bookmarkEnd w:id="47"/>
    </w:p>
    <w:p w:rsidR="0084417D" w:rsidRPr="0084417D" w:rsidRDefault="004B22D0" w:rsidP="0084417D">
      <w:r>
        <w:t>Although you are free to use the materials and brands that you prefer, it is highly recommended that you use the minimum-requirement list that is available at Free Technics. This is merely a guideline for the range in which yo</w:t>
      </w:r>
      <w:r w:rsidR="0037052E">
        <w:t>u have to choose your materials e.g. if you use lan-cable, take at least Cat5E quality.</w:t>
      </w:r>
    </w:p>
    <w:p w:rsidR="007533F0" w:rsidRDefault="002C1C0D" w:rsidP="00974E71">
      <w:pPr>
        <w:pStyle w:val="Kop1"/>
        <w:rPr>
          <w:lang w:val="en-US"/>
        </w:rPr>
      </w:pPr>
      <w:bookmarkStart w:id="48" w:name="_Toc375561215"/>
      <w:r>
        <w:rPr>
          <w:lang w:val="en-US"/>
        </w:rPr>
        <w:t>Interfaces</w:t>
      </w:r>
      <w:bookmarkEnd w:id="48"/>
    </w:p>
    <w:p w:rsidR="00506A55" w:rsidRDefault="0037052E" w:rsidP="00506A55">
      <w:pPr>
        <w:pStyle w:val="Kop2"/>
        <w:rPr>
          <w:lang w:val="en-US"/>
        </w:rPr>
      </w:pPr>
      <w:bookmarkStart w:id="49" w:name="_Toc375561216"/>
      <w:r>
        <w:rPr>
          <w:lang w:val="en-US"/>
        </w:rPr>
        <w:t>Introduction</w:t>
      </w:r>
      <w:bookmarkEnd w:id="49"/>
    </w:p>
    <w:p w:rsidR="0037052E" w:rsidRDefault="0037052E" w:rsidP="0037052E">
      <w:pPr>
        <w:rPr>
          <w:lang w:val="en-US"/>
        </w:rPr>
      </w:pPr>
      <w:r>
        <w:rPr>
          <w:lang w:val="en-US"/>
        </w:rPr>
        <w:t>FT NavVision© can handle a lot of incoming and outgoing signals. Not all these signals can be handled via the standard COM-ports that a PC has. To “change” these signals to an appropriate type we make use of all kind of interfaces. These interfaces change the type of signal to one that we can process wilt the available ports on the PC i.e. LAN or COM-port. In newer installations we hardly use the COM-ports anymore. We change all the system to LAN and put it, via a switch, inside the network.</w:t>
      </w:r>
    </w:p>
    <w:p w:rsidR="0037052E" w:rsidRDefault="0037052E" w:rsidP="0037052E">
      <w:pPr>
        <w:rPr>
          <w:lang w:val="en-US"/>
        </w:rPr>
      </w:pPr>
    </w:p>
    <w:p w:rsidR="0037052E" w:rsidRDefault="0037052E" w:rsidP="0037052E">
      <w:pPr>
        <w:pStyle w:val="Kop2"/>
        <w:rPr>
          <w:lang w:val="en-US"/>
        </w:rPr>
      </w:pPr>
      <w:bookmarkStart w:id="50" w:name="_Toc375561217"/>
      <w:r>
        <w:rPr>
          <w:lang w:val="en-US"/>
        </w:rPr>
        <w:t>Sorts of interfaces</w:t>
      </w:r>
      <w:bookmarkEnd w:id="50"/>
    </w:p>
    <w:p w:rsidR="00CE2ECC" w:rsidRPr="001C6B3B" w:rsidRDefault="00CE2ECC" w:rsidP="00CE2ECC">
      <w:pPr>
        <w:pStyle w:val="Text"/>
        <w:rPr>
          <w:lang w:val="en-US"/>
        </w:rPr>
      </w:pPr>
      <w:r w:rsidRPr="00CC5AEF">
        <w:t xml:space="preserve">The </w:t>
      </w:r>
      <w:r>
        <w:t>Moxa UC-7110 s</w:t>
      </w:r>
      <w:r w:rsidRPr="00CC5AEF">
        <w:t xml:space="preserve">eries of RISC-based </w:t>
      </w:r>
      <w:r>
        <w:t>c</w:t>
      </w:r>
      <w:r w:rsidRPr="00CC5AEF">
        <w:t xml:space="preserve">ommunication </w:t>
      </w:r>
      <w:r>
        <w:t>p</w:t>
      </w:r>
      <w:r w:rsidRPr="00CC5AEF">
        <w:t xml:space="preserve">latforms </w:t>
      </w:r>
      <w:r>
        <w:t xml:space="preserve">(see </w:t>
      </w:r>
      <w:r>
        <w:fldChar w:fldCharType="begin"/>
      </w:r>
      <w:r>
        <w:instrText xml:space="preserve"> REF _Ref256151198 \h </w:instrText>
      </w:r>
      <w:r>
        <w:fldChar w:fldCharType="separate"/>
      </w:r>
      <w:r w:rsidR="00C91965">
        <w:t xml:space="preserve">Figure </w:t>
      </w:r>
      <w:r w:rsidR="00C91965">
        <w:rPr>
          <w:noProof/>
        </w:rPr>
        <w:t>4</w:t>
      </w:r>
      <w:r w:rsidR="00C91965">
        <w:noBreakHyphen/>
      </w:r>
      <w:r w:rsidR="00C91965">
        <w:rPr>
          <w:noProof/>
        </w:rPr>
        <w:t>1</w:t>
      </w:r>
      <w:r>
        <w:fldChar w:fldCharType="end"/>
      </w:r>
      <w:r>
        <w:t xml:space="preserve">) </w:t>
      </w:r>
      <w:r w:rsidRPr="00CC5AEF">
        <w:t>are ideal for your embedded applications. UC-7110 comes with two RS-232/422/485 serial ports and dual 10/100 Mbps</w:t>
      </w:r>
      <w:r>
        <w:rPr>
          <w:lang w:val="en-US"/>
        </w:rPr>
        <w:t xml:space="preserve"> </w:t>
      </w:r>
      <w:r w:rsidRPr="00755B18">
        <w:rPr>
          <w:lang w:val="en-US"/>
        </w:rPr>
        <w:t>Ethernet LAN ports to provide users with a versatile communication platform.</w:t>
      </w:r>
      <w:r w:rsidRPr="00755B18">
        <w:t xml:space="preserve"> </w:t>
      </w:r>
    </w:p>
    <w:p w:rsidR="00CE2ECC" w:rsidRDefault="00CE2ECC" w:rsidP="00CE2ECC">
      <w:pPr>
        <w:pStyle w:val="Text"/>
      </w:pPr>
    </w:p>
    <w:p w:rsidR="00CE2ECC" w:rsidRDefault="00CE2ECC" w:rsidP="00CE2ECC">
      <w:pPr>
        <w:pStyle w:val="Text"/>
        <w:keepNext/>
      </w:pPr>
      <w:r>
        <w:rPr>
          <w:noProof/>
          <w:lang w:val="nl-NL" w:eastAsia="nl-NL"/>
        </w:rPr>
        <w:drawing>
          <wp:inline distT="0" distB="0" distL="0" distR="0">
            <wp:extent cx="2105025" cy="4069245"/>
            <wp:effectExtent l="0" t="0" r="0" b="7620"/>
            <wp:docPr id="2"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9805" cy="4078486"/>
                    </a:xfrm>
                    <a:prstGeom prst="rect">
                      <a:avLst/>
                    </a:prstGeom>
                    <a:noFill/>
                    <a:ln>
                      <a:noFill/>
                    </a:ln>
                  </pic:spPr>
                </pic:pic>
              </a:graphicData>
            </a:graphic>
          </wp:inline>
        </w:drawing>
      </w:r>
    </w:p>
    <w:p w:rsidR="00CE2ECC" w:rsidRDefault="00CE2ECC" w:rsidP="00CE2ECC">
      <w:pPr>
        <w:pStyle w:val="Onderschrift"/>
      </w:pPr>
      <w:bookmarkStart w:id="51" w:name="_Ref256151198"/>
      <w:bookmarkStart w:id="52" w:name="_Toc270409741"/>
      <w:bookmarkStart w:id="53" w:name="_Toc375561350"/>
      <w:r>
        <w:t xml:space="preserve">Figure </w:t>
      </w:r>
      <w:fldSimple w:instr=" STYLEREF 1 \s ">
        <w:r w:rsidR="00C91965">
          <w:rPr>
            <w:noProof/>
          </w:rPr>
          <w:t>4</w:t>
        </w:r>
      </w:fldSimple>
      <w:r w:rsidR="00F7104D">
        <w:noBreakHyphen/>
      </w:r>
      <w:fldSimple w:instr=" SEQ Figure \* ARABIC \s 1 ">
        <w:r w:rsidR="00C91965">
          <w:rPr>
            <w:noProof/>
          </w:rPr>
          <w:t>1</w:t>
        </w:r>
      </w:fldSimple>
      <w:bookmarkEnd w:id="51"/>
      <w:r>
        <w:t>: Overview (MOXA)</w:t>
      </w:r>
      <w:bookmarkEnd w:id="52"/>
      <w:bookmarkEnd w:id="53"/>
    </w:p>
    <w:p w:rsidR="00CE2ECC" w:rsidRDefault="00CE2ECC" w:rsidP="00CE2ECC">
      <w:pPr>
        <w:pStyle w:val="Text"/>
        <w:rPr>
          <w:lang w:val="en-US"/>
        </w:rPr>
      </w:pPr>
    </w:p>
    <w:p w:rsidR="00CE2ECC" w:rsidRDefault="00CE2ECC" w:rsidP="00CE2ECC">
      <w:pPr>
        <w:pStyle w:val="Text"/>
        <w:rPr>
          <w:lang w:val="en-US"/>
        </w:rPr>
      </w:pPr>
      <w:r w:rsidRPr="00FA4074">
        <w:rPr>
          <w:lang w:val="en-US"/>
        </w:rPr>
        <w:lastRenderedPageBreak/>
        <w:t xml:space="preserve">The ICP DAS </w:t>
      </w:r>
      <w:r>
        <w:rPr>
          <w:lang w:val="en-US"/>
        </w:rPr>
        <w:t xml:space="preserve">i-7540D CAN-Ethernet gateway </w:t>
      </w:r>
      <w:r w:rsidRPr="00FA4074">
        <w:rPr>
          <w:lang w:val="en-US"/>
        </w:rPr>
        <w:t xml:space="preserve">is a solution that enables CAN networks to be coupled together over the Internet/Ethernet, whereby remote monitoring and control is possible. </w:t>
      </w:r>
      <w:r>
        <w:rPr>
          <w:lang w:val="en-US"/>
        </w:rPr>
        <w:t xml:space="preserve">The </w:t>
      </w:r>
      <w:r w:rsidRPr="00AA1509">
        <w:rPr>
          <w:lang w:val="en-US"/>
        </w:rPr>
        <w:t>CAN-Ethernet gateway</w:t>
      </w:r>
      <w:r w:rsidRPr="00FA4074">
        <w:rPr>
          <w:lang w:val="en-US"/>
        </w:rPr>
        <w:t xml:space="preserve"> controls networked communication and makes a transparent CAN-based application interface available to the user. </w:t>
      </w:r>
    </w:p>
    <w:p w:rsidR="00CE2ECC" w:rsidRPr="00FA4074" w:rsidRDefault="00CE2ECC" w:rsidP="00CE2ECC">
      <w:pPr>
        <w:pStyle w:val="Text"/>
      </w:pPr>
    </w:p>
    <w:p w:rsidR="00CE2ECC" w:rsidRDefault="00CE2ECC" w:rsidP="00CE2ECC">
      <w:pPr>
        <w:pStyle w:val="Text"/>
        <w:rPr>
          <w:rFonts w:cs="Arial"/>
          <w:color w:val="000000"/>
          <w:sz w:val="23"/>
          <w:szCs w:val="23"/>
          <w:lang w:val="en-US"/>
        </w:rPr>
      </w:pPr>
      <w:r w:rsidRPr="00FA4074">
        <w:rPr>
          <w:rFonts w:cs="Arial"/>
          <w:color w:val="000000"/>
          <w:sz w:val="23"/>
          <w:szCs w:val="23"/>
          <w:lang w:val="en-US"/>
        </w:rPr>
        <w:t>The device supports a transparent, protocol-independent transfer of the CAN messages,</w:t>
      </w:r>
      <w:r>
        <w:rPr>
          <w:rFonts w:cs="Arial"/>
          <w:color w:val="000000"/>
          <w:sz w:val="23"/>
          <w:szCs w:val="23"/>
          <w:lang w:val="en-US"/>
        </w:rPr>
        <w:t xml:space="preserve"> </w:t>
      </w:r>
      <w:r w:rsidRPr="00FA4074">
        <w:rPr>
          <w:rFonts w:cs="Arial"/>
          <w:color w:val="000000"/>
          <w:sz w:val="23"/>
          <w:szCs w:val="23"/>
          <w:lang w:val="en-US"/>
        </w:rPr>
        <w:t>thus allowing its implementation into a wide range of possible applications. Furthermore, the</w:t>
      </w:r>
      <w:r>
        <w:rPr>
          <w:rFonts w:cs="Arial"/>
          <w:color w:val="000000"/>
          <w:sz w:val="23"/>
          <w:szCs w:val="23"/>
          <w:lang w:val="en-US"/>
        </w:rPr>
        <w:t xml:space="preserve"> </w:t>
      </w:r>
      <w:r>
        <w:rPr>
          <w:lang w:val="en-US"/>
        </w:rPr>
        <w:t xml:space="preserve">CAN-Ethernet gateway </w:t>
      </w:r>
      <w:r w:rsidRPr="00FA4074">
        <w:rPr>
          <w:rFonts w:cs="Arial"/>
          <w:color w:val="000000"/>
          <w:sz w:val="23"/>
          <w:szCs w:val="23"/>
          <w:lang w:val="en-US"/>
        </w:rPr>
        <w:t xml:space="preserve">can be used with various higher layer CAN protocols (e.g. </w:t>
      </w:r>
      <w:proofErr w:type="spellStart"/>
      <w:r w:rsidRPr="00FA4074">
        <w:rPr>
          <w:rFonts w:cs="Arial"/>
          <w:color w:val="000000"/>
          <w:sz w:val="23"/>
          <w:szCs w:val="23"/>
          <w:lang w:val="en-US"/>
        </w:rPr>
        <w:t>CANopen</w:t>
      </w:r>
      <w:proofErr w:type="spellEnd"/>
      <w:r w:rsidRPr="00FA4074">
        <w:rPr>
          <w:rFonts w:cs="Arial"/>
          <w:color w:val="000000"/>
          <w:sz w:val="23"/>
          <w:szCs w:val="23"/>
          <w:lang w:val="en-US"/>
        </w:rPr>
        <w:t xml:space="preserve">, </w:t>
      </w:r>
      <w:proofErr w:type="spellStart"/>
      <w:r w:rsidRPr="00FA4074">
        <w:rPr>
          <w:rFonts w:cs="Arial"/>
          <w:color w:val="000000"/>
          <w:sz w:val="23"/>
          <w:szCs w:val="23"/>
          <w:lang w:val="en-US"/>
        </w:rPr>
        <w:t>DeviceNet</w:t>
      </w:r>
      <w:proofErr w:type="spellEnd"/>
      <w:r w:rsidRPr="00FA4074">
        <w:rPr>
          <w:rFonts w:cs="Arial"/>
          <w:color w:val="000000"/>
          <w:sz w:val="23"/>
          <w:szCs w:val="23"/>
          <w:lang w:val="en-US"/>
        </w:rPr>
        <w:t xml:space="preserve"> or other proprietary protocols). </w:t>
      </w:r>
      <w:r>
        <w:rPr>
          <w:rFonts w:cs="Arial"/>
          <w:color w:val="000000"/>
          <w:sz w:val="23"/>
          <w:szCs w:val="23"/>
          <w:lang w:val="en-US"/>
        </w:rPr>
        <w:br/>
      </w:r>
    </w:p>
    <w:p w:rsidR="00CE2ECC" w:rsidRDefault="00CE2ECC" w:rsidP="00CE2ECC">
      <w:pPr>
        <w:pStyle w:val="Text"/>
        <w:rPr>
          <w:rFonts w:cs="Arial"/>
          <w:color w:val="000000"/>
          <w:sz w:val="23"/>
          <w:szCs w:val="23"/>
          <w:lang w:val="en-US"/>
        </w:rPr>
      </w:pPr>
      <w:r>
        <w:rPr>
          <w:rFonts w:cs="Arial"/>
          <w:color w:val="000000"/>
          <w:sz w:val="23"/>
          <w:szCs w:val="23"/>
          <w:lang w:val="en-US"/>
        </w:rPr>
        <w:fldChar w:fldCharType="begin"/>
      </w:r>
      <w:r>
        <w:rPr>
          <w:rFonts w:cs="Arial"/>
          <w:color w:val="000000"/>
          <w:sz w:val="23"/>
          <w:szCs w:val="23"/>
          <w:lang w:val="en-US"/>
        </w:rPr>
        <w:instrText xml:space="preserve"> REF _Ref258496990 \h </w:instrText>
      </w:r>
      <w:r>
        <w:rPr>
          <w:rFonts w:cs="Arial"/>
          <w:color w:val="000000"/>
          <w:sz w:val="23"/>
          <w:szCs w:val="23"/>
          <w:lang w:val="en-US"/>
        </w:rPr>
      </w:r>
      <w:r>
        <w:rPr>
          <w:rFonts w:cs="Arial"/>
          <w:color w:val="000000"/>
          <w:sz w:val="23"/>
          <w:szCs w:val="23"/>
          <w:lang w:val="en-US"/>
        </w:rPr>
        <w:fldChar w:fldCharType="separate"/>
      </w:r>
      <w:r w:rsidR="00C91965" w:rsidRPr="00FB3AA6">
        <w:t xml:space="preserve">Figure </w:t>
      </w:r>
      <w:r w:rsidR="00C91965">
        <w:rPr>
          <w:noProof/>
        </w:rPr>
        <w:t>4</w:t>
      </w:r>
      <w:r w:rsidR="00C91965">
        <w:noBreakHyphen/>
      </w:r>
      <w:r w:rsidR="00C91965">
        <w:rPr>
          <w:noProof/>
        </w:rPr>
        <w:t>2</w:t>
      </w:r>
      <w:r>
        <w:rPr>
          <w:rFonts w:cs="Arial"/>
          <w:color w:val="000000"/>
          <w:sz w:val="23"/>
          <w:szCs w:val="23"/>
          <w:lang w:val="en-US"/>
        </w:rPr>
        <w:fldChar w:fldCharType="end"/>
      </w:r>
      <w:r>
        <w:rPr>
          <w:rFonts w:cs="Arial"/>
          <w:color w:val="000000"/>
          <w:sz w:val="23"/>
          <w:szCs w:val="23"/>
          <w:lang w:val="en-US"/>
        </w:rPr>
        <w:t xml:space="preserve"> shows </w:t>
      </w:r>
      <w:r w:rsidRPr="00FA4074">
        <w:rPr>
          <w:rFonts w:cs="Arial"/>
          <w:color w:val="000000"/>
          <w:sz w:val="23"/>
          <w:szCs w:val="23"/>
          <w:lang w:val="en-US"/>
        </w:rPr>
        <w:t xml:space="preserve">the </w:t>
      </w:r>
      <w:r>
        <w:rPr>
          <w:lang w:val="en-US"/>
        </w:rPr>
        <w:t xml:space="preserve">CAN-Ethernet gateway </w:t>
      </w:r>
      <w:r w:rsidRPr="00FA4074">
        <w:rPr>
          <w:rFonts w:cs="Arial"/>
          <w:color w:val="000000"/>
          <w:sz w:val="23"/>
          <w:szCs w:val="23"/>
          <w:lang w:val="en-US"/>
        </w:rPr>
        <w:t>application architecture.</w:t>
      </w:r>
    </w:p>
    <w:p w:rsidR="00CE2ECC" w:rsidRDefault="00CE2ECC" w:rsidP="00CE2ECC">
      <w:pPr>
        <w:pStyle w:val="Text"/>
        <w:rPr>
          <w:rFonts w:cs="Arial"/>
          <w:color w:val="000000"/>
          <w:sz w:val="23"/>
          <w:szCs w:val="23"/>
          <w:lang w:val="en-US"/>
        </w:rPr>
      </w:pPr>
    </w:p>
    <w:p w:rsidR="00CE2ECC" w:rsidRDefault="00CE2ECC" w:rsidP="00CE2ECC">
      <w:pPr>
        <w:pStyle w:val="Text"/>
        <w:keepNext/>
        <w:jc w:val="center"/>
      </w:pPr>
      <w:r>
        <w:rPr>
          <w:noProof/>
          <w:lang w:val="nl-NL" w:eastAsia="nl-NL"/>
        </w:rPr>
        <w:drawing>
          <wp:inline distT="0" distB="0" distL="0" distR="0">
            <wp:extent cx="3886200" cy="40100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4010025"/>
                    </a:xfrm>
                    <a:prstGeom prst="rect">
                      <a:avLst/>
                    </a:prstGeom>
                    <a:noFill/>
                    <a:ln>
                      <a:noFill/>
                    </a:ln>
                  </pic:spPr>
                </pic:pic>
              </a:graphicData>
            </a:graphic>
          </wp:inline>
        </w:drawing>
      </w:r>
    </w:p>
    <w:p w:rsidR="00CE2ECC" w:rsidRDefault="00CE2ECC" w:rsidP="00CE2ECC">
      <w:pPr>
        <w:pStyle w:val="Bijschrift"/>
        <w:jc w:val="center"/>
        <w:rPr>
          <w:ins w:id="54" w:author="Unknown"/>
        </w:rPr>
      </w:pPr>
    </w:p>
    <w:p w:rsidR="00CE2ECC" w:rsidRDefault="00CE2ECC" w:rsidP="00CE2ECC">
      <w:pPr>
        <w:pStyle w:val="Onderschrift"/>
      </w:pPr>
      <w:bookmarkStart w:id="55" w:name="_Ref258496990"/>
      <w:bookmarkStart w:id="56" w:name="_Toc253143315"/>
      <w:bookmarkStart w:id="57" w:name="_Toc270411072"/>
      <w:bookmarkStart w:id="58" w:name="_Toc375561351"/>
      <w:r w:rsidRPr="00FB3AA6">
        <w:t xml:space="preserve">Figure </w:t>
      </w:r>
      <w:fldSimple w:instr=" STYLEREF 1 \s ">
        <w:r w:rsidR="00C91965">
          <w:rPr>
            <w:noProof/>
          </w:rPr>
          <w:t>4</w:t>
        </w:r>
      </w:fldSimple>
      <w:r w:rsidR="00F7104D">
        <w:noBreakHyphen/>
      </w:r>
      <w:fldSimple w:instr=" SEQ Figure \* ARABIC \s 1 ">
        <w:r w:rsidR="00C91965">
          <w:rPr>
            <w:noProof/>
          </w:rPr>
          <w:t>2</w:t>
        </w:r>
      </w:fldSimple>
      <w:bookmarkEnd w:id="55"/>
      <w:r w:rsidRPr="00FB3AA6">
        <w:t>: Pin assignment</w:t>
      </w:r>
      <w:bookmarkEnd w:id="56"/>
      <w:bookmarkEnd w:id="57"/>
      <w:bookmarkEnd w:id="58"/>
    </w:p>
    <w:p w:rsidR="00CE2ECC" w:rsidRDefault="00E80A5F" w:rsidP="00E80A5F">
      <w:pPr>
        <w:pStyle w:val="Kop2"/>
      </w:pPr>
      <w:bookmarkStart w:id="59" w:name="_Toc375561218"/>
      <w:r>
        <w:t>Documentation</w:t>
      </w:r>
      <w:bookmarkEnd w:id="59"/>
    </w:p>
    <w:p w:rsidR="00E80A5F" w:rsidRPr="00E80A5F" w:rsidRDefault="00E80A5F" w:rsidP="00E80A5F">
      <w:r>
        <w:t>In the FT NavVision® documentation you can find all these manuals for the interfaces that we use. As well hardware as software manuals are provided.</w:t>
      </w:r>
    </w:p>
    <w:p w:rsidR="00CE2ECC" w:rsidRDefault="00CE2ECC" w:rsidP="00CE2ECC">
      <w:r>
        <w:br/>
      </w:r>
    </w:p>
    <w:p w:rsidR="0037052E" w:rsidRPr="0037052E" w:rsidRDefault="0037052E" w:rsidP="0037052E">
      <w:pPr>
        <w:rPr>
          <w:lang w:val="en-US"/>
        </w:rPr>
      </w:pPr>
    </w:p>
    <w:p w:rsidR="00E01068" w:rsidRDefault="002C1C0D" w:rsidP="00974E71">
      <w:pPr>
        <w:pStyle w:val="Kop1"/>
        <w:rPr>
          <w:lang w:val="en-US"/>
        </w:rPr>
      </w:pPr>
      <w:bookmarkStart w:id="60" w:name="_Toc375561219"/>
      <w:r>
        <w:rPr>
          <w:lang w:val="en-US"/>
        </w:rPr>
        <w:t>System Configuration</w:t>
      </w:r>
      <w:bookmarkEnd w:id="60"/>
    </w:p>
    <w:p w:rsidR="00506A55" w:rsidRDefault="00D76BB0" w:rsidP="00506A55">
      <w:pPr>
        <w:pStyle w:val="Kop2"/>
        <w:rPr>
          <w:lang w:val="en-US"/>
        </w:rPr>
      </w:pPr>
      <w:bookmarkStart w:id="61" w:name="_Toc375561220"/>
      <w:r>
        <w:rPr>
          <w:lang w:val="en-US"/>
        </w:rPr>
        <w:t>Introduction</w:t>
      </w:r>
      <w:bookmarkEnd w:id="61"/>
    </w:p>
    <w:p w:rsidR="00D76BB0" w:rsidRPr="00CA0364" w:rsidRDefault="00D76BB0" w:rsidP="00D76BB0">
      <w:pPr>
        <w:rPr>
          <w:lang w:val="en-US"/>
        </w:rPr>
      </w:pPr>
      <w:r w:rsidRPr="00CA0364">
        <w:rPr>
          <w:lang w:val="en-US"/>
        </w:rPr>
        <w:t>The Operator</w:t>
      </w:r>
      <w:r>
        <w:rPr>
          <w:lang w:val="en-US"/>
        </w:rPr>
        <w:t>s</w:t>
      </w:r>
      <w:r w:rsidRPr="00CA0364">
        <w:rPr>
          <w:lang w:val="en-US"/>
        </w:rPr>
        <w:t xml:space="preserve"> </w:t>
      </w:r>
      <w:r>
        <w:rPr>
          <w:lang w:val="en-US"/>
        </w:rPr>
        <w:t>Workstation</w:t>
      </w:r>
      <w:r w:rsidRPr="00CA0364">
        <w:rPr>
          <w:lang w:val="en-US"/>
        </w:rPr>
        <w:t xml:space="preserve"> Human Machine Interface (HMI) function enables to visualize the actual state of a physical platform object, by color and/or shape animation. Moreover as soon </w:t>
      </w:r>
      <w:r w:rsidRPr="00CA0364">
        <w:rPr>
          <w:lang w:val="en-US"/>
        </w:rPr>
        <w:lastRenderedPageBreak/>
        <w:t xml:space="preserve">as an undesirable platform state is detected the relevant operator will be notified by means of an audible alarm signal. </w:t>
      </w:r>
      <w:r w:rsidRPr="00CA0364">
        <w:rPr>
          <w:lang w:val="en-US"/>
        </w:rPr>
        <w:br/>
        <w:t>Messages concerning the alarm are displayed by the alarm presentation. The HMI also supports remote platform control signals in case operators control the platform via the Operator PC (OPC). The FT NavVision®  HMI consists of the following features i.e.:</w:t>
      </w:r>
    </w:p>
    <w:p w:rsidR="00D76BB0" w:rsidRDefault="00D76BB0" w:rsidP="0031103D">
      <w:pPr>
        <w:pStyle w:val="Kop2"/>
        <w:numPr>
          <w:ilvl w:val="1"/>
          <w:numId w:val="3"/>
        </w:numPr>
      </w:pPr>
      <w:bookmarkStart w:id="62" w:name="_Toc257380431"/>
      <w:bookmarkStart w:id="63" w:name="_Toc346630867"/>
      <w:bookmarkStart w:id="64" w:name="_Toc375561221"/>
      <w:r>
        <w:t>Taskbar</w:t>
      </w:r>
      <w:bookmarkEnd w:id="62"/>
      <w:bookmarkEnd w:id="63"/>
      <w:bookmarkEnd w:id="64"/>
      <w:r>
        <w:t xml:space="preserve"> </w:t>
      </w:r>
    </w:p>
    <w:p w:rsidR="00D76BB0" w:rsidRPr="00CA0364" w:rsidRDefault="00D76BB0" w:rsidP="00D76BB0">
      <w:pPr>
        <w:rPr>
          <w:lang w:val="en-US"/>
        </w:rPr>
      </w:pPr>
      <w:r w:rsidRPr="00CA0364">
        <w:rPr>
          <w:lang w:val="en-US"/>
        </w:rPr>
        <w:t xml:space="preserve">FT NavVision®  main User Interface (UI) element is the taskbar, positioned on top of the main screen. The taskbar is home to the shortcuts to various viewers and time. </w:t>
      </w:r>
    </w:p>
    <w:p w:rsidR="00D76BB0" w:rsidRPr="00CA0364" w:rsidRDefault="00D76BB0" w:rsidP="00D76BB0">
      <w:pPr>
        <w:rPr>
          <w:lang w:val="en-US"/>
        </w:rPr>
      </w:pPr>
      <w:r w:rsidRPr="00CA0364">
        <w:rPr>
          <w:lang w:val="en-US"/>
        </w:rPr>
        <w:t>In addition, whenever an alarm is registered, the right most portion of the taskbar turns a bright red and shows a list of the alarm(s) currently active. A single click on this portion links to the extensive alarm viewer showing the data belonging to each alarm item such as time, alarm group, status and duration.</w:t>
      </w:r>
    </w:p>
    <w:p w:rsidR="00D76BB0" w:rsidRDefault="00D76BB0" w:rsidP="00D76BB0">
      <w:pPr>
        <w:pStyle w:val="opmaakwissen"/>
        <w:rPr>
          <w:rFonts w:ascii="Arial" w:hAnsi="Arial"/>
          <w:sz w:val="22"/>
          <w:szCs w:val="20"/>
          <w:lang w:val="en-US" w:eastAsia="en-US"/>
        </w:rPr>
      </w:pPr>
    </w:p>
    <w:p w:rsidR="00D76BB0" w:rsidRDefault="00D76BB0" w:rsidP="00D76BB0">
      <w:pPr>
        <w:pStyle w:val="opmaakwissen"/>
        <w:keepNext/>
      </w:pPr>
      <w:r>
        <w:rPr>
          <w:noProof/>
          <w:lang w:val="nl-NL"/>
        </w:rPr>
        <w:drawing>
          <wp:inline distT="0" distB="0" distL="0" distR="0" wp14:anchorId="141ABAAD" wp14:editId="60783BFD">
            <wp:extent cx="5934075" cy="466725"/>
            <wp:effectExtent l="0" t="0" r="9525" b="9525"/>
            <wp:docPr id="124" name="Afbeelding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66725"/>
                    </a:xfrm>
                    <a:prstGeom prst="rect">
                      <a:avLst/>
                    </a:prstGeom>
                    <a:noFill/>
                    <a:ln>
                      <a:noFill/>
                    </a:ln>
                  </pic:spPr>
                </pic:pic>
              </a:graphicData>
            </a:graphic>
          </wp:inline>
        </w:drawing>
      </w:r>
    </w:p>
    <w:p w:rsidR="00D76BB0" w:rsidRDefault="00D76BB0" w:rsidP="00D76BB0">
      <w:pPr>
        <w:pStyle w:val="Onderschrift"/>
      </w:pPr>
      <w:bookmarkStart w:id="65" w:name="_Ref346630306"/>
      <w:bookmarkStart w:id="66" w:name="_Toc257380490"/>
      <w:bookmarkStart w:id="67" w:name="_Toc346631108"/>
      <w:bookmarkStart w:id="68" w:name="_Toc375561352"/>
      <w:r>
        <w:t xml:space="preserve">Figure </w:t>
      </w:r>
      <w:fldSimple w:instr=" STYLEREF 1 \s ">
        <w:r w:rsidR="00C91965">
          <w:rPr>
            <w:noProof/>
          </w:rPr>
          <w:t>5</w:t>
        </w:r>
      </w:fldSimple>
      <w:r w:rsidR="00F7104D">
        <w:noBreakHyphen/>
      </w:r>
      <w:fldSimple w:instr=" SEQ Figure \* ARABIC \s 1 ">
        <w:r w:rsidR="00C91965">
          <w:rPr>
            <w:noProof/>
          </w:rPr>
          <w:t>1</w:t>
        </w:r>
      </w:fldSimple>
      <w:bookmarkEnd w:id="65"/>
      <w:r>
        <w:t>: FT NavVision®  taskbar</w:t>
      </w:r>
      <w:bookmarkEnd w:id="66"/>
      <w:bookmarkEnd w:id="67"/>
      <w:bookmarkEnd w:id="68"/>
    </w:p>
    <w:p w:rsidR="00D76BB0" w:rsidRPr="00CA0364" w:rsidRDefault="00D76BB0" w:rsidP="00D76BB0">
      <w:pPr>
        <w:rPr>
          <w:lang w:val="en-US"/>
        </w:rPr>
      </w:pPr>
      <w:r w:rsidRPr="00CA0364">
        <w:rPr>
          <w:lang w:val="en-US"/>
        </w:rPr>
        <w:t>Features:</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Scroll feature (hold or click the mouse pointer on the taskbar arrow until the desired button is found)</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By clicking a particular button, you will open the corresponding module/viewer</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 xml:space="preserve">In case </w:t>
      </w:r>
      <w:r w:rsidRPr="001C08BA">
        <w:rPr>
          <w:color w:val="auto"/>
        </w:rPr>
        <w:t>more than one monitor</w:t>
      </w:r>
      <w:r w:rsidRPr="001C08BA">
        <w:rPr>
          <w:color w:val="auto"/>
          <w:szCs w:val="20"/>
          <w:lang w:val="en-US"/>
        </w:rPr>
        <w:t xml:space="preserve"> (MTR) on one PC is used, a monitor for a particular viewer must be selected. If no screen is chosen, a vacant screen will be selected at random.</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The selected and activated button will obtain a green spot, to indicate that the corresponding module is activated</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A module can be closed by clicking the corresponding button again. In case one screen is used, a module will close by clicking a new button</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When several screens are available, it will be possible to display the viewers of the modules on these screens;</w:t>
      </w:r>
    </w:p>
    <w:p w:rsidR="00D76BB0" w:rsidRPr="001C08BA" w:rsidRDefault="00D76BB0" w:rsidP="0031103D">
      <w:pPr>
        <w:pStyle w:val="Lijstopsomteken2"/>
        <w:numPr>
          <w:ilvl w:val="0"/>
          <w:numId w:val="9"/>
        </w:numPr>
        <w:overflowPunct/>
        <w:autoSpaceDE/>
        <w:autoSpaceDN/>
        <w:adjustRightInd/>
        <w:textAlignment w:val="auto"/>
        <w:rPr>
          <w:color w:val="auto"/>
          <w:szCs w:val="20"/>
          <w:lang w:val="en-US"/>
        </w:rPr>
      </w:pPr>
      <w:r w:rsidRPr="001C08BA">
        <w:rPr>
          <w:color w:val="auto"/>
          <w:szCs w:val="20"/>
          <w:lang w:val="en-US"/>
        </w:rPr>
        <w:t>On the right-hand side of the taskbar there is an alarm zone that will display the active alarms. One or two alarms will directly be visible. In case there are more than two active alarms, they will alternately appear (scroll) on the taskbar;</w:t>
      </w:r>
    </w:p>
    <w:p w:rsidR="00D76BB0" w:rsidRDefault="00D76BB0" w:rsidP="00D76BB0">
      <w:pPr>
        <w:ind w:firstLine="360"/>
        <w:rPr>
          <w:lang w:val="en-US"/>
        </w:rPr>
      </w:pPr>
      <w:r w:rsidRPr="001C08BA">
        <w:rPr>
          <w:lang w:val="en-US"/>
        </w:rPr>
        <w:t>The alarm report screen can be opened by clicking the alarm zone.</w:t>
      </w:r>
    </w:p>
    <w:p w:rsidR="00D76BB0" w:rsidRDefault="00D76BB0" w:rsidP="00D76BB0">
      <w:pPr>
        <w:rPr>
          <w:lang w:val="en-US"/>
        </w:rPr>
      </w:pPr>
    </w:p>
    <w:p w:rsidR="00D76BB0" w:rsidRDefault="001F521E" w:rsidP="001F521E">
      <w:pPr>
        <w:pStyle w:val="Kop3"/>
        <w:rPr>
          <w:lang w:val="en-US"/>
        </w:rPr>
      </w:pPr>
      <w:bookmarkStart w:id="69" w:name="_Toc375561222"/>
      <w:r>
        <w:rPr>
          <w:lang w:val="en-US"/>
        </w:rPr>
        <w:t>Taskbar development</w:t>
      </w:r>
      <w:bookmarkEnd w:id="69"/>
    </w:p>
    <w:p w:rsidR="001F521E" w:rsidRDefault="001F521E" w:rsidP="001F521E">
      <w:pPr>
        <w:rPr>
          <w:lang w:val="en-US"/>
        </w:rPr>
      </w:pPr>
      <w:r>
        <w:rPr>
          <w:lang w:val="en-US"/>
        </w:rPr>
        <w:t>In the future the taskbar will be a bit smaller. We used to have a static viewer for all kind of circumstances. This gets more and more integrated into the mimic pages where you can freely design your own viewer. In the long run, only a view icons will remain.</w:t>
      </w:r>
    </w:p>
    <w:p w:rsidR="00394566" w:rsidRDefault="00394566" w:rsidP="001F521E">
      <w:pPr>
        <w:rPr>
          <w:lang w:val="en-US"/>
        </w:rPr>
      </w:pPr>
    </w:p>
    <w:p w:rsidR="00394566" w:rsidRDefault="00394566" w:rsidP="00394566">
      <w:pPr>
        <w:pStyle w:val="Kop2"/>
        <w:rPr>
          <w:lang w:val="en-US"/>
        </w:rPr>
      </w:pPr>
      <w:bookmarkStart w:id="70" w:name="_Toc375561223"/>
      <w:r>
        <w:rPr>
          <w:lang w:val="en-US"/>
        </w:rPr>
        <w:t>Tools</w:t>
      </w:r>
      <w:bookmarkEnd w:id="70"/>
    </w:p>
    <w:p w:rsidR="00394566" w:rsidRDefault="00394566" w:rsidP="00394566">
      <w:pPr>
        <w:rPr>
          <w:lang w:val="en-US"/>
        </w:rPr>
      </w:pPr>
      <w:r>
        <w:rPr>
          <w:lang w:val="en-US"/>
        </w:rPr>
        <w:t>The tools taskbar is where you can find all the configuration options. Once opened you will see a menu at the left where all these options come available.</w:t>
      </w:r>
    </w:p>
    <w:p w:rsidR="00394566" w:rsidRDefault="00394566" w:rsidP="00394566">
      <w:pPr>
        <w:rPr>
          <w:lang w:val="en-US"/>
        </w:rPr>
      </w:pPr>
    </w:p>
    <w:p w:rsidR="00394566" w:rsidRDefault="00394566" w:rsidP="0031103D">
      <w:pPr>
        <w:pStyle w:val="Kop2"/>
        <w:numPr>
          <w:ilvl w:val="1"/>
          <w:numId w:val="3"/>
        </w:numPr>
        <w:rPr>
          <w:lang w:val="en-US"/>
        </w:rPr>
      </w:pPr>
      <w:bookmarkStart w:id="71" w:name="_Toc346630925"/>
      <w:bookmarkStart w:id="72" w:name="_Toc275956003"/>
      <w:bookmarkStart w:id="73" w:name="_Toc275956000"/>
      <w:bookmarkStart w:id="74" w:name="_Toc375561224"/>
      <w:r w:rsidRPr="00310C70">
        <w:rPr>
          <w:lang w:val="en-US"/>
        </w:rPr>
        <w:t>Users</w:t>
      </w:r>
      <w:r>
        <w:rPr>
          <w:lang w:val="en-US"/>
        </w:rPr>
        <w:t xml:space="preserve"> </w:t>
      </w:r>
      <w:r w:rsidRPr="00E00416">
        <w:rPr>
          <w:vertAlign w:val="superscript"/>
          <w:lang w:val="en-US"/>
        </w:rPr>
        <w:t>1</w:t>
      </w:r>
      <w:bookmarkEnd w:id="71"/>
      <w:bookmarkEnd w:id="74"/>
    </w:p>
    <w:p w:rsidR="00394566" w:rsidRDefault="00394566" w:rsidP="00394566">
      <w:pPr>
        <w:rPr>
          <w:lang w:val="en-US"/>
        </w:rPr>
      </w:pPr>
      <w:r>
        <w:rPr>
          <w:lang w:val="en-US"/>
        </w:rPr>
        <w:t xml:space="preserve">The tab “Users” features all the adjustments to set up different access control for different users. The main reason for user access control is protecting the system. By limiting the user </w:t>
      </w:r>
      <w:r>
        <w:rPr>
          <w:lang w:val="en-US"/>
        </w:rPr>
        <w:lastRenderedPageBreak/>
        <w:t>changing the configuration settings etc. the chance of disturbing system operation is limited as well.</w:t>
      </w:r>
    </w:p>
    <w:p w:rsidR="00394566" w:rsidRDefault="00394566" w:rsidP="00394566">
      <w:pPr>
        <w:rPr>
          <w:lang w:val="en-US"/>
        </w:rPr>
      </w:pPr>
      <w:r>
        <w:rPr>
          <w:lang w:val="en-US"/>
        </w:rPr>
        <w:t>Basically only three users are available. Administrator is the user status for Free Technics and its representatives. This login has all the rights available. This is logical because at commissioning and installation you need to be able to alter all the settings.</w:t>
      </w:r>
    </w:p>
    <w:p w:rsidR="00394566" w:rsidRDefault="00394566" w:rsidP="00394566">
      <w:pPr>
        <w:rPr>
          <w:lang w:val="en-US"/>
        </w:rPr>
      </w:pPr>
    </w:p>
    <w:p w:rsidR="00394566" w:rsidRDefault="00394566" w:rsidP="00394566">
      <w:pPr>
        <w:rPr>
          <w:lang w:val="en-US"/>
        </w:rPr>
      </w:pPr>
    </w:p>
    <w:p w:rsidR="00394566" w:rsidRDefault="00394566" w:rsidP="00394566">
      <w:pPr>
        <w:keepNext/>
      </w:pPr>
      <w:r>
        <w:rPr>
          <w:noProof/>
          <w:lang w:val="nl-NL" w:eastAsia="nl-NL"/>
        </w:rPr>
        <w:drawing>
          <wp:inline distT="0" distB="0" distL="0" distR="0" wp14:anchorId="582423DC" wp14:editId="7D809F16">
            <wp:extent cx="5934075" cy="3562350"/>
            <wp:effectExtent l="19050" t="0" r="9525" b="0"/>
            <wp:docPr id="43" name="Afbeelding 43" descr="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ݱ°"/>
                    <pic:cNvPicPr>
                      <a:picLocks noChangeAspect="1" noChangeArrowheads="1"/>
                    </pic:cNvPicPr>
                  </pic:nvPicPr>
                  <pic:blipFill>
                    <a:blip r:embed="rId24"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75" w:name="_Toc346631154"/>
      <w:bookmarkStart w:id="76" w:name="_Toc375561353"/>
      <w:r w:rsidRPr="00D92197">
        <w:t xml:space="preserve">Figure </w:t>
      </w:r>
      <w:fldSimple w:instr=" STYLEREF 1 \s ">
        <w:r w:rsidR="00C91965">
          <w:rPr>
            <w:noProof/>
          </w:rPr>
          <w:t>5</w:t>
        </w:r>
      </w:fldSimple>
      <w:r w:rsidR="00F7104D">
        <w:noBreakHyphen/>
      </w:r>
      <w:fldSimple w:instr=" SEQ Figure \* ARABIC \s 1 ">
        <w:r w:rsidR="00C91965">
          <w:rPr>
            <w:noProof/>
          </w:rPr>
          <w:t>2</w:t>
        </w:r>
      </w:fldSimple>
      <w:r w:rsidRPr="00D92197">
        <w:t>: Users</w:t>
      </w:r>
      <w:bookmarkEnd w:id="75"/>
      <w:bookmarkEnd w:id="76"/>
    </w:p>
    <w:p w:rsidR="00394566" w:rsidRDefault="00394566" w:rsidP="0031103D">
      <w:pPr>
        <w:pStyle w:val="Kop3"/>
        <w:numPr>
          <w:ilvl w:val="2"/>
          <w:numId w:val="3"/>
        </w:numPr>
        <w:rPr>
          <w:lang w:val="en-US"/>
        </w:rPr>
      </w:pPr>
      <w:bookmarkStart w:id="77" w:name="_Toc275956020"/>
      <w:bookmarkStart w:id="78" w:name="_Toc346630926"/>
      <w:bookmarkStart w:id="79" w:name="_Toc375561225"/>
      <w:r>
        <w:rPr>
          <w:lang w:val="en-US"/>
        </w:rPr>
        <w:t>User name</w:t>
      </w:r>
      <w:bookmarkEnd w:id="77"/>
      <w:bookmarkEnd w:id="78"/>
      <w:bookmarkEnd w:id="79"/>
    </w:p>
    <w:p w:rsidR="00394566" w:rsidRDefault="00394566" w:rsidP="00394566">
      <w:pPr>
        <w:rPr>
          <w:lang w:val="en-US"/>
        </w:rPr>
      </w:pPr>
      <w:r>
        <w:rPr>
          <w:lang w:val="en-US"/>
        </w:rPr>
        <w:t>This is a box that shows the active user and his rights.</w:t>
      </w:r>
    </w:p>
    <w:p w:rsidR="00394566" w:rsidRDefault="00394566" w:rsidP="0031103D">
      <w:pPr>
        <w:pStyle w:val="Kop3"/>
        <w:numPr>
          <w:ilvl w:val="2"/>
          <w:numId w:val="3"/>
        </w:numPr>
        <w:rPr>
          <w:lang w:val="en-US"/>
        </w:rPr>
      </w:pPr>
      <w:bookmarkStart w:id="80" w:name="_Toc275956021"/>
      <w:bookmarkStart w:id="81" w:name="_Toc346630927"/>
      <w:bookmarkStart w:id="82" w:name="_Toc375561226"/>
      <w:r>
        <w:rPr>
          <w:lang w:val="en-US"/>
        </w:rPr>
        <w:t>Login at startup</w:t>
      </w:r>
      <w:bookmarkEnd w:id="80"/>
      <w:bookmarkEnd w:id="81"/>
      <w:bookmarkEnd w:id="82"/>
    </w:p>
    <w:p w:rsidR="00394566" w:rsidRDefault="00394566" w:rsidP="00394566">
      <w:pPr>
        <w:rPr>
          <w:lang w:val="en-US"/>
        </w:rPr>
      </w:pPr>
      <w:r>
        <w:rPr>
          <w:lang w:val="en-US"/>
        </w:rPr>
        <w:t>Tick this box to set the default user at startup (default operator).</w:t>
      </w:r>
    </w:p>
    <w:p w:rsidR="00394566" w:rsidRDefault="00394566" w:rsidP="0031103D">
      <w:pPr>
        <w:pStyle w:val="Kop3"/>
        <w:numPr>
          <w:ilvl w:val="2"/>
          <w:numId w:val="3"/>
        </w:numPr>
        <w:rPr>
          <w:lang w:val="en-US"/>
        </w:rPr>
      </w:pPr>
      <w:bookmarkStart w:id="83" w:name="_Toc275956022"/>
      <w:bookmarkStart w:id="84" w:name="_Toc346630928"/>
      <w:bookmarkStart w:id="85" w:name="_Toc375561227"/>
      <w:r>
        <w:rPr>
          <w:lang w:val="en-US"/>
        </w:rPr>
        <w:t>Password</w:t>
      </w:r>
      <w:bookmarkEnd w:id="83"/>
      <w:bookmarkEnd w:id="84"/>
      <w:bookmarkEnd w:id="85"/>
    </w:p>
    <w:p w:rsidR="00394566" w:rsidRDefault="00394566" w:rsidP="00394566">
      <w:pPr>
        <w:rPr>
          <w:lang w:val="en-US"/>
        </w:rPr>
      </w:pPr>
    </w:p>
    <w:p w:rsidR="00394566" w:rsidRPr="00DC4EF8" w:rsidRDefault="00394566" w:rsidP="00394566">
      <w:pPr>
        <w:rPr>
          <w:i/>
          <w:lang w:val="en-US"/>
        </w:rPr>
      </w:pPr>
      <w:r>
        <w:rPr>
          <w:noProof/>
          <w:lang w:val="nl-NL" w:eastAsia="nl-NL"/>
        </w:rPr>
        <w:drawing>
          <wp:inline distT="0" distB="0" distL="0" distR="0" wp14:anchorId="4A640BF9" wp14:editId="7B2C2865">
            <wp:extent cx="416379" cy="342900"/>
            <wp:effectExtent l="0" t="0" r="3175" b="0"/>
            <wp:docPr id="145" name="Afbeelding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DC4EF8">
        <w:rPr>
          <w:i/>
          <w:lang w:val="en-US"/>
        </w:rPr>
        <w:t>: the user</w:t>
      </w:r>
      <w:r>
        <w:rPr>
          <w:i/>
          <w:lang w:val="en-US"/>
        </w:rPr>
        <w:t xml:space="preserve"> name “A</w:t>
      </w:r>
      <w:r w:rsidRPr="00DC4EF8">
        <w:rPr>
          <w:i/>
          <w:lang w:val="en-US"/>
        </w:rPr>
        <w:t>dministrator”</w:t>
      </w:r>
      <w:r>
        <w:rPr>
          <w:i/>
          <w:lang w:val="en-US"/>
        </w:rPr>
        <w:t xml:space="preserve"> is always password protected (standard this is “admin”).</w:t>
      </w:r>
    </w:p>
    <w:p w:rsidR="00394566" w:rsidRDefault="00394566" w:rsidP="00394566">
      <w:pPr>
        <w:rPr>
          <w:lang w:val="en-US"/>
        </w:rPr>
      </w:pPr>
    </w:p>
    <w:p w:rsidR="00394566" w:rsidRDefault="00394566" w:rsidP="00394566">
      <w:pPr>
        <w:rPr>
          <w:lang w:val="en-US"/>
        </w:rPr>
      </w:pPr>
      <w:r>
        <w:rPr>
          <w:lang w:val="en-US"/>
        </w:rPr>
        <w:t xml:space="preserve">If a password is required please type password here. When changing the password or typing the password for the first time, retype password at next field “retype password when changed”. </w:t>
      </w:r>
    </w:p>
    <w:p w:rsidR="00394566" w:rsidRDefault="00394566" w:rsidP="0031103D">
      <w:pPr>
        <w:pStyle w:val="Kop3"/>
        <w:numPr>
          <w:ilvl w:val="2"/>
          <w:numId w:val="3"/>
        </w:numPr>
        <w:rPr>
          <w:lang w:val="en-US"/>
        </w:rPr>
      </w:pPr>
      <w:bookmarkStart w:id="86" w:name="_Toc275956023"/>
      <w:bookmarkStart w:id="87" w:name="_Toc346630929"/>
      <w:bookmarkStart w:id="88" w:name="_Toc375561228"/>
      <w:r>
        <w:rPr>
          <w:lang w:val="en-US"/>
        </w:rPr>
        <w:t>Rights</w:t>
      </w:r>
      <w:bookmarkEnd w:id="86"/>
      <w:bookmarkEnd w:id="87"/>
      <w:bookmarkEnd w:id="88"/>
    </w:p>
    <w:p w:rsidR="00394566" w:rsidRDefault="00394566" w:rsidP="00394566">
      <w:pPr>
        <w:rPr>
          <w:lang w:val="en-US"/>
        </w:rPr>
      </w:pPr>
      <w:r>
        <w:rPr>
          <w:lang w:val="en-US"/>
        </w:rPr>
        <w:t>Rights can be set (by check mark) for each user. Rights are divided in several subgroups. Each user can have one or more rights. By putting a check mark you can set the rights.</w:t>
      </w:r>
    </w:p>
    <w:p w:rsidR="00394566" w:rsidRDefault="00394566" w:rsidP="00394566">
      <w:pPr>
        <w:rPr>
          <w:lang w:val="en-US"/>
        </w:rPr>
      </w:pPr>
    </w:p>
    <w:p w:rsidR="00394566" w:rsidRDefault="00394566" w:rsidP="00394566">
      <w:pPr>
        <w:keepNext/>
      </w:pPr>
      <w:r>
        <w:rPr>
          <w:noProof/>
          <w:lang w:val="nl-NL" w:eastAsia="nl-NL"/>
        </w:rPr>
        <w:lastRenderedPageBreak/>
        <w:drawing>
          <wp:inline distT="0" distB="0" distL="0" distR="0" wp14:anchorId="68169BD5" wp14:editId="46651EDC">
            <wp:extent cx="2085975" cy="2781300"/>
            <wp:effectExtent l="19050" t="0" r="9525" b="0"/>
            <wp:docPr id="4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5" cstate="print"/>
                    <a:srcRect/>
                    <a:stretch>
                      <a:fillRect/>
                    </a:stretch>
                  </pic:blipFill>
                  <pic:spPr bwMode="auto">
                    <a:xfrm>
                      <a:off x="0" y="0"/>
                      <a:ext cx="2085975" cy="2781300"/>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89" w:name="_Toc346631155"/>
      <w:bookmarkStart w:id="90" w:name="_Toc375561354"/>
      <w:r w:rsidRPr="00D92197">
        <w:t xml:space="preserve">Figure </w:t>
      </w:r>
      <w:fldSimple w:instr=" STYLEREF 1 \s ">
        <w:r w:rsidR="00C91965">
          <w:rPr>
            <w:noProof/>
          </w:rPr>
          <w:t>5</w:t>
        </w:r>
      </w:fldSimple>
      <w:r w:rsidR="00F7104D">
        <w:noBreakHyphen/>
      </w:r>
      <w:fldSimple w:instr=" SEQ Figure \* ARABIC \s 1 ">
        <w:r w:rsidR="00C91965">
          <w:rPr>
            <w:noProof/>
          </w:rPr>
          <w:t>3</w:t>
        </w:r>
      </w:fldSimple>
      <w:r w:rsidRPr="00D92197">
        <w:t>: Rights</w:t>
      </w:r>
      <w:bookmarkEnd w:id="89"/>
      <w:bookmarkEnd w:id="90"/>
    </w:p>
    <w:p w:rsidR="00394566" w:rsidRDefault="00394566" w:rsidP="00394566">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68"/>
        <w:gridCol w:w="6244"/>
      </w:tblGrid>
      <w:tr w:rsidR="00394566" w:rsidRPr="009417AF" w:rsidTr="00394566">
        <w:tc>
          <w:tcPr>
            <w:tcW w:w="2968" w:type="dxa"/>
            <w:shd w:val="clear" w:color="auto" w:fill="0C0C0C"/>
          </w:tcPr>
          <w:p w:rsidR="00394566" w:rsidRPr="0093160C" w:rsidRDefault="00394566" w:rsidP="00394566">
            <w:pPr>
              <w:rPr>
                <w:b/>
                <w:lang w:val="en-US"/>
              </w:rPr>
            </w:pPr>
            <w:r w:rsidRPr="0093160C">
              <w:rPr>
                <w:b/>
                <w:lang w:val="en-US"/>
              </w:rPr>
              <w:t>Rights</w:t>
            </w:r>
          </w:p>
        </w:tc>
        <w:tc>
          <w:tcPr>
            <w:tcW w:w="6244" w:type="dxa"/>
            <w:shd w:val="clear" w:color="auto" w:fill="0C0C0C"/>
          </w:tcPr>
          <w:p w:rsidR="00394566" w:rsidRPr="0093160C" w:rsidRDefault="00394566" w:rsidP="00394566">
            <w:pPr>
              <w:rPr>
                <w:b/>
                <w:lang w:val="en-US"/>
              </w:rPr>
            </w:pPr>
            <w:r w:rsidRPr="0093160C">
              <w:rPr>
                <w:b/>
                <w:lang w:val="en-US"/>
              </w:rPr>
              <w:t>Explanation</w:t>
            </w:r>
          </w:p>
        </w:tc>
      </w:tr>
      <w:tr w:rsidR="00394566" w:rsidRPr="000F200F" w:rsidTr="00394566">
        <w:tc>
          <w:tcPr>
            <w:tcW w:w="2968" w:type="dxa"/>
          </w:tcPr>
          <w:p w:rsidR="00394566" w:rsidRPr="009417AF" w:rsidRDefault="00394566" w:rsidP="00394566">
            <w:pPr>
              <w:rPr>
                <w:lang w:val="en-US"/>
              </w:rPr>
            </w:pPr>
            <w:r w:rsidRPr="009417AF">
              <w:rPr>
                <w:lang w:val="en-US"/>
              </w:rPr>
              <w:t>Administrator rights</w:t>
            </w:r>
          </w:p>
        </w:tc>
        <w:tc>
          <w:tcPr>
            <w:tcW w:w="6244" w:type="dxa"/>
          </w:tcPr>
          <w:p w:rsidR="00394566" w:rsidRPr="009417AF" w:rsidRDefault="00394566" w:rsidP="00394566">
            <w:pPr>
              <w:rPr>
                <w:lang w:val="en-US"/>
              </w:rPr>
            </w:pPr>
            <w:r>
              <w:rPr>
                <w:lang w:val="en-US"/>
              </w:rPr>
              <w:t>The right to change</w:t>
            </w:r>
            <w:r w:rsidRPr="009417AF">
              <w:rPr>
                <w:lang w:val="en-US"/>
              </w:rPr>
              <w:t xml:space="preserve"> settings and user settings</w:t>
            </w:r>
          </w:p>
        </w:tc>
      </w:tr>
      <w:tr w:rsidR="00394566" w:rsidRPr="000F200F" w:rsidTr="00394566">
        <w:tc>
          <w:tcPr>
            <w:tcW w:w="2968" w:type="dxa"/>
          </w:tcPr>
          <w:p w:rsidR="00394566" w:rsidRPr="009417AF" w:rsidRDefault="00394566" w:rsidP="00394566">
            <w:pPr>
              <w:rPr>
                <w:lang w:val="en-US"/>
              </w:rPr>
            </w:pPr>
            <w:r w:rsidRPr="009417AF">
              <w:rPr>
                <w:lang w:val="en-US"/>
              </w:rPr>
              <w:t>Personal alarm setting</w:t>
            </w:r>
          </w:p>
        </w:tc>
        <w:tc>
          <w:tcPr>
            <w:tcW w:w="6244" w:type="dxa"/>
          </w:tcPr>
          <w:p w:rsidR="00394566" w:rsidRPr="009417AF" w:rsidRDefault="00394566" w:rsidP="00394566">
            <w:pPr>
              <w:rPr>
                <w:lang w:val="en-US"/>
              </w:rPr>
            </w:pPr>
            <w:r w:rsidRPr="009417AF">
              <w:rPr>
                <w:lang w:val="en-US"/>
              </w:rPr>
              <w:t>Set personal alarms directly in the instruments</w:t>
            </w:r>
          </w:p>
        </w:tc>
      </w:tr>
      <w:tr w:rsidR="00394566" w:rsidRPr="000F200F" w:rsidTr="00394566">
        <w:tc>
          <w:tcPr>
            <w:tcW w:w="2968" w:type="dxa"/>
          </w:tcPr>
          <w:p w:rsidR="00394566" w:rsidRPr="009417AF" w:rsidRDefault="00394566" w:rsidP="00394566">
            <w:pPr>
              <w:rPr>
                <w:lang w:val="en-US"/>
              </w:rPr>
            </w:pPr>
            <w:r w:rsidRPr="009417AF">
              <w:rPr>
                <w:lang w:val="en-US"/>
              </w:rPr>
              <w:t>Certified alarm setting</w:t>
            </w:r>
          </w:p>
        </w:tc>
        <w:tc>
          <w:tcPr>
            <w:tcW w:w="6244" w:type="dxa"/>
          </w:tcPr>
          <w:p w:rsidR="00394566" w:rsidRPr="009417AF" w:rsidRDefault="00394566" w:rsidP="00394566">
            <w:pPr>
              <w:rPr>
                <w:lang w:val="en-US"/>
              </w:rPr>
            </w:pPr>
            <w:r w:rsidRPr="009417AF">
              <w:rPr>
                <w:lang w:val="en-US"/>
              </w:rPr>
              <w:t>Set certified alarms in Field settings</w:t>
            </w:r>
            <w:r>
              <w:rPr>
                <w:lang w:val="en-US"/>
              </w:rPr>
              <w:t xml:space="preserve"> </w:t>
            </w:r>
            <w:r w:rsidRPr="009417AF">
              <w:rPr>
                <w:lang w:val="en-US"/>
              </w:rPr>
              <w:t>&gt;</w:t>
            </w:r>
            <w:r>
              <w:rPr>
                <w:lang w:val="en-US"/>
              </w:rPr>
              <w:t xml:space="preserve"> </w:t>
            </w:r>
            <w:r w:rsidRPr="009417AF">
              <w:rPr>
                <w:lang w:val="en-US"/>
              </w:rPr>
              <w:t>Alarms</w:t>
            </w:r>
          </w:p>
        </w:tc>
      </w:tr>
      <w:tr w:rsidR="00394566" w:rsidRPr="000F200F" w:rsidTr="00394566">
        <w:tc>
          <w:tcPr>
            <w:tcW w:w="2968" w:type="dxa"/>
          </w:tcPr>
          <w:p w:rsidR="00394566" w:rsidRPr="009417AF" w:rsidRDefault="00394566" w:rsidP="00394566">
            <w:pPr>
              <w:rPr>
                <w:lang w:val="en-US"/>
              </w:rPr>
            </w:pPr>
            <w:r w:rsidRPr="009417AF">
              <w:rPr>
                <w:lang w:val="en-US"/>
              </w:rPr>
              <w:t>Layout</w:t>
            </w:r>
            <w:r>
              <w:rPr>
                <w:lang w:val="en-US"/>
              </w:rPr>
              <w:fldChar w:fldCharType="begin"/>
            </w:r>
            <w:r>
              <w:rPr>
                <w:lang w:val="en-US"/>
              </w:rPr>
              <w:instrText xml:space="preserve"> XE "</w:instrText>
            </w:r>
            <w:r>
              <w:instrText>Latout"</w:instrText>
            </w:r>
            <w:r>
              <w:rPr>
                <w:lang w:val="en-US"/>
              </w:rPr>
              <w:instrText xml:space="preserve"> </w:instrText>
            </w:r>
            <w:r>
              <w:rPr>
                <w:lang w:val="en-US"/>
              </w:rPr>
              <w:fldChar w:fldCharType="end"/>
            </w:r>
            <w:r w:rsidRPr="009417AF">
              <w:rPr>
                <w:lang w:val="en-US"/>
              </w:rPr>
              <w:t xml:space="preserve"> of instruments</w:t>
            </w:r>
          </w:p>
        </w:tc>
        <w:tc>
          <w:tcPr>
            <w:tcW w:w="6244" w:type="dxa"/>
          </w:tcPr>
          <w:p w:rsidR="00394566" w:rsidRPr="009417AF" w:rsidRDefault="00394566" w:rsidP="00394566">
            <w:pPr>
              <w:rPr>
                <w:lang w:val="en-US"/>
              </w:rPr>
            </w:pPr>
            <w:r w:rsidRPr="009417AF">
              <w:rPr>
                <w:lang w:val="en-US"/>
              </w:rPr>
              <w:t>Change layout of instruments (i.e. unit, analogue-digital etc.)</w:t>
            </w:r>
          </w:p>
        </w:tc>
      </w:tr>
      <w:tr w:rsidR="00394566" w:rsidRPr="000F200F" w:rsidTr="00394566">
        <w:tc>
          <w:tcPr>
            <w:tcW w:w="2968" w:type="dxa"/>
          </w:tcPr>
          <w:p w:rsidR="00394566" w:rsidRPr="009417AF" w:rsidRDefault="00394566" w:rsidP="00394566">
            <w:pPr>
              <w:rPr>
                <w:lang w:val="en-US"/>
              </w:rPr>
            </w:pPr>
            <w:r w:rsidRPr="009417AF">
              <w:rPr>
                <w:lang w:val="en-US"/>
              </w:rPr>
              <w:t>Configuration of instruments</w:t>
            </w:r>
          </w:p>
        </w:tc>
        <w:tc>
          <w:tcPr>
            <w:tcW w:w="6244" w:type="dxa"/>
          </w:tcPr>
          <w:p w:rsidR="00394566" w:rsidRPr="009417AF" w:rsidRDefault="00394566" w:rsidP="00394566">
            <w:pPr>
              <w:rPr>
                <w:lang w:val="en-US"/>
              </w:rPr>
            </w:pPr>
            <w:r w:rsidRPr="009417AF">
              <w:rPr>
                <w:lang w:val="en-US"/>
              </w:rPr>
              <w:t>Change fields that instruments are representing</w:t>
            </w:r>
          </w:p>
        </w:tc>
      </w:tr>
      <w:tr w:rsidR="00394566" w:rsidRPr="000F200F" w:rsidTr="00394566">
        <w:tc>
          <w:tcPr>
            <w:tcW w:w="2968" w:type="dxa"/>
          </w:tcPr>
          <w:p w:rsidR="00394566" w:rsidRPr="009417AF" w:rsidRDefault="00394566" w:rsidP="00394566">
            <w:pPr>
              <w:rPr>
                <w:lang w:val="en-US"/>
              </w:rPr>
            </w:pPr>
            <w:r w:rsidRPr="009417AF">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sidRPr="009417AF">
              <w:rPr>
                <w:lang w:val="en-US"/>
              </w:rPr>
              <w:t xml:space="preserve"> of logging</w:t>
            </w:r>
          </w:p>
        </w:tc>
        <w:tc>
          <w:tcPr>
            <w:tcW w:w="6244" w:type="dxa"/>
          </w:tcPr>
          <w:p w:rsidR="00394566" w:rsidRPr="009417AF" w:rsidRDefault="00394566" w:rsidP="00394566">
            <w:pPr>
              <w:rPr>
                <w:lang w:val="en-US"/>
              </w:rPr>
            </w:pPr>
            <w:r w:rsidRPr="009417AF">
              <w:rPr>
                <w:lang w:val="en-US"/>
              </w:rPr>
              <w:t xml:space="preserve">Make logs of incoming data (see </w:t>
            </w:r>
            <w:r>
              <w:rPr>
                <w:lang w:val="en-US"/>
              </w:rPr>
              <w:t>“</w:t>
            </w:r>
            <w:r w:rsidRPr="009417AF">
              <w:rPr>
                <w:lang w:val="en-US"/>
              </w:rPr>
              <w:t>Configuration</w:t>
            </w:r>
            <w:r>
              <w:rPr>
                <w:lang w:val="en-US"/>
              </w:rPr>
              <w:t xml:space="preserve"> </w:t>
            </w:r>
            <w:r w:rsidRPr="009417AF">
              <w:rPr>
                <w:lang w:val="en-US"/>
              </w:rPr>
              <w:t>&gt;</w:t>
            </w:r>
            <w:r>
              <w:rPr>
                <w:lang w:val="en-US"/>
              </w:rPr>
              <w:t xml:space="preserve"> </w:t>
            </w:r>
            <w:r w:rsidRPr="009417AF">
              <w:rPr>
                <w:lang w:val="en-US"/>
              </w:rPr>
              <w:t>Field settings</w:t>
            </w:r>
            <w:r>
              <w:rPr>
                <w:lang w:val="en-US"/>
              </w:rPr>
              <w:t xml:space="preserve"> </w:t>
            </w:r>
            <w:r w:rsidRPr="009417AF">
              <w:rPr>
                <w:lang w:val="en-US"/>
              </w:rPr>
              <w:t>&gt;</w:t>
            </w:r>
            <w:r>
              <w:rPr>
                <w:lang w:val="en-US"/>
              </w:rPr>
              <w:t xml:space="preserve"> </w:t>
            </w:r>
            <w:r w:rsidRPr="009417AF">
              <w:rPr>
                <w:lang w:val="en-US"/>
              </w:rPr>
              <w:t>log</w:t>
            </w:r>
            <w:r>
              <w:rPr>
                <w:lang w:val="en-US"/>
              </w:rPr>
              <w:t>”</w:t>
            </w:r>
            <w:r w:rsidRPr="009417AF">
              <w:rPr>
                <w:lang w:val="en-US"/>
              </w:rPr>
              <w:t>)</w:t>
            </w:r>
          </w:p>
        </w:tc>
      </w:tr>
      <w:tr w:rsidR="00394566" w:rsidRPr="000F200F" w:rsidTr="00394566">
        <w:tc>
          <w:tcPr>
            <w:tcW w:w="2968" w:type="dxa"/>
          </w:tcPr>
          <w:p w:rsidR="00394566" w:rsidRPr="009417AF" w:rsidRDefault="00394566" w:rsidP="00394566">
            <w:pPr>
              <w:rPr>
                <w:lang w:val="en-US"/>
              </w:rPr>
            </w:pPr>
            <w:r w:rsidRPr="009417AF">
              <w:rPr>
                <w:lang w:val="en-US"/>
              </w:rPr>
              <w:t>Able to close application</w:t>
            </w:r>
          </w:p>
        </w:tc>
        <w:tc>
          <w:tcPr>
            <w:tcW w:w="6244" w:type="dxa"/>
          </w:tcPr>
          <w:p w:rsidR="00394566" w:rsidRPr="009417AF" w:rsidRDefault="00394566" w:rsidP="00394566">
            <w:pPr>
              <w:rPr>
                <w:lang w:val="en-US"/>
              </w:rPr>
            </w:pPr>
            <w:r w:rsidRPr="009417AF">
              <w:rPr>
                <w:lang w:val="en-US"/>
              </w:rPr>
              <w:t>Decides if the button to close FT is available</w:t>
            </w:r>
          </w:p>
        </w:tc>
      </w:tr>
      <w:tr w:rsidR="00394566" w:rsidRPr="000F200F" w:rsidTr="00394566">
        <w:tc>
          <w:tcPr>
            <w:tcW w:w="2968" w:type="dxa"/>
          </w:tcPr>
          <w:p w:rsidR="00394566" w:rsidRPr="009417AF" w:rsidRDefault="00394566" w:rsidP="00394566">
            <w:pPr>
              <w:rPr>
                <w:lang w:val="en-US"/>
              </w:rPr>
            </w:pPr>
            <w:r w:rsidRPr="009417AF">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sidRPr="009417AF">
              <w:rPr>
                <w:lang w:val="en-US"/>
              </w:rPr>
              <w:t xml:space="preserve"> of sliders</w:t>
            </w:r>
          </w:p>
        </w:tc>
        <w:tc>
          <w:tcPr>
            <w:tcW w:w="6244" w:type="dxa"/>
          </w:tcPr>
          <w:p w:rsidR="00394566" w:rsidRPr="009417AF" w:rsidRDefault="00394566" w:rsidP="00394566">
            <w:pPr>
              <w:rPr>
                <w:lang w:val="en-US"/>
              </w:rPr>
            </w:pPr>
            <w:r w:rsidRPr="009417AF">
              <w:rPr>
                <w:lang w:val="en-US"/>
              </w:rPr>
              <w:t>Allow setting of sliders in layout viewer</w:t>
            </w:r>
          </w:p>
        </w:tc>
      </w:tr>
      <w:tr w:rsidR="00394566" w:rsidRPr="000F200F" w:rsidTr="00394566">
        <w:tc>
          <w:tcPr>
            <w:tcW w:w="2968" w:type="dxa"/>
          </w:tcPr>
          <w:p w:rsidR="00394566" w:rsidRPr="009417AF" w:rsidRDefault="00394566" w:rsidP="00394566">
            <w:pPr>
              <w:rPr>
                <w:lang w:val="en-US"/>
              </w:rPr>
            </w:pPr>
            <w:r w:rsidRPr="009417AF">
              <w:rPr>
                <w:lang w:val="en-US"/>
              </w:rPr>
              <w:t>Edit layout viewer</w:t>
            </w:r>
          </w:p>
        </w:tc>
        <w:tc>
          <w:tcPr>
            <w:tcW w:w="6244" w:type="dxa"/>
          </w:tcPr>
          <w:p w:rsidR="00394566" w:rsidRPr="009417AF" w:rsidRDefault="00394566" w:rsidP="00394566">
            <w:pPr>
              <w:rPr>
                <w:lang w:val="en-US"/>
              </w:rPr>
            </w:pPr>
            <w:r w:rsidRPr="009417AF">
              <w:rPr>
                <w:lang w:val="en-US"/>
              </w:rPr>
              <w:t>Makes it possible to change the layout viewer</w:t>
            </w:r>
          </w:p>
        </w:tc>
      </w:tr>
      <w:tr w:rsidR="00394566" w:rsidRPr="000F200F" w:rsidTr="00394566">
        <w:tc>
          <w:tcPr>
            <w:tcW w:w="2968" w:type="dxa"/>
          </w:tcPr>
          <w:p w:rsidR="00394566" w:rsidRPr="009417AF" w:rsidRDefault="00394566" w:rsidP="00394566">
            <w:pPr>
              <w:rPr>
                <w:lang w:val="en-US"/>
              </w:rPr>
            </w:pPr>
            <w:r>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w:t>
            </w:r>
            <w:r w:rsidRPr="009417AF">
              <w:rPr>
                <w:lang w:val="en-US"/>
              </w:rPr>
              <w:t>Field settings</w:t>
            </w:r>
          </w:p>
        </w:tc>
        <w:tc>
          <w:tcPr>
            <w:tcW w:w="6244" w:type="dxa"/>
          </w:tcPr>
          <w:p w:rsidR="00394566" w:rsidRPr="009417AF" w:rsidRDefault="00394566" w:rsidP="00394566">
            <w:pPr>
              <w:rPr>
                <w:lang w:val="en-US"/>
              </w:rPr>
            </w:pPr>
            <w:r w:rsidRPr="009417AF">
              <w:rPr>
                <w:lang w:val="en-US"/>
              </w:rPr>
              <w:t xml:space="preserve">Allows changing the field settings (see </w:t>
            </w:r>
            <w:r>
              <w:rPr>
                <w:lang w:val="en-US"/>
              </w:rPr>
              <w:t>“</w:t>
            </w:r>
            <w:r w:rsidRPr="009417AF">
              <w:rPr>
                <w:lang w:val="en-US"/>
              </w:rPr>
              <w:t>Tools</w:t>
            </w:r>
            <w:r>
              <w:rPr>
                <w:lang w:val="en-US"/>
              </w:rPr>
              <w:t xml:space="preserve"> </w:t>
            </w:r>
            <w:r w:rsidRPr="009417AF">
              <w:rPr>
                <w:lang w:val="en-US"/>
              </w:rPr>
              <w:t>&gt;</w:t>
            </w:r>
            <w:r>
              <w:rPr>
                <w:lang w:val="en-US"/>
              </w:rPr>
              <w:t xml:space="preserve"> </w:t>
            </w:r>
            <w:r w:rsidRPr="009417AF">
              <w:rPr>
                <w:lang w:val="en-US"/>
              </w:rPr>
              <w:t>Field Settings</w:t>
            </w:r>
            <w:r>
              <w:rPr>
                <w:lang w:val="en-US"/>
              </w:rPr>
              <w:t>”</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sidRPr="009417AF">
              <w:rPr>
                <w:lang w:val="en-US"/>
              </w:rPr>
              <w:t xml:space="preserve">) </w:t>
            </w:r>
          </w:p>
        </w:tc>
      </w:tr>
      <w:tr w:rsidR="00394566" w:rsidRPr="000F200F" w:rsidTr="00394566">
        <w:tc>
          <w:tcPr>
            <w:tcW w:w="2968" w:type="dxa"/>
          </w:tcPr>
          <w:p w:rsidR="00394566" w:rsidRPr="009417AF" w:rsidRDefault="00394566" w:rsidP="00394566">
            <w:pPr>
              <w:rPr>
                <w:lang w:val="en-US"/>
              </w:rPr>
            </w:pPr>
            <w:r>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w:t>
            </w:r>
            <w:r w:rsidRPr="009417AF">
              <w:rPr>
                <w:lang w:val="en-US"/>
              </w:rPr>
              <w:t>Preferences</w:t>
            </w:r>
          </w:p>
        </w:tc>
        <w:tc>
          <w:tcPr>
            <w:tcW w:w="6244" w:type="dxa"/>
          </w:tcPr>
          <w:p w:rsidR="00394566" w:rsidRPr="009417AF" w:rsidRDefault="00394566" w:rsidP="00394566">
            <w:pPr>
              <w:rPr>
                <w:lang w:val="en-US"/>
              </w:rPr>
            </w:pPr>
            <w:r w:rsidRPr="009417AF">
              <w:rPr>
                <w:lang w:val="en-US"/>
              </w:rPr>
              <w:t xml:space="preserve">Allows changing the preferences (see </w:t>
            </w:r>
            <w:r>
              <w:rPr>
                <w:lang w:val="en-US"/>
              </w:rPr>
              <w:t>“</w:t>
            </w:r>
            <w:r w:rsidRPr="009417AF">
              <w:rPr>
                <w:lang w:val="en-US"/>
              </w:rPr>
              <w:t>Tools</w:t>
            </w:r>
            <w:r>
              <w:rPr>
                <w:lang w:val="en-US"/>
              </w:rPr>
              <w:t xml:space="preserve"> </w:t>
            </w:r>
            <w:r w:rsidRPr="009417AF">
              <w:rPr>
                <w:lang w:val="en-US"/>
              </w:rPr>
              <w:t>&gt;</w:t>
            </w:r>
            <w:r>
              <w:rPr>
                <w:lang w:val="en-US"/>
              </w:rPr>
              <w:t xml:space="preserve"> </w:t>
            </w:r>
            <w:r w:rsidRPr="009417AF">
              <w:rPr>
                <w:lang w:val="en-US"/>
              </w:rPr>
              <w:t>Preferences</w:t>
            </w:r>
            <w:r>
              <w:rPr>
                <w:lang w:val="en-US"/>
              </w:rPr>
              <w:t>”</w:t>
            </w:r>
            <w:r w:rsidRPr="009417AF">
              <w:rPr>
                <w:lang w:val="en-US"/>
              </w:rPr>
              <w:t>)</w:t>
            </w:r>
          </w:p>
        </w:tc>
      </w:tr>
      <w:tr w:rsidR="00394566" w:rsidRPr="000F200F" w:rsidTr="00394566">
        <w:tc>
          <w:tcPr>
            <w:tcW w:w="2968" w:type="dxa"/>
          </w:tcPr>
          <w:p w:rsidR="00394566" w:rsidRPr="009417AF" w:rsidRDefault="00394566" w:rsidP="00394566">
            <w:pPr>
              <w:rPr>
                <w:lang w:val="en-US"/>
              </w:rPr>
            </w:pPr>
            <w:r>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w:t>
            </w:r>
            <w:r w:rsidRPr="009417AF">
              <w:rPr>
                <w:lang w:val="en-US"/>
              </w:rPr>
              <w:t>Taskbar</w:t>
            </w:r>
          </w:p>
        </w:tc>
        <w:tc>
          <w:tcPr>
            <w:tcW w:w="6244" w:type="dxa"/>
          </w:tcPr>
          <w:p w:rsidR="00394566" w:rsidRPr="009417AF" w:rsidRDefault="00394566" w:rsidP="00394566">
            <w:pPr>
              <w:rPr>
                <w:lang w:val="en-US"/>
              </w:rPr>
            </w:pPr>
            <w:r w:rsidRPr="009417AF">
              <w:rPr>
                <w:lang w:val="en-US"/>
              </w:rPr>
              <w:t xml:space="preserve">Allows changing the taskbar (see </w:t>
            </w:r>
            <w:r>
              <w:rPr>
                <w:lang w:val="en-US"/>
              </w:rPr>
              <w:t>“</w:t>
            </w:r>
            <w:r w:rsidRPr="009417AF">
              <w:rPr>
                <w:lang w:val="en-US"/>
              </w:rPr>
              <w:t>Tools</w:t>
            </w:r>
            <w:r>
              <w:rPr>
                <w:lang w:val="en-US"/>
              </w:rPr>
              <w:t xml:space="preserve"> </w:t>
            </w:r>
            <w:r w:rsidRPr="009417AF">
              <w:rPr>
                <w:lang w:val="en-US"/>
              </w:rPr>
              <w:t>&gt;</w:t>
            </w:r>
            <w:r>
              <w:rPr>
                <w:lang w:val="en-US"/>
              </w:rPr>
              <w:t xml:space="preserve"> </w:t>
            </w:r>
            <w:r w:rsidRPr="009417AF">
              <w:rPr>
                <w:lang w:val="en-US"/>
              </w:rPr>
              <w:t>Taskbar</w:t>
            </w:r>
            <w:r>
              <w:rPr>
                <w:lang w:val="en-US"/>
              </w:rPr>
              <w:t>”</w:t>
            </w:r>
            <w:r w:rsidRPr="009417AF">
              <w:rPr>
                <w:lang w:val="en-US"/>
              </w:rPr>
              <w:t>)</w:t>
            </w:r>
          </w:p>
        </w:tc>
      </w:tr>
      <w:tr w:rsidR="00394566" w:rsidRPr="000F200F" w:rsidTr="00394566">
        <w:tc>
          <w:tcPr>
            <w:tcW w:w="2968" w:type="dxa"/>
          </w:tcPr>
          <w:p w:rsidR="00394566" w:rsidRPr="009417AF" w:rsidRDefault="00394566" w:rsidP="00394566">
            <w:pPr>
              <w:rPr>
                <w:lang w:val="en-US"/>
              </w:rPr>
            </w:pPr>
            <w:r>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w:t>
            </w:r>
            <w:r w:rsidRPr="009417AF">
              <w:rPr>
                <w:lang w:val="en-US"/>
              </w:rPr>
              <w:t>NMEA/GPS</w:t>
            </w:r>
          </w:p>
        </w:tc>
        <w:tc>
          <w:tcPr>
            <w:tcW w:w="6244" w:type="dxa"/>
          </w:tcPr>
          <w:p w:rsidR="00394566" w:rsidRPr="009417AF" w:rsidRDefault="00394566" w:rsidP="00394566">
            <w:pPr>
              <w:rPr>
                <w:lang w:val="en-US"/>
              </w:rPr>
            </w:pPr>
            <w:r w:rsidRPr="009417AF">
              <w:rPr>
                <w:lang w:val="en-US"/>
              </w:rPr>
              <w:t xml:space="preserve">Allows using </w:t>
            </w:r>
            <w:r>
              <w:rPr>
                <w:lang w:val="en-US"/>
              </w:rPr>
              <w:t>“</w:t>
            </w:r>
            <w:r w:rsidRPr="009417AF">
              <w:rPr>
                <w:lang w:val="en-US"/>
              </w:rPr>
              <w:t>Tools</w:t>
            </w:r>
            <w:r>
              <w:rPr>
                <w:lang w:val="en-US"/>
              </w:rPr>
              <w:t xml:space="preserve"> </w:t>
            </w:r>
            <w:r w:rsidRPr="009417AF">
              <w:rPr>
                <w:lang w:val="en-US"/>
              </w:rPr>
              <w:t>&gt;</w:t>
            </w:r>
            <w:r>
              <w:rPr>
                <w:lang w:val="en-US"/>
              </w:rPr>
              <w:t xml:space="preserve"> </w:t>
            </w:r>
            <w:r w:rsidRPr="009417AF">
              <w:rPr>
                <w:lang w:val="en-US"/>
              </w:rPr>
              <w:t>NMEA/GPS</w:t>
            </w:r>
            <w:r>
              <w:rPr>
                <w:lang w:val="en-US"/>
              </w:rPr>
              <w:t>”</w:t>
            </w:r>
            <w:r w:rsidRPr="009417AF">
              <w:rPr>
                <w:lang w:val="en-US"/>
              </w:rPr>
              <w:t xml:space="preserve"> tab</w:t>
            </w:r>
          </w:p>
        </w:tc>
      </w:tr>
      <w:tr w:rsidR="00394566" w:rsidRPr="000F200F" w:rsidTr="00394566">
        <w:tc>
          <w:tcPr>
            <w:tcW w:w="2968" w:type="dxa"/>
          </w:tcPr>
          <w:p w:rsidR="00394566" w:rsidRPr="009417AF" w:rsidRDefault="00394566" w:rsidP="00394566">
            <w:pPr>
              <w:rPr>
                <w:lang w:val="en-US"/>
              </w:rPr>
            </w:pPr>
            <w:r>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w:t>
            </w:r>
            <w:r w:rsidRPr="009417AF">
              <w:rPr>
                <w:lang w:val="en-US"/>
              </w:rPr>
              <w:t>Configuration</w:t>
            </w:r>
          </w:p>
        </w:tc>
        <w:tc>
          <w:tcPr>
            <w:tcW w:w="6244" w:type="dxa"/>
          </w:tcPr>
          <w:p w:rsidR="00394566" w:rsidRPr="009417AF" w:rsidRDefault="00394566" w:rsidP="00394566">
            <w:pPr>
              <w:rPr>
                <w:lang w:val="en-US"/>
              </w:rPr>
            </w:pPr>
            <w:r w:rsidRPr="009417AF">
              <w:rPr>
                <w:lang w:val="en-US"/>
              </w:rPr>
              <w:t>Allows changing of configuration settings</w:t>
            </w:r>
          </w:p>
        </w:tc>
      </w:tr>
    </w:tbl>
    <w:p w:rsidR="00394566" w:rsidRDefault="00394566" w:rsidP="00394566">
      <w:pPr>
        <w:rPr>
          <w:lang w:val="en-US"/>
        </w:rPr>
      </w:pPr>
    </w:p>
    <w:p w:rsidR="00394566" w:rsidRDefault="00394566" w:rsidP="00394566">
      <w:pPr>
        <w:rPr>
          <w:lang w:val="en-US"/>
        </w:rPr>
      </w:pPr>
      <w:r>
        <w:rPr>
          <w:lang w:val="en-US"/>
        </w:rPr>
        <w:br w:type="page"/>
      </w:r>
    </w:p>
    <w:p w:rsidR="00394566" w:rsidRPr="00F51F12" w:rsidRDefault="00394566" w:rsidP="0031103D">
      <w:pPr>
        <w:numPr>
          <w:ilvl w:val="0"/>
          <w:numId w:val="24"/>
        </w:numPr>
        <w:rPr>
          <w:b/>
          <w:lang w:val="en-US"/>
        </w:rPr>
      </w:pPr>
      <w:r w:rsidRPr="00221EBA">
        <w:rPr>
          <w:b/>
          <w:lang w:val="en-US"/>
        </w:rPr>
        <w:lastRenderedPageBreak/>
        <w:t>Administrator</w:t>
      </w:r>
      <w:r>
        <w:rPr>
          <w:b/>
          <w:lang w:val="en-US"/>
        </w:rPr>
        <w:t xml:space="preserve"> rights</w:t>
      </w:r>
      <w:r>
        <w:rPr>
          <w:b/>
          <w:lang w:val="en-US"/>
        </w:rPr>
        <w:br/>
      </w:r>
      <w:r>
        <w:rPr>
          <w:lang w:val="en-US"/>
        </w:rPr>
        <w:t>All rights.</w:t>
      </w:r>
    </w:p>
    <w:p w:rsidR="00394566" w:rsidRDefault="00394566" w:rsidP="0031103D">
      <w:pPr>
        <w:numPr>
          <w:ilvl w:val="0"/>
          <w:numId w:val="24"/>
        </w:numPr>
        <w:rPr>
          <w:lang w:val="en-US"/>
        </w:rPr>
      </w:pPr>
      <w:r w:rsidRPr="00ED7829">
        <w:rPr>
          <w:b/>
          <w:lang w:val="en-US"/>
        </w:rPr>
        <w:t>Operator</w:t>
      </w:r>
      <w:r>
        <w:rPr>
          <w:b/>
          <w:lang w:val="en-US"/>
        </w:rPr>
        <w:t xml:space="preserve"> </w:t>
      </w:r>
      <w:r w:rsidRPr="00F51F12">
        <w:rPr>
          <w:b/>
          <w:lang w:val="en-US"/>
        </w:rPr>
        <w:t>rights</w:t>
      </w:r>
      <w:r>
        <w:rPr>
          <w:lang w:val="en-US"/>
        </w:rPr>
        <w:br/>
        <w:t xml:space="preserve">Via “Setting &gt; Preferences”, you are allowed to change time and language, ships heading reference and SMS service. </w:t>
      </w:r>
      <w:r>
        <w:rPr>
          <w:lang w:val="en-US"/>
        </w:rPr>
        <w:br/>
        <w:t>This can be extended with additional rights depending on what is needed.</w:t>
      </w:r>
    </w:p>
    <w:p w:rsidR="00394566" w:rsidRDefault="00394566" w:rsidP="00394566">
      <w:pPr>
        <w:rPr>
          <w:lang w:val="en-US"/>
        </w:rPr>
      </w:pPr>
    </w:p>
    <w:p w:rsidR="00394566" w:rsidRDefault="00394566" w:rsidP="00394566">
      <w:pPr>
        <w:pStyle w:val="Text"/>
        <w:rPr>
          <w:i/>
          <w:lang w:val="en-US"/>
        </w:rPr>
      </w:pPr>
      <w:r>
        <w:rPr>
          <w:noProof/>
          <w:lang w:val="nl-NL" w:eastAsia="nl-NL"/>
        </w:rPr>
        <w:drawing>
          <wp:inline distT="0" distB="0" distL="0" distR="0" wp14:anchorId="305DA7A7" wp14:editId="13F58152">
            <wp:extent cx="416379" cy="342900"/>
            <wp:effectExtent l="0" t="0" r="3175" b="0"/>
            <wp:docPr id="146" name="Afbeelding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 xml:space="preserve">: </w:t>
      </w:r>
      <w:r>
        <w:rPr>
          <w:i/>
          <w:lang w:val="en-US"/>
        </w:rPr>
        <w:br/>
        <w:t>Under “</w:t>
      </w:r>
      <w:r w:rsidRPr="00F51F12">
        <w:rPr>
          <w:i/>
          <w:lang w:val="en-US"/>
        </w:rPr>
        <w:t>Operator</w:t>
      </w:r>
      <w:r>
        <w:rPr>
          <w:i/>
          <w:lang w:val="en-US"/>
        </w:rPr>
        <w:t xml:space="preserve"> rights”</w:t>
      </w:r>
      <w:r w:rsidRPr="00F51F12">
        <w:rPr>
          <w:i/>
          <w:lang w:val="en-US"/>
        </w:rPr>
        <w:t xml:space="preserve"> </w:t>
      </w:r>
      <w:r>
        <w:rPr>
          <w:i/>
          <w:lang w:val="en-US"/>
        </w:rPr>
        <w:t>you will NEVER get the</w:t>
      </w:r>
      <w:r w:rsidRPr="00F51F12">
        <w:rPr>
          <w:i/>
          <w:lang w:val="en-US"/>
        </w:rPr>
        <w:t xml:space="preserve"> rights</w:t>
      </w:r>
      <w:r>
        <w:rPr>
          <w:i/>
          <w:lang w:val="en-US"/>
        </w:rPr>
        <w:t xml:space="preserve"> as mentioned below.</w:t>
      </w:r>
    </w:p>
    <w:p w:rsidR="00394566" w:rsidRPr="0068123C" w:rsidRDefault="00394566" w:rsidP="00394566">
      <w:pPr>
        <w:pStyle w:val="Text"/>
        <w:ind w:firstLine="360"/>
        <w:rPr>
          <w:i/>
          <w:lang w:val="en-US"/>
        </w:rPr>
      </w:pPr>
    </w:p>
    <w:p w:rsidR="00394566" w:rsidRDefault="00394566" w:rsidP="0031103D">
      <w:pPr>
        <w:pStyle w:val="Text"/>
        <w:numPr>
          <w:ilvl w:val="0"/>
          <w:numId w:val="25"/>
        </w:numPr>
        <w:rPr>
          <w:lang w:val="en-US"/>
        </w:rPr>
      </w:pPr>
      <w:r>
        <w:rPr>
          <w:lang w:val="en-US"/>
        </w:rPr>
        <w:t>Administrator rights</w:t>
      </w:r>
    </w:p>
    <w:p w:rsidR="00394566" w:rsidRDefault="00394566" w:rsidP="0031103D">
      <w:pPr>
        <w:pStyle w:val="Text"/>
        <w:numPr>
          <w:ilvl w:val="0"/>
          <w:numId w:val="25"/>
        </w:numPr>
        <w:rPr>
          <w:lang w:val="en-US"/>
        </w:rPr>
      </w:pPr>
      <w:r>
        <w:rPr>
          <w:lang w:val="en-US"/>
        </w:rPr>
        <w:t>Certified alarm setting</w:t>
      </w:r>
    </w:p>
    <w:p w:rsidR="00394566" w:rsidRDefault="00394566" w:rsidP="0031103D">
      <w:pPr>
        <w:pStyle w:val="Text"/>
        <w:numPr>
          <w:ilvl w:val="0"/>
          <w:numId w:val="25"/>
        </w:numPr>
        <w:rPr>
          <w:lang w:val="en-US"/>
        </w:rPr>
      </w:pPr>
      <w:r w:rsidRPr="003252EF">
        <w:rPr>
          <w:lang w:val="en-US"/>
        </w:rPr>
        <w:t xml:space="preserve">Configuration of </w:t>
      </w:r>
      <w:r>
        <w:rPr>
          <w:lang w:val="en-US"/>
        </w:rPr>
        <w:t>i</w:t>
      </w:r>
      <w:r w:rsidRPr="003252EF">
        <w:rPr>
          <w:lang w:val="en-US"/>
        </w:rPr>
        <w:t>nstruments</w:t>
      </w:r>
    </w:p>
    <w:p w:rsidR="00394566" w:rsidRDefault="00394566" w:rsidP="0031103D">
      <w:pPr>
        <w:pStyle w:val="Text"/>
        <w:numPr>
          <w:ilvl w:val="0"/>
          <w:numId w:val="25"/>
        </w:numPr>
        <w:rPr>
          <w:lang w:val="en-US"/>
        </w:rPr>
      </w:pPr>
      <w:r w:rsidRPr="003252EF">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sidRPr="003252EF">
        <w:rPr>
          <w:lang w:val="en-US"/>
        </w:rPr>
        <w:t xml:space="preserve"> of logging</w:t>
      </w:r>
    </w:p>
    <w:p w:rsidR="00394566" w:rsidRDefault="00394566" w:rsidP="0031103D">
      <w:pPr>
        <w:pStyle w:val="Text"/>
        <w:numPr>
          <w:ilvl w:val="0"/>
          <w:numId w:val="25"/>
        </w:numPr>
        <w:rPr>
          <w:lang w:val="en-US"/>
        </w:rPr>
      </w:pPr>
      <w:r w:rsidRPr="003252EF">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sidRPr="003252EF">
        <w:rPr>
          <w:lang w:val="en-US"/>
        </w:rPr>
        <w:t xml:space="preserve"> of sliders</w:t>
      </w:r>
    </w:p>
    <w:p w:rsidR="00394566" w:rsidRDefault="00394566" w:rsidP="0031103D">
      <w:pPr>
        <w:pStyle w:val="Text"/>
        <w:numPr>
          <w:ilvl w:val="0"/>
          <w:numId w:val="25"/>
        </w:numPr>
        <w:rPr>
          <w:lang w:val="en-US"/>
        </w:rPr>
      </w:pPr>
      <w:r w:rsidRPr="003252EF">
        <w:rPr>
          <w:lang w:val="en-US"/>
        </w:rPr>
        <w:t>Edit layout viewer</w:t>
      </w:r>
    </w:p>
    <w:p w:rsidR="00394566" w:rsidRDefault="00394566" w:rsidP="0031103D">
      <w:pPr>
        <w:pStyle w:val="Text"/>
        <w:numPr>
          <w:ilvl w:val="0"/>
          <w:numId w:val="25"/>
        </w:numPr>
        <w:rPr>
          <w:lang w:val="en-US"/>
        </w:rPr>
      </w:pPr>
      <w:r w:rsidRPr="003252EF">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w:t>
      </w:r>
      <w:r w:rsidRPr="003252EF">
        <w:rPr>
          <w:lang w:val="en-US"/>
        </w:rPr>
        <w:t>Field settings</w:t>
      </w:r>
    </w:p>
    <w:p w:rsidR="00394566" w:rsidRDefault="00394566" w:rsidP="0031103D">
      <w:pPr>
        <w:pStyle w:val="Text"/>
        <w:numPr>
          <w:ilvl w:val="0"/>
          <w:numId w:val="25"/>
        </w:numPr>
        <w:rPr>
          <w:lang w:val="en-US"/>
        </w:rPr>
      </w:pPr>
      <w:r>
        <w:rPr>
          <w:lang w:val="en-US"/>
        </w:rPr>
        <w:t>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Pr>
          <w:lang w:val="en-US"/>
        </w:rPr>
        <w:t xml:space="preserve"> &gt; Configuration</w:t>
      </w:r>
    </w:p>
    <w:p w:rsidR="00394566" w:rsidRDefault="00394566" w:rsidP="0031103D">
      <w:pPr>
        <w:pStyle w:val="Kop3"/>
        <w:numPr>
          <w:ilvl w:val="2"/>
          <w:numId w:val="3"/>
        </w:numPr>
        <w:rPr>
          <w:lang w:val="en-US"/>
        </w:rPr>
      </w:pPr>
      <w:bookmarkStart w:id="91" w:name="_Toc275956024"/>
      <w:bookmarkStart w:id="92" w:name="_Toc346630930"/>
      <w:bookmarkStart w:id="93" w:name="_Toc375561229"/>
      <w:r>
        <w:rPr>
          <w:lang w:val="en-US"/>
        </w:rPr>
        <w:t>Add</w:t>
      </w:r>
      <w:bookmarkEnd w:id="91"/>
      <w:r>
        <w:rPr>
          <w:lang w:val="en-US"/>
        </w:rPr>
        <w:t xml:space="preserve"> / Remove</w:t>
      </w:r>
      <w:bookmarkEnd w:id="92"/>
      <w:bookmarkEnd w:id="93"/>
    </w:p>
    <w:p w:rsidR="00394566" w:rsidRDefault="00394566" w:rsidP="00394566">
      <w:pPr>
        <w:pStyle w:val="Text"/>
        <w:rPr>
          <w:lang w:val="en-US"/>
        </w:rPr>
      </w:pPr>
      <w:r>
        <w:rPr>
          <w:lang w:val="en-US"/>
        </w:rPr>
        <w:t>Via the “Add / Remove” buttons a user can be added or removed.</w:t>
      </w:r>
    </w:p>
    <w:p w:rsidR="00394566" w:rsidRDefault="00394566" w:rsidP="00394566">
      <w:pPr>
        <w:pStyle w:val="Text"/>
        <w:rPr>
          <w:lang w:val="en-US"/>
        </w:rPr>
      </w:pPr>
      <w:r>
        <w:rPr>
          <w:lang w:val="en-US"/>
        </w:rPr>
        <w:t>For example you need to add a user for the shipyard or the installation company. Click “Add” and fill in a new user name. For the removal of a user, click the user then click “Remove” and acknowledge.</w:t>
      </w:r>
    </w:p>
    <w:p w:rsidR="00394566" w:rsidRDefault="00394566" w:rsidP="00394566">
      <w:pPr>
        <w:pStyle w:val="Text"/>
        <w:rPr>
          <w:lang w:val="en-US"/>
        </w:rPr>
      </w:pPr>
    </w:p>
    <w:p w:rsidR="00394566" w:rsidRDefault="00394566" w:rsidP="00394566">
      <w:pPr>
        <w:pStyle w:val="Text"/>
        <w:rPr>
          <w:lang w:val="en-US"/>
        </w:rPr>
      </w:pPr>
    </w:p>
    <w:p w:rsidR="00394566" w:rsidRDefault="00394566" w:rsidP="00394566">
      <w:pPr>
        <w:pStyle w:val="Text"/>
        <w:keepNext/>
      </w:pPr>
      <w:r>
        <w:rPr>
          <w:noProof/>
          <w:lang w:val="nl-NL" w:eastAsia="nl-NL"/>
        </w:rPr>
        <w:drawing>
          <wp:anchor distT="0" distB="0" distL="114300" distR="114300" simplePos="0" relativeHeight="251662336" behindDoc="1" locked="0" layoutInCell="1" allowOverlap="1" wp14:anchorId="4C6EDD7C" wp14:editId="5433CED0">
            <wp:simplePos x="0" y="0"/>
            <wp:positionH relativeFrom="column">
              <wp:align>left</wp:align>
            </wp:positionH>
            <wp:positionV relativeFrom="paragraph">
              <wp:posOffset>0</wp:posOffset>
            </wp:positionV>
            <wp:extent cx="2609850" cy="3086100"/>
            <wp:effectExtent l="19050" t="0" r="0" b="0"/>
            <wp:wrapTight wrapText="bothSides">
              <wp:wrapPolygon edited="0">
                <wp:start x="-158" y="0"/>
                <wp:lineTo x="-158" y="21467"/>
                <wp:lineTo x="21600" y="21467"/>
                <wp:lineTo x="21600" y="0"/>
                <wp:lineTo x="-158" y="0"/>
              </wp:wrapPolygon>
            </wp:wrapTight>
            <wp:docPr id="73" name="Afbeelding 2" descr="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ݹ°"/>
                    <pic:cNvPicPr>
                      <a:picLocks noChangeAspect="1" noChangeArrowheads="1"/>
                    </pic:cNvPicPr>
                  </pic:nvPicPr>
                  <pic:blipFill>
                    <a:blip r:embed="rId26" cstate="print"/>
                    <a:srcRect/>
                    <a:stretch>
                      <a:fillRect/>
                    </a:stretch>
                  </pic:blipFill>
                  <pic:spPr bwMode="auto">
                    <a:xfrm>
                      <a:off x="0" y="0"/>
                      <a:ext cx="2609850" cy="3086100"/>
                    </a:xfrm>
                    <a:prstGeom prst="rect">
                      <a:avLst/>
                    </a:prstGeom>
                    <a:noFill/>
                    <a:ln w="9525">
                      <a:noFill/>
                      <a:miter lim="800000"/>
                      <a:headEnd/>
                      <a:tailEnd/>
                    </a:ln>
                  </pic:spPr>
                </pic:pic>
              </a:graphicData>
            </a:graphic>
          </wp:anchor>
        </w:drawing>
      </w:r>
    </w:p>
    <w:p w:rsidR="00394566" w:rsidRPr="0011527B" w:rsidRDefault="00394566" w:rsidP="00394566">
      <w:pPr>
        <w:pStyle w:val="Text"/>
        <w:rPr>
          <w:i/>
          <w:lang w:val="en-US"/>
        </w:rPr>
      </w:pPr>
    </w:p>
    <w:p w:rsidR="00394566" w:rsidRDefault="00394566" w:rsidP="00394566">
      <w:pPr>
        <w:pStyle w:val="Text"/>
        <w:rPr>
          <w:i/>
          <w:lang w:val="en-US"/>
        </w:rPr>
      </w:pPr>
      <w:r>
        <w:rPr>
          <w:noProof/>
          <w:lang w:val="nl-NL" w:eastAsia="nl-NL"/>
        </w:rPr>
        <w:drawing>
          <wp:inline distT="0" distB="0" distL="0" distR="0" wp14:anchorId="6291E990" wp14:editId="12BA17A6">
            <wp:extent cx="416379" cy="342900"/>
            <wp:effectExtent l="0" t="0" r="3175" b="0"/>
            <wp:docPr id="147" name="Afbeelding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394566" w:rsidRPr="0011527B" w:rsidRDefault="00394566" w:rsidP="00394566">
      <w:pPr>
        <w:pStyle w:val="Text"/>
        <w:rPr>
          <w:i/>
          <w:lang w:val="en-US"/>
        </w:rPr>
      </w:pPr>
      <w:r w:rsidRPr="0011527B">
        <w:rPr>
          <w:i/>
          <w:lang w:val="en-US"/>
        </w:rPr>
        <w:t xml:space="preserve">Setup the new user direct </w:t>
      </w:r>
      <w:r>
        <w:rPr>
          <w:i/>
          <w:lang w:val="en-US"/>
        </w:rPr>
        <w:t>at the beginning of the setup. In t</w:t>
      </w:r>
      <w:r w:rsidRPr="0011527B">
        <w:rPr>
          <w:i/>
          <w:lang w:val="en-US"/>
        </w:rPr>
        <w:t xml:space="preserve">his way the user will get </w:t>
      </w:r>
      <w:r>
        <w:rPr>
          <w:i/>
          <w:lang w:val="en-US"/>
        </w:rPr>
        <w:t>access to all</w:t>
      </w:r>
      <w:r w:rsidRPr="0011527B">
        <w:rPr>
          <w:i/>
          <w:lang w:val="en-US"/>
        </w:rPr>
        <w:t xml:space="preserve"> </w:t>
      </w:r>
      <w:r>
        <w:rPr>
          <w:i/>
          <w:lang w:val="en-US"/>
        </w:rPr>
        <w:t>settings and adjustments</w:t>
      </w:r>
      <w:r w:rsidRPr="0011527B">
        <w:rPr>
          <w:i/>
          <w:lang w:val="en-US"/>
        </w:rPr>
        <w:t xml:space="preserve">. If you set a new user after you’ve finished installing and adjusting the system, this will result in an empty user. </w:t>
      </w:r>
      <w:r>
        <w:rPr>
          <w:i/>
          <w:lang w:val="en-US"/>
        </w:rPr>
        <w:br/>
        <w:t xml:space="preserve">All </w:t>
      </w:r>
      <w:r w:rsidRPr="0011527B">
        <w:rPr>
          <w:i/>
          <w:lang w:val="en-US"/>
        </w:rPr>
        <w:t xml:space="preserve">adjustments you’ve made are not visible. You can get the adjustments you made to appear in the new user by copying the content of the “administrator.ini” to the new user </w:t>
      </w:r>
      <w:proofErr w:type="spellStart"/>
      <w:r w:rsidRPr="0011527B">
        <w:rPr>
          <w:i/>
          <w:lang w:val="en-US"/>
        </w:rPr>
        <w:t>ini</w:t>
      </w:r>
      <w:proofErr w:type="spellEnd"/>
      <w:r w:rsidRPr="0011527B">
        <w:rPr>
          <w:i/>
          <w:lang w:val="en-US"/>
        </w:rPr>
        <w:t>-file (i.e. shipyard.ini). For more info</w:t>
      </w:r>
      <w:r>
        <w:rPr>
          <w:i/>
          <w:lang w:val="en-US"/>
        </w:rPr>
        <w:t>rmation please refer to section “A</w:t>
      </w:r>
      <w:r w:rsidRPr="0011527B">
        <w:rPr>
          <w:i/>
          <w:lang w:val="en-US"/>
        </w:rPr>
        <w:t xml:space="preserve">djusting </w:t>
      </w:r>
      <w:proofErr w:type="spellStart"/>
      <w:r w:rsidRPr="0011527B">
        <w:rPr>
          <w:i/>
          <w:lang w:val="en-US"/>
        </w:rPr>
        <w:t>ini</w:t>
      </w:r>
      <w:proofErr w:type="spellEnd"/>
      <w:r w:rsidRPr="0011527B">
        <w:rPr>
          <w:i/>
          <w:lang w:val="en-US"/>
        </w:rPr>
        <w:t>-files”.</w:t>
      </w:r>
    </w:p>
    <w:p w:rsidR="00394566" w:rsidRDefault="00394566" w:rsidP="00394566">
      <w:pPr>
        <w:pStyle w:val="Geenafstand1"/>
        <w:rPr>
          <w:lang w:val="en-US"/>
        </w:rPr>
      </w:pPr>
    </w:p>
    <w:p w:rsidR="00394566" w:rsidRDefault="00394566" w:rsidP="00394566">
      <w:pPr>
        <w:pStyle w:val="Geenafstand1"/>
        <w:rPr>
          <w:lang w:val="en-US"/>
        </w:rPr>
      </w:pPr>
    </w:p>
    <w:p w:rsidR="00394566" w:rsidRDefault="00394566" w:rsidP="00394566">
      <w:pPr>
        <w:pStyle w:val="Geenafstand1"/>
        <w:rPr>
          <w:lang w:val="en-US"/>
        </w:rPr>
      </w:pPr>
    </w:p>
    <w:p w:rsidR="00394566" w:rsidRDefault="00394566" w:rsidP="00394566">
      <w:pPr>
        <w:pStyle w:val="Geenafstand1"/>
        <w:rPr>
          <w:lang w:val="en-US"/>
        </w:rPr>
      </w:pPr>
    </w:p>
    <w:p w:rsidR="00394566" w:rsidRPr="00D92197" w:rsidRDefault="00394566" w:rsidP="00394566">
      <w:pPr>
        <w:pStyle w:val="Onderschrift"/>
      </w:pPr>
      <w:bookmarkStart w:id="94" w:name="_Toc346631156"/>
      <w:bookmarkStart w:id="95" w:name="_Toc375561355"/>
      <w:r w:rsidRPr="00D92197">
        <w:t xml:space="preserve">Figure </w:t>
      </w:r>
      <w:fldSimple w:instr=" STYLEREF 1 \s ">
        <w:r w:rsidR="00C91965">
          <w:rPr>
            <w:noProof/>
          </w:rPr>
          <w:t>5</w:t>
        </w:r>
      </w:fldSimple>
      <w:r w:rsidR="00F7104D">
        <w:noBreakHyphen/>
      </w:r>
      <w:fldSimple w:instr=" SEQ Figure \* ARABIC \s 1 ">
        <w:r w:rsidR="00C91965">
          <w:rPr>
            <w:noProof/>
          </w:rPr>
          <w:t>4</w:t>
        </w:r>
      </w:fldSimple>
      <w:r w:rsidRPr="00D92197">
        <w:t>: Add / Remove</w:t>
      </w:r>
      <w:bookmarkEnd w:id="94"/>
      <w:bookmarkEnd w:id="95"/>
    </w:p>
    <w:p w:rsidR="00394566" w:rsidRDefault="00394566" w:rsidP="00394566">
      <w:pPr>
        <w:pStyle w:val="Geenafstand1"/>
        <w:rPr>
          <w:lang w:val="en-US"/>
        </w:rPr>
      </w:pPr>
    </w:p>
    <w:p w:rsidR="00394566" w:rsidRDefault="00394566" w:rsidP="00394566">
      <w:pPr>
        <w:pStyle w:val="Geenafstand1"/>
        <w:rPr>
          <w:sz w:val="18"/>
          <w:szCs w:val="18"/>
          <w:lang w:val="en-US"/>
        </w:rPr>
      </w:pPr>
      <w:r w:rsidRPr="00E00416">
        <w:rPr>
          <w:sz w:val="18"/>
          <w:szCs w:val="18"/>
          <w:vertAlign w:val="superscript"/>
          <w:lang w:val="en-US"/>
        </w:rPr>
        <w:t>1</w:t>
      </w:r>
      <w:r>
        <w:rPr>
          <w:sz w:val="18"/>
          <w:szCs w:val="18"/>
          <w:lang w:val="en-US"/>
        </w:rPr>
        <w:t xml:space="preserve"> </w:t>
      </w:r>
      <w:r w:rsidRPr="00E00416">
        <w:rPr>
          <w:sz w:val="18"/>
          <w:szCs w:val="18"/>
          <w:lang w:val="en-US"/>
        </w:rPr>
        <w:t xml:space="preserve">Due to improvements and changes, this article will become obsolete. </w:t>
      </w:r>
      <w:r>
        <w:rPr>
          <w:sz w:val="18"/>
          <w:szCs w:val="18"/>
          <w:lang w:val="en-US"/>
        </w:rPr>
        <w:t>It will be removed as soon as the new changes take effect.</w:t>
      </w:r>
    </w:p>
    <w:p w:rsidR="00394566" w:rsidRDefault="00394566" w:rsidP="00394566">
      <w:pPr>
        <w:pStyle w:val="Geenafstand1"/>
        <w:rPr>
          <w:sz w:val="18"/>
          <w:szCs w:val="18"/>
          <w:lang w:val="en-US"/>
        </w:rPr>
      </w:pPr>
    </w:p>
    <w:p w:rsidR="00394566" w:rsidRDefault="00394566" w:rsidP="00394566">
      <w:pPr>
        <w:pStyle w:val="Geenafstand1"/>
        <w:rPr>
          <w:sz w:val="18"/>
          <w:szCs w:val="18"/>
          <w:lang w:val="en-US"/>
        </w:rPr>
      </w:pPr>
    </w:p>
    <w:p w:rsidR="00394566" w:rsidRDefault="00394566" w:rsidP="00394566">
      <w:pPr>
        <w:pStyle w:val="Geenafstand1"/>
        <w:rPr>
          <w:sz w:val="18"/>
          <w:szCs w:val="18"/>
          <w:lang w:val="en-US"/>
        </w:rPr>
      </w:pPr>
    </w:p>
    <w:p w:rsidR="00394566" w:rsidRDefault="00394566" w:rsidP="0031103D">
      <w:pPr>
        <w:pStyle w:val="Kop2"/>
        <w:numPr>
          <w:ilvl w:val="1"/>
          <w:numId w:val="3"/>
        </w:numPr>
        <w:rPr>
          <w:lang w:val="en-US"/>
        </w:rPr>
      </w:pPr>
      <w:bookmarkStart w:id="96" w:name="_Ref334089390"/>
      <w:bookmarkStart w:id="97" w:name="_Toc346630931"/>
      <w:bookmarkStart w:id="98" w:name="_Toc375561230"/>
      <w:r w:rsidRPr="00310C70">
        <w:rPr>
          <w:lang w:val="en-US"/>
        </w:rPr>
        <w:t>Field settin</w:t>
      </w:r>
      <w:r>
        <w:rPr>
          <w:lang w:val="en-US"/>
        </w:rPr>
        <w:t>gs</w:t>
      </w:r>
      <w:bookmarkEnd w:id="96"/>
      <w:bookmarkEnd w:id="97"/>
      <w:bookmarkEnd w:id="98"/>
    </w:p>
    <w:p w:rsidR="00394566" w:rsidRDefault="00394566" w:rsidP="00394566">
      <w:pPr>
        <w:rPr>
          <w:lang w:val="en-US"/>
        </w:rPr>
      </w:pPr>
      <w:r>
        <w:rPr>
          <w:lang w:val="en-US"/>
        </w:rPr>
        <w:t xml:space="preserve">Under “Tools &gt; Configuration &gt; Field </w:t>
      </w:r>
      <w:r w:rsidRPr="00DC3584">
        <w:rPr>
          <w:lang w:val="en-US"/>
        </w:rPr>
        <w:t>S</w:t>
      </w:r>
      <w:r>
        <w:rPr>
          <w:lang w:val="en-US"/>
        </w:rPr>
        <w:t>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you’ll find the tools to adjust and fine-tune on field label basis. For every I/O you attach a label onto you will find different ways of tuning in each tab of field settings.</w:t>
      </w:r>
    </w:p>
    <w:p w:rsidR="00394566" w:rsidRDefault="00394566" w:rsidP="00394566">
      <w:pPr>
        <w:rPr>
          <w:lang w:val="en-US"/>
        </w:rPr>
      </w:pPr>
    </w:p>
    <w:p w:rsidR="00394566" w:rsidRDefault="00394566" w:rsidP="00394566">
      <w:pPr>
        <w:keepNext/>
      </w:pPr>
      <w:r>
        <w:rPr>
          <w:noProof/>
          <w:lang w:val="nl-NL" w:eastAsia="nl-NL"/>
        </w:rPr>
        <w:drawing>
          <wp:inline distT="0" distB="0" distL="0" distR="0" wp14:anchorId="082A0916" wp14:editId="4FAB32EF">
            <wp:extent cx="3657600" cy="3028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57600" cy="3028950"/>
                    </a:xfrm>
                    <a:prstGeom prst="rect">
                      <a:avLst/>
                    </a:prstGeom>
                  </pic:spPr>
                </pic:pic>
              </a:graphicData>
            </a:graphic>
          </wp:inline>
        </w:drawing>
      </w:r>
    </w:p>
    <w:p w:rsidR="00394566" w:rsidRPr="00D92197" w:rsidRDefault="00394566" w:rsidP="00394566">
      <w:pPr>
        <w:pStyle w:val="Onderschrift"/>
      </w:pPr>
      <w:bookmarkStart w:id="99" w:name="_Ref263331168"/>
      <w:bookmarkStart w:id="100" w:name="_Toc346631157"/>
      <w:bookmarkStart w:id="101" w:name="_Toc375561356"/>
      <w:r w:rsidRPr="00D92197">
        <w:t xml:space="preserve">Figure </w:t>
      </w:r>
      <w:fldSimple w:instr=" STYLEREF 1 \s ">
        <w:r w:rsidR="00C91965">
          <w:rPr>
            <w:noProof/>
          </w:rPr>
          <w:t>5</w:t>
        </w:r>
      </w:fldSimple>
      <w:r w:rsidR="00F7104D">
        <w:noBreakHyphen/>
      </w:r>
      <w:fldSimple w:instr=" SEQ Figure \* ARABIC \s 1 ">
        <w:r w:rsidR="00C91965">
          <w:rPr>
            <w:noProof/>
          </w:rPr>
          <w:t>5</w:t>
        </w:r>
      </w:fldSimple>
      <w:bookmarkEnd w:id="99"/>
      <w:r w:rsidRPr="00D92197">
        <w:t>: Field settings</w:t>
      </w:r>
      <w:bookmarkEnd w:id="100"/>
      <w:bookmarkEnd w:id="101"/>
    </w:p>
    <w:p w:rsidR="00394566" w:rsidRDefault="00394566" w:rsidP="00394566">
      <w:pPr>
        <w:rPr>
          <w:lang w:val="en-US"/>
        </w:rPr>
      </w:pPr>
      <w:r>
        <w:rPr>
          <w:lang w:val="en-US"/>
        </w:rPr>
        <w:t>The following settings are available:</w:t>
      </w:r>
    </w:p>
    <w:p w:rsidR="00394566" w:rsidRDefault="00394566" w:rsidP="0031103D">
      <w:pPr>
        <w:numPr>
          <w:ilvl w:val="0"/>
          <w:numId w:val="22"/>
        </w:numPr>
        <w:rPr>
          <w:lang w:val="en-US"/>
        </w:rPr>
      </w:pPr>
      <w:r w:rsidRPr="00C2392C">
        <w:rPr>
          <w:b/>
          <w:lang w:val="en-US"/>
        </w:rPr>
        <w:t>Alarm</w:t>
      </w:r>
      <w:r>
        <w:rPr>
          <w:lang w:val="en-US"/>
        </w:rPr>
        <w:br/>
        <w:t>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of user alarms, warning alarms, critical alarms, Alarm group settings, SMS settings, inhibit settings</w:t>
      </w:r>
    </w:p>
    <w:p w:rsidR="00394566" w:rsidRDefault="00394566" w:rsidP="0031103D">
      <w:pPr>
        <w:numPr>
          <w:ilvl w:val="0"/>
          <w:numId w:val="22"/>
        </w:numPr>
        <w:rPr>
          <w:lang w:val="en-US"/>
        </w:rPr>
      </w:pPr>
      <w:r w:rsidRPr="00C2392C">
        <w:rPr>
          <w:b/>
          <w:lang w:val="en-US"/>
        </w:rPr>
        <w:t>Min/Max</w:t>
      </w:r>
      <w:r>
        <w:rPr>
          <w:lang w:val="en-US"/>
        </w:rPr>
        <w:br/>
        <w:t>Setting of instrument range, zone marking, default unit and filter</w:t>
      </w:r>
    </w:p>
    <w:p w:rsidR="00394566" w:rsidRDefault="00394566" w:rsidP="0031103D">
      <w:pPr>
        <w:numPr>
          <w:ilvl w:val="0"/>
          <w:numId w:val="22"/>
        </w:numPr>
        <w:rPr>
          <w:lang w:val="en-US"/>
        </w:rPr>
      </w:pPr>
      <w:r w:rsidRPr="00C2392C">
        <w:rPr>
          <w:b/>
          <w:lang w:val="en-US"/>
        </w:rPr>
        <w:t>Tune</w:t>
      </w:r>
      <w:r>
        <w:rPr>
          <w:b/>
          <w:lang w:val="en-US"/>
        </w:rPr>
        <w:fldChar w:fldCharType="begin"/>
      </w:r>
      <w:r>
        <w:rPr>
          <w:b/>
          <w:lang w:val="en-US"/>
        </w:rPr>
        <w:instrText xml:space="preserve"> XE "</w:instrText>
      </w:r>
      <w:r w:rsidRPr="00CA46A0">
        <w:rPr>
          <w:lang w:val="en-US"/>
        </w:rPr>
        <w:instrText>Tune"</w:instrText>
      </w:r>
      <w:r>
        <w:rPr>
          <w:b/>
          <w:lang w:val="en-US"/>
        </w:rPr>
        <w:instrText xml:space="preserve"> </w:instrText>
      </w:r>
      <w:r>
        <w:rPr>
          <w:b/>
          <w:lang w:val="en-US"/>
        </w:rPr>
        <w:fldChar w:fldCharType="end"/>
      </w:r>
      <w:r>
        <w:rPr>
          <w:lang w:val="en-US"/>
        </w:rPr>
        <w:br/>
        <w:t>Setting of tuning table, see results and sender</w:t>
      </w:r>
    </w:p>
    <w:p w:rsidR="00394566" w:rsidRDefault="00394566" w:rsidP="0031103D">
      <w:pPr>
        <w:numPr>
          <w:ilvl w:val="0"/>
          <w:numId w:val="22"/>
        </w:numPr>
        <w:rPr>
          <w:lang w:val="en-US"/>
        </w:rPr>
      </w:pPr>
      <w:r w:rsidRPr="00C2392C">
        <w:rPr>
          <w:b/>
          <w:lang w:val="en-US"/>
        </w:rPr>
        <w:t>Comment</w:t>
      </w:r>
      <w:r>
        <w:rPr>
          <w:lang w:val="en-US"/>
        </w:rPr>
        <w:br/>
        <w:t>Check and change group label, group label logbook, field label and field label instrument</w:t>
      </w:r>
    </w:p>
    <w:p w:rsidR="00394566" w:rsidRDefault="00394566" w:rsidP="0031103D">
      <w:pPr>
        <w:numPr>
          <w:ilvl w:val="0"/>
          <w:numId w:val="22"/>
        </w:numPr>
        <w:rPr>
          <w:lang w:val="en-US"/>
        </w:rPr>
      </w:pPr>
      <w:r>
        <w:rPr>
          <w:b/>
          <w:lang w:val="en-US"/>
        </w:rPr>
        <w:t>Auto Switch</w:t>
      </w:r>
    </w:p>
    <w:p w:rsidR="00394566" w:rsidRDefault="00394566" w:rsidP="00394566">
      <w:pPr>
        <w:ind w:left="720"/>
        <w:rPr>
          <w:lang w:val="en-US"/>
        </w:rPr>
      </w:pPr>
      <w:r>
        <w:rPr>
          <w:lang w:val="en-US"/>
        </w:rPr>
        <w:t xml:space="preserve">Make various in-and outputs react on each other. </w:t>
      </w:r>
    </w:p>
    <w:p w:rsidR="00394566" w:rsidRDefault="00394566" w:rsidP="0031103D">
      <w:pPr>
        <w:numPr>
          <w:ilvl w:val="0"/>
          <w:numId w:val="22"/>
        </w:numPr>
        <w:rPr>
          <w:lang w:val="en-US"/>
        </w:rPr>
      </w:pPr>
      <w:r w:rsidRPr="00C2392C">
        <w:rPr>
          <w:b/>
          <w:lang w:val="en-US"/>
        </w:rPr>
        <w:t>Log</w:t>
      </w:r>
      <w:r>
        <w:rPr>
          <w:lang w:val="en-US"/>
        </w:rPr>
        <w:br/>
        <w:t>Setting and enabling/disabling logging for each field label.</w:t>
      </w:r>
    </w:p>
    <w:p w:rsidR="00394566" w:rsidRPr="00814A29" w:rsidRDefault="00394566" w:rsidP="0031103D">
      <w:pPr>
        <w:pStyle w:val="Kop3"/>
        <w:numPr>
          <w:ilvl w:val="2"/>
          <w:numId w:val="3"/>
        </w:numPr>
        <w:rPr>
          <w:lang w:val="en-US"/>
        </w:rPr>
      </w:pPr>
      <w:bookmarkStart w:id="102" w:name="_Toc275956012"/>
      <w:r>
        <w:rPr>
          <w:lang w:val="en-US"/>
        </w:rPr>
        <w:br w:type="page"/>
      </w:r>
      <w:bookmarkStart w:id="103" w:name="_Toc346630932"/>
      <w:bookmarkStart w:id="104" w:name="_Toc375561231"/>
      <w:r w:rsidRPr="00814A29">
        <w:rPr>
          <w:lang w:val="en-US"/>
        </w:rPr>
        <w:lastRenderedPageBreak/>
        <w:t>Alarm</w:t>
      </w:r>
      <w:bookmarkEnd w:id="102"/>
      <w:bookmarkEnd w:id="103"/>
      <w:bookmarkEnd w:id="104"/>
    </w:p>
    <w:p w:rsidR="00394566" w:rsidRDefault="00394566" w:rsidP="00394566">
      <w:pPr>
        <w:rPr>
          <w:lang w:val="en-US"/>
        </w:rPr>
      </w:pPr>
      <w:r w:rsidRPr="00C2392C">
        <w:rPr>
          <w:lang w:val="en-US"/>
        </w:rPr>
        <w:t>Choose the field you would like to</w:t>
      </w:r>
      <w:r>
        <w:rPr>
          <w:lang w:val="en-US"/>
        </w:rPr>
        <w:t xml:space="preserve"> change the alarm settings for (e.g.</w:t>
      </w:r>
      <w:r w:rsidRPr="00C2392C">
        <w:rPr>
          <w:lang w:val="en-US"/>
        </w:rPr>
        <w:t xml:space="preserve"> </w:t>
      </w:r>
      <w:r>
        <w:rPr>
          <w:lang w:val="en-US"/>
        </w:rPr>
        <w:t xml:space="preserve">“Steering and Propulsion &gt;Rudder &gt; Angle”). </w:t>
      </w:r>
      <w:r>
        <w:rPr>
          <w:lang w:val="en-US"/>
        </w:rPr>
        <w:br/>
        <w:t>Depending on the field selection, a number of field settings are available. In this example the following settings are allowed:</w:t>
      </w:r>
    </w:p>
    <w:p w:rsidR="00394566" w:rsidRDefault="00394566" w:rsidP="00394566">
      <w:pPr>
        <w:rPr>
          <w:lang w:val="en-US"/>
        </w:rPr>
      </w:pPr>
    </w:p>
    <w:p w:rsidR="00394566" w:rsidRPr="00CA0364" w:rsidRDefault="00394566" w:rsidP="00394566">
      <w:pPr>
        <w:keepNext/>
        <w:rPr>
          <w:lang w:val="en-US"/>
        </w:rPr>
      </w:pPr>
      <w:r>
        <w:rPr>
          <w:noProof/>
          <w:lang w:val="nl-NL" w:eastAsia="nl-NL"/>
        </w:rPr>
        <w:drawing>
          <wp:inline distT="0" distB="0" distL="0" distR="0" wp14:anchorId="75CDDF86" wp14:editId="76051CAD">
            <wp:extent cx="5686425" cy="138112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86425" cy="1381125"/>
                    </a:xfrm>
                    <a:prstGeom prst="rect">
                      <a:avLst/>
                    </a:prstGeom>
                  </pic:spPr>
                </pic:pic>
              </a:graphicData>
            </a:graphic>
          </wp:inline>
        </w:drawing>
      </w:r>
      <w:r w:rsidRPr="00625A8E">
        <w:rPr>
          <w:noProof/>
          <w:lang w:val="en-US"/>
        </w:rPr>
        <w:t xml:space="preserve"> </w:t>
      </w:r>
    </w:p>
    <w:p w:rsidR="00394566" w:rsidRPr="00D92197" w:rsidRDefault="00394566" w:rsidP="00394566">
      <w:pPr>
        <w:pStyle w:val="Onderschrift"/>
      </w:pPr>
      <w:bookmarkStart w:id="105" w:name="_Toc346631158"/>
      <w:bookmarkStart w:id="106" w:name="_Toc375561357"/>
      <w:r w:rsidRPr="00D92197">
        <w:t xml:space="preserve">Figure </w:t>
      </w:r>
      <w:fldSimple w:instr=" STYLEREF 1 \s ">
        <w:r w:rsidR="00C91965">
          <w:rPr>
            <w:noProof/>
          </w:rPr>
          <w:t>5</w:t>
        </w:r>
      </w:fldSimple>
      <w:r w:rsidR="00F7104D">
        <w:noBreakHyphen/>
      </w:r>
      <w:fldSimple w:instr=" SEQ Figure \* ARABIC \s 1 ">
        <w:r w:rsidR="00C91965">
          <w:rPr>
            <w:noProof/>
          </w:rPr>
          <w:t>6</w:t>
        </w:r>
      </w:fldSimple>
      <w:r w:rsidRPr="00D92197">
        <w:t>: Alarm settings</w:t>
      </w:r>
      <w:bookmarkEnd w:id="105"/>
      <w:bookmarkEnd w:id="106"/>
    </w:p>
    <w:p w:rsidR="00394566" w:rsidRDefault="00394566" w:rsidP="00394566">
      <w:pPr>
        <w:rPr>
          <w:lang w:val="en-US"/>
        </w:rPr>
      </w:pPr>
      <w:r>
        <w:rPr>
          <w:lang w:val="en-US"/>
        </w:rPr>
        <w:t xml:space="preserve">An alarm field as this “rudder alarm” is not set as alarm by default. It gives an analogue value )in this case within the range -45 degree and +45 degree. Now within this range you can set a few alarms. </w:t>
      </w:r>
      <w:r w:rsidRPr="00651D6E">
        <w:rPr>
          <w:lang w:val="en-US"/>
        </w:rPr>
        <w:t>The settings that can be altered are the following:</w:t>
      </w:r>
    </w:p>
    <w:p w:rsidR="00394566" w:rsidRDefault="00394566" w:rsidP="00394566">
      <w:pPr>
        <w:rPr>
          <w:lang w:val="en-US"/>
        </w:rPr>
      </w:pPr>
    </w:p>
    <w:p w:rsidR="00394566" w:rsidRPr="007F0B70" w:rsidRDefault="00394566" w:rsidP="0031103D">
      <w:pPr>
        <w:pStyle w:val="Kop4"/>
        <w:numPr>
          <w:ilvl w:val="3"/>
          <w:numId w:val="3"/>
        </w:numPr>
        <w:rPr>
          <w:lang w:val="en-US"/>
        </w:rPr>
      </w:pPr>
      <w:bookmarkStart w:id="107" w:name="_Toc346630933"/>
      <w:bookmarkStart w:id="108" w:name="_Toc375561232"/>
      <w:r w:rsidRPr="007F0B70">
        <w:rPr>
          <w:lang w:val="en-US"/>
        </w:rPr>
        <w:t>Alarm levels</w:t>
      </w:r>
      <w:bookmarkEnd w:id="107"/>
      <w:bookmarkEnd w:id="108"/>
      <w:r>
        <w:rPr>
          <w:lang w:val="en-US"/>
        </w:rPr>
        <w:br/>
      </w:r>
    </w:p>
    <w:p w:rsidR="00394566" w:rsidRDefault="00394566" w:rsidP="0031103D">
      <w:pPr>
        <w:numPr>
          <w:ilvl w:val="1"/>
          <w:numId w:val="2"/>
        </w:numPr>
        <w:rPr>
          <w:lang w:val="en-US"/>
        </w:rPr>
      </w:pPr>
      <w:r>
        <w:rPr>
          <w:b/>
          <w:lang w:val="en-US"/>
        </w:rPr>
        <w:t>User</w:t>
      </w:r>
      <w:r>
        <w:rPr>
          <w:b/>
          <w:lang w:val="en-US"/>
        </w:rPr>
        <w:br/>
      </w:r>
      <w:r>
        <w:rPr>
          <w:lang w:val="en-US"/>
        </w:rPr>
        <w:t>Via this check box the user alarm settings are set. In this example you can set the alarm threshold (low and high). Usually you will not set them here but in the instrument itself (it is a user alarm) but you can check and/or change them here</w:t>
      </w:r>
    </w:p>
    <w:p w:rsidR="00394566" w:rsidRDefault="00394566" w:rsidP="0031103D">
      <w:pPr>
        <w:numPr>
          <w:ilvl w:val="1"/>
          <w:numId w:val="2"/>
        </w:numPr>
        <w:rPr>
          <w:lang w:val="en-US"/>
        </w:rPr>
      </w:pPr>
      <w:r w:rsidRPr="009F1D49">
        <w:rPr>
          <w:b/>
          <w:lang w:val="en-US"/>
        </w:rPr>
        <w:t>Warning</w:t>
      </w:r>
      <w:r w:rsidRPr="009F1D49">
        <w:rPr>
          <w:lang w:val="en-US"/>
        </w:rPr>
        <w:t xml:space="preserve"> </w:t>
      </w:r>
      <w:r w:rsidRPr="009F1D49">
        <w:rPr>
          <w:lang w:val="en-US"/>
        </w:rPr>
        <w:br/>
        <w:t>The warning alarm is a dedicated alarm to warn the user when certain thresholds are exceeded. This alarm can have a dedicated delay and a dedicated alarm group</w:t>
      </w:r>
      <w:r>
        <w:rPr>
          <w:lang w:val="en-US"/>
        </w:rPr>
        <w:t xml:space="preserve"> (</w:t>
      </w:r>
      <w:proofErr w:type="spellStart"/>
      <w:r>
        <w:rPr>
          <w:lang w:val="en-US"/>
        </w:rPr>
        <w:t>i.e</w:t>
      </w:r>
      <w:proofErr w:type="spellEnd"/>
      <w:r>
        <w:rPr>
          <w:lang w:val="en-US"/>
        </w:rPr>
        <w:t xml:space="preserve"> a high or low alarm)</w:t>
      </w:r>
      <w:r w:rsidRPr="009F1D49">
        <w:rPr>
          <w:lang w:val="en-US"/>
        </w:rPr>
        <w:t xml:space="preserve">. </w:t>
      </w:r>
      <w:r w:rsidRPr="009F1D49">
        <w:rPr>
          <w:lang w:val="en-US"/>
        </w:rPr>
        <w:br/>
        <w:t>Choose these thresholds widely within the boundaries of the capabilities of the attached device (check specific manual for the values)</w:t>
      </w:r>
      <w:r>
        <w:rPr>
          <w:lang w:val="en-US"/>
        </w:rPr>
        <w:t xml:space="preserve"> </w:t>
      </w:r>
    </w:p>
    <w:p w:rsidR="00394566" w:rsidRPr="009F1D49" w:rsidRDefault="00394566" w:rsidP="0031103D">
      <w:pPr>
        <w:numPr>
          <w:ilvl w:val="1"/>
          <w:numId w:val="2"/>
        </w:numPr>
        <w:rPr>
          <w:lang w:val="en-US"/>
        </w:rPr>
      </w:pPr>
      <w:r w:rsidRPr="009F1D49">
        <w:rPr>
          <w:b/>
          <w:lang w:val="en-US"/>
        </w:rPr>
        <w:t>Critical</w:t>
      </w:r>
      <w:r w:rsidRPr="009F1D49">
        <w:rPr>
          <w:b/>
          <w:lang w:val="en-US"/>
        </w:rPr>
        <w:br/>
      </w:r>
      <w:r w:rsidRPr="009F1D49">
        <w:rPr>
          <w:lang w:val="en-US"/>
        </w:rPr>
        <w:t>To set the critical alarm thresholds</w:t>
      </w:r>
      <w:r>
        <w:rPr>
          <w:lang w:val="en-US"/>
        </w:rPr>
        <w:t xml:space="preserve"> (i.e. too high or too low)</w:t>
      </w:r>
      <w:r w:rsidRPr="009F1D49">
        <w:rPr>
          <w:lang w:val="en-US"/>
        </w:rPr>
        <w:t xml:space="preserve"> (check specific manual for these values).</w:t>
      </w:r>
    </w:p>
    <w:p w:rsidR="00394566" w:rsidRPr="009F1D49" w:rsidRDefault="00394566" w:rsidP="00394566">
      <w:pPr>
        <w:ind w:left="720"/>
        <w:rPr>
          <w:lang w:val="en-US"/>
        </w:rPr>
      </w:pPr>
    </w:p>
    <w:p w:rsidR="00394566" w:rsidRDefault="00394566" w:rsidP="0031103D">
      <w:pPr>
        <w:numPr>
          <w:ilvl w:val="0"/>
          <w:numId w:val="23"/>
        </w:numPr>
        <w:rPr>
          <w:lang w:val="en-US"/>
        </w:rPr>
      </w:pPr>
      <w:r w:rsidRPr="004446F5">
        <w:rPr>
          <w:b/>
          <w:lang w:val="en-US"/>
        </w:rPr>
        <w:t>Delay(s)</w:t>
      </w:r>
      <w:r>
        <w:rPr>
          <w:b/>
          <w:lang w:val="en-US"/>
        </w:rPr>
        <w:br/>
      </w:r>
      <w:r w:rsidRPr="00651D6E">
        <w:rPr>
          <w:lang w:val="en-US"/>
        </w:rPr>
        <w:t xml:space="preserve">The time (in seconds) </w:t>
      </w:r>
      <w:r>
        <w:rPr>
          <w:lang w:val="en-US"/>
        </w:rPr>
        <w:t>the system will wait before it will show the specific alarm that is triggered. This is necessary if a hysteresis is needed (i.e. a bilge alarm that is on the edge of the alarm by the rocking of the ship, will not go of all the time if you put in a delay)</w:t>
      </w:r>
    </w:p>
    <w:p w:rsidR="00394566" w:rsidRDefault="00394566" w:rsidP="0031103D">
      <w:pPr>
        <w:numPr>
          <w:ilvl w:val="0"/>
          <w:numId w:val="23"/>
        </w:numPr>
        <w:rPr>
          <w:lang w:val="en-US"/>
        </w:rPr>
      </w:pPr>
      <w:r w:rsidRPr="004446F5">
        <w:rPr>
          <w:b/>
          <w:lang w:val="en-US"/>
        </w:rPr>
        <w:t xml:space="preserve">Alarm </w:t>
      </w:r>
      <w:r>
        <w:rPr>
          <w:b/>
          <w:lang w:val="en-US"/>
        </w:rPr>
        <w:t>G</w:t>
      </w:r>
      <w:r w:rsidRPr="004446F5">
        <w:rPr>
          <w:b/>
          <w:lang w:val="en-US"/>
        </w:rPr>
        <w:t>roup</w:t>
      </w:r>
      <w:r>
        <w:rPr>
          <w:b/>
          <w:lang w:val="en-US"/>
        </w:rPr>
        <w:br/>
      </w:r>
      <w:r>
        <w:rPr>
          <w:lang w:val="en-US"/>
        </w:rPr>
        <w:t>Here you can put the alarm in a specific group. By putting it in a group you can manage the rights of different users on whether they can silence or acknowledge these alarms. For more detailed information please refer to chapter “Alarm stations”.</w:t>
      </w:r>
    </w:p>
    <w:p w:rsidR="00394566" w:rsidRDefault="00394566" w:rsidP="00394566">
      <w:pPr>
        <w:ind w:left="720"/>
        <w:rPr>
          <w:b/>
          <w:lang w:val="en-US"/>
        </w:rPr>
      </w:pPr>
    </w:p>
    <w:p w:rsidR="00394566" w:rsidRDefault="00394566" w:rsidP="00394566">
      <w:pPr>
        <w:rPr>
          <w:lang w:val="en-US"/>
        </w:rPr>
      </w:pPr>
      <w:r>
        <w:rPr>
          <w:lang w:val="en-US"/>
        </w:rPr>
        <w:t xml:space="preserve">By example it will look like this (see </w:t>
      </w:r>
      <w:r>
        <w:rPr>
          <w:lang w:val="en-US"/>
        </w:rPr>
        <w:fldChar w:fldCharType="begin"/>
      </w:r>
      <w:r>
        <w:rPr>
          <w:lang w:val="en-US"/>
        </w:rPr>
        <w:instrText xml:space="preserve"> REF _Ref333477518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7</w:t>
      </w:r>
      <w:r>
        <w:rPr>
          <w:lang w:val="en-US"/>
        </w:rPr>
        <w:fldChar w:fldCharType="end"/>
      </w:r>
      <w:r>
        <w:rPr>
          <w:lang w:val="en-US"/>
        </w:rPr>
        <w:t>).</w:t>
      </w:r>
    </w:p>
    <w:p w:rsidR="00394566" w:rsidRDefault="00394566" w:rsidP="00394566">
      <w:pPr>
        <w:rPr>
          <w:lang w:val="en-US"/>
        </w:rPr>
      </w:pPr>
    </w:p>
    <w:p w:rsidR="00394566" w:rsidRDefault="00394566" w:rsidP="00394566">
      <w:pPr>
        <w:rPr>
          <w:lang w:val="en-US"/>
        </w:rPr>
      </w:pPr>
      <w:r>
        <w:rPr>
          <w:noProof/>
          <w:lang w:val="nl-NL" w:eastAsia="nl-NL"/>
        </w:rPr>
        <w:lastRenderedPageBreak/>
        <w:drawing>
          <wp:inline distT="0" distB="0" distL="0" distR="0" wp14:anchorId="3D2A0292" wp14:editId="0FB18045">
            <wp:extent cx="5257800" cy="134302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1343025"/>
                    </a:xfrm>
                    <a:prstGeom prst="rect">
                      <a:avLst/>
                    </a:prstGeom>
                  </pic:spPr>
                </pic:pic>
              </a:graphicData>
            </a:graphic>
          </wp:inline>
        </w:drawing>
      </w:r>
    </w:p>
    <w:p w:rsidR="00394566" w:rsidRDefault="00394566" w:rsidP="00394566">
      <w:pPr>
        <w:pStyle w:val="Onderschrift"/>
      </w:pPr>
      <w:bookmarkStart w:id="109" w:name="_Ref333477518"/>
      <w:bookmarkStart w:id="110" w:name="_Ref332276042"/>
      <w:bookmarkStart w:id="111" w:name="_Toc346631159"/>
      <w:bookmarkStart w:id="112" w:name="_Toc375561358"/>
      <w:r>
        <w:t xml:space="preserve">Figure </w:t>
      </w:r>
      <w:fldSimple w:instr=" STYLEREF 1 \s ">
        <w:r w:rsidR="00C91965">
          <w:rPr>
            <w:noProof/>
          </w:rPr>
          <w:t>5</w:t>
        </w:r>
      </w:fldSimple>
      <w:r w:rsidR="00F7104D">
        <w:noBreakHyphen/>
      </w:r>
      <w:fldSimple w:instr=" SEQ Figure \* ARABIC \s 1 ">
        <w:r w:rsidR="00C91965">
          <w:rPr>
            <w:noProof/>
          </w:rPr>
          <w:t>7</w:t>
        </w:r>
      </w:fldSimple>
      <w:bookmarkEnd w:id="109"/>
      <w:r>
        <w:t>: Alarm example</w:t>
      </w:r>
      <w:bookmarkEnd w:id="110"/>
      <w:bookmarkEnd w:id="111"/>
      <w:bookmarkEnd w:id="112"/>
    </w:p>
    <w:p w:rsidR="00394566" w:rsidRPr="00CA0364" w:rsidRDefault="00394566" w:rsidP="00394566">
      <w:pPr>
        <w:rPr>
          <w:lang w:val="en-US"/>
        </w:rPr>
      </w:pPr>
      <w:r w:rsidRPr="00CA0364">
        <w:rPr>
          <w:lang w:val="en-US"/>
        </w:rPr>
        <w:t>The next tab is for the inhibit properties.</w:t>
      </w:r>
    </w:p>
    <w:p w:rsidR="00394566" w:rsidRPr="00CA0364" w:rsidRDefault="00394566" w:rsidP="00394566">
      <w:pPr>
        <w:rPr>
          <w:lang w:val="en-US"/>
        </w:rPr>
      </w:pPr>
    </w:p>
    <w:p w:rsidR="00394566" w:rsidRDefault="00394566" w:rsidP="0031103D">
      <w:pPr>
        <w:pStyle w:val="Kop4"/>
        <w:numPr>
          <w:ilvl w:val="3"/>
          <w:numId w:val="3"/>
        </w:numPr>
      </w:pPr>
      <w:bookmarkStart w:id="113" w:name="_Toc346630934"/>
      <w:bookmarkStart w:id="114" w:name="_Toc375561233"/>
      <w:r w:rsidRPr="00AA7FC8">
        <w:t>Inhibit</w:t>
      </w:r>
      <w:r>
        <w:fldChar w:fldCharType="begin"/>
      </w:r>
      <w:r>
        <w:instrText xml:space="preserve"> XE "Inhibit" </w:instrText>
      </w:r>
      <w:r>
        <w:fldChar w:fldCharType="end"/>
      </w:r>
      <w:r w:rsidRPr="00AA7FC8">
        <w:t xml:space="preserve"> Properties</w:t>
      </w:r>
      <w:bookmarkEnd w:id="113"/>
      <w:bookmarkEnd w:id="114"/>
    </w:p>
    <w:p w:rsidR="00394566" w:rsidRDefault="00394566" w:rsidP="00394566"/>
    <w:p w:rsidR="00394566" w:rsidRDefault="00394566" w:rsidP="00394566">
      <w:r>
        <w:rPr>
          <w:noProof/>
          <w:lang w:val="nl-NL" w:eastAsia="nl-NL"/>
        </w:rPr>
        <w:drawing>
          <wp:inline distT="0" distB="0" distL="0" distR="0" wp14:anchorId="279299C1" wp14:editId="3E214DEA">
            <wp:extent cx="5010150" cy="1352550"/>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0150" cy="1352550"/>
                    </a:xfrm>
                    <a:prstGeom prst="rect">
                      <a:avLst/>
                    </a:prstGeom>
                  </pic:spPr>
                </pic:pic>
              </a:graphicData>
            </a:graphic>
          </wp:inline>
        </w:drawing>
      </w:r>
    </w:p>
    <w:p w:rsidR="00394566" w:rsidRDefault="00394566" w:rsidP="00394566">
      <w:pPr>
        <w:pStyle w:val="Onderschrift"/>
      </w:pPr>
      <w:bookmarkStart w:id="115" w:name="_Toc346631160"/>
      <w:bookmarkStart w:id="116" w:name="_Toc375561359"/>
      <w:r>
        <w:t xml:space="preserve">Figure </w:t>
      </w:r>
      <w:fldSimple w:instr=" STYLEREF 1 \s ">
        <w:r w:rsidR="00C91965">
          <w:rPr>
            <w:noProof/>
          </w:rPr>
          <w:t>5</w:t>
        </w:r>
      </w:fldSimple>
      <w:r w:rsidR="00F7104D">
        <w:noBreakHyphen/>
      </w:r>
      <w:fldSimple w:instr=" SEQ Figure \* ARABIC \s 1 ">
        <w:r w:rsidR="00C91965">
          <w:rPr>
            <w:noProof/>
          </w:rPr>
          <w:t>8</w:t>
        </w:r>
      </w:fldSimple>
      <w:r>
        <w:t>: Inhibit</w:t>
      </w:r>
      <w:r>
        <w:fldChar w:fldCharType="begin"/>
      </w:r>
      <w:r>
        <w:instrText xml:space="preserve"> XE "Inhibit" </w:instrText>
      </w:r>
      <w:r>
        <w:fldChar w:fldCharType="end"/>
      </w:r>
      <w:r>
        <w:t xml:space="preserve"> Properties</w:t>
      </w:r>
      <w:bookmarkEnd w:id="115"/>
      <w:bookmarkEnd w:id="116"/>
    </w:p>
    <w:p w:rsidR="00394566" w:rsidRPr="00CA0364" w:rsidRDefault="00394566" w:rsidP="00394566">
      <w:pPr>
        <w:rPr>
          <w:lang w:val="en-US"/>
        </w:rPr>
      </w:pPr>
      <w:r w:rsidRPr="00CA0364">
        <w:rPr>
          <w:lang w:val="en-US"/>
        </w:rPr>
        <w:t>There will be certain occasions where you do not want the alarm to go off. For example an oil pressure alarm from an engine will normally also be in alarm when the engine is shut down. This is not wanted as an alarm. Or when a sensor is broken and there is no time to repair it for a while, it will be easier to inhibit the “Defect Alarm” of this sensor until you have time to repair it.</w:t>
      </w:r>
    </w:p>
    <w:p w:rsidR="00394566" w:rsidRPr="00CA0364" w:rsidRDefault="00394566" w:rsidP="00394566">
      <w:pPr>
        <w:rPr>
          <w:lang w:val="en-US"/>
        </w:rPr>
      </w:pPr>
    </w:p>
    <w:p w:rsidR="00394566" w:rsidRDefault="00394566" w:rsidP="0031103D">
      <w:pPr>
        <w:pStyle w:val="Lijstalinea"/>
        <w:numPr>
          <w:ilvl w:val="0"/>
          <w:numId w:val="28"/>
        </w:numPr>
        <w:rPr>
          <w:b/>
        </w:rPr>
      </w:pPr>
      <w:r>
        <w:rPr>
          <w:b/>
        </w:rPr>
        <w:t>Inhibit</w:t>
      </w:r>
      <w:r>
        <w:rPr>
          <w:b/>
        </w:rPr>
        <w:fldChar w:fldCharType="begin"/>
      </w:r>
      <w:r>
        <w:rPr>
          <w:b/>
        </w:rPr>
        <w:instrText xml:space="preserve"> XE "</w:instrText>
      </w:r>
      <w:r>
        <w:instrText>Inhibit"</w:instrText>
      </w:r>
      <w:r>
        <w:rPr>
          <w:b/>
        </w:rPr>
        <w:instrText xml:space="preserve"> </w:instrText>
      </w:r>
      <w:r>
        <w:rPr>
          <w:b/>
        </w:rPr>
        <w:fldChar w:fldCharType="end"/>
      </w:r>
      <w:r>
        <w:rPr>
          <w:b/>
        </w:rPr>
        <w:t xml:space="preserve"> All: </w:t>
      </w:r>
    </w:p>
    <w:p w:rsidR="00394566" w:rsidRPr="00AA7FC8" w:rsidRDefault="00394566" w:rsidP="00394566">
      <w:pPr>
        <w:pStyle w:val="Lijstalinea"/>
        <w:ind w:left="1080"/>
      </w:pPr>
      <w:r>
        <w:t xml:space="preserve">This checkbox is used to inhibit all the alarms from this particular sensor. Especially when the sensor is defect, it will come in handy. In the </w:t>
      </w:r>
      <w:proofErr w:type="spellStart"/>
      <w:r>
        <w:t>alarmpage</w:t>
      </w:r>
      <w:proofErr w:type="spellEnd"/>
      <w:r>
        <w:t xml:space="preserve"> (See </w:t>
      </w:r>
      <w:proofErr w:type="spellStart"/>
      <w:r>
        <w:t>Alarmpage</w:t>
      </w:r>
      <w:proofErr w:type="spellEnd"/>
      <w:r>
        <w:t xml:space="preserve">) you will constantly see that the sensor is inhibited, so you won’t forget. </w:t>
      </w:r>
    </w:p>
    <w:p w:rsidR="00394566" w:rsidRDefault="00394566" w:rsidP="0031103D">
      <w:pPr>
        <w:numPr>
          <w:ilvl w:val="0"/>
          <w:numId w:val="28"/>
        </w:numPr>
        <w:rPr>
          <w:lang w:val="en-US"/>
        </w:rPr>
      </w:pPr>
      <w:r>
        <w:rPr>
          <w:b/>
          <w:lang w:val="en-US"/>
        </w:rPr>
        <w:t>Inhibit</w:t>
      </w:r>
      <w:r>
        <w:rPr>
          <w:b/>
          <w:lang w:val="en-US"/>
        </w:rPr>
        <w:fldChar w:fldCharType="begin"/>
      </w:r>
      <w:r>
        <w:rPr>
          <w:b/>
          <w:lang w:val="en-US"/>
        </w:rPr>
        <w:instrText xml:space="preserve"> XE "</w:instrText>
      </w:r>
      <w:r w:rsidRPr="00CA46A0">
        <w:rPr>
          <w:lang w:val="en-US"/>
        </w:rPr>
        <w:instrText>Inhibit"</w:instrText>
      </w:r>
      <w:r>
        <w:rPr>
          <w:b/>
          <w:lang w:val="en-US"/>
        </w:rPr>
        <w:instrText xml:space="preserve"> </w:instrText>
      </w:r>
      <w:r>
        <w:rPr>
          <w:b/>
          <w:lang w:val="en-US"/>
        </w:rPr>
        <w:fldChar w:fldCharType="end"/>
      </w:r>
      <w:r>
        <w:rPr>
          <w:b/>
          <w:lang w:val="en-US"/>
        </w:rPr>
        <w:t xml:space="preserve"> Sensor Failure</w:t>
      </w:r>
      <w:r>
        <w:rPr>
          <w:b/>
          <w:lang w:val="en-US"/>
        </w:rPr>
        <w:br/>
      </w:r>
      <w:r>
        <w:rPr>
          <w:lang w:val="en-US"/>
        </w:rPr>
        <w:t>Some sensors (i.e. 4-20 mA) tends to go a little bit out of range. Normally this will be no problem. However if a 4-20 mA sensor drops below 4 mA or goes higher than 20 mA, FT NavVision®  will see this as a sensor failure and will give an alarm. If you think it is just the range of the sensor that is giving the problem, you can check this box to stop these alarms.</w:t>
      </w:r>
    </w:p>
    <w:p w:rsidR="00394566" w:rsidRDefault="00394566" w:rsidP="0031103D">
      <w:pPr>
        <w:numPr>
          <w:ilvl w:val="0"/>
          <w:numId w:val="28"/>
        </w:numPr>
        <w:rPr>
          <w:lang w:val="en-US"/>
        </w:rPr>
      </w:pPr>
      <w:r>
        <w:rPr>
          <w:b/>
          <w:lang w:val="en-US"/>
        </w:rPr>
        <w:t>Inhibit</w:t>
      </w:r>
      <w:r>
        <w:rPr>
          <w:b/>
          <w:lang w:val="en-US"/>
        </w:rPr>
        <w:fldChar w:fldCharType="begin"/>
      </w:r>
      <w:r>
        <w:rPr>
          <w:b/>
          <w:lang w:val="en-US"/>
        </w:rPr>
        <w:instrText xml:space="preserve"> XE "</w:instrText>
      </w:r>
      <w:r w:rsidRPr="00CA46A0">
        <w:rPr>
          <w:lang w:val="en-US"/>
        </w:rPr>
        <w:instrText>Inhibit"</w:instrText>
      </w:r>
      <w:r>
        <w:rPr>
          <w:b/>
          <w:lang w:val="en-US"/>
        </w:rPr>
        <w:instrText xml:space="preserve"> </w:instrText>
      </w:r>
      <w:r>
        <w:rPr>
          <w:b/>
          <w:lang w:val="en-US"/>
        </w:rPr>
        <w:fldChar w:fldCharType="end"/>
      </w:r>
      <w:r>
        <w:rPr>
          <w:b/>
          <w:lang w:val="en-US"/>
        </w:rPr>
        <w:t xml:space="preserve"> Alarm Levels</w:t>
      </w:r>
      <w:r>
        <w:rPr>
          <w:b/>
          <w:lang w:val="en-US"/>
        </w:rPr>
        <w:br/>
      </w:r>
      <w:r>
        <w:rPr>
          <w:lang w:val="en-US"/>
        </w:rPr>
        <w:t>If you have set alarm levels as mentioned in “Alarm Levels” And you need them out for a while, check this box.</w:t>
      </w:r>
    </w:p>
    <w:p w:rsidR="00394566" w:rsidRDefault="00394566" w:rsidP="0031103D">
      <w:pPr>
        <w:numPr>
          <w:ilvl w:val="0"/>
          <w:numId w:val="28"/>
        </w:numPr>
        <w:rPr>
          <w:lang w:val="en-US"/>
        </w:rPr>
      </w:pPr>
      <w:r>
        <w:rPr>
          <w:b/>
          <w:lang w:val="en-US"/>
        </w:rPr>
        <w:t>Inhibit</w:t>
      </w:r>
      <w:r>
        <w:rPr>
          <w:b/>
          <w:lang w:val="en-US"/>
        </w:rPr>
        <w:fldChar w:fldCharType="begin"/>
      </w:r>
      <w:r>
        <w:rPr>
          <w:b/>
          <w:lang w:val="en-US"/>
        </w:rPr>
        <w:instrText xml:space="preserve"> XE "</w:instrText>
      </w:r>
      <w:r>
        <w:instrText>Inhibit"</w:instrText>
      </w:r>
      <w:r>
        <w:rPr>
          <w:b/>
          <w:lang w:val="en-US"/>
        </w:rPr>
        <w:instrText xml:space="preserve"> </w:instrText>
      </w:r>
      <w:r>
        <w:rPr>
          <w:b/>
          <w:lang w:val="en-US"/>
        </w:rPr>
        <w:fldChar w:fldCharType="end"/>
      </w:r>
      <w:r>
        <w:rPr>
          <w:b/>
          <w:lang w:val="en-US"/>
        </w:rPr>
        <w:t xml:space="preserve"> When</w:t>
      </w:r>
    </w:p>
    <w:p w:rsidR="00394566" w:rsidRDefault="00394566" w:rsidP="00394566">
      <w:pPr>
        <w:ind w:left="1080"/>
        <w:rPr>
          <w:lang w:val="en-US"/>
        </w:rPr>
      </w:pPr>
      <w:r>
        <w:rPr>
          <w:lang w:val="en-US"/>
        </w:rPr>
        <w:t>In the earlier mentioned oil pressure alarm, you don’t want that alarm to go off when the engine is not running. This is where “Inhibit</w:t>
      </w:r>
      <w:r>
        <w:rPr>
          <w:lang w:val="en-US"/>
        </w:rPr>
        <w:fldChar w:fldCharType="begin"/>
      </w:r>
      <w:r>
        <w:rPr>
          <w:lang w:val="en-US"/>
        </w:rPr>
        <w:instrText xml:space="preserve"> XE "</w:instrText>
      </w:r>
      <w:r w:rsidRPr="00CA46A0">
        <w:rPr>
          <w:lang w:val="en-US"/>
        </w:rPr>
        <w:instrText>Inhibit"</w:instrText>
      </w:r>
      <w:r>
        <w:rPr>
          <w:lang w:val="en-US"/>
        </w:rPr>
        <w:instrText xml:space="preserve"> </w:instrText>
      </w:r>
      <w:r>
        <w:rPr>
          <w:lang w:val="en-US"/>
        </w:rPr>
        <w:fldChar w:fldCharType="end"/>
      </w:r>
      <w:r>
        <w:rPr>
          <w:lang w:val="en-US"/>
        </w:rPr>
        <w:t xml:space="preserve"> When” will help. In the inhibit properties of that particular sensor you mark the checkbox. Now you search the belonging engine running field in the box next to that, by clicking the tab besides that. While you want the alarm to be inhibited when the engine is not running, in the next field you choose “&lt;” from the dropdown menu. Finally you set </w:t>
      </w:r>
      <w:r>
        <w:rPr>
          <w:lang w:val="en-US"/>
        </w:rPr>
        <w:lastRenderedPageBreak/>
        <w:t xml:space="preserve">an amount (in this case 0.5) in the adjacent field. Now, when the engine is not running, the alarm will not sound. (see </w:t>
      </w:r>
      <w:r>
        <w:rPr>
          <w:lang w:val="en-US"/>
        </w:rPr>
        <w:fldChar w:fldCharType="begin"/>
      </w:r>
      <w:r>
        <w:rPr>
          <w:lang w:val="en-US"/>
        </w:rPr>
        <w:instrText xml:space="preserve"> REF _Ref332278862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9</w:t>
      </w:r>
      <w:r>
        <w:rPr>
          <w:lang w:val="en-US"/>
        </w:rPr>
        <w:fldChar w:fldCharType="end"/>
      </w:r>
      <w:r>
        <w:rPr>
          <w:lang w:val="en-US"/>
        </w:rPr>
        <w:t xml:space="preserve">). Finally you can choose an additional field (And/Or) to specify even further. For example you can use the Shaft Speed RPM as backup. (see </w:t>
      </w:r>
      <w:r>
        <w:rPr>
          <w:lang w:val="en-US"/>
        </w:rPr>
        <w:fldChar w:fldCharType="begin"/>
      </w:r>
      <w:r>
        <w:rPr>
          <w:lang w:val="en-US"/>
        </w:rPr>
        <w:instrText xml:space="preserve"> REF _Ref332279468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10</w:t>
      </w:r>
      <w:r>
        <w:rPr>
          <w:lang w:val="en-US"/>
        </w:rPr>
        <w:fldChar w:fldCharType="end"/>
      </w:r>
      <w:r>
        <w:rPr>
          <w:lang w:val="en-US"/>
        </w:rPr>
        <w:t>).</w:t>
      </w:r>
    </w:p>
    <w:p w:rsidR="00394566" w:rsidRDefault="00394566" w:rsidP="00394566">
      <w:pPr>
        <w:ind w:left="1080"/>
        <w:rPr>
          <w:lang w:val="en-US"/>
        </w:rPr>
      </w:pPr>
    </w:p>
    <w:p w:rsidR="00394566" w:rsidRDefault="00394566" w:rsidP="00394566">
      <w:pPr>
        <w:ind w:left="1080"/>
        <w:rPr>
          <w:lang w:val="en-US"/>
        </w:rPr>
      </w:pPr>
      <w:r>
        <w:rPr>
          <w:lang w:val="en-US"/>
        </w:rPr>
        <w:t>“Before Inhibit</w:t>
      </w:r>
      <w:r>
        <w:rPr>
          <w:lang w:val="en-US"/>
        </w:rPr>
        <w:fldChar w:fldCharType="begin"/>
      </w:r>
      <w:r>
        <w:rPr>
          <w:lang w:val="en-US"/>
        </w:rPr>
        <w:instrText xml:space="preserve"> XE "</w:instrText>
      </w:r>
      <w:r w:rsidRPr="00CA46A0">
        <w:rPr>
          <w:lang w:val="en-US"/>
        </w:rPr>
        <w:instrText>Inhibit"</w:instrText>
      </w:r>
      <w:r>
        <w:rPr>
          <w:lang w:val="en-US"/>
        </w:rPr>
        <w:instrText xml:space="preserve"> </w:instrText>
      </w:r>
      <w:r>
        <w:rPr>
          <w:lang w:val="en-US"/>
        </w:rPr>
        <w:fldChar w:fldCharType="end"/>
      </w:r>
      <w:r>
        <w:rPr>
          <w:lang w:val="en-US"/>
        </w:rPr>
        <w:t xml:space="preserve"> Delay” and “After Inhibit Delay” are delays to catch up for irregularities in the sensors behavior.</w:t>
      </w:r>
    </w:p>
    <w:p w:rsidR="00394566" w:rsidRDefault="00394566" w:rsidP="00394566">
      <w:pPr>
        <w:ind w:left="1080"/>
        <w:rPr>
          <w:lang w:val="en-US"/>
        </w:rPr>
      </w:pPr>
    </w:p>
    <w:p w:rsidR="00394566" w:rsidRPr="00D74687" w:rsidRDefault="00394566" w:rsidP="00394566">
      <w:pPr>
        <w:rPr>
          <w:lang w:val="en-US"/>
        </w:rPr>
      </w:pPr>
      <w:r>
        <w:rPr>
          <w:noProof/>
          <w:lang w:val="nl-NL" w:eastAsia="nl-NL"/>
        </w:rPr>
        <w:drawing>
          <wp:inline distT="0" distB="0" distL="0" distR="0" wp14:anchorId="1EB6EAD1" wp14:editId="6A5B2179">
            <wp:extent cx="5324475" cy="1362075"/>
            <wp:effectExtent l="0" t="0" r="9525" b="952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4475" cy="1362075"/>
                    </a:xfrm>
                    <a:prstGeom prst="rect">
                      <a:avLst/>
                    </a:prstGeom>
                  </pic:spPr>
                </pic:pic>
              </a:graphicData>
            </a:graphic>
          </wp:inline>
        </w:drawing>
      </w:r>
    </w:p>
    <w:p w:rsidR="00394566" w:rsidRDefault="00394566" w:rsidP="00394566">
      <w:pPr>
        <w:pStyle w:val="Onderschrift"/>
      </w:pPr>
      <w:bookmarkStart w:id="117" w:name="_Ref332278862"/>
      <w:bookmarkStart w:id="118" w:name="_Toc346631161"/>
      <w:bookmarkStart w:id="119" w:name="_Toc375561360"/>
      <w:r>
        <w:t xml:space="preserve">Figure </w:t>
      </w:r>
      <w:fldSimple w:instr=" STYLEREF 1 \s ">
        <w:r w:rsidR="00C91965">
          <w:rPr>
            <w:noProof/>
          </w:rPr>
          <w:t>5</w:t>
        </w:r>
      </w:fldSimple>
      <w:r w:rsidR="00F7104D">
        <w:noBreakHyphen/>
      </w:r>
      <w:fldSimple w:instr=" SEQ Figure \* ARABIC \s 1 ">
        <w:r w:rsidR="00C91965">
          <w:rPr>
            <w:noProof/>
          </w:rPr>
          <w:t>9</w:t>
        </w:r>
      </w:fldSimple>
      <w:bookmarkEnd w:id="117"/>
      <w:r>
        <w:t>: Inhibit</w:t>
      </w:r>
      <w:r>
        <w:fldChar w:fldCharType="begin"/>
      </w:r>
      <w:r>
        <w:instrText xml:space="preserve"> XE "Inhibit" </w:instrText>
      </w:r>
      <w:r>
        <w:fldChar w:fldCharType="end"/>
      </w:r>
      <w:r>
        <w:t xml:space="preserve"> When</w:t>
      </w:r>
      <w:bookmarkEnd w:id="118"/>
      <w:bookmarkEnd w:id="119"/>
    </w:p>
    <w:p w:rsidR="00394566" w:rsidRDefault="00394566" w:rsidP="00394566">
      <w:pPr>
        <w:pStyle w:val="Onderschrift"/>
      </w:pPr>
      <w:r>
        <w:rPr>
          <w:noProof/>
          <w:lang w:val="nl-NL" w:eastAsia="nl-NL"/>
        </w:rPr>
        <w:drawing>
          <wp:inline distT="0" distB="0" distL="0" distR="0" wp14:anchorId="45201F16" wp14:editId="7C5559B1">
            <wp:extent cx="5381625" cy="13144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81625" cy="1314450"/>
                    </a:xfrm>
                    <a:prstGeom prst="rect">
                      <a:avLst/>
                    </a:prstGeom>
                  </pic:spPr>
                </pic:pic>
              </a:graphicData>
            </a:graphic>
          </wp:inline>
        </w:drawing>
      </w:r>
    </w:p>
    <w:p w:rsidR="00394566" w:rsidRDefault="00394566" w:rsidP="00394566">
      <w:pPr>
        <w:pStyle w:val="Onderschrift"/>
      </w:pPr>
      <w:bookmarkStart w:id="120" w:name="_Ref332279468"/>
      <w:bookmarkStart w:id="121" w:name="_Toc346631162"/>
      <w:bookmarkStart w:id="122" w:name="_Toc375561361"/>
      <w:r>
        <w:t xml:space="preserve">Figure </w:t>
      </w:r>
      <w:fldSimple w:instr=" STYLEREF 1 \s ">
        <w:r w:rsidR="00C91965">
          <w:rPr>
            <w:noProof/>
          </w:rPr>
          <w:t>5</w:t>
        </w:r>
      </w:fldSimple>
      <w:r w:rsidR="00F7104D">
        <w:noBreakHyphen/>
      </w:r>
      <w:fldSimple w:instr=" SEQ Figure \* ARABIC \s 1 ">
        <w:r w:rsidR="00C91965">
          <w:rPr>
            <w:noProof/>
          </w:rPr>
          <w:t>10</w:t>
        </w:r>
      </w:fldSimple>
      <w:bookmarkEnd w:id="120"/>
      <w:r>
        <w:t>: Inhibit</w:t>
      </w:r>
      <w:r>
        <w:fldChar w:fldCharType="begin"/>
      </w:r>
      <w:r>
        <w:instrText xml:space="preserve"> XE "Inhibit" </w:instrText>
      </w:r>
      <w:r>
        <w:fldChar w:fldCharType="end"/>
      </w:r>
      <w:r>
        <w:t xml:space="preserve"> When 2</w:t>
      </w:r>
      <w:bookmarkEnd w:id="121"/>
      <w:bookmarkEnd w:id="122"/>
    </w:p>
    <w:p w:rsidR="00394566" w:rsidRDefault="00394566" w:rsidP="00394566">
      <w:pPr>
        <w:rPr>
          <w:i/>
          <w:lang w:val="en-US"/>
        </w:rPr>
      </w:pPr>
      <w:r>
        <w:rPr>
          <w:noProof/>
          <w:lang w:val="nl-NL" w:eastAsia="nl-NL"/>
        </w:rPr>
        <w:drawing>
          <wp:inline distT="0" distB="0" distL="0" distR="0" wp14:anchorId="715EDF2C" wp14:editId="5FA48F32">
            <wp:extent cx="416379" cy="342900"/>
            <wp:effectExtent l="0" t="0" r="317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br/>
        <w:t>If you specify just</w:t>
      </w:r>
      <w:r w:rsidRPr="009F08DB">
        <w:rPr>
          <w:i/>
          <w:lang w:val="en-US"/>
        </w:rPr>
        <w:t xml:space="preserve"> one inhibit field, make sure the “and/or” box is s</w:t>
      </w:r>
      <w:r>
        <w:rPr>
          <w:i/>
          <w:lang w:val="en-US"/>
        </w:rPr>
        <w:t xml:space="preserve">et to “and”. Otherwise the </w:t>
      </w:r>
      <w:r w:rsidRPr="009F08DB">
        <w:rPr>
          <w:i/>
          <w:lang w:val="en-US"/>
        </w:rPr>
        <w:t>alarm field will not work.</w:t>
      </w:r>
    </w:p>
    <w:p w:rsidR="00394566" w:rsidRPr="009F08DB" w:rsidRDefault="00394566" w:rsidP="00394566">
      <w:pPr>
        <w:jc w:val="center"/>
        <w:rPr>
          <w:i/>
          <w:lang w:val="en-US"/>
        </w:rPr>
      </w:pPr>
    </w:p>
    <w:p w:rsidR="00394566" w:rsidRPr="00547D7C" w:rsidRDefault="00394566" w:rsidP="0031103D">
      <w:pPr>
        <w:pStyle w:val="Kop4"/>
        <w:numPr>
          <w:ilvl w:val="3"/>
          <w:numId w:val="3"/>
        </w:numPr>
        <w:rPr>
          <w:lang w:val="en-US"/>
        </w:rPr>
      </w:pPr>
      <w:bookmarkStart w:id="123" w:name="_Toc346630935"/>
      <w:bookmarkStart w:id="124" w:name="_Toc375561234"/>
      <w:r>
        <w:rPr>
          <w:lang w:val="en-US"/>
        </w:rPr>
        <w:t>Auxiliary Properties</w:t>
      </w:r>
      <w:bookmarkEnd w:id="123"/>
      <w:bookmarkEnd w:id="124"/>
    </w:p>
    <w:p w:rsidR="00394566" w:rsidRPr="00547D7C" w:rsidRDefault="00394566" w:rsidP="00394566">
      <w:pPr>
        <w:ind w:left="720"/>
        <w:rPr>
          <w:lang w:val="en-US"/>
        </w:rPr>
      </w:pPr>
    </w:p>
    <w:p w:rsidR="00394566" w:rsidRDefault="00394566" w:rsidP="0031103D">
      <w:pPr>
        <w:pStyle w:val="Lijstalinea"/>
        <w:numPr>
          <w:ilvl w:val="0"/>
          <w:numId w:val="29"/>
        </w:numPr>
        <w:rPr>
          <w:b/>
        </w:rPr>
      </w:pPr>
      <w:r>
        <w:rPr>
          <w:b/>
        </w:rPr>
        <w:t xml:space="preserve">Alarm Sound: </w:t>
      </w:r>
    </w:p>
    <w:p w:rsidR="00394566" w:rsidRPr="00AA7FC8" w:rsidRDefault="00394566" w:rsidP="00394566">
      <w:pPr>
        <w:pStyle w:val="Lijstalinea"/>
        <w:ind w:left="1440" w:firstLine="44"/>
      </w:pPr>
      <w:r>
        <w:t xml:space="preserve">Obsolete </w:t>
      </w:r>
    </w:p>
    <w:p w:rsidR="00394566" w:rsidRDefault="00394566" w:rsidP="0031103D">
      <w:pPr>
        <w:numPr>
          <w:ilvl w:val="0"/>
          <w:numId w:val="29"/>
        </w:numPr>
        <w:rPr>
          <w:lang w:val="en-US"/>
        </w:rPr>
      </w:pPr>
      <w:r>
        <w:rPr>
          <w:b/>
          <w:lang w:val="en-US"/>
        </w:rPr>
        <w:t>Send SMS When Alarm Active</w:t>
      </w:r>
      <w:r>
        <w:rPr>
          <w:b/>
          <w:lang w:val="en-US"/>
        </w:rPr>
        <w:br/>
      </w:r>
      <w:r>
        <w:rPr>
          <w:lang w:val="en-US"/>
        </w:rPr>
        <w:t>If you have the SMS Alert License</w:t>
      </w:r>
      <w:r>
        <w:rPr>
          <w:lang w:val="en-US"/>
        </w:rPr>
        <w:fldChar w:fldCharType="begin"/>
      </w:r>
      <w:r>
        <w:rPr>
          <w:lang w:val="en-US"/>
        </w:rPr>
        <w:instrText xml:space="preserve"> XE "</w:instrText>
      </w:r>
      <w:r w:rsidRPr="00CA46A0">
        <w:rPr>
          <w:lang w:val="en-US"/>
        </w:rPr>
        <w:instrText>License"</w:instrText>
      </w:r>
      <w:r>
        <w:rPr>
          <w:lang w:val="en-US"/>
        </w:rPr>
        <w:instrText xml:space="preserve"> </w:instrText>
      </w:r>
      <w:r>
        <w:rPr>
          <w:lang w:val="en-US"/>
        </w:rPr>
        <w:fldChar w:fldCharType="end"/>
      </w:r>
      <w:r>
        <w:rPr>
          <w:lang w:val="en-US"/>
        </w:rPr>
        <w:t xml:space="preserve"> you can tick this checkbox to send a text message to your phone, every time the alarm is triggered.</w:t>
      </w:r>
    </w:p>
    <w:p w:rsidR="00394566" w:rsidRDefault="00394566" w:rsidP="0031103D">
      <w:pPr>
        <w:numPr>
          <w:ilvl w:val="0"/>
          <w:numId w:val="29"/>
        </w:numPr>
        <w:rPr>
          <w:lang w:val="en-US"/>
        </w:rPr>
      </w:pPr>
      <w:r>
        <w:rPr>
          <w:b/>
          <w:lang w:val="en-US"/>
        </w:rPr>
        <w:t>Alarm On Request Timeout</w:t>
      </w:r>
      <w:r>
        <w:rPr>
          <w:b/>
          <w:lang w:val="en-US"/>
        </w:rPr>
        <w:br/>
      </w:r>
      <w:r>
        <w:rPr>
          <w:lang w:val="en-US"/>
        </w:rPr>
        <w:t>Especially valves will have a long time to open or close. You can set a timeout on the time to get an alarm if the conditions aren’t met in the given time.</w:t>
      </w:r>
    </w:p>
    <w:p w:rsidR="00394566" w:rsidRPr="00547D7C" w:rsidRDefault="00394566" w:rsidP="0031103D">
      <w:pPr>
        <w:numPr>
          <w:ilvl w:val="0"/>
          <w:numId w:val="29"/>
        </w:numPr>
        <w:rPr>
          <w:lang w:val="en-US"/>
        </w:rPr>
      </w:pPr>
      <w:r>
        <w:rPr>
          <w:b/>
          <w:lang w:val="en-US"/>
        </w:rPr>
        <w:t>Alarm When Not Ready</w:t>
      </w:r>
    </w:p>
    <w:p w:rsidR="00394566" w:rsidRDefault="00394566" w:rsidP="00394566">
      <w:pPr>
        <w:ind w:left="1484"/>
        <w:rPr>
          <w:lang w:val="en-US"/>
        </w:rPr>
      </w:pPr>
      <w:r>
        <w:rPr>
          <w:lang w:val="en-US"/>
        </w:rPr>
        <w:t>If the sensor is equipped whit an output to state that it is not ready, tick this checkbox to get an alarm.</w:t>
      </w:r>
    </w:p>
    <w:p w:rsidR="00394566" w:rsidRDefault="00394566" w:rsidP="00394566">
      <w:pPr>
        <w:rPr>
          <w:lang w:val="en-US"/>
        </w:rPr>
      </w:pPr>
      <w:bookmarkStart w:id="125" w:name="_Toc275956013"/>
      <w:r w:rsidRPr="00EE52A3">
        <w:rPr>
          <w:lang w:val="en-US"/>
        </w:rPr>
        <w:br w:type="page"/>
      </w:r>
    </w:p>
    <w:p w:rsidR="00394566" w:rsidRDefault="00394566" w:rsidP="00394566">
      <w:pPr>
        <w:rPr>
          <w:lang w:val="en-US"/>
        </w:rPr>
      </w:pPr>
    </w:p>
    <w:p w:rsidR="00394566" w:rsidRPr="00EE52A3" w:rsidRDefault="00394566" w:rsidP="0031103D">
      <w:pPr>
        <w:pStyle w:val="Kop3"/>
        <w:numPr>
          <w:ilvl w:val="2"/>
          <w:numId w:val="3"/>
        </w:numPr>
        <w:rPr>
          <w:lang w:val="en-US"/>
        </w:rPr>
      </w:pPr>
      <w:bookmarkStart w:id="126" w:name="_Toc346630936"/>
      <w:bookmarkStart w:id="127" w:name="_Toc375561235"/>
      <w:r w:rsidRPr="00EE52A3">
        <w:rPr>
          <w:lang w:val="en-US"/>
        </w:rPr>
        <w:t>Min/Max</w:t>
      </w:r>
      <w:bookmarkEnd w:id="125"/>
      <w:bookmarkEnd w:id="126"/>
      <w:bookmarkEnd w:id="127"/>
    </w:p>
    <w:p w:rsidR="00394566" w:rsidRDefault="00394566" w:rsidP="00394566">
      <w:pPr>
        <w:rPr>
          <w:lang w:val="en-US"/>
        </w:rPr>
      </w:pPr>
      <w:r>
        <w:rPr>
          <w:lang w:val="en-US"/>
        </w:rPr>
        <w:t>Under “Tools &gt; Field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&gt; Min/Max” (see </w:t>
      </w:r>
      <w:r>
        <w:rPr>
          <w:lang w:val="en-US"/>
        </w:rPr>
        <w:fldChar w:fldCharType="begin"/>
      </w:r>
      <w:r>
        <w:rPr>
          <w:lang w:val="en-US"/>
        </w:rPr>
        <w:instrText xml:space="preserve"> REF _Ref333477819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11</w:t>
      </w:r>
      <w:r>
        <w:rPr>
          <w:lang w:val="en-US"/>
        </w:rPr>
        <w:fldChar w:fldCharType="end"/>
      </w:r>
      <w:r>
        <w:rPr>
          <w:lang w:val="en-US"/>
        </w:rPr>
        <w:t>) the instrument boundaries can be set. For example the “Engine 1 Oil Pressure” instrument can be set as follows:</w:t>
      </w:r>
    </w:p>
    <w:p w:rsidR="00394566" w:rsidRDefault="00394566" w:rsidP="00394566">
      <w:pPr>
        <w:jc w:val="both"/>
        <w:rPr>
          <w:lang w:val="en-US"/>
        </w:rPr>
      </w:pPr>
    </w:p>
    <w:p w:rsidR="00394566" w:rsidRDefault="00FC3E6F" w:rsidP="00394566">
      <w:pPr>
        <w:keepNext/>
      </w:pPr>
      <w:r>
        <w:rPr>
          <w:noProof/>
          <w:lang w:val="nl-NL" w:eastAsia="nl-NL"/>
        </w:rPr>
        <w:drawing>
          <wp:inline distT="0" distB="0" distL="0" distR="0" wp14:anchorId="6AE03369" wp14:editId="359D1972">
            <wp:extent cx="3600450" cy="19526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450" cy="1952625"/>
                    </a:xfrm>
                    <a:prstGeom prst="rect">
                      <a:avLst/>
                    </a:prstGeom>
                  </pic:spPr>
                </pic:pic>
              </a:graphicData>
            </a:graphic>
          </wp:inline>
        </w:drawing>
      </w:r>
    </w:p>
    <w:p w:rsidR="00394566" w:rsidRPr="00D92197" w:rsidRDefault="00394566" w:rsidP="00394566">
      <w:pPr>
        <w:pStyle w:val="Onderschrift"/>
      </w:pPr>
      <w:bookmarkStart w:id="128" w:name="_Ref333477819"/>
      <w:bookmarkStart w:id="129" w:name="_Toc346631163"/>
      <w:bookmarkStart w:id="130" w:name="_Toc375561362"/>
      <w:r w:rsidRPr="00D92197">
        <w:t xml:space="preserve">Figure </w:t>
      </w:r>
      <w:fldSimple w:instr=" STYLEREF 1 \s ">
        <w:r w:rsidR="00C91965">
          <w:rPr>
            <w:noProof/>
          </w:rPr>
          <w:t>5</w:t>
        </w:r>
      </w:fldSimple>
      <w:r w:rsidR="00F7104D">
        <w:noBreakHyphen/>
      </w:r>
      <w:fldSimple w:instr=" SEQ Figure \* ARABIC \s 1 ">
        <w:r w:rsidR="00C91965">
          <w:rPr>
            <w:noProof/>
          </w:rPr>
          <w:t>11</w:t>
        </w:r>
      </w:fldSimple>
      <w:bookmarkEnd w:id="128"/>
      <w:r w:rsidRPr="00D92197">
        <w:t>: Min/Max settings</w:t>
      </w:r>
      <w:bookmarkEnd w:id="129"/>
      <w:bookmarkEnd w:id="130"/>
    </w:p>
    <w:p w:rsidR="00394566" w:rsidRDefault="00394566" w:rsidP="0031103D">
      <w:pPr>
        <w:pStyle w:val="Kop4"/>
        <w:numPr>
          <w:ilvl w:val="3"/>
          <w:numId w:val="3"/>
        </w:numPr>
        <w:rPr>
          <w:lang w:val="en-US"/>
        </w:rPr>
      </w:pPr>
      <w:bookmarkStart w:id="131" w:name="_Toc346630937"/>
      <w:bookmarkStart w:id="132" w:name="_Toc375561236"/>
      <w:r w:rsidRPr="000D09AE">
        <w:rPr>
          <w:lang w:val="en-US"/>
        </w:rPr>
        <w:t>Instrument range</w:t>
      </w:r>
      <w:bookmarkEnd w:id="131"/>
      <w:bookmarkEnd w:id="132"/>
    </w:p>
    <w:p w:rsidR="00394566" w:rsidRPr="005B39E3" w:rsidRDefault="00394566" w:rsidP="00394566">
      <w:pPr>
        <w:rPr>
          <w:b/>
          <w:lang w:val="en-US"/>
        </w:rPr>
      </w:pPr>
      <w:r>
        <w:rPr>
          <w:b/>
          <w:lang w:val="en-US"/>
        </w:rPr>
        <w:br/>
      </w:r>
      <w:r>
        <w:rPr>
          <w:lang w:val="en-US"/>
        </w:rPr>
        <w:t xml:space="preserve">The instrument range field is used to define the measuring range (scale) of the instrument. </w:t>
      </w:r>
      <w:r>
        <w:rPr>
          <w:lang w:val="en-US"/>
        </w:rPr>
        <w:br/>
        <w:t xml:space="preserve">For example: the indicator below is scaled from 0 to 30 bar. </w:t>
      </w:r>
    </w:p>
    <w:p w:rsidR="00394566" w:rsidRDefault="00394566" w:rsidP="00394566">
      <w:pPr>
        <w:rPr>
          <w:lang w:val="en-US"/>
        </w:rPr>
      </w:pPr>
    </w:p>
    <w:p w:rsidR="00394566" w:rsidRDefault="00394566" w:rsidP="00394566">
      <w:pPr>
        <w:keepNext/>
      </w:pPr>
      <w:r>
        <w:rPr>
          <w:noProof/>
          <w:lang w:val="nl-NL" w:eastAsia="nl-NL"/>
        </w:rPr>
        <w:drawing>
          <wp:inline distT="0" distB="0" distL="0" distR="0" wp14:anchorId="54C60CFC" wp14:editId="4CED060C">
            <wp:extent cx="2819400" cy="2800350"/>
            <wp:effectExtent l="19050" t="0" r="0" b="0"/>
            <wp:docPr id="35" name="Afbeelding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34" cstate="print"/>
                    <a:srcRect/>
                    <a:stretch>
                      <a:fillRect/>
                    </a:stretch>
                  </pic:blipFill>
                  <pic:spPr bwMode="auto">
                    <a:xfrm>
                      <a:off x="0" y="0"/>
                      <a:ext cx="2819400" cy="2800350"/>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133" w:name="_Toc346631164"/>
      <w:bookmarkStart w:id="134" w:name="_Toc375561363"/>
      <w:r w:rsidRPr="00D92197">
        <w:t xml:space="preserve">Figure </w:t>
      </w:r>
      <w:fldSimple w:instr=" STYLEREF 1 \s ">
        <w:r w:rsidR="00C91965">
          <w:rPr>
            <w:noProof/>
          </w:rPr>
          <w:t>5</w:t>
        </w:r>
      </w:fldSimple>
      <w:r w:rsidR="00F7104D">
        <w:noBreakHyphen/>
      </w:r>
      <w:fldSimple w:instr=" SEQ Figure \* ARABIC \s 1 ">
        <w:r w:rsidR="00C91965">
          <w:rPr>
            <w:noProof/>
          </w:rPr>
          <w:t>12</w:t>
        </w:r>
      </w:fldSimple>
      <w:r w:rsidRPr="00D92197">
        <w:t>: Engine 1 oil pressure indicator (0 - 30 bar)</w:t>
      </w:r>
      <w:bookmarkEnd w:id="133"/>
      <w:bookmarkEnd w:id="134"/>
    </w:p>
    <w:p w:rsidR="00394566" w:rsidRPr="00862E9E" w:rsidRDefault="00394566" w:rsidP="00394566">
      <w:pPr>
        <w:pStyle w:val="Text"/>
        <w:rPr>
          <w:i/>
          <w:lang w:val="en-US"/>
        </w:rPr>
      </w:pPr>
      <w:r>
        <w:rPr>
          <w:noProof/>
          <w:lang w:val="nl-NL" w:eastAsia="nl-NL"/>
        </w:rPr>
        <w:drawing>
          <wp:inline distT="0" distB="0" distL="0" distR="0" wp14:anchorId="3C0DE6C8" wp14:editId="7C5B5A1F">
            <wp:extent cx="416379" cy="342900"/>
            <wp:effectExtent l="0" t="0" r="3175" b="0"/>
            <wp:docPr id="149" name="Afbeelding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394566" w:rsidRPr="00862E9E" w:rsidRDefault="00394566" w:rsidP="00394566">
      <w:pPr>
        <w:pStyle w:val="Text"/>
        <w:rPr>
          <w:i/>
          <w:lang w:val="en-US"/>
        </w:rPr>
      </w:pPr>
      <w:r>
        <w:rPr>
          <w:i/>
          <w:lang w:val="en-US"/>
        </w:rPr>
        <w:t xml:space="preserve">In order to detect and identify a deviating function, make sure that </w:t>
      </w:r>
      <w:r w:rsidRPr="00862E9E">
        <w:rPr>
          <w:i/>
          <w:lang w:val="en-US"/>
        </w:rPr>
        <w:t>al</w:t>
      </w:r>
      <w:r>
        <w:rPr>
          <w:i/>
          <w:lang w:val="en-US"/>
        </w:rPr>
        <w:t>l instrument (in a column or row) pointers are aligned to the same position (</w:t>
      </w:r>
      <w:r w:rsidRPr="00862E9E">
        <w:rPr>
          <w:i/>
          <w:lang w:val="en-US"/>
        </w:rPr>
        <w:t>default mode</w:t>
      </w:r>
      <w:r>
        <w:rPr>
          <w:i/>
          <w:lang w:val="en-US"/>
        </w:rPr>
        <w:t>).</w:t>
      </w:r>
      <w:r>
        <w:rPr>
          <w:i/>
          <w:lang w:val="en-US"/>
        </w:rPr>
        <w:br/>
        <w:t>C</w:t>
      </w:r>
      <w:r w:rsidRPr="00862E9E">
        <w:rPr>
          <w:i/>
          <w:lang w:val="en-US"/>
        </w:rPr>
        <w:t>heck the default values of each instrument and set the instrument range accordingly.</w:t>
      </w:r>
    </w:p>
    <w:p w:rsidR="00394566" w:rsidRDefault="00394566" w:rsidP="00394566">
      <w:pPr>
        <w:keepNext/>
      </w:pPr>
      <w:r>
        <w:rPr>
          <w:noProof/>
          <w:lang w:val="nl-NL" w:eastAsia="nl-NL"/>
        </w:rPr>
        <w:lastRenderedPageBreak/>
        <w:drawing>
          <wp:inline distT="0" distB="0" distL="0" distR="0" wp14:anchorId="579D64CD" wp14:editId="4C30EAF5">
            <wp:extent cx="5762625" cy="3600450"/>
            <wp:effectExtent l="19050" t="0" r="9525" b="0"/>
            <wp:docPr id="3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5" cstate="print"/>
                    <a:srcRect/>
                    <a:stretch>
                      <a:fillRect/>
                    </a:stretch>
                  </pic:blipFill>
                  <pic:spPr bwMode="auto">
                    <a:xfrm>
                      <a:off x="0" y="0"/>
                      <a:ext cx="5762625" cy="3600450"/>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135" w:name="_Ref263339713"/>
      <w:bookmarkStart w:id="136" w:name="_Toc346631165"/>
      <w:bookmarkStart w:id="137" w:name="_Toc375561364"/>
      <w:r w:rsidRPr="00D92197">
        <w:t xml:space="preserve">Figure </w:t>
      </w:r>
      <w:fldSimple w:instr=" STYLEREF 1 \s ">
        <w:r w:rsidR="00C91965">
          <w:rPr>
            <w:noProof/>
          </w:rPr>
          <w:t>5</w:t>
        </w:r>
      </w:fldSimple>
      <w:r w:rsidR="00F7104D">
        <w:noBreakHyphen/>
      </w:r>
      <w:fldSimple w:instr=" SEQ Figure \* ARABIC \s 1 ">
        <w:r w:rsidR="00C91965">
          <w:rPr>
            <w:noProof/>
          </w:rPr>
          <w:t>13</w:t>
        </w:r>
      </w:fldSimple>
      <w:bookmarkEnd w:id="135"/>
      <w:r w:rsidRPr="00D92197">
        <w:t>: Instrument pointers</w:t>
      </w:r>
      <w:bookmarkEnd w:id="136"/>
      <w:bookmarkEnd w:id="137"/>
    </w:p>
    <w:p w:rsidR="00394566" w:rsidRPr="00546FDB" w:rsidRDefault="00394566" w:rsidP="00394566">
      <w:pPr>
        <w:rPr>
          <w:lang w:val="en-US"/>
        </w:rPr>
      </w:pPr>
      <w:r>
        <w:rPr>
          <w:lang w:val="en-US"/>
        </w:rPr>
        <w:t>By aligning</w:t>
      </w:r>
      <w:r w:rsidRPr="00546FDB">
        <w:rPr>
          <w:lang w:val="en-US"/>
        </w:rPr>
        <w:t xml:space="preserve"> the instrument </w:t>
      </w:r>
      <w:r>
        <w:rPr>
          <w:lang w:val="en-US"/>
        </w:rPr>
        <w:t>pointers</w:t>
      </w:r>
      <w:r w:rsidRPr="00546FDB">
        <w:rPr>
          <w:lang w:val="en-US"/>
        </w:rPr>
        <w:t xml:space="preserve"> </w:t>
      </w:r>
      <w:r>
        <w:rPr>
          <w:lang w:val="en-US"/>
        </w:rPr>
        <w:t xml:space="preserve">to the same position (see </w:t>
      </w:r>
      <w:r>
        <w:rPr>
          <w:lang w:val="en-US"/>
        </w:rPr>
        <w:fldChar w:fldCharType="begin"/>
      </w:r>
      <w:r>
        <w:rPr>
          <w:lang w:val="en-US"/>
        </w:rPr>
        <w:instrText xml:space="preserve"> REF _Ref263339713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13</w:t>
      </w:r>
      <w:r>
        <w:rPr>
          <w:lang w:val="en-US"/>
        </w:rPr>
        <w:fldChar w:fldCharType="end"/>
      </w:r>
      <w:r>
        <w:rPr>
          <w:lang w:val="en-US"/>
        </w:rPr>
        <w:t>)</w:t>
      </w:r>
      <w:r w:rsidRPr="00546FDB">
        <w:rPr>
          <w:lang w:val="en-US"/>
        </w:rPr>
        <w:t xml:space="preserve"> </w:t>
      </w:r>
      <w:r>
        <w:rPr>
          <w:lang w:val="en-US"/>
        </w:rPr>
        <w:t>it will be easier to detect a deviating function</w:t>
      </w:r>
      <w:r w:rsidRPr="00546FDB">
        <w:rPr>
          <w:lang w:val="en-US"/>
        </w:rPr>
        <w:t>.</w:t>
      </w:r>
    </w:p>
    <w:p w:rsidR="00394566" w:rsidRPr="00814A29" w:rsidRDefault="00394566" w:rsidP="00394566">
      <w:pPr>
        <w:rPr>
          <w:u w:val="single"/>
          <w:lang w:val="en-US"/>
        </w:rPr>
      </w:pPr>
    </w:p>
    <w:p w:rsidR="00394566" w:rsidRDefault="00FC3E6F" w:rsidP="0031103D">
      <w:pPr>
        <w:pStyle w:val="Kop4"/>
        <w:numPr>
          <w:ilvl w:val="3"/>
          <w:numId w:val="3"/>
        </w:numPr>
        <w:rPr>
          <w:lang w:val="en-US"/>
        </w:rPr>
      </w:pPr>
      <w:bookmarkStart w:id="138" w:name="_Toc375561237"/>
      <w:proofErr w:type="spellStart"/>
      <w:r>
        <w:rPr>
          <w:lang w:val="en-US"/>
        </w:rPr>
        <w:t>Setpoints</w:t>
      </w:r>
      <w:bookmarkEnd w:id="138"/>
      <w:proofErr w:type="spellEnd"/>
    </w:p>
    <w:p w:rsidR="00394566" w:rsidRDefault="00394566" w:rsidP="00394566">
      <w:pPr>
        <w:rPr>
          <w:lang w:val="en-US"/>
        </w:rPr>
      </w:pPr>
      <w:r>
        <w:rPr>
          <w:lang w:val="en-US"/>
        </w:rPr>
        <w:t xml:space="preserve">If the sensor values and their working ranges are known is working, you can set </w:t>
      </w:r>
      <w:r w:rsidR="00FC3E6F">
        <w:rPr>
          <w:lang w:val="en-US"/>
        </w:rPr>
        <w:t xml:space="preserve">different </w:t>
      </w:r>
      <w:proofErr w:type="spellStart"/>
      <w:r w:rsidR="00FC3E6F">
        <w:rPr>
          <w:lang w:val="en-US"/>
        </w:rPr>
        <w:t>setpoints</w:t>
      </w:r>
      <w:proofErr w:type="spellEnd"/>
      <w:r>
        <w:rPr>
          <w:lang w:val="en-US"/>
        </w:rPr>
        <w:t>. It puts a grid over the desired values on the instrument, to ver</w:t>
      </w:r>
      <w:r w:rsidR="00FC3E6F">
        <w:rPr>
          <w:lang w:val="en-US"/>
        </w:rPr>
        <w:t xml:space="preserve">ify if the readings are correct, or it gives a min and max </w:t>
      </w:r>
      <w:proofErr w:type="spellStart"/>
      <w:r w:rsidR="00FC3E6F">
        <w:rPr>
          <w:lang w:val="en-US"/>
        </w:rPr>
        <w:t>setpoint</w:t>
      </w:r>
      <w:proofErr w:type="spellEnd"/>
      <w:r w:rsidR="00FC3E6F">
        <w:rPr>
          <w:lang w:val="en-US"/>
        </w:rPr>
        <w:t xml:space="preserve"> to give an alarm for example</w:t>
      </w:r>
    </w:p>
    <w:p w:rsidR="00394566" w:rsidRDefault="00394566" w:rsidP="00394566">
      <w:pPr>
        <w:rPr>
          <w:lang w:val="en-US"/>
        </w:rPr>
      </w:pPr>
    </w:p>
    <w:p w:rsidR="00394566" w:rsidRDefault="00394566" w:rsidP="00394566">
      <w:pPr>
        <w:keepNext/>
      </w:pPr>
      <w:r>
        <w:rPr>
          <w:noProof/>
          <w:lang w:val="nl-NL" w:eastAsia="nl-NL"/>
        </w:rPr>
        <w:drawing>
          <wp:inline distT="0" distB="0" distL="0" distR="0" wp14:anchorId="0BB294B8" wp14:editId="5D0016E8">
            <wp:extent cx="1952625" cy="1666875"/>
            <wp:effectExtent l="19050" t="0" r="9525" b="0"/>
            <wp:docPr id="3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a:picLocks noChangeAspect="1" noChangeArrowheads="1"/>
                    </pic:cNvPicPr>
                  </pic:nvPicPr>
                  <pic:blipFill>
                    <a:blip r:embed="rId36" cstate="print"/>
                    <a:srcRect/>
                    <a:stretch>
                      <a:fillRect/>
                    </a:stretch>
                  </pic:blipFill>
                  <pic:spPr bwMode="auto">
                    <a:xfrm>
                      <a:off x="0" y="0"/>
                      <a:ext cx="1952625" cy="1666875"/>
                    </a:xfrm>
                    <a:prstGeom prst="rect">
                      <a:avLst/>
                    </a:prstGeom>
                    <a:noFill/>
                    <a:ln w="9525">
                      <a:noFill/>
                      <a:miter lim="800000"/>
                      <a:headEnd/>
                      <a:tailEnd/>
                    </a:ln>
                  </pic:spPr>
                </pic:pic>
              </a:graphicData>
            </a:graphic>
          </wp:inline>
        </w:drawing>
      </w:r>
      <w:r w:rsidR="00FC3E6F">
        <w:rPr>
          <w:noProof/>
          <w:lang w:val="nl-NL" w:eastAsia="nl-NL"/>
        </w:rPr>
        <w:drawing>
          <wp:inline distT="0" distB="0" distL="0" distR="0" wp14:anchorId="1AD76794" wp14:editId="192D02DC">
            <wp:extent cx="1323975" cy="246697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23975" cy="2466975"/>
                    </a:xfrm>
                    <a:prstGeom prst="rect">
                      <a:avLst/>
                    </a:prstGeom>
                  </pic:spPr>
                </pic:pic>
              </a:graphicData>
            </a:graphic>
          </wp:inline>
        </w:drawing>
      </w:r>
    </w:p>
    <w:p w:rsidR="00394566" w:rsidRPr="00D92197" w:rsidRDefault="00394566" w:rsidP="00394566">
      <w:pPr>
        <w:pStyle w:val="Onderschrift"/>
      </w:pPr>
      <w:bookmarkStart w:id="139" w:name="_Toc346631166"/>
      <w:bookmarkStart w:id="140" w:name="_Toc375561365"/>
      <w:r w:rsidRPr="00D92197">
        <w:t xml:space="preserve">Figure </w:t>
      </w:r>
      <w:fldSimple w:instr=" STYLEREF 1 \s ">
        <w:r w:rsidR="00C91965">
          <w:rPr>
            <w:noProof/>
          </w:rPr>
          <w:t>5</w:t>
        </w:r>
      </w:fldSimple>
      <w:r w:rsidR="00F7104D">
        <w:noBreakHyphen/>
      </w:r>
      <w:fldSimple w:instr=" SEQ Figure \* ARABIC \s 1 ">
        <w:r w:rsidR="00C91965">
          <w:rPr>
            <w:noProof/>
          </w:rPr>
          <w:t>14</w:t>
        </w:r>
      </w:fldSimple>
      <w:r w:rsidRPr="00D92197">
        <w:t xml:space="preserve">: </w:t>
      </w:r>
      <w:bookmarkEnd w:id="139"/>
      <w:proofErr w:type="spellStart"/>
      <w:r w:rsidR="00FC3E6F">
        <w:t>setpoints</w:t>
      </w:r>
      <w:bookmarkEnd w:id="140"/>
      <w:proofErr w:type="spellEnd"/>
    </w:p>
    <w:p w:rsidR="00394566" w:rsidRDefault="00394566" w:rsidP="00394566">
      <w:pPr>
        <w:rPr>
          <w:lang w:val="en-US"/>
        </w:rPr>
      </w:pPr>
    </w:p>
    <w:p w:rsidR="00FC3E6F" w:rsidRDefault="00FC3E6F" w:rsidP="00394566">
      <w:pPr>
        <w:rPr>
          <w:lang w:val="en-US"/>
        </w:rPr>
      </w:pPr>
    </w:p>
    <w:p w:rsidR="00FC3E6F" w:rsidRDefault="00FC3E6F" w:rsidP="00FC3E6F">
      <w:pPr>
        <w:pStyle w:val="Kop4"/>
        <w:rPr>
          <w:lang w:val="en-US"/>
        </w:rPr>
      </w:pPr>
      <w:bookmarkStart w:id="141" w:name="_Toc375561238"/>
      <w:proofErr w:type="spellStart"/>
      <w:r>
        <w:rPr>
          <w:lang w:val="en-US"/>
        </w:rPr>
        <w:lastRenderedPageBreak/>
        <w:t>Setpoint</w:t>
      </w:r>
      <w:proofErr w:type="spellEnd"/>
      <w:r>
        <w:rPr>
          <w:lang w:val="en-US"/>
        </w:rPr>
        <w:t xml:space="preserve"> delays</w:t>
      </w:r>
      <w:bookmarkEnd w:id="141"/>
    </w:p>
    <w:p w:rsidR="00FC3E6F" w:rsidRDefault="00FC3E6F" w:rsidP="00FC3E6F">
      <w:pPr>
        <w:rPr>
          <w:lang w:val="en-US"/>
        </w:rPr>
      </w:pPr>
      <w:r>
        <w:rPr>
          <w:lang w:val="en-US"/>
        </w:rPr>
        <w:t xml:space="preserve">Sometimes it is not desirable to get the </w:t>
      </w:r>
      <w:proofErr w:type="spellStart"/>
      <w:r>
        <w:rPr>
          <w:lang w:val="en-US"/>
        </w:rPr>
        <w:t>setpoint</w:t>
      </w:r>
      <w:proofErr w:type="spellEnd"/>
      <w:r>
        <w:rPr>
          <w:lang w:val="en-US"/>
        </w:rPr>
        <w:t xml:space="preserve"> alarm directly (i.e</w:t>
      </w:r>
      <w:r w:rsidR="007F6FF2">
        <w:rPr>
          <w:lang w:val="en-US"/>
        </w:rPr>
        <w:t>.</w:t>
      </w:r>
      <w:r>
        <w:rPr>
          <w:lang w:val="en-US"/>
        </w:rPr>
        <w:t xml:space="preserve"> oil pressure). In that case you can set delays for the </w:t>
      </w:r>
      <w:proofErr w:type="spellStart"/>
      <w:r>
        <w:rPr>
          <w:lang w:val="en-US"/>
        </w:rPr>
        <w:t>setpoints</w:t>
      </w:r>
      <w:proofErr w:type="spellEnd"/>
      <w:r>
        <w:rPr>
          <w:lang w:val="en-US"/>
        </w:rPr>
        <w:t xml:space="preserve">. </w:t>
      </w:r>
    </w:p>
    <w:p w:rsidR="00FC3E6F" w:rsidRDefault="00FC3E6F" w:rsidP="00FC3E6F">
      <w:pPr>
        <w:rPr>
          <w:lang w:val="en-US"/>
        </w:rPr>
      </w:pPr>
    </w:p>
    <w:p w:rsidR="00FC3E6F" w:rsidRDefault="00FC3E6F" w:rsidP="00FC3E6F">
      <w:pPr>
        <w:rPr>
          <w:lang w:val="en-US"/>
        </w:rPr>
      </w:pPr>
      <w:r>
        <w:rPr>
          <w:noProof/>
          <w:lang w:val="nl-NL" w:eastAsia="nl-NL"/>
        </w:rPr>
        <w:drawing>
          <wp:inline distT="0" distB="0" distL="0" distR="0" wp14:anchorId="74A21DC1" wp14:editId="17C2B98A">
            <wp:extent cx="3533775" cy="188595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1885950"/>
                    </a:xfrm>
                    <a:prstGeom prst="rect">
                      <a:avLst/>
                    </a:prstGeom>
                  </pic:spPr>
                </pic:pic>
              </a:graphicData>
            </a:graphic>
          </wp:inline>
        </w:drawing>
      </w:r>
    </w:p>
    <w:p w:rsidR="00FC3E6F" w:rsidRDefault="00FC3E6F" w:rsidP="007F6FF2">
      <w:pPr>
        <w:pStyle w:val="Onderschrift"/>
      </w:pPr>
      <w:bookmarkStart w:id="142" w:name="_Toc375561366"/>
      <w:r>
        <w:t xml:space="preserve">Figure </w:t>
      </w:r>
      <w:fldSimple w:instr=" STYLEREF 1 \s ">
        <w:r w:rsidR="00C91965">
          <w:rPr>
            <w:noProof/>
          </w:rPr>
          <w:t>5</w:t>
        </w:r>
      </w:fldSimple>
      <w:r w:rsidR="00F7104D">
        <w:noBreakHyphen/>
      </w:r>
      <w:fldSimple w:instr=" SEQ Figure \* ARABIC \s 1 ">
        <w:r w:rsidR="00C91965">
          <w:rPr>
            <w:noProof/>
          </w:rPr>
          <w:t>15</w:t>
        </w:r>
      </w:fldSimple>
      <w:r>
        <w:t xml:space="preserve">: </w:t>
      </w:r>
      <w:proofErr w:type="spellStart"/>
      <w:r w:rsidR="007F6FF2">
        <w:t>Setpoint</w:t>
      </w:r>
      <w:proofErr w:type="spellEnd"/>
      <w:r w:rsidR="007F6FF2">
        <w:t xml:space="preserve"> delays</w:t>
      </w:r>
      <w:bookmarkEnd w:id="142"/>
    </w:p>
    <w:p w:rsidR="007F6FF2" w:rsidRDefault="007F6FF2" w:rsidP="007F6FF2">
      <w:pPr>
        <w:pStyle w:val="Kop4"/>
      </w:pPr>
      <w:bookmarkStart w:id="143" w:name="_Toc375561239"/>
      <w:r>
        <w:t>Decimals</w:t>
      </w:r>
      <w:bookmarkEnd w:id="143"/>
    </w:p>
    <w:p w:rsidR="007F6FF2" w:rsidRDefault="007F6FF2" w:rsidP="007F6FF2">
      <w:r>
        <w:t xml:space="preserve">Defines how many decimals you want to show after the comma. </w:t>
      </w:r>
    </w:p>
    <w:p w:rsidR="007F6FF2" w:rsidRDefault="007F6FF2" w:rsidP="007F6FF2"/>
    <w:p w:rsidR="00394566" w:rsidRDefault="00394566" w:rsidP="0031103D">
      <w:pPr>
        <w:pStyle w:val="Kop4"/>
        <w:numPr>
          <w:ilvl w:val="3"/>
          <w:numId w:val="3"/>
        </w:numPr>
        <w:rPr>
          <w:lang w:val="en-US"/>
        </w:rPr>
      </w:pPr>
      <w:bookmarkStart w:id="144" w:name="_Toc346630939"/>
      <w:bookmarkStart w:id="145" w:name="_Toc375561240"/>
      <w:r w:rsidRPr="00AC3937">
        <w:rPr>
          <w:lang w:val="en-US"/>
        </w:rPr>
        <w:t>Default unit</w:t>
      </w:r>
      <w:bookmarkEnd w:id="144"/>
      <w:bookmarkEnd w:id="145"/>
    </w:p>
    <w:p w:rsidR="00394566" w:rsidRDefault="00394566" w:rsidP="00394566">
      <w:pPr>
        <w:rPr>
          <w:lang w:val="en-US"/>
        </w:rPr>
      </w:pPr>
      <w:r>
        <w:rPr>
          <w:lang w:val="en-US"/>
        </w:rPr>
        <w:t xml:space="preserve">At startup each instrument will show the unity in which it will display the data. Depending on the sensor type select the desired unity (see </w:t>
      </w:r>
      <w:r>
        <w:rPr>
          <w:lang w:val="en-US"/>
        </w:rPr>
        <w:fldChar w:fldCharType="begin"/>
      </w:r>
      <w:r>
        <w:rPr>
          <w:lang w:val="en-US"/>
        </w:rPr>
        <w:instrText xml:space="preserve"> REF _Ref263340579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16</w:t>
      </w:r>
      <w:r>
        <w:rPr>
          <w:lang w:val="en-US"/>
        </w:rPr>
        <w:fldChar w:fldCharType="end"/>
      </w:r>
      <w:r>
        <w:rPr>
          <w:lang w:val="en-US"/>
        </w:rPr>
        <w:t>).</w:t>
      </w:r>
    </w:p>
    <w:p w:rsidR="00394566" w:rsidRDefault="00394566" w:rsidP="00394566">
      <w:pPr>
        <w:rPr>
          <w:lang w:val="en-US"/>
        </w:rPr>
      </w:pPr>
    </w:p>
    <w:p w:rsidR="00394566" w:rsidRDefault="007F6FF2" w:rsidP="00394566">
      <w:pPr>
        <w:keepNext/>
      </w:pPr>
      <w:r>
        <w:rPr>
          <w:noProof/>
          <w:lang w:val="nl-NL" w:eastAsia="nl-NL"/>
        </w:rPr>
        <w:drawing>
          <wp:inline distT="0" distB="0" distL="0" distR="0" wp14:anchorId="36FF8FD6" wp14:editId="053DD2F9">
            <wp:extent cx="3533775" cy="1885950"/>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1885950"/>
                    </a:xfrm>
                    <a:prstGeom prst="rect">
                      <a:avLst/>
                    </a:prstGeom>
                  </pic:spPr>
                </pic:pic>
              </a:graphicData>
            </a:graphic>
          </wp:inline>
        </w:drawing>
      </w:r>
    </w:p>
    <w:p w:rsidR="00394566" w:rsidRPr="007F6FF2" w:rsidRDefault="00394566" w:rsidP="007F6FF2">
      <w:pPr>
        <w:pStyle w:val="Onderschrift"/>
      </w:pPr>
      <w:bookmarkStart w:id="146" w:name="_Ref263340579"/>
      <w:bookmarkStart w:id="147" w:name="_Toc346631167"/>
      <w:bookmarkStart w:id="148" w:name="_Toc375561367"/>
      <w:r w:rsidRPr="00D92197">
        <w:t xml:space="preserve">Figure </w:t>
      </w:r>
      <w:fldSimple w:instr=" STYLEREF 1 \s ">
        <w:r w:rsidR="00C91965">
          <w:rPr>
            <w:noProof/>
          </w:rPr>
          <w:t>5</w:t>
        </w:r>
      </w:fldSimple>
      <w:r w:rsidR="00F7104D">
        <w:noBreakHyphen/>
      </w:r>
      <w:fldSimple w:instr=" SEQ Figure \* ARABIC \s 1 ">
        <w:r w:rsidR="00C91965">
          <w:rPr>
            <w:noProof/>
          </w:rPr>
          <w:t>16</w:t>
        </w:r>
      </w:fldSimple>
      <w:bookmarkEnd w:id="146"/>
      <w:r w:rsidRPr="00D92197">
        <w:t>: Default unit</w:t>
      </w:r>
      <w:bookmarkEnd w:id="147"/>
      <w:bookmarkEnd w:id="148"/>
    </w:p>
    <w:p w:rsidR="00394566" w:rsidRPr="0024426C" w:rsidRDefault="00394566" w:rsidP="00394566">
      <w:pPr>
        <w:rPr>
          <w:lang w:val="en-US"/>
        </w:rPr>
      </w:pPr>
      <w:r>
        <w:rPr>
          <w:noProof/>
          <w:lang w:val="nl-NL" w:eastAsia="nl-NL"/>
        </w:rPr>
        <w:drawing>
          <wp:inline distT="0" distB="0" distL="0" distR="0" wp14:anchorId="32E82145" wp14:editId="0E510FA3">
            <wp:extent cx="416379" cy="342900"/>
            <wp:effectExtent l="0" t="0" r="3175" b="0"/>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CA0364">
        <w:rPr>
          <w:i/>
          <w:lang w:val="en-US"/>
        </w:rPr>
        <w:t xml:space="preserve">: in a mimic you can choose a secondary value to show in the mimic itself. </w:t>
      </w:r>
      <w:r w:rsidRPr="0024426C">
        <w:rPr>
          <w:i/>
          <w:lang w:val="en-US"/>
        </w:rPr>
        <w:t>See chapter about mimics</w:t>
      </w:r>
      <w:r w:rsidRPr="0024426C">
        <w:rPr>
          <w:lang w:val="en-US"/>
        </w:rPr>
        <w:t>.</w:t>
      </w:r>
    </w:p>
    <w:p w:rsidR="00394566" w:rsidRPr="0024426C" w:rsidRDefault="00394566" w:rsidP="00394566">
      <w:pPr>
        <w:rPr>
          <w:lang w:val="en-US"/>
        </w:rPr>
      </w:pPr>
    </w:p>
    <w:p w:rsidR="00394566" w:rsidRDefault="00394566" w:rsidP="0031103D">
      <w:pPr>
        <w:pStyle w:val="Kop4"/>
        <w:numPr>
          <w:ilvl w:val="3"/>
          <w:numId w:val="3"/>
        </w:numPr>
        <w:rPr>
          <w:lang w:val="en-US"/>
        </w:rPr>
      </w:pPr>
      <w:bookmarkStart w:id="149" w:name="_Toc346630940"/>
      <w:bookmarkStart w:id="150" w:name="_Toc375561241"/>
      <w:r w:rsidRPr="00D24535">
        <w:rPr>
          <w:lang w:val="en-US"/>
        </w:rPr>
        <w:t>Filter</w:t>
      </w:r>
      <w:bookmarkEnd w:id="149"/>
      <w:bookmarkEnd w:id="150"/>
    </w:p>
    <w:p w:rsidR="00394566" w:rsidRDefault="00394566" w:rsidP="00394566">
      <w:pPr>
        <w:rPr>
          <w:lang w:val="en-US"/>
        </w:rPr>
      </w:pPr>
      <w:r>
        <w:rPr>
          <w:lang w:val="en-US"/>
        </w:rPr>
        <w:t xml:space="preserve">If an instrument reading seems to be a little erratic, you can select a higher number (see </w:t>
      </w:r>
      <w:r>
        <w:rPr>
          <w:lang w:val="en-US"/>
        </w:rPr>
        <w:fldChar w:fldCharType="begin"/>
      </w:r>
      <w:r>
        <w:rPr>
          <w:lang w:val="en-US"/>
        </w:rPr>
        <w:instrText xml:space="preserve"> REF _Ref263340579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16</w:t>
      </w:r>
      <w:r>
        <w:rPr>
          <w:lang w:val="en-US"/>
        </w:rPr>
        <w:fldChar w:fldCharType="end"/>
      </w:r>
      <w:r>
        <w:rPr>
          <w:lang w:val="en-US"/>
        </w:rPr>
        <w:t>) to dampen the movement of the instrument pointer.</w:t>
      </w:r>
    </w:p>
    <w:p w:rsidR="00394566" w:rsidRDefault="00394566" w:rsidP="00394566">
      <w:pPr>
        <w:rPr>
          <w:lang w:val="en-US"/>
        </w:rPr>
      </w:pPr>
    </w:p>
    <w:p w:rsidR="007F6FF2" w:rsidRDefault="007F6FF2" w:rsidP="0031103D">
      <w:pPr>
        <w:pStyle w:val="Kop3"/>
        <w:numPr>
          <w:ilvl w:val="2"/>
          <w:numId w:val="3"/>
        </w:numPr>
        <w:rPr>
          <w:lang w:val="en-US"/>
        </w:rPr>
      </w:pPr>
      <w:bookmarkStart w:id="151" w:name="_Toc275956014"/>
      <w:bookmarkStart w:id="152" w:name="_Toc375561242"/>
      <w:r>
        <w:rPr>
          <w:lang w:val="en-US"/>
        </w:rPr>
        <w:t>Pulse/Request time</w:t>
      </w:r>
      <w:bookmarkEnd w:id="152"/>
    </w:p>
    <w:p w:rsidR="00394566" w:rsidRDefault="007F6FF2" w:rsidP="007F6FF2">
      <w:pPr>
        <w:rPr>
          <w:lang w:val="en-US"/>
        </w:rPr>
      </w:pPr>
      <w:r>
        <w:rPr>
          <w:lang w:val="en-US"/>
        </w:rPr>
        <w:t>Defines how long the pulse will be or how long a request will wait for a response</w:t>
      </w:r>
      <w:r w:rsidR="00394566">
        <w:rPr>
          <w:lang w:val="en-US"/>
        </w:rPr>
        <w:br w:type="page"/>
      </w:r>
      <w:bookmarkStart w:id="153" w:name="_Toc346630941"/>
      <w:r w:rsidR="00394566">
        <w:rPr>
          <w:lang w:val="en-US"/>
        </w:rPr>
        <w:lastRenderedPageBreak/>
        <w:t>Tune</w:t>
      </w:r>
      <w:bookmarkEnd w:id="151"/>
      <w:bookmarkEnd w:id="153"/>
      <w:r w:rsidR="00394566">
        <w:rPr>
          <w:lang w:val="en-US"/>
        </w:rPr>
        <w:fldChar w:fldCharType="begin"/>
      </w:r>
      <w:r w:rsidR="00394566">
        <w:rPr>
          <w:lang w:val="en-US"/>
        </w:rPr>
        <w:instrText xml:space="preserve"> XE "</w:instrText>
      </w:r>
      <w:r w:rsidR="00394566">
        <w:instrText>Tune"</w:instrText>
      </w:r>
      <w:r w:rsidR="00394566">
        <w:rPr>
          <w:lang w:val="en-US"/>
        </w:rPr>
        <w:instrText xml:space="preserve"> </w:instrText>
      </w:r>
      <w:r w:rsidR="00394566">
        <w:rPr>
          <w:lang w:val="en-US"/>
        </w:rPr>
        <w:fldChar w:fldCharType="end"/>
      </w:r>
    </w:p>
    <w:p w:rsidR="00394566" w:rsidRPr="00981F99" w:rsidRDefault="00394566" w:rsidP="00394566">
      <w:pPr>
        <w:rPr>
          <w:lang w:val="en-US"/>
        </w:rPr>
      </w:pPr>
    </w:p>
    <w:p w:rsidR="00394566" w:rsidRDefault="00394566" w:rsidP="0031103D">
      <w:pPr>
        <w:pStyle w:val="Kop4"/>
        <w:numPr>
          <w:ilvl w:val="3"/>
          <w:numId w:val="3"/>
        </w:numPr>
        <w:rPr>
          <w:lang w:val="en-US"/>
        </w:rPr>
      </w:pPr>
      <w:bookmarkStart w:id="154" w:name="_Toc346630942"/>
      <w:bookmarkStart w:id="155" w:name="_Toc375561243"/>
      <w:r w:rsidRPr="0064059C">
        <w:rPr>
          <w:lang w:val="en-US"/>
        </w:rPr>
        <w:t>Tune</w:t>
      </w:r>
      <w:r>
        <w:rPr>
          <w:lang w:val="en-US"/>
        </w:rPr>
        <w:fldChar w:fldCharType="begin"/>
      </w:r>
      <w:r>
        <w:rPr>
          <w:lang w:val="en-US"/>
        </w:rPr>
        <w:instrText xml:space="preserve"> XE "</w:instrText>
      </w:r>
      <w:r>
        <w:instrText>Tune"</w:instrText>
      </w:r>
      <w:r>
        <w:rPr>
          <w:lang w:val="en-US"/>
        </w:rPr>
        <w:instrText xml:space="preserve"> </w:instrText>
      </w:r>
      <w:r>
        <w:rPr>
          <w:lang w:val="en-US"/>
        </w:rPr>
        <w:fldChar w:fldCharType="end"/>
      </w:r>
      <w:r w:rsidRPr="0064059C">
        <w:rPr>
          <w:lang w:val="en-US"/>
        </w:rPr>
        <w:t xml:space="preserve"> table</w:t>
      </w:r>
      <w:bookmarkEnd w:id="154"/>
      <w:bookmarkEnd w:id="155"/>
    </w:p>
    <w:p w:rsidR="00394566" w:rsidRPr="003C7215" w:rsidRDefault="00394566" w:rsidP="00394566">
      <w:pPr>
        <w:ind w:left="720"/>
        <w:rPr>
          <w:b/>
          <w:lang w:val="en-US"/>
        </w:rPr>
      </w:pPr>
      <w:r>
        <w:rPr>
          <w:b/>
          <w:lang w:val="en-US"/>
        </w:rPr>
        <w:br/>
      </w:r>
      <w:r>
        <w:rPr>
          <w:lang w:val="en-US"/>
        </w:rPr>
        <w:t>The “Tune</w:t>
      </w:r>
      <w:r>
        <w:rPr>
          <w:lang w:val="en-US"/>
        </w:rPr>
        <w:fldChar w:fldCharType="begin"/>
      </w:r>
      <w:r>
        <w:rPr>
          <w:lang w:val="en-US"/>
        </w:rPr>
        <w:instrText xml:space="preserve"> XE "</w:instrText>
      </w:r>
      <w:r w:rsidRPr="00CA46A0">
        <w:rPr>
          <w:lang w:val="en-US"/>
        </w:rPr>
        <w:instrText>Tune"</w:instrText>
      </w:r>
      <w:r>
        <w:rPr>
          <w:lang w:val="en-US"/>
        </w:rPr>
        <w:instrText xml:space="preserve"> </w:instrText>
      </w:r>
      <w:r>
        <w:rPr>
          <w:lang w:val="en-US"/>
        </w:rPr>
        <w:fldChar w:fldCharType="end"/>
      </w:r>
      <w:r>
        <w:rPr>
          <w:lang w:val="en-US"/>
        </w:rPr>
        <w:t xml:space="preserve"> table” settings allows the user to fine-tune the output of a sender.</w:t>
      </w:r>
      <w:r>
        <w:rPr>
          <w:lang w:val="en-US"/>
        </w:rPr>
        <w:br/>
      </w:r>
      <w:r>
        <w:rPr>
          <w:b/>
          <w:lang w:val="en-US"/>
        </w:rPr>
        <w:br/>
      </w:r>
      <w:r w:rsidRPr="00794812">
        <w:rPr>
          <w:b/>
          <w:lang w:val="en-US"/>
        </w:rPr>
        <w:t>Example 1: Sensor value too low.</w:t>
      </w:r>
      <w:r>
        <w:rPr>
          <w:lang w:val="en-US"/>
        </w:rPr>
        <w:br/>
        <w:t>In such a case you must change the second input value. You can change the input value as follows:</w:t>
      </w:r>
      <w:r>
        <w:rPr>
          <w:b/>
          <w:lang w:val="en-US"/>
        </w:rPr>
        <w:t xml:space="preserve"> </w:t>
      </w:r>
      <w:r w:rsidRPr="00EA763C">
        <w:rPr>
          <w:lang w:val="en-US"/>
        </w:rPr>
        <w:t>Input value</w:t>
      </w:r>
      <w:r>
        <w:rPr>
          <w:b/>
          <w:lang w:val="en-US"/>
        </w:rPr>
        <w:t xml:space="preserve"> </w:t>
      </w:r>
      <w:r w:rsidRPr="00EA763C">
        <w:rPr>
          <w:lang w:val="en-US"/>
        </w:rPr>
        <w:t>= 0</w:t>
      </w:r>
      <w:r>
        <w:rPr>
          <w:lang w:val="en-US"/>
        </w:rPr>
        <w:t xml:space="preserve">.8 </w:t>
      </w:r>
      <w:r>
        <w:rPr>
          <w:lang w:val="en-US"/>
        </w:rPr>
        <w:sym w:font="Symbol" w:char="F0AE"/>
      </w:r>
      <w:r>
        <w:rPr>
          <w:lang w:val="en-US"/>
        </w:rPr>
        <w:t xml:space="preserve">  Real value = 1.</w:t>
      </w:r>
      <w:r>
        <w:rPr>
          <w:lang w:val="en-US"/>
        </w:rPr>
        <w:br/>
        <w:t xml:space="preserve">The statement above implies that for every input of 0.8 bar the output (actual reading) is 1 bar. In other words, any sensor input value of 4 bar corresponds with an instrument reading of 5 bar. </w:t>
      </w:r>
      <w:r>
        <w:rPr>
          <w:lang w:val="en-US"/>
        </w:rPr>
        <w:br/>
      </w:r>
      <w:r>
        <w:rPr>
          <w:lang w:val="en-US"/>
        </w:rPr>
        <w:br/>
      </w:r>
      <w:r w:rsidRPr="00794812">
        <w:rPr>
          <w:b/>
          <w:lang w:val="en-US"/>
        </w:rPr>
        <w:t>Example 2: Sensor value too high.</w:t>
      </w:r>
      <w:r>
        <w:rPr>
          <w:b/>
          <w:lang w:val="en-US"/>
        </w:rPr>
        <w:br/>
      </w:r>
      <w:r>
        <w:rPr>
          <w:lang w:val="en-US"/>
        </w:rPr>
        <w:t>Change the input value as follows:</w:t>
      </w:r>
      <w:r>
        <w:rPr>
          <w:lang w:val="en-US"/>
        </w:rPr>
        <w:br/>
        <w:t xml:space="preserve">Input value = 1.2 </w:t>
      </w:r>
      <w:r>
        <w:rPr>
          <w:lang w:val="en-US"/>
        </w:rPr>
        <w:sym w:font="Symbol" w:char="F0AE"/>
      </w:r>
      <w:r>
        <w:rPr>
          <w:lang w:val="en-US"/>
        </w:rPr>
        <w:t xml:space="preserve"> Real value = 1.</w:t>
      </w:r>
      <w:r>
        <w:rPr>
          <w:lang w:val="en-US"/>
        </w:rPr>
        <w:br/>
        <w:t xml:space="preserve">The statement above implies that for every input of 1.2 bar the output (actual reading) is 1 bar. In other words, any sensor input value of 5 bar corresponds with an instrument reading of around 4 bar. </w:t>
      </w:r>
      <w:r>
        <w:rPr>
          <w:lang w:val="en-US"/>
        </w:rPr>
        <w:br/>
        <w:t xml:space="preserve">For threshold values you can change the first input value. If the pressure indication has to start later than given, you can put in “Input value = 0.2 </w:t>
      </w:r>
      <w:r>
        <w:rPr>
          <w:lang w:val="en-US"/>
        </w:rPr>
        <w:sym w:font="Symbol" w:char="F0AE"/>
      </w:r>
      <w:r>
        <w:rPr>
          <w:lang w:val="en-US"/>
        </w:rPr>
        <w:t xml:space="preserve"> Real value = 0” </w:t>
      </w:r>
      <w:r>
        <w:rPr>
          <w:lang w:val="en-US"/>
        </w:rPr>
        <w:br/>
        <w:t>This will make the instrument starts displaying as soon as the threshold of 0.2 bar has been reached. This can be accomplished the other way around.</w:t>
      </w:r>
    </w:p>
    <w:p w:rsidR="00394566" w:rsidRPr="00D90631" w:rsidRDefault="00394566" w:rsidP="00394566">
      <w:pPr>
        <w:rPr>
          <w:b/>
          <w:lang w:val="en-US"/>
        </w:rPr>
      </w:pPr>
    </w:p>
    <w:p w:rsidR="00394566" w:rsidRDefault="00394566" w:rsidP="00394566">
      <w:pPr>
        <w:keepNext/>
      </w:pPr>
      <w:r>
        <w:rPr>
          <w:noProof/>
          <w:lang w:val="nl-NL" w:eastAsia="nl-NL"/>
        </w:rPr>
        <w:drawing>
          <wp:inline distT="0" distB="0" distL="0" distR="0" wp14:anchorId="56D1A333" wp14:editId="436EC434">
            <wp:extent cx="5553075" cy="2162175"/>
            <wp:effectExtent l="19050" t="0" r="9525" b="0"/>
            <wp:docPr id="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5553075" cy="2162175"/>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156" w:name="_Ref263407045"/>
      <w:bookmarkStart w:id="157" w:name="_Ref263407014"/>
      <w:bookmarkStart w:id="158" w:name="_Toc346631168"/>
      <w:bookmarkStart w:id="159" w:name="_Toc375561368"/>
      <w:r w:rsidRPr="00D92197">
        <w:t xml:space="preserve">Figure </w:t>
      </w:r>
      <w:fldSimple w:instr=" STYLEREF 1 \s ">
        <w:r w:rsidR="00C91965">
          <w:rPr>
            <w:noProof/>
          </w:rPr>
          <w:t>5</w:t>
        </w:r>
      </w:fldSimple>
      <w:r w:rsidR="00F7104D">
        <w:noBreakHyphen/>
      </w:r>
      <w:fldSimple w:instr=" SEQ Figure \* ARABIC \s 1 ">
        <w:r w:rsidR="00C91965">
          <w:rPr>
            <w:noProof/>
          </w:rPr>
          <w:t>17</w:t>
        </w:r>
      </w:fldSimple>
      <w:bookmarkEnd w:id="156"/>
      <w:r w:rsidRPr="00D92197">
        <w:t>: Tune</w:t>
      </w:r>
      <w:r>
        <w:fldChar w:fldCharType="begin"/>
      </w:r>
      <w:r>
        <w:instrText xml:space="preserve"> XE "Tune" </w:instrText>
      </w:r>
      <w:r>
        <w:fldChar w:fldCharType="end"/>
      </w:r>
      <w:r w:rsidRPr="00D92197">
        <w:t xml:space="preserve"> table</w:t>
      </w:r>
      <w:bookmarkEnd w:id="157"/>
      <w:bookmarkEnd w:id="158"/>
      <w:bookmarkEnd w:id="159"/>
    </w:p>
    <w:p w:rsidR="00394566" w:rsidRPr="00E22AA8" w:rsidRDefault="00394566" w:rsidP="0031103D">
      <w:pPr>
        <w:pStyle w:val="Kop4"/>
        <w:numPr>
          <w:ilvl w:val="3"/>
          <w:numId w:val="3"/>
        </w:numPr>
        <w:rPr>
          <w:lang w:val="en-US"/>
        </w:rPr>
      </w:pPr>
      <w:r>
        <w:rPr>
          <w:lang w:val="en-US"/>
        </w:rPr>
        <w:br w:type="page"/>
      </w:r>
      <w:bookmarkStart w:id="160" w:name="_Toc346630943"/>
      <w:bookmarkStart w:id="161" w:name="_Toc375561244"/>
      <w:r w:rsidRPr="007F32A8">
        <w:rPr>
          <w:lang w:val="en-US"/>
        </w:rPr>
        <w:lastRenderedPageBreak/>
        <w:t>Result</w:t>
      </w:r>
      <w:bookmarkEnd w:id="160"/>
      <w:bookmarkEnd w:id="161"/>
    </w:p>
    <w:p w:rsidR="00394566" w:rsidRDefault="00394566" w:rsidP="00394566">
      <w:pPr>
        <w:ind w:left="720"/>
        <w:rPr>
          <w:lang w:val="en-US"/>
        </w:rPr>
      </w:pPr>
      <w:r>
        <w:rPr>
          <w:b/>
          <w:lang w:val="en-US"/>
        </w:rPr>
        <w:br/>
      </w:r>
      <w:r>
        <w:rPr>
          <w:lang w:val="en-US"/>
        </w:rPr>
        <w:t xml:space="preserve">The “Result” box displays the exact incoming measuring data. The second box displays this data via the respective instrument that is connected to the sensor. </w:t>
      </w:r>
      <w:r>
        <w:rPr>
          <w:lang w:val="en-US"/>
        </w:rPr>
        <w:br/>
        <w:t xml:space="preserve">If for example the sensor gives a pressure (bar) output for every 20 mV, the real time result may read “100 </w:t>
      </w:r>
      <w:r>
        <w:rPr>
          <w:lang w:val="en-US"/>
        </w:rPr>
        <w:sym w:font="Symbol" w:char="F0AE"/>
      </w:r>
      <w:r>
        <w:rPr>
          <w:lang w:val="en-US"/>
        </w:rPr>
        <w:t xml:space="preserve"> 5 bar” (see </w:t>
      </w:r>
      <w:r>
        <w:rPr>
          <w:lang w:val="en-US"/>
        </w:rPr>
        <w:fldChar w:fldCharType="begin"/>
      </w:r>
      <w:r>
        <w:rPr>
          <w:lang w:val="en-US"/>
        </w:rPr>
        <w:instrText xml:space="preserve"> REF _Ref263407045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17</w:t>
      </w:r>
      <w:r>
        <w:rPr>
          <w:lang w:val="en-US"/>
        </w:rPr>
        <w:fldChar w:fldCharType="end"/>
      </w:r>
      <w:r>
        <w:rPr>
          <w:lang w:val="en-US"/>
        </w:rPr>
        <w:t xml:space="preserve">).  As a result the sensor reads “100 mV” and indicated as “5 bar” on the instrument. </w:t>
      </w:r>
    </w:p>
    <w:p w:rsidR="00394566" w:rsidRDefault="00394566" w:rsidP="00394566">
      <w:pPr>
        <w:ind w:left="360"/>
        <w:rPr>
          <w:lang w:val="en-US"/>
        </w:rPr>
      </w:pPr>
    </w:p>
    <w:p w:rsidR="00394566" w:rsidRPr="000A50AD" w:rsidRDefault="00394566" w:rsidP="00394566">
      <w:pPr>
        <w:ind w:left="360"/>
        <w:rPr>
          <w:i/>
          <w:lang w:val="en-US"/>
        </w:rPr>
      </w:pPr>
      <w:r>
        <w:rPr>
          <w:noProof/>
          <w:lang w:val="nl-NL" w:eastAsia="nl-NL"/>
        </w:rPr>
        <w:drawing>
          <wp:inline distT="0" distB="0" distL="0" distR="0" wp14:anchorId="0B69CF38" wp14:editId="753F4007">
            <wp:extent cx="416379" cy="342900"/>
            <wp:effectExtent l="0" t="0" r="3175" b="0"/>
            <wp:docPr id="151" name="Afbeelding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394566" w:rsidRDefault="00394566" w:rsidP="00394566">
      <w:pPr>
        <w:ind w:left="360"/>
        <w:rPr>
          <w:i/>
          <w:lang w:val="en-US"/>
        </w:rPr>
      </w:pPr>
      <w:r w:rsidRPr="000A50AD">
        <w:rPr>
          <w:i/>
          <w:lang w:val="en-US"/>
        </w:rPr>
        <w:t xml:space="preserve">Values </w:t>
      </w:r>
      <w:r>
        <w:rPr>
          <w:i/>
          <w:lang w:val="en-US"/>
        </w:rPr>
        <w:t xml:space="preserve">may </w:t>
      </w:r>
      <w:r w:rsidRPr="000A50AD">
        <w:rPr>
          <w:i/>
          <w:lang w:val="en-US"/>
        </w:rPr>
        <w:t>differ per sensor type.</w:t>
      </w:r>
    </w:p>
    <w:p w:rsidR="00394566" w:rsidRPr="000A50AD" w:rsidRDefault="00394566" w:rsidP="00394566">
      <w:pPr>
        <w:ind w:left="360"/>
        <w:jc w:val="center"/>
        <w:rPr>
          <w:lang w:val="en-US"/>
        </w:rPr>
      </w:pPr>
    </w:p>
    <w:p w:rsidR="00394566" w:rsidRPr="00E22AA8" w:rsidRDefault="00394566" w:rsidP="0031103D">
      <w:pPr>
        <w:pStyle w:val="Kop4"/>
        <w:numPr>
          <w:ilvl w:val="3"/>
          <w:numId w:val="3"/>
        </w:numPr>
        <w:rPr>
          <w:lang w:val="en-US"/>
        </w:rPr>
      </w:pPr>
      <w:bookmarkStart w:id="162" w:name="_Toc346630944"/>
      <w:bookmarkStart w:id="163" w:name="_Toc375561245"/>
      <w:r w:rsidRPr="007F32A8">
        <w:rPr>
          <w:lang w:val="en-US"/>
        </w:rPr>
        <w:t>Sender</w:t>
      </w:r>
      <w:bookmarkEnd w:id="162"/>
      <w:bookmarkEnd w:id="163"/>
    </w:p>
    <w:p w:rsidR="00394566" w:rsidRDefault="00394566" w:rsidP="00394566">
      <w:pPr>
        <w:ind w:left="720"/>
        <w:rPr>
          <w:lang w:val="en-US"/>
        </w:rPr>
      </w:pPr>
      <w:r>
        <w:rPr>
          <w:b/>
          <w:lang w:val="en-US"/>
        </w:rPr>
        <w:br/>
      </w:r>
      <w:r>
        <w:rPr>
          <w:lang w:val="en-US"/>
        </w:rPr>
        <w:t xml:space="preserve">The “Sender” box (see </w:t>
      </w:r>
      <w:r>
        <w:rPr>
          <w:lang w:val="en-US"/>
        </w:rPr>
        <w:fldChar w:fldCharType="begin"/>
      </w:r>
      <w:r>
        <w:rPr>
          <w:lang w:val="en-US"/>
        </w:rPr>
        <w:instrText xml:space="preserve"> REF _Ref263409321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18</w:t>
      </w:r>
      <w:r>
        <w:rPr>
          <w:lang w:val="en-US"/>
        </w:rPr>
        <w:fldChar w:fldCharType="end"/>
      </w:r>
      <w:r>
        <w:rPr>
          <w:lang w:val="en-US"/>
        </w:rPr>
        <w:t xml:space="preserve">) displays the device name where the data is coming from. If the sender field shows “Not available” indicates that that the sensor isn’t giving any data (for a reason why it is not giving data, check the troubleshooting section). </w:t>
      </w:r>
      <w:r>
        <w:rPr>
          <w:lang w:val="en-US"/>
        </w:rPr>
        <w:br/>
        <w:t>Other items you can see in the box “sender” are: NMEA,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Modbus</w:t>
      </w:r>
      <w:r>
        <w:rPr>
          <w:lang w:val="en-US"/>
        </w:rPr>
        <w:fldChar w:fldCharType="begin"/>
      </w:r>
      <w:r>
        <w:rPr>
          <w:lang w:val="en-US"/>
        </w:rPr>
        <w:instrText xml:space="preserve"> XE "</w:instrText>
      </w:r>
      <w:r w:rsidRPr="00CA46A0">
        <w:rPr>
          <w:lang w:val="en-US"/>
        </w:rPr>
        <w:instrText>Modbus"</w:instrText>
      </w:r>
      <w:r>
        <w:rPr>
          <w:lang w:val="en-US"/>
        </w:rPr>
        <w:instrText xml:space="preserve"> </w:instrText>
      </w:r>
      <w:r>
        <w:rPr>
          <w:lang w:val="en-US"/>
        </w:rPr>
        <w:fldChar w:fldCharType="end"/>
      </w:r>
      <w:r>
        <w:rPr>
          <w:lang w:val="en-US"/>
        </w:rPr>
        <w:t>, Calculated in, etc. this gives you an indication where the signal is coming from.</w:t>
      </w:r>
    </w:p>
    <w:p w:rsidR="00394566" w:rsidRDefault="00394566" w:rsidP="00394566">
      <w:pPr>
        <w:rPr>
          <w:lang w:val="en-US"/>
        </w:rPr>
      </w:pPr>
    </w:p>
    <w:p w:rsidR="00394566" w:rsidRDefault="00394566" w:rsidP="00394566">
      <w:pPr>
        <w:keepNext/>
      </w:pPr>
      <w:r>
        <w:rPr>
          <w:noProof/>
          <w:lang w:val="nl-NL" w:eastAsia="nl-NL"/>
        </w:rPr>
        <w:drawing>
          <wp:inline distT="0" distB="0" distL="0" distR="0" wp14:anchorId="16883E96" wp14:editId="03D5C581">
            <wp:extent cx="4819650" cy="2105025"/>
            <wp:effectExtent l="19050" t="0" r="0" b="0"/>
            <wp:docPr id="40" name="Afbeelding 40" descr="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ݱ°"/>
                    <pic:cNvPicPr>
                      <a:picLocks noChangeAspect="1" noChangeArrowheads="1"/>
                    </pic:cNvPicPr>
                  </pic:nvPicPr>
                  <pic:blipFill>
                    <a:blip r:embed="rId40" cstate="print"/>
                    <a:srcRect/>
                    <a:stretch>
                      <a:fillRect/>
                    </a:stretch>
                  </pic:blipFill>
                  <pic:spPr bwMode="auto">
                    <a:xfrm>
                      <a:off x="0" y="0"/>
                      <a:ext cx="4819650" cy="2105025"/>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164" w:name="_Ref263409321"/>
      <w:bookmarkStart w:id="165" w:name="_Toc346631169"/>
      <w:bookmarkStart w:id="166" w:name="_Toc375561369"/>
      <w:r w:rsidRPr="00D92197">
        <w:t xml:space="preserve">Figure </w:t>
      </w:r>
      <w:fldSimple w:instr=" STYLEREF 1 \s ">
        <w:r w:rsidR="00C91965">
          <w:rPr>
            <w:noProof/>
          </w:rPr>
          <w:t>5</w:t>
        </w:r>
      </w:fldSimple>
      <w:r w:rsidR="00F7104D">
        <w:noBreakHyphen/>
      </w:r>
      <w:fldSimple w:instr=" SEQ Figure \* ARABIC \s 1 ">
        <w:r w:rsidR="00C91965">
          <w:rPr>
            <w:noProof/>
          </w:rPr>
          <w:t>18</w:t>
        </w:r>
      </w:fldSimple>
      <w:bookmarkEnd w:id="164"/>
      <w:r w:rsidRPr="00D92197">
        <w:t>: Sender box</w:t>
      </w:r>
      <w:bookmarkEnd w:id="165"/>
      <w:bookmarkEnd w:id="166"/>
    </w:p>
    <w:p w:rsidR="00394566" w:rsidRPr="002E7BC9" w:rsidRDefault="00394566" w:rsidP="00394566">
      <w:pPr>
        <w:pStyle w:val="Text"/>
      </w:pPr>
    </w:p>
    <w:p w:rsidR="00394566" w:rsidRDefault="00394566" w:rsidP="0031103D">
      <w:pPr>
        <w:pStyle w:val="Kop3"/>
        <w:numPr>
          <w:ilvl w:val="2"/>
          <w:numId w:val="3"/>
        </w:numPr>
        <w:rPr>
          <w:lang w:val="en-US"/>
        </w:rPr>
      </w:pPr>
      <w:r>
        <w:rPr>
          <w:lang w:val="en-US"/>
        </w:rPr>
        <w:br w:type="page"/>
      </w:r>
      <w:bookmarkStart w:id="167" w:name="_Toc346630945"/>
      <w:bookmarkStart w:id="168" w:name="_Toc375561246"/>
      <w:r>
        <w:rPr>
          <w:lang w:val="en-US"/>
        </w:rPr>
        <w:lastRenderedPageBreak/>
        <w:t>Comment</w:t>
      </w:r>
      <w:bookmarkEnd w:id="167"/>
      <w:bookmarkEnd w:id="168"/>
    </w:p>
    <w:p w:rsidR="00394566" w:rsidRPr="004D1A43" w:rsidRDefault="00394566" w:rsidP="00394566">
      <w:pPr>
        <w:pStyle w:val="Text"/>
      </w:pPr>
      <w:r>
        <w:rPr>
          <w:rStyle w:val="TextChar"/>
          <w:rFonts w:eastAsiaTheme="majorEastAsia"/>
        </w:rPr>
        <w:t>In the “C</w:t>
      </w:r>
      <w:r w:rsidRPr="002E7BC9">
        <w:rPr>
          <w:rStyle w:val="TextChar"/>
          <w:rFonts w:eastAsiaTheme="majorEastAsia"/>
        </w:rPr>
        <w:t>omment</w:t>
      </w:r>
      <w:r>
        <w:rPr>
          <w:rStyle w:val="TextChar"/>
          <w:rFonts w:eastAsiaTheme="majorEastAsia"/>
        </w:rPr>
        <w:t>”</w:t>
      </w:r>
      <w:r w:rsidRPr="002E7BC9">
        <w:rPr>
          <w:rStyle w:val="TextChar"/>
          <w:rFonts w:eastAsiaTheme="majorEastAsia"/>
        </w:rPr>
        <w:t xml:space="preserve"> section you can change the names of different fields to get an overall clarity. These names can be changed for the clarity in an instrument or a logbook if the sensor has an explicit name. Sometimes you have t</w:t>
      </w:r>
      <w:r>
        <w:rPr>
          <w:rStyle w:val="TextChar"/>
          <w:rFonts w:eastAsiaTheme="majorEastAsia"/>
        </w:rPr>
        <w:t>o use an auxiliary field when</w:t>
      </w:r>
      <w:r w:rsidRPr="002E7BC9">
        <w:rPr>
          <w:rStyle w:val="TextChar"/>
          <w:rFonts w:eastAsiaTheme="majorEastAsia"/>
        </w:rPr>
        <w:t xml:space="preserve"> the name for that sensor is not availa</w:t>
      </w:r>
      <w:r>
        <w:rPr>
          <w:rStyle w:val="TextChar"/>
          <w:rFonts w:eastAsiaTheme="majorEastAsia"/>
        </w:rPr>
        <w:t>ble.</w:t>
      </w:r>
      <w:r>
        <w:rPr>
          <w:lang w:val="en-US"/>
        </w:rPr>
        <w:br/>
      </w:r>
    </w:p>
    <w:p w:rsidR="00394566" w:rsidRDefault="00394566" w:rsidP="00394566">
      <w:pPr>
        <w:keepNext/>
      </w:pPr>
      <w:r>
        <w:rPr>
          <w:noProof/>
          <w:lang w:val="nl-NL" w:eastAsia="nl-NL"/>
        </w:rPr>
        <w:drawing>
          <wp:inline distT="0" distB="0" distL="0" distR="0" wp14:anchorId="3B06A481" wp14:editId="08E1BD03">
            <wp:extent cx="5743575" cy="1828800"/>
            <wp:effectExtent l="19050" t="0" r="9525" b="0"/>
            <wp:docPr id="4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41" cstate="print"/>
                    <a:srcRect/>
                    <a:stretch>
                      <a:fillRect/>
                    </a:stretch>
                  </pic:blipFill>
                  <pic:spPr bwMode="auto">
                    <a:xfrm>
                      <a:off x="0" y="0"/>
                      <a:ext cx="5743575" cy="1828800"/>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169" w:name="_Toc346631170"/>
      <w:bookmarkStart w:id="170" w:name="_Toc375561370"/>
      <w:r w:rsidRPr="00D92197">
        <w:t xml:space="preserve">Figure </w:t>
      </w:r>
      <w:fldSimple w:instr=" STYLEREF 1 \s ">
        <w:r w:rsidR="00C91965">
          <w:rPr>
            <w:noProof/>
          </w:rPr>
          <w:t>5</w:t>
        </w:r>
      </w:fldSimple>
      <w:r w:rsidR="00F7104D">
        <w:noBreakHyphen/>
      </w:r>
      <w:fldSimple w:instr=" SEQ Figure \* ARABIC \s 1 ">
        <w:r w:rsidR="00C91965">
          <w:rPr>
            <w:noProof/>
          </w:rPr>
          <w:t>19</w:t>
        </w:r>
      </w:fldSimple>
      <w:r w:rsidRPr="00D92197">
        <w:t>: Comment</w:t>
      </w:r>
      <w:bookmarkEnd w:id="169"/>
      <w:bookmarkEnd w:id="170"/>
    </w:p>
    <w:p w:rsidR="00394566" w:rsidRPr="00E22AA8" w:rsidRDefault="00394566" w:rsidP="0031103D">
      <w:pPr>
        <w:pStyle w:val="Kop4"/>
        <w:numPr>
          <w:ilvl w:val="3"/>
          <w:numId w:val="3"/>
        </w:numPr>
        <w:rPr>
          <w:lang w:val="en-US"/>
        </w:rPr>
      </w:pPr>
      <w:bookmarkStart w:id="171" w:name="_Toc346630946"/>
      <w:bookmarkStart w:id="172" w:name="_Toc375561247"/>
      <w:r w:rsidRPr="00AC0E7D">
        <w:rPr>
          <w:lang w:val="en-US"/>
        </w:rPr>
        <w:t>Group label</w:t>
      </w:r>
      <w:bookmarkEnd w:id="171"/>
      <w:bookmarkEnd w:id="172"/>
    </w:p>
    <w:p w:rsidR="00394566" w:rsidRPr="00FD654F" w:rsidRDefault="00394566" w:rsidP="00394566">
      <w:pPr>
        <w:ind w:left="720"/>
        <w:rPr>
          <w:lang w:val="en-US"/>
        </w:rPr>
      </w:pPr>
      <w:r>
        <w:rPr>
          <w:b/>
          <w:lang w:val="en-US"/>
        </w:rPr>
        <w:br/>
      </w:r>
      <w:r>
        <w:rPr>
          <w:lang w:val="en-US"/>
        </w:rPr>
        <w:t xml:space="preserve">Via “Group label” you can assigns a field to a specific “Alarm” group. The name is written in full so there will be no misunderstanding. It is especially handy if you have different sensors, which are arranged in different groups. Once grouped, you change them in “Group label”. </w:t>
      </w:r>
      <w:r w:rsidRPr="00E90AA5">
        <w:rPr>
          <w:lang w:val="en-US"/>
        </w:rPr>
        <w:t>For more detailed information concerning alarm groups please refer to chapter “Alarm stations”.</w:t>
      </w:r>
    </w:p>
    <w:p w:rsidR="00394566" w:rsidRPr="00E22AA8" w:rsidRDefault="00394566" w:rsidP="0031103D">
      <w:pPr>
        <w:pStyle w:val="Kop4"/>
        <w:numPr>
          <w:ilvl w:val="3"/>
          <w:numId w:val="3"/>
        </w:numPr>
        <w:rPr>
          <w:lang w:val="en-US"/>
        </w:rPr>
      </w:pPr>
      <w:bookmarkStart w:id="173" w:name="_Toc346630947"/>
      <w:bookmarkStart w:id="174" w:name="_Toc375561248"/>
      <w:r w:rsidRPr="00A43DF1">
        <w:rPr>
          <w:lang w:val="en-US"/>
        </w:rPr>
        <w:t>Group label logbook</w:t>
      </w:r>
      <w:bookmarkEnd w:id="173"/>
      <w:bookmarkEnd w:id="174"/>
    </w:p>
    <w:p w:rsidR="00394566" w:rsidRDefault="00394566" w:rsidP="00394566">
      <w:pPr>
        <w:ind w:left="720"/>
        <w:rPr>
          <w:lang w:val="en-US"/>
        </w:rPr>
      </w:pPr>
      <w:r>
        <w:rPr>
          <w:lang w:val="en-US"/>
        </w:rPr>
        <w:br/>
        <w:t>is the label that is shown in the logbook (see chapter logbook). To save space you type an abbreviation of the group label. This is helpful to check in the logbook. All the alarms in the Logbook</w:t>
      </w:r>
      <w:r>
        <w:rPr>
          <w:lang w:val="en-US"/>
        </w:rPr>
        <w:fldChar w:fldCharType="begin"/>
      </w:r>
      <w:r>
        <w:rPr>
          <w:lang w:val="en-US"/>
        </w:rPr>
        <w:instrText xml:space="preserve"> XE "</w:instrText>
      </w:r>
      <w:r w:rsidRPr="00CA46A0">
        <w:rPr>
          <w:lang w:val="en-US"/>
        </w:rPr>
        <w:instrText>Logbook"</w:instrText>
      </w:r>
      <w:r>
        <w:rPr>
          <w:lang w:val="en-US"/>
        </w:rPr>
        <w:instrText xml:space="preserve"> </w:instrText>
      </w:r>
      <w:r>
        <w:rPr>
          <w:lang w:val="en-US"/>
        </w:rPr>
        <w:fldChar w:fldCharType="end"/>
      </w:r>
      <w:r>
        <w:rPr>
          <w:lang w:val="en-US"/>
        </w:rPr>
        <w:t xml:space="preserve"> will have a group available so it is distinct where to place the alarm.</w:t>
      </w:r>
    </w:p>
    <w:p w:rsidR="00394566" w:rsidRPr="00E22AA8" w:rsidRDefault="00394566" w:rsidP="0031103D">
      <w:pPr>
        <w:pStyle w:val="Kop4"/>
        <w:numPr>
          <w:ilvl w:val="3"/>
          <w:numId w:val="3"/>
        </w:numPr>
        <w:rPr>
          <w:lang w:val="en-US"/>
        </w:rPr>
      </w:pPr>
      <w:bookmarkStart w:id="175" w:name="_Toc346630948"/>
      <w:bookmarkStart w:id="176" w:name="_Toc375561249"/>
      <w:r w:rsidRPr="002863B6">
        <w:rPr>
          <w:lang w:val="en-US"/>
        </w:rPr>
        <w:t>Field label</w:t>
      </w:r>
      <w:bookmarkEnd w:id="175"/>
      <w:bookmarkEnd w:id="176"/>
    </w:p>
    <w:p w:rsidR="00394566" w:rsidRDefault="00394566" w:rsidP="00394566">
      <w:pPr>
        <w:ind w:left="720"/>
        <w:rPr>
          <w:lang w:val="en-US"/>
        </w:rPr>
      </w:pPr>
      <w:r>
        <w:rPr>
          <w:b/>
          <w:lang w:val="en-US"/>
        </w:rPr>
        <w:br/>
      </w:r>
      <w:r>
        <w:rPr>
          <w:lang w:val="en-US"/>
        </w:rPr>
        <w:t>The field label is the exact indication of the sensor. For every sensor in FT NavVision®  you need a unique ID. That ID is the field label. Whether it is already preprogrammed or you rename an auxiliary field, that field label represents from then on the sensor. Knowing this, NavVision can connect this sensor to an instrument, calculate with it etc. mostly you will see the representation of this field label in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(see Wago), but it is possible you find it in other, programming or calibration files.</w:t>
      </w:r>
    </w:p>
    <w:p w:rsidR="00394566" w:rsidRPr="00E22AA8" w:rsidRDefault="00394566" w:rsidP="0031103D">
      <w:pPr>
        <w:pStyle w:val="Kop4"/>
        <w:numPr>
          <w:ilvl w:val="3"/>
          <w:numId w:val="3"/>
        </w:numPr>
        <w:rPr>
          <w:lang w:val="en-US"/>
        </w:rPr>
      </w:pPr>
      <w:bookmarkStart w:id="177" w:name="_Toc346630949"/>
      <w:bookmarkStart w:id="178" w:name="_Toc375561250"/>
      <w:r w:rsidRPr="00CB0194">
        <w:rPr>
          <w:lang w:val="en-US"/>
        </w:rPr>
        <w:t>Field label instrument</w:t>
      </w:r>
      <w:bookmarkEnd w:id="177"/>
      <w:bookmarkEnd w:id="178"/>
    </w:p>
    <w:p w:rsidR="00394566" w:rsidRDefault="00394566" w:rsidP="00394566">
      <w:pPr>
        <w:ind w:left="720"/>
        <w:rPr>
          <w:lang w:val="en-US"/>
        </w:rPr>
      </w:pPr>
      <w:r>
        <w:rPr>
          <w:b/>
          <w:lang w:val="en-US"/>
        </w:rPr>
        <w:br/>
      </w:r>
      <w:r w:rsidRPr="00D326A6">
        <w:rPr>
          <w:lang w:val="en-US"/>
        </w:rPr>
        <w:t>T</w:t>
      </w:r>
      <w:r w:rsidRPr="00527809">
        <w:rPr>
          <w:lang w:val="en-US"/>
        </w:rPr>
        <w:t xml:space="preserve">he name of the sensor </w:t>
      </w:r>
      <w:r>
        <w:rPr>
          <w:lang w:val="en-US"/>
        </w:rPr>
        <w:t xml:space="preserve">showed </w:t>
      </w:r>
      <w:r w:rsidRPr="00527809">
        <w:rPr>
          <w:lang w:val="en-US"/>
        </w:rPr>
        <w:t>in the instrument</w:t>
      </w:r>
      <w:r>
        <w:rPr>
          <w:lang w:val="en-US"/>
        </w:rPr>
        <w:t xml:space="preserve"> is set in the field label instrument. While there isn’t always that much space in an instrument, we use an abbreviation of the “Field label”. If you have to make up a name yourself be sure to choose a name that is representing the sensor and is clear, even in the abbreviation.</w:t>
      </w:r>
    </w:p>
    <w:p w:rsidR="00394566" w:rsidRDefault="00394566" w:rsidP="0031103D">
      <w:pPr>
        <w:pStyle w:val="Kop3"/>
        <w:numPr>
          <w:ilvl w:val="2"/>
          <w:numId w:val="3"/>
        </w:numPr>
        <w:rPr>
          <w:lang w:val="en-US"/>
        </w:rPr>
      </w:pPr>
      <w:bookmarkStart w:id="179" w:name="_Toc346630950"/>
      <w:bookmarkStart w:id="180" w:name="_Toc275956016"/>
      <w:bookmarkStart w:id="181" w:name="_Toc375561251"/>
      <w:r>
        <w:rPr>
          <w:lang w:val="en-US"/>
        </w:rPr>
        <w:lastRenderedPageBreak/>
        <w:t>Auto Switch</w:t>
      </w:r>
      <w:bookmarkEnd w:id="179"/>
      <w:bookmarkEnd w:id="181"/>
    </w:p>
    <w:p w:rsidR="00394566" w:rsidRDefault="00394566" w:rsidP="0031103D">
      <w:pPr>
        <w:pStyle w:val="Kop4"/>
        <w:numPr>
          <w:ilvl w:val="3"/>
          <w:numId w:val="3"/>
        </w:numPr>
        <w:rPr>
          <w:lang w:val="en-US"/>
        </w:rPr>
      </w:pPr>
      <w:bookmarkStart w:id="182" w:name="_Toc346630951"/>
      <w:bookmarkStart w:id="183" w:name="_Toc375561252"/>
      <w:r>
        <w:rPr>
          <w:lang w:val="en-US"/>
        </w:rPr>
        <w:t>General</w:t>
      </w:r>
      <w:bookmarkEnd w:id="182"/>
      <w:bookmarkEnd w:id="183"/>
    </w:p>
    <w:p w:rsidR="00394566" w:rsidRDefault="00394566" w:rsidP="00394566">
      <w:pPr>
        <w:rPr>
          <w:lang w:val="en-US"/>
        </w:rPr>
      </w:pPr>
      <w:r>
        <w:rPr>
          <w:lang w:val="en-US"/>
        </w:rPr>
        <w:t>Under auto switch you can automate some of the actions of I/O in a decent easy manner, without knowledge of PLC</w:t>
      </w:r>
      <w:r>
        <w:rPr>
          <w:lang w:val="en-US"/>
        </w:rPr>
        <w:fldChar w:fldCharType="begin"/>
      </w:r>
      <w:r>
        <w:rPr>
          <w:lang w:val="en-US"/>
        </w:rPr>
        <w:instrText xml:space="preserve"> XE "</w:instrText>
      </w:r>
      <w:r w:rsidRPr="00CA46A0">
        <w:rPr>
          <w:lang w:val="en-US"/>
        </w:rPr>
        <w:instrText>PLC"</w:instrText>
      </w:r>
      <w:r>
        <w:rPr>
          <w:lang w:val="en-US"/>
        </w:rPr>
        <w:instrText xml:space="preserve"> </w:instrText>
      </w:r>
      <w:r>
        <w:rPr>
          <w:lang w:val="en-US"/>
        </w:rPr>
        <w:fldChar w:fldCharType="end"/>
      </w:r>
      <w:r>
        <w:rPr>
          <w:lang w:val="en-US"/>
        </w:rPr>
        <w:t xml:space="preserve"> programming. It is used to make small automations within the program.</w:t>
      </w:r>
    </w:p>
    <w:p w:rsidR="00394566" w:rsidRDefault="00394566" w:rsidP="0031103D">
      <w:pPr>
        <w:pStyle w:val="Kop4"/>
        <w:numPr>
          <w:ilvl w:val="3"/>
          <w:numId w:val="3"/>
        </w:numPr>
        <w:rPr>
          <w:lang w:val="en-US"/>
        </w:rPr>
      </w:pPr>
      <w:bookmarkStart w:id="184" w:name="_Toc346630952"/>
      <w:bookmarkStart w:id="185" w:name="_Toc375561253"/>
      <w:proofErr w:type="spellStart"/>
      <w:r>
        <w:rPr>
          <w:lang w:val="en-US"/>
        </w:rPr>
        <w:t>Autoswitch</w:t>
      </w:r>
      <w:proofErr w:type="spellEnd"/>
      <w:r>
        <w:rPr>
          <w:lang w:val="en-US"/>
        </w:rPr>
        <w:t xml:space="preserve"> Method</w:t>
      </w:r>
      <w:bookmarkEnd w:id="184"/>
      <w:bookmarkEnd w:id="185"/>
    </w:p>
    <w:p w:rsidR="00394566" w:rsidRPr="00632351" w:rsidRDefault="00394566" w:rsidP="00394566">
      <w:pPr>
        <w:rPr>
          <w:lang w:val="en-US"/>
        </w:rPr>
      </w:pPr>
    </w:p>
    <w:p w:rsidR="00394566" w:rsidRDefault="00394566" w:rsidP="00394566">
      <w:pPr>
        <w:rPr>
          <w:lang w:val="en-US"/>
        </w:rPr>
      </w:pPr>
      <w:r>
        <w:rPr>
          <w:noProof/>
          <w:lang w:val="nl-NL" w:eastAsia="nl-NL"/>
        </w:rPr>
        <w:drawing>
          <wp:inline distT="0" distB="0" distL="0" distR="0" wp14:anchorId="353B754A" wp14:editId="450F6A87">
            <wp:extent cx="3705225" cy="1066800"/>
            <wp:effectExtent l="0" t="0" r="952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05225" cy="1066800"/>
                    </a:xfrm>
                    <a:prstGeom prst="rect">
                      <a:avLst/>
                    </a:prstGeom>
                  </pic:spPr>
                </pic:pic>
              </a:graphicData>
            </a:graphic>
          </wp:inline>
        </w:drawing>
      </w:r>
    </w:p>
    <w:p w:rsidR="00394566" w:rsidRPr="00053426" w:rsidRDefault="00394566" w:rsidP="00394566">
      <w:pPr>
        <w:pStyle w:val="Onderschrift"/>
      </w:pPr>
      <w:bookmarkStart w:id="186" w:name="_Toc346631171"/>
      <w:bookmarkStart w:id="187" w:name="_Toc375561371"/>
      <w:r>
        <w:t xml:space="preserve">Figure </w:t>
      </w:r>
      <w:fldSimple w:instr=" STYLEREF 1 \s ">
        <w:r w:rsidR="00C91965">
          <w:rPr>
            <w:noProof/>
          </w:rPr>
          <w:t>5</w:t>
        </w:r>
      </w:fldSimple>
      <w:r w:rsidR="00F7104D">
        <w:noBreakHyphen/>
      </w:r>
      <w:fldSimple w:instr=" SEQ Figure \* ARABIC \s 1 ">
        <w:r w:rsidR="00C91965">
          <w:rPr>
            <w:noProof/>
          </w:rPr>
          <w:t>20</w:t>
        </w:r>
      </w:fldSimple>
      <w:r>
        <w:t xml:space="preserve">: </w:t>
      </w:r>
      <w:proofErr w:type="spellStart"/>
      <w:r>
        <w:t>Autoswitch</w:t>
      </w:r>
      <w:bookmarkEnd w:id="186"/>
      <w:bookmarkEnd w:id="187"/>
      <w:proofErr w:type="spellEnd"/>
      <w:r>
        <w:t xml:space="preserve"> </w:t>
      </w:r>
      <w:r w:rsidRPr="00053426">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394566" w:rsidRPr="00281C08" w:rsidTr="00394566">
        <w:tc>
          <w:tcPr>
            <w:tcW w:w="2376" w:type="dxa"/>
            <w:shd w:val="clear" w:color="auto" w:fill="0C0C0C"/>
          </w:tcPr>
          <w:p w:rsidR="00394566" w:rsidRPr="00281C08" w:rsidRDefault="00394566" w:rsidP="00394566">
            <w:pPr>
              <w:rPr>
                <w:b/>
                <w:lang w:val="en-US"/>
              </w:rPr>
            </w:pPr>
            <w:proofErr w:type="spellStart"/>
            <w:r>
              <w:rPr>
                <w:b/>
                <w:lang w:val="en-US"/>
              </w:rPr>
              <w:t>Autoswitch</w:t>
            </w:r>
            <w:proofErr w:type="spellEnd"/>
            <w:r>
              <w:rPr>
                <w:b/>
                <w:lang w:val="en-US"/>
              </w:rPr>
              <w:t xml:space="preserve"> option</w:t>
            </w:r>
          </w:p>
        </w:tc>
        <w:tc>
          <w:tcPr>
            <w:tcW w:w="6836" w:type="dxa"/>
            <w:shd w:val="clear" w:color="auto" w:fill="0C0C0C"/>
          </w:tcPr>
          <w:p w:rsidR="00394566" w:rsidRPr="00281C08" w:rsidRDefault="00394566" w:rsidP="00394566">
            <w:pPr>
              <w:rPr>
                <w:b/>
                <w:lang w:val="en-US"/>
              </w:rPr>
            </w:pPr>
            <w:r w:rsidRPr="00281C08">
              <w:rPr>
                <w:b/>
                <w:lang w:val="en-US"/>
              </w:rPr>
              <w:t xml:space="preserve">Explanation </w:t>
            </w:r>
          </w:p>
        </w:tc>
      </w:tr>
      <w:tr w:rsidR="00394566" w:rsidRPr="000F200F" w:rsidTr="00394566">
        <w:tc>
          <w:tcPr>
            <w:tcW w:w="2376" w:type="dxa"/>
          </w:tcPr>
          <w:p w:rsidR="00394566" w:rsidRPr="009417AF" w:rsidRDefault="00394566" w:rsidP="00394566">
            <w:pPr>
              <w:rPr>
                <w:lang w:val="en-US"/>
              </w:rPr>
            </w:pPr>
            <w:proofErr w:type="spellStart"/>
            <w:r>
              <w:rPr>
                <w:lang w:val="en-US"/>
              </w:rPr>
              <w:t>Autoswitch</w:t>
            </w:r>
            <w:proofErr w:type="spellEnd"/>
            <w:r>
              <w:rPr>
                <w:lang w:val="en-US"/>
              </w:rPr>
              <w:t xml:space="preserve"> Method</w:t>
            </w:r>
          </w:p>
        </w:tc>
        <w:tc>
          <w:tcPr>
            <w:tcW w:w="6836" w:type="dxa"/>
          </w:tcPr>
          <w:p w:rsidR="00394566" w:rsidRDefault="00394566" w:rsidP="00394566">
            <w:pPr>
              <w:rPr>
                <w:lang w:val="en-US"/>
              </w:rPr>
            </w:pPr>
            <w:r>
              <w:rPr>
                <w:lang w:val="en-US"/>
              </w:rPr>
              <w:t>Here you choose how the switch works</w:t>
            </w:r>
          </w:p>
          <w:p w:rsidR="00394566" w:rsidRDefault="00394566" w:rsidP="00394566">
            <w:pPr>
              <w:rPr>
                <w:lang w:val="en-US"/>
              </w:rPr>
            </w:pPr>
            <w:r>
              <w:rPr>
                <w:lang w:val="en-US"/>
              </w:rPr>
              <w:t>Disabled: not working</w:t>
            </w:r>
          </w:p>
          <w:p w:rsidR="00394566" w:rsidRDefault="00394566" w:rsidP="00394566">
            <w:pPr>
              <w:rPr>
                <w:lang w:val="en-US"/>
              </w:rPr>
            </w:pPr>
            <w:r>
              <w:rPr>
                <w:lang w:val="en-US"/>
              </w:rPr>
              <w:t>Set over Reset: Set is standard position</w:t>
            </w:r>
          </w:p>
          <w:p w:rsidR="00394566" w:rsidRDefault="00394566" w:rsidP="00394566">
            <w:pPr>
              <w:rPr>
                <w:lang w:val="en-US"/>
              </w:rPr>
            </w:pPr>
            <w:r>
              <w:rPr>
                <w:lang w:val="en-US"/>
              </w:rPr>
              <w:t>Reset over Set: Reset is standard position</w:t>
            </w:r>
          </w:p>
          <w:p w:rsidR="00394566" w:rsidRPr="009417AF" w:rsidRDefault="00394566" w:rsidP="00394566">
            <w:pPr>
              <w:rPr>
                <w:lang w:val="en-US"/>
              </w:rPr>
            </w:pPr>
            <w:r>
              <w:rPr>
                <w:lang w:val="en-US"/>
              </w:rPr>
              <w:t>Mimic Switch: for use in a mimic without attached sensor</w:t>
            </w:r>
          </w:p>
        </w:tc>
      </w:tr>
      <w:tr w:rsidR="00394566" w:rsidRPr="000F200F" w:rsidTr="00394566">
        <w:tc>
          <w:tcPr>
            <w:tcW w:w="2376" w:type="dxa"/>
          </w:tcPr>
          <w:p w:rsidR="00394566" w:rsidRPr="009417AF" w:rsidRDefault="00394566" w:rsidP="00394566">
            <w:pPr>
              <w:rPr>
                <w:lang w:val="en-US"/>
              </w:rPr>
            </w:pPr>
            <w:r>
              <w:rPr>
                <w:lang w:val="en-US"/>
              </w:rPr>
              <w:t>Set Delay</w:t>
            </w:r>
          </w:p>
        </w:tc>
        <w:tc>
          <w:tcPr>
            <w:tcW w:w="6836" w:type="dxa"/>
          </w:tcPr>
          <w:p w:rsidR="00394566" w:rsidRPr="009417AF" w:rsidRDefault="00394566" w:rsidP="00394566">
            <w:pPr>
              <w:rPr>
                <w:lang w:val="en-US"/>
              </w:rPr>
            </w:pPr>
            <w:r>
              <w:rPr>
                <w:lang w:val="en-US"/>
              </w:rPr>
              <w:t>Delay time for Set condition</w:t>
            </w:r>
          </w:p>
        </w:tc>
      </w:tr>
      <w:tr w:rsidR="00394566" w:rsidRPr="000F200F" w:rsidTr="00394566">
        <w:tc>
          <w:tcPr>
            <w:tcW w:w="2376" w:type="dxa"/>
          </w:tcPr>
          <w:p w:rsidR="00394566" w:rsidRPr="009417AF" w:rsidRDefault="00394566" w:rsidP="00394566">
            <w:pPr>
              <w:rPr>
                <w:lang w:val="en-US"/>
              </w:rPr>
            </w:pPr>
            <w:r>
              <w:rPr>
                <w:lang w:val="en-US"/>
              </w:rPr>
              <w:t>Reset Delay</w:t>
            </w:r>
          </w:p>
        </w:tc>
        <w:tc>
          <w:tcPr>
            <w:tcW w:w="6836" w:type="dxa"/>
          </w:tcPr>
          <w:p w:rsidR="00394566" w:rsidRPr="009417AF" w:rsidRDefault="00394566" w:rsidP="00394566">
            <w:pPr>
              <w:rPr>
                <w:lang w:val="en-US"/>
              </w:rPr>
            </w:pPr>
            <w:r>
              <w:rPr>
                <w:lang w:val="en-US"/>
              </w:rPr>
              <w:t>Delay time for Reset condition</w:t>
            </w:r>
          </w:p>
        </w:tc>
      </w:tr>
      <w:tr w:rsidR="00394566" w:rsidRPr="000F200F" w:rsidTr="00394566">
        <w:tc>
          <w:tcPr>
            <w:tcW w:w="2376" w:type="dxa"/>
          </w:tcPr>
          <w:p w:rsidR="00394566" w:rsidRPr="009417AF" w:rsidRDefault="00394566" w:rsidP="00394566">
            <w:pPr>
              <w:rPr>
                <w:lang w:val="en-US"/>
              </w:rPr>
            </w:pPr>
            <w:r>
              <w:rPr>
                <w:lang w:val="en-US"/>
              </w:rPr>
              <w:t>Set conditions</w:t>
            </w:r>
          </w:p>
        </w:tc>
        <w:tc>
          <w:tcPr>
            <w:tcW w:w="6836" w:type="dxa"/>
          </w:tcPr>
          <w:p w:rsidR="00394566" w:rsidRPr="009417AF" w:rsidRDefault="00394566" w:rsidP="00394566">
            <w:pPr>
              <w:rPr>
                <w:lang w:val="en-US"/>
              </w:rPr>
            </w:pPr>
            <w:r>
              <w:rPr>
                <w:lang w:val="en-US"/>
              </w:rPr>
              <w:t xml:space="preserve">Set conditions on how to react (see </w:t>
            </w:r>
            <w:r>
              <w:rPr>
                <w:lang w:val="en-US"/>
              </w:rPr>
              <w:fldChar w:fldCharType="begin"/>
            </w:r>
            <w:r>
              <w:rPr>
                <w:lang w:val="en-US"/>
              </w:rPr>
              <w:instrText xml:space="preserve"> REF _Ref333590749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21</w:t>
            </w:r>
            <w:r>
              <w:rPr>
                <w:lang w:val="en-US"/>
              </w:rPr>
              <w:fldChar w:fldCharType="end"/>
            </w:r>
            <w:r>
              <w:rPr>
                <w:lang w:val="en-US"/>
              </w:rPr>
              <w:t>)</w:t>
            </w:r>
          </w:p>
        </w:tc>
      </w:tr>
      <w:tr w:rsidR="00394566" w:rsidRPr="000F200F" w:rsidTr="00394566">
        <w:tc>
          <w:tcPr>
            <w:tcW w:w="2376" w:type="dxa"/>
          </w:tcPr>
          <w:p w:rsidR="00394566" w:rsidRPr="009417AF" w:rsidRDefault="00394566" w:rsidP="00394566">
            <w:pPr>
              <w:rPr>
                <w:lang w:val="en-US"/>
              </w:rPr>
            </w:pPr>
            <w:r>
              <w:rPr>
                <w:lang w:val="en-US"/>
              </w:rPr>
              <w:t>Reset conditions</w:t>
            </w:r>
          </w:p>
        </w:tc>
        <w:tc>
          <w:tcPr>
            <w:tcW w:w="6836" w:type="dxa"/>
          </w:tcPr>
          <w:p w:rsidR="00394566" w:rsidRPr="009417AF" w:rsidRDefault="00394566" w:rsidP="00394566">
            <w:pPr>
              <w:rPr>
                <w:lang w:val="en-US"/>
              </w:rPr>
            </w:pPr>
            <w:r>
              <w:rPr>
                <w:lang w:val="en-US"/>
              </w:rPr>
              <w:t xml:space="preserve">Set conditions on how to react (see </w:t>
            </w:r>
            <w:r>
              <w:rPr>
                <w:lang w:val="en-US"/>
              </w:rPr>
              <w:fldChar w:fldCharType="begin"/>
            </w:r>
            <w:r>
              <w:rPr>
                <w:lang w:val="en-US"/>
              </w:rPr>
              <w:instrText xml:space="preserve"> REF _Ref333590749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21</w:t>
            </w:r>
            <w:r>
              <w:rPr>
                <w:lang w:val="en-US"/>
              </w:rPr>
              <w:fldChar w:fldCharType="end"/>
            </w:r>
            <w:r>
              <w:rPr>
                <w:lang w:val="en-US"/>
              </w:rPr>
              <w:t>)</w:t>
            </w:r>
          </w:p>
        </w:tc>
      </w:tr>
    </w:tbl>
    <w:p w:rsidR="00C55DD3" w:rsidRDefault="00C55DD3" w:rsidP="00394566">
      <w:pPr>
        <w:rPr>
          <w:lang w:val="en-US"/>
        </w:rPr>
      </w:pPr>
    </w:p>
    <w:p w:rsidR="00C55DD3" w:rsidRDefault="00C55DD3" w:rsidP="00394566">
      <w:pPr>
        <w:rPr>
          <w:lang w:val="en-US"/>
        </w:rPr>
      </w:pPr>
    </w:p>
    <w:p w:rsidR="00394566" w:rsidRDefault="00394566" w:rsidP="00394566">
      <w:pPr>
        <w:rPr>
          <w:lang w:val="en-US"/>
        </w:rPr>
      </w:pPr>
      <w:r>
        <w:rPr>
          <w:noProof/>
          <w:lang w:val="nl-NL" w:eastAsia="nl-NL"/>
        </w:rPr>
        <w:drawing>
          <wp:inline distT="0" distB="0" distL="0" distR="0" wp14:anchorId="7B76A44A" wp14:editId="1189B6A1">
            <wp:extent cx="5939790" cy="2512065"/>
            <wp:effectExtent l="0" t="0" r="3810" b="254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790" cy="2512065"/>
                    </a:xfrm>
                    <a:prstGeom prst="rect">
                      <a:avLst/>
                    </a:prstGeom>
                  </pic:spPr>
                </pic:pic>
              </a:graphicData>
            </a:graphic>
          </wp:inline>
        </w:drawing>
      </w:r>
    </w:p>
    <w:p w:rsidR="00394566" w:rsidRDefault="00394566" w:rsidP="00394566">
      <w:pPr>
        <w:pStyle w:val="Onderschrift"/>
      </w:pPr>
      <w:bookmarkStart w:id="188" w:name="_Ref333590749"/>
      <w:bookmarkStart w:id="189" w:name="_Toc346631172"/>
      <w:bookmarkStart w:id="190" w:name="_Toc375561372"/>
      <w:r>
        <w:t xml:space="preserve">Figure </w:t>
      </w:r>
      <w:fldSimple w:instr=" STYLEREF 1 \s ">
        <w:r w:rsidR="00C91965">
          <w:rPr>
            <w:noProof/>
          </w:rPr>
          <w:t>5</w:t>
        </w:r>
      </w:fldSimple>
      <w:r w:rsidR="00F7104D">
        <w:noBreakHyphen/>
      </w:r>
      <w:fldSimple w:instr=" SEQ Figure \* ARABIC \s 1 ">
        <w:r w:rsidR="00C91965">
          <w:rPr>
            <w:noProof/>
          </w:rPr>
          <w:t>21</w:t>
        </w:r>
      </w:fldSimple>
      <w:bookmarkEnd w:id="188"/>
      <w:r>
        <w:t>: Auto Switch Conditions</w:t>
      </w:r>
      <w:bookmarkEnd w:id="189"/>
      <w:bookmarkEnd w:id="19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85"/>
        <w:gridCol w:w="6127"/>
      </w:tblGrid>
      <w:tr w:rsidR="00394566" w:rsidRPr="00281C08" w:rsidTr="00394566">
        <w:tc>
          <w:tcPr>
            <w:tcW w:w="3085" w:type="dxa"/>
            <w:shd w:val="clear" w:color="auto" w:fill="0C0C0C"/>
          </w:tcPr>
          <w:p w:rsidR="00394566" w:rsidRPr="00281C08" w:rsidRDefault="00394566" w:rsidP="00394566">
            <w:pPr>
              <w:rPr>
                <w:b/>
                <w:lang w:val="en-US"/>
              </w:rPr>
            </w:pPr>
            <w:proofErr w:type="spellStart"/>
            <w:r>
              <w:rPr>
                <w:b/>
                <w:lang w:val="en-US"/>
              </w:rPr>
              <w:t>Autoswitch</w:t>
            </w:r>
            <w:proofErr w:type="spellEnd"/>
            <w:r>
              <w:rPr>
                <w:b/>
                <w:lang w:val="en-US"/>
              </w:rPr>
              <w:t xml:space="preserve"> conditions</w:t>
            </w:r>
          </w:p>
        </w:tc>
        <w:tc>
          <w:tcPr>
            <w:tcW w:w="6127" w:type="dxa"/>
            <w:shd w:val="clear" w:color="auto" w:fill="0C0C0C"/>
          </w:tcPr>
          <w:p w:rsidR="00394566" w:rsidRPr="00281C08" w:rsidRDefault="00394566" w:rsidP="00394566">
            <w:pPr>
              <w:rPr>
                <w:b/>
                <w:lang w:val="en-US"/>
              </w:rPr>
            </w:pPr>
            <w:r w:rsidRPr="00281C08">
              <w:rPr>
                <w:b/>
                <w:lang w:val="en-US"/>
              </w:rPr>
              <w:t xml:space="preserve">Explanation </w:t>
            </w:r>
          </w:p>
        </w:tc>
      </w:tr>
      <w:tr w:rsidR="00394566" w:rsidRPr="000F200F" w:rsidTr="00394566">
        <w:tc>
          <w:tcPr>
            <w:tcW w:w="3085" w:type="dxa"/>
          </w:tcPr>
          <w:p w:rsidR="00394566" w:rsidRPr="009417AF" w:rsidRDefault="00394566" w:rsidP="00394566">
            <w:pPr>
              <w:rPr>
                <w:lang w:val="en-US"/>
              </w:rPr>
            </w:pPr>
            <w:r>
              <w:rPr>
                <w:lang w:val="en-US"/>
              </w:rPr>
              <w:t>Always turn switch on</w:t>
            </w:r>
          </w:p>
        </w:tc>
        <w:tc>
          <w:tcPr>
            <w:tcW w:w="6127" w:type="dxa"/>
          </w:tcPr>
          <w:p w:rsidR="00394566" w:rsidRPr="009417AF" w:rsidRDefault="00394566" w:rsidP="00394566">
            <w:pPr>
              <w:rPr>
                <w:lang w:val="en-US"/>
              </w:rPr>
            </w:pPr>
            <w:r>
              <w:rPr>
                <w:lang w:val="en-US"/>
              </w:rPr>
              <w:t>Switch is always on/visible</w:t>
            </w:r>
          </w:p>
        </w:tc>
      </w:tr>
      <w:tr w:rsidR="00394566" w:rsidRPr="000F200F" w:rsidTr="00394566">
        <w:tc>
          <w:tcPr>
            <w:tcW w:w="3085" w:type="dxa"/>
          </w:tcPr>
          <w:p w:rsidR="00394566" w:rsidRPr="009417AF" w:rsidRDefault="00394566" w:rsidP="00394566">
            <w:pPr>
              <w:rPr>
                <w:lang w:val="en-US"/>
              </w:rPr>
            </w:pPr>
            <w:r>
              <w:rPr>
                <w:lang w:val="en-US"/>
              </w:rPr>
              <w:t>Never turn switch on</w:t>
            </w:r>
          </w:p>
        </w:tc>
        <w:tc>
          <w:tcPr>
            <w:tcW w:w="6127" w:type="dxa"/>
          </w:tcPr>
          <w:p w:rsidR="00394566" w:rsidRPr="009417AF" w:rsidRDefault="00394566" w:rsidP="00394566">
            <w:pPr>
              <w:rPr>
                <w:lang w:val="en-US"/>
              </w:rPr>
            </w:pPr>
            <w:r>
              <w:rPr>
                <w:lang w:val="en-US"/>
              </w:rPr>
              <w:t>Switch is always off/</w:t>
            </w:r>
            <w:proofErr w:type="spellStart"/>
            <w:r>
              <w:rPr>
                <w:lang w:val="en-US"/>
              </w:rPr>
              <w:t>unvisible</w:t>
            </w:r>
            <w:proofErr w:type="spellEnd"/>
          </w:p>
        </w:tc>
      </w:tr>
      <w:tr w:rsidR="00394566" w:rsidRPr="000F200F" w:rsidTr="00394566">
        <w:tc>
          <w:tcPr>
            <w:tcW w:w="3085" w:type="dxa"/>
          </w:tcPr>
          <w:p w:rsidR="00394566" w:rsidRPr="009417AF" w:rsidRDefault="00394566" w:rsidP="00394566">
            <w:pPr>
              <w:rPr>
                <w:lang w:val="en-US"/>
              </w:rPr>
            </w:pPr>
            <w:r>
              <w:rPr>
                <w:lang w:val="en-US"/>
              </w:rPr>
              <w:t>Turn switch on when</w:t>
            </w:r>
          </w:p>
        </w:tc>
        <w:tc>
          <w:tcPr>
            <w:tcW w:w="6127" w:type="dxa"/>
          </w:tcPr>
          <w:p w:rsidR="00394566" w:rsidRPr="009417AF" w:rsidRDefault="00394566" w:rsidP="00394566">
            <w:pPr>
              <w:rPr>
                <w:lang w:val="en-US"/>
              </w:rPr>
            </w:pPr>
            <w:r>
              <w:rPr>
                <w:lang w:val="en-US"/>
              </w:rPr>
              <w:t>Let you add logic to turn a switch on</w:t>
            </w:r>
          </w:p>
        </w:tc>
      </w:tr>
      <w:tr w:rsidR="00394566" w:rsidRPr="000F200F" w:rsidTr="00394566">
        <w:tc>
          <w:tcPr>
            <w:tcW w:w="3085" w:type="dxa"/>
          </w:tcPr>
          <w:p w:rsidR="00394566" w:rsidRPr="009417AF" w:rsidRDefault="00394566" w:rsidP="00394566">
            <w:pPr>
              <w:rPr>
                <w:lang w:val="en-US"/>
              </w:rPr>
            </w:pPr>
            <w:r>
              <w:rPr>
                <w:lang w:val="en-US"/>
              </w:rPr>
              <w:t>Add Condition</w:t>
            </w:r>
          </w:p>
        </w:tc>
        <w:tc>
          <w:tcPr>
            <w:tcW w:w="6127" w:type="dxa"/>
          </w:tcPr>
          <w:p w:rsidR="00394566" w:rsidRPr="009417AF" w:rsidRDefault="00394566" w:rsidP="00394566">
            <w:pPr>
              <w:rPr>
                <w:lang w:val="en-US"/>
              </w:rPr>
            </w:pPr>
            <w:r>
              <w:rPr>
                <w:lang w:val="en-US"/>
              </w:rPr>
              <w:t>Alter the conditions that you need to make the switch work</w:t>
            </w:r>
          </w:p>
        </w:tc>
      </w:tr>
    </w:tbl>
    <w:p w:rsidR="00394566" w:rsidRDefault="00394566" w:rsidP="00394566">
      <w:pPr>
        <w:pStyle w:val="Kop3"/>
        <w:numPr>
          <w:ilvl w:val="0"/>
          <w:numId w:val="0"/>
        </w:numPr>
      </w:pPr>
    </w:p>
    <w:p w:rsidR="00394566" w:rsidRPr="00CA0364" w:rsidRDefault="00394566" w:rsidP="00394566">
      <w:pPr>
        <w:rPr>
          <w:lang w:val="en-US"/>
        </w:rPr>
      </w:pPr>
      <w:r w:rsidRPr="00CA0364">
        <w:rPr>
          <w:lang w:val="en-US"/>
        </w:rPr>
        <w:t xml:space="preserve">For example if you have a switch that turns on the bilge pump, you can also let it switch on when a certain event occur. So if you have a high alarm from that bilge, you can make the switch go on by saying so in the conditions field (see </w:t>
      </w:r>
      <w:r>
        <w:fldChar w:fldCharType="begin"/>
      </w:r>
      <w:r w:rsidRPr="00CA0364">
        <w:rPr>
          <w:lang w:val="en-US"/>
        </w:rPr>
        <w:instrText xml:space="preserve"> REF _Ref333591782 \h </w:instrText>
      </w:r>
      <w:r>
        <w:fldChar w:fldCharType="separate"/>
      </w:r>
      <w:r w:rsidR="00C91965">
        <w:t xml:space="preserve">Figure </w:t>
      </w:r>
      <w:r w:rsidR="00C91965">
        <w:rPr>
          <w:noProof/>
        </w:rPr>
        <w:t>5</w:t>
      </w:r>
      <w:r w:rsidR="00C91965">
        <w:noBreakHyphen/>
      </w:r>
      <w:r w:rsidR="00C91965">
        <w:rPr>
          <w:noProof/>
        </w:rPr>
        <w:t>22</w:t>
      </w:r>
      <w:r>
        <w:fldChar w:fldCharType="end"/>
      </w:r>
      <w:r w:rsidRPr="00CA0364">
        <w:rPr>
          <w:lang w:val="en-US"/>
        </w:rPr>
        <w:t>)</w:t>
      </w:r>
    </w:p>
    <w:p w:rsidR="00394566" w:rsidRPr="00CA0364" w:rsidRDefault="00394566" w:rsidP="00394566">
      <w:pPr>
        <w:rPr>
          <w:lang w:val="en-US"/>
        </w:rPr>
      </w:pPr>
    </w:p>
    <w:p w:rsidR="00394566" w:rsidRDefault="00394566" w:rsidP="00394566">
      <w:r>
        <w:rPr>
          <w:noProof/>
          <w:lang w:val="nl-NL" w:eastAsia="nl-NL"/>
        </w:rPr>
        <w:drawing>
          <wp:inline distT="0" distB="0" distL="0" distR="0" wp14:anchorId="6B2FE8D2" wp14:editId="2803B22F">
            <wp:extent cx="5939790" cy="2515854"/>
            <wp:effectExtent l="0" t="0" r="381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39790" cy="2515854"/>
                    </a:xfrm>
                    <a:prstGeom prst="rect">
                      <a:avLst/>
                    </a:prstGeom>
                  </pic:spPr>
                </pic:pic>
              </a:graphicData>
            </a:graphic>
          </wp:inline>
        </w:drawing>
      </w:r>
    </w:p>
    <w:p w:rsidR="00394566" w:rsidRDefault="00394566" w:rsidP="00394566">
      <w:pPr>
        <w:pStyle w:val="Onderschrift"/>
      </w:pPr>
      <w:bookmarkStart w:id="191" w:name="_Ref333591782"/>
      <w:bookmarkStart w:id="192" w:name="_Toc346631173"/>
      <w:bookmarkStart w:id="193" w:name="_Toc375561373"/>
      <w:r>
        <w:t xml:space="preserve">Figure </w:t>
      </w:r>
      <w:fldSimple w:instr=" STYLEREF 1 \s ">
        <w:r w:rsidR="00C91965">
          <w:rPr>
            <w:noProof/>
          </w:rPr>
          <w:t>5</w:t>
        </w:r>
      </w:fldSimple>
      <w:r w:rsidR="00F7104D">
        <w:noBreakHyphen/>
      </w:r>
      <w:fldSimple w:instr=" SEQ Figure \* ARABIC \s 1 ">
        <w:r w:rsidR="00C91965">
          <w:rPr>
            <w:noProof/>
          </w:rPr>
          <w:t>22</w:t>
        </w:r>
      </w:fldSimple>
      <w:bookmarkEnd w:id="191"/>
      <w:r>
        <w:t>: Auto Switch condition</w:t>
      </w:r>
      <w:bookmarkEnd w:id="192"/>
      <w:bookmarkEnd w:id="193"/>
    </w:p>
    <w:p w:rsidR="00394566" w:rsidRPr="00CD1949" w:rsidRDefault="00394566" w:rsidP="0031103D">
      <w:pPr>
        <w:pStyle w:val="Kop3"/>
        <w:numPr>
          <w:ilvl w:val="2"/>
          <w:numId w:val="3"/>
        </w:numPr>
      </w:pPr>
      <w:bookmarkStart w:id="194" w:name="_Toc346630953"/>
      <w:bookmarkStart w:id="195" w:name="_Toc375561254"/>
      <w:r w:rsidRPr="00CD1949">
        <w:t>Log</w:t>
      </w:r>
      <w:bookmarkEnd w:id="180"/>
      <w:bookmarkEnd w:id="194"/>
      <w:bookmarkEnd w:id="195"/>
    </w:p>
    <w:p w:rsidR="00394566" w:rsidRDefault="00394566" w:rsidP="00394566">
      <w:pPr>
        <w:rPr>
          <w:lang w:val="en-US"/>
        </w:rPr>
      </w:pPr>
      <w:r>
        <w:rPr>
          <w:lang w:val="en-US"/>
        </w:rPr>
        <w:t>For troubleshooting and examination purposes you can log all the fields. All the data coming in on each specific field can be saved to a log file.</w:t>
      </w:r>
    </w:p>
    <w:p w:rsidR="00394566" w:rsidRDefault="00394566" w:rsidP="00394566">
      <w:pPr>
        <w:rPr>
          <w:lang w:val="en-US"/>
        </w:rPr>
      </w:pPr>
      <w:r>
        <w:rPr>
          <w:lang w:val="en-US"/>
        </w:rPr>
        <w:t xml:space="preserve">Go to “Tools &gt; </w:t>
      </w:r>
      <w:r w:rsidRPr="00A87D5B">
        <w:rPr>
          <w:lang w:val="en-US"/>
        </w:rPr>
        <w:t>Field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w:t>
      </w:r>
      <w:r w:rsidRPr="00A87D5B">
        <w:rPr>
          <w:lang w:val="en-US"/>
        </w:rPr>
        <w:t>&gt;</w:t>
      </w:r>
      <w:r>
        <w:rPr>
          <w:lang w:val="en-US"/>
        </w:rPr>
        <w:t xml:space="preserve"> </w:t>
      </w:r>
      <w:r w:rsidRPr="00A87D5B">
        <w:rPr>
          <w:lang w:val="en-US"/>
        </w:rPr>
        <w:t>Log</w:t>
      </w:r>
      <w:r>
        <w:rPr>
          <w:lang w:val="en-US"/>
        </w:rPr>
        <w:t>”</w:t>
      </w:r>
      <w:r w:rsidRPr="00A87D5B">
        <w:rPr>
          <w:lang w:val="en-US"/>
        </w:rPr>
        <w:t xml:space="preserve"> and choose the right field (</w:t>
      </w:r>
      <w:r>
        <w:rPr>
          <w:lang w:val="en-US"/>
        </w:rPr>
        <w:t>e.g.</w:t>
      </w:r>
      <w:r w:rsidRPr="00A87D5B">
        <w:rPr>
          <w:lang w:val="en-US"/>
        </w:rPr>
        <w:t xml:space="preserve"> Engine 1 Oil Pressure). </w:t>
      </w:r>
    </w:p>
    <w:p w:rsidR="00394566" w:rsidRDefault="00394566" w:rsidP="00394566">
      <w:pPr>
        <w:rPr>
          <w:lang w:val="en-US"/>
        </w:rPr>
      </w:pPr>
    </w:p>
    <w:p w:rsidR="00394566" w:rsidRDefault="007F6FF2" w:rsidP="00394566">
      <w:pPr>
        <w:rPr>
          <w:lang w:val="en-US"/>
        </w:rPr>
      </w:pPr>
      <w:r>
        <w:rPr>
          <w:noProof/>
          <w:lang w:val="nl-NL" w:eastAsia="nl-NL"/>
        </w:rPr>
        <w:drawing>
          <wp:inline distT="0" distB="0" distL="0" distR="0" wp14:anchorId="67FFCA0B" wp14:editId="4FDA7707">
            <wp:extent cx="4276725" cy="11525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76725" cy="1152525"/>
                    </a:xfrm>
                    <a:prstGeom prst="rect">
                      <a:avLst/>
                    </a:prstGeom>
                  </pic:spPr>
                </pic:pic>
              </a:graphicData>
            </a:graphic>
          </wp:inline>
        </w:drawing>
      </w:r>
    </w:p>
    <w:p w:rsidR="00394566" w:rsidRDefault="00394566" w:rsidP="00394566">
      <w:pPr>
        <w:pStyle w:val="Onderschrift"/>
      </w:pPr>
      <w:bookmarkStart w:id="196" w:name="_Toc346631174"/>
      <w:bookmarkStart w:id="197" w:name="_Toc375561374"/>
      <w:r>
        <w:t xml:space="preserve">Figure </w:t>
      </w:r>
      <w:fldSimple w:instr=" STYLEREF 1 \s ">
        <w:r w:rsidR="00C91965">
          <w:rPr>
            <w:noProof/>
          </w:rPr>
          <w:t>5</w:t>
        </w:r>
      </w:fldSimple>
      <w:r w:rsidR="00F7104D">
        <w:noBreakHyphen/>
      </w:r>
      <w:fldSimple w:instr=" SEQ Figure \* ARABIC \s 1 ">
        <w:r w:rsidR="00C91965">
          <w:rPr>
            <w:noProof/>
          </w:rPr>
          <w:t>23</w:t>
        </w:r>
      </w:fldSimple>
      <w:r>
        <w:t>: Logging</w:t>
      </w:r>
      <w:bookmarkEnd w:id="196"/>
      <w:bookmarkEnd w:id="197"/>
    </w:p>
    <w:p w:rsidR="00394566" w:rsidRDefault="00394566" w:rsidP="00394566">
      <w:pPr>
        <w:rPr>
          <w:lang w:val="en-US"/>
        </w:rPr>
      </w:pPr>
    </w:p>
    <w:p w:rsidR="00394566" w:rsidRPr="00E22AA8" w:rsidRDefault="00394566" w:rsidP="0031103D">
      <w:pPr>
        <w:pStyle w:val="Kop4"/>
        <w:numPr>
          <w:ilvl w:val="3"/>
          <w:numId w:val="3"/>
        </w:numPr>
        <w:rPr>
          <w:lang w:val="en-US"/>
        </w:rPr>
      </w:pPr>
      <w:bookmarkStart w:id="198" w:name="_Toc346630954"/>
      <w:bookmarkStart w:id="199" w:name="_Toc375561255"/>
      <w:r>
        <w:rPr>
          <w:lang w:val="en-US"/>
        </w:rPr>
        <w:t>Logging</w:t>
      </w:r>
      <w:bookmarkEnd w:id="198"/>
      <w:bookmarkEnd w:id="199"/>
      <w:r>
        <w:rPr>
          <w:lang w:val="en-US"/>
        </w:rPr>
        <w:t xml:space="preserve"> </w:t>
      </w:r>
    </w:p>
    <w:p w:rsidR="00394566" w:rsidRDefault="00394566" w:rsidP="00394566">
      <w:pPr>
        <w:ind w:left="720"/>
        <w:rPr>
          <w:lang w:val="en-US"/>
        </w:rPr>
      </w:pPr>
      <w:r>
        <w:rPr>
          <w:b/>
          <w:lang w:val="en-US"/>
        </w:rPr>
        <w:br/>
      </w:r>
      <w:r>
        <w:rPr>
          <w:lang w:val="en-US"/>
        </w:rPr>
        <w:t>Choose whether to enable or disable the logging on this field.</w:t>
      </w:r>
    </w:p>
    <w:p w:rsidR="007F6FF2" w:rsidRDefault="007F6FF2" w:rsidP="007F6FF2">
      <w:pPr>
        <w:rPr>
          <w:lang w:val="en-US"/>
        </w:rPr>
      </w:pPr>
    </w:p>
    <w:p w:rsidR="007F6FF2" w:rsidRDefault="007F6FF2" w:rsidP="007F6FF2">
      <w:pPr>
        <w:pStyle w:val="Kop4"/>
        <w:rPr>
          <w:lang w:val="en-US"/>
        </w:rPr>
      </w:pPr>
      <w:bookmarkStart w:id="200" w:name="_Toc375561256"/>
      <w:r>
        <w:rPr>
          <w:lang w:val="en-US"/>
        </w:rPr>
        <w:t>Time indication</w:t>
      </w:r>
      <w:bookmarkEnd w:id="200"/>
    </w:p>
    <w:p w:rsidR="007F6FF2" w:rsidRDefault="007F6FF2" w:rsidP="007F6FF2">
      <w:pPr>
        <w:rPr>
          <w:lang w:val="en-US"/>
        </w:rPr>
      </w:pPr>
    </w:p>
    <w:p w:rsidR="007F6FF2" w:rsidRPr="007F6FF2" w:rsidRDefault="007F6FF2" w:rsidP="007F6FF2">
      <w:pPr>
        <w:ind w:left="708"/>
        <w:rPr>
          <w:lang w:val="en-US"/>
        </w:rPr>
      </w:pPr>
      <w:r>
        <w:rPr>
          <w:lang w:val="en-US"/>
        </w:rPr>
        <w:t>Universal time or local time</w:t>
      </w:r>
    </w:p>
    <w:p w:rsidR="00394566" w:rsidRPr="00E22AA8" w:rsidRDefault="00394566" w:rsidP="0031103D">
      <w:pPr>
        <w:pStyle w:val="Kop4"/>
        <w:numPr>
          <w:ilvl w:val="3"/>
          <w:numId w:val="3"/>
        </w:numPr>
        <w:rPr>
          <w:lang w:val="en-US"/>
        </w:rPr>
      </w:pPr>
      <w:bookmarkStart w:id="201" w:name="_Toc346630955"/>
      <w:bookmarkStart w:id="202" w:name="_Toc375561257"/>
      <w:r w:rsidRPr="00A87D5B">
        <w:rPr>
          <w:lang w:val="en-US"/>
        </w:rPr>
        <w:t>Interval</w:t>
      </w:r>
      <w:bookmarkEnd w:id="201"/>
      <w:bookmarkEnd w:id="202"/>
    </w:p>
    <w:p w:rsidR="00394566" w:rsidRDefault="00394566" w:rsidP="00394566">
      <w:pPr>
        <w:ind w:left="720"/>
        <w:rPr>
          <w:lang w:val="en-US"/>
        </w:rPr>
      </w:pPr>
      <w:r>
        <w:rPr>
          <w:lang w:val="en-US"/>
        </w:rPr>
        <w:t xml:space="preserve"> </w:t>
      </w:r>
      <w:r>
        <w:rPr>
          <w:lang w:val="en-US"/>
        </w:rPr>
        <w:br/>
        <w:t xml:space="preserve">Depending on the data on the field you can choose an interval her form 1 second to 2 hours. Useless to say that the log file is getting a lot bigger at an interval of 1 second. Be very precautious when using this. </w:t>
      </w:r>
    </w:p>
    <w:p w:rsidR="00394566" w:rsidRPr="00E22AA8" w:rsidRDefault="00394566" w:rsidP="0031103D">
      <w:pPr>
        <w:pStyle w:val="Kop4"/>
        <w:numPr>
          <w:ilvl w:val="3"/>
          <w:numId w:val="3"/>
        </w:numPr>
        <w:rPr>
          <w:lang w:val="en-US"/>
        </w:rPr>
      </w:pPr>
      <w:bookmarkStart w:id="203" w:name="_Toc346630956"/>
      <w:bookmarkStart w:id="204" w:name="_Toc375561258"/>
      <w:r>
        <w:rPr>
          <w:lang w:val="en-US"/>
        </w:rPr>
        <w:lastRenderedPageBreak/>
        <w:t>Filename</w:t>
      </w:r>
      <w:bookmarkEnd w:id="203"/>
      <w:bookmarkEnd w:id="204"/>
      <w:r w:rsidRPr="00A87D5B">
        <w:rPr>
          <w:lang w:val="en-US"/>
        </w:rPr>
        <w:t xml:space="preserve"> </w:t>
      </w:r>
    </w:p>
    <w:p w:rsidR="00394566" w:rsidRDefault="00394566" w:rsidP="00394566">
      <w:pPr>
        <w:ind w:left="720"/>
        <w:rPr>
          <w:lang w:val="en-US"/>
        </w:rPr>
      </w:pPr>
      <w:r>
        <w:rPr>
          <w:b/>
          <w:lang w:val="en-US"/>
        </w:rPr>
        <w:br/>
      </w:r>
      <w:r>
        <w:rPr>
          <w:lang w:val="en-US"/>
        </w:rPr>
        <w:t xml:space="preserve">Here you can chose the name and place where you save the log file. </w:t>
      </w:r>
      <w:r>
        <w:rPr>
          <w:lang w:val="en-US"/>
        </w:rPr>
        <w:br/>
      </w:r>
    </w:p>
    <w:p w:rsidR="00394566" w:rsidRDefault="00394566" w:rsidP="00394566">
      <w:pPr>
        <w:rPr>
          <w:i/>
          <w:lang w:val="en-US"/>
        </w:rPr>
      </w:pPr>
      <w:r>
        <w:rPr>
          <w:noProof/>
          <w:lang w:val="nl-NL" w:eastAsia="nl-NL"/>
        </w:rPr>
        <w:drawing>
          <wp:inline distT="0" distB="0" distL="0" distR="0" wp14:anchorId="7B65C69F" wp14:editId="0A81AD70">
            <wp:extent cx="416379" cy="342900"/>
            <wp:effectExtent l="0" t="0" r="3175" b="0"/>
            <wp:docPr id="153" name="Afbeelding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394566" w:rsidRPr="00721CA2" w:rsidRDefault="00394566" w:rsidP="00394566">
      <w:pPr>
        <w:rPr>
          <w:i/>
          <w:lang w:val="en-US"/>
        </w:rPr>
      </w:pPr>
      <w:r>
        <w:rPr>
          <w:i/>
          <w:lang w:val="en-US"/>
        </w:rPr>
        <w:t>S</w:t>
      </w:r>
      <w:r w:rsidRPr="00721CA2">
        <w:rPr>
          <w:i/>
          <w:lang w:val="en-US"/>
        </w:rPr>
        <w:t>ave the log</w:t>
      </w:r>
      <w:r>
        <w:rPr>
          <w:i/>
          <w:lang w:val="en-US"/>
        </w:rPr>
        <w:t xml:space="preserve"> </w:t>
      </w:r>
      <w:r w:rsidRPr="00721CA2">
        <w:rPr>
          <w:i/>
          <w:lang w:val="en-US"/>
        </w:rPr>
        <w:t xml:space="preserve">file to D: or any other disk that </w:t>
      </w:r>
      <w:r>
        <w:rPr>
          <w:i/>
          <w:lang w:val="en-US"/>
        </w:rPr>
        <w:t xml:space="preserve">FT NavVision® </w:t>
      </w:r>
      <w:r w:rsidRPr="009971DA">
        <w:rPr>
          <w:rFonts w:cs="Arial"/>
          <w:i/>
          <w:vertAlign w:val="superscript"/>
          <w:lang w:val="en-US"/>
        </w:rPr>
        <w:t>®</w:t>
      </w:r>
      <w:r w:rsidRPr="00721CA2">
        <w:rPr>
          <w:i/>
          <w:lang w:val="en-US"/>
        </w:rPr>
        <w:t xml:space="preserve"> is running on. If you save the log</w:t>
      </w:r>
      <w:r>
        <w:rPr>
          <w:i/>
          <w:lang w:val="en-US"/>
        </w:rPr>
        <w:t xml:space="preserve"> </w:t>
      </w:r>
      <w:r w:rsidRPr="00721CA2">
        <w:rPr>
          <w:i/>
          <w:lang w:val="en-US"/>
        </w:rPr>
        <w:t>file on to c: (the embedded disk) you lo</w:t>
      </w:r>
      <w:r>
        <w:rPr>
          <w:i/>
          <w:lang w:val="en-US"/>
        </w:rPr>
        <w:t>s</w:t>
      </w:r>
      <w:r w:rsidRPr="00721CA2">
        <w:rPr>
          <w:i/>
          <w:lang w:val="en-US"/>
        </w:rPr>
        <w:t>e the log every time the system starts up again.</w:t>
      </w:r>
    </w:p>
    <w:p w:rsidR="00394566" w:rsidRDefault="00394566" w:rsidP="00394566">
      <w:pPr>
        <w:rPr>
          <w:lang w:val="en-US"/>
        </w:rPr>
      </w:pPr>
    </w:p>
    <w:p w:rsidR="00394566" w:rsidRDefault="00394566" w:rsidP="0031103D">
      <w:pPr>
        <w:pStyle w:val="Kop2"/>
        <w:numPr>
          <w:ilvl w:val="1"/>
          <w:numId w:val="3"/>
        </w:numPr>
        <w:rPr>
          <w:lang w:val="en-US"/>
        </w:rPr>
      </w:pPr>
      <w:bookmarkStart w:id="205" w:name="_Toc275956025"/>
      <w:bookmarkStart w:id="206" w:name="_Toc346630957"/>
      <w:bookmarkStart w:id="207" w:name="_Toc375561259"/>
      <w:r w:rsidRPr="00310C70">
        <w:rPr>
          <w:lang w:val="en-US"/>
        </w:rPr>
        <w:t>Alarm stations</w:t>
      </w:r>
      <w:bookmarkEnd w:id="205"/>
      <w:bookmarkEnd w:id="206"/>
      <w:bookmarkEnd w:id="207"/>
    </w:p>
    <w:p w:rsidR="00394566" w:rsidRDefault="00394566" w:rsidP="00394566">
      <w:pPr>
        <w:rPr>
          <w:lang w:val="en-US"/>
        </w:rPr>
      </w:pPr>
      <w:r>
        <w:rPr>
          <w:lang w:val="en-US"/>
        </w:rPr>
        <w:t xml:space="preserve">The installation on board can be divided into different parts (alarm stations) which all can have different rights concerning the completion of alarms. Besides that it is proficient to have different rights for different groups onboard it is also prescribed by organizations such as Lloyds Register etc. there are preset names to choose from. </w:t>
      </w:r>
      <w:r>
        <w:rPr>
          <w:lang w:val="en-US"/>
        </w:rPr>
        <w:br/>
        <w:t>These groups can be setup with specific alarm-rights. You can understand that the crewmess has other rights on alarms as the Engine Room or the Wheelhouse. Also the same goes for many other stations around the ship as there are the captain’s cabin, Flybridge, etc.</w:t>
      </w:r>
    </w:p>
    <w:p w:rsidR="00394566" w:rsidRDefault="00394566" w:rsidP="00394566">
      <w:pPr>
        <w:rPr>
          <w:lang w:val="en-US"/>
        </w:rPr>
      </w:pPr>
    </w:p>
    <w:p w:rsidR="00394566" w:rsidRDefault="00394566" w:rsidP="0031103D">
      <w:pPr>
        <w:pStyle w:val="Kop3"/>
        <w:numPr>
          <w:ilvl w:val="2"/>
          <w:numId w:val="3"/>
        </w:numPr>
        <w:rPr>
          <w:lang w:val="en-US"/>
        </w:rPr>
      </w:pPr>
      <w:bookmarkStart w:id="208" w:name="_Toc346630958"/>
      <w:bookmarkStart w:id="209" w:name="_Toc375561260"/>
      <w:r>
        <w:rPr>
          <w:lang w:val="en-US"/>
        </w:rPr>
        <w:t>Station Matrix</w:t>
      </w:r>
      <w:bookmarkEnd w:id="208"/>
      <w:bookmarkEnd w:id="209"/>
    </w:p>
    <w:p w:rsidR="00394566" w:rsidRPr="00514E0F" w:rsidRDefault="00394566" w:rsidP="00394566">
      <w:pPr>
        <w:rPr>
          <w:lang w:val="en-US"/>
        </w:rPr>
      </w:pPr>
    </w:p>
    <w:p w:rsidR="00394566" w:rsidRDefault="007F6FF2" w:rsidP="00394566">
      <w:pPr>
        <w:keepNext/>
      </w:pPr>
      <w:r>
        <w:rPr>
          <w:noProof/>
          <w:lang w:val="nl-NL" w:eastAsia="nl-NL"/>
        </w:rPr>
        <w:drawing>
          <wp:inline distT="0" distB="0" distL="0" distR="0" wp14:anchorId="3A490F29" wp14:editId="7A247376">
            <wp:extent cx="3886883" cy="36290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85598" cy="3627825"/>
                    </a:xfrm>
                    <a:prstGeom prst="rect">
                      <a:avLst/>
                    </a:prstGeom>
                  </pic:spPr>
                </pic:pic>
              </a:graphicData>
            </a:graphic>
          </wp:inline>
        </w:drawing>
      </w:r>
    </w:p>
    <w:p w:rsidR="00394566" w:rsidRPr="00D92197" w:rsidRDefault="00394566" w:rsidP="00394566">
      <w:pPr>
        <w:pStyle w:val="Onderschrift"/>
      </w:pPr>
      <w:bookmarkStart w:id="210" w:name="_Toc346631175"/>
      <w:bookmarkStart w:id="211" w:name="_Toc375561375"/>
      <w:r w:rsidRPr="00D92197">
        <w:t xml:space="preserve">Figure </w:t>
      </w:r>
      <w:fldSimple w:instr=" STYLEREF 1 \s ">
        <w:r w:rsidR="00C91965">
          <w:rPr>
            <w:noProof/>
          </w:rPr>
          <w:t>5</w:t>
        </w:r>
      </w:fldSimple>
      <w:r w:rsidR="00F7104D">
        <w:noBreakHyphen/>
      </w:r>
      <w:fldSimple w:instr=" SEQ Figure \* ARABIC \s 1 ">
        <w:r w:rsidR="00C91965">
          <w:rPr>
            <w:noProof/>
          </w:rPr>
          <w:t>24</w:t>
        </w:r>
      </w:fldSimple>
      <w:r w:rsidRPr="00D92197">
        <w:t>: Alarm stations</w:t>
      </w:r>
      <w:bookmarkEnd w:id="210"/>
      <w:bookmarkEnd w:id="211"/>
    </w:p>
    <w:p w:rsidR="00394566" w:rsidRDefault="00394566" w:rsidP="0031103D">
      <w:pPr>
        <w:pStyle w:val="Kop4"/>
        <w:numPr>
          <w:ilvl w:val="3"/>
          <w:numId w:val="3"/>
        </w:numPr>
        <w:rPr>
          <w:lang w:val="en-US"/>
        </w:rPr>
      </w:pPr>
      <w:bookmarkStart w:id="212" w:name="_Toc275956027"/>
      <w:bookmarkStart w:id="213" w:name="_Toc346630959"/>
      <w:bookmarkStart w:id="214" w:name="_Toc375561261"/>
      <w:r>
        <w:rPr>
          <w:lang w:val="en-US"/>
        </w:rPr>
        <w:t>This station</w:t>
      </w:r>
      <w:bookmarkEnd w:id="212"/>
      <w:bookmarkEnd w:id="213"/>
      <w:bookmarkEnd w:id="214"/>
    </w:p>
    <w:p w:rsidR="00394566" w:rsidRDefault="00394566" w:rsidP="00394566">
      <w:pPr>
        <w:rPr>
          <w:lang w:val="en-US"/>
        </w:rPr>
      </w:pPr>
      <w:r>
        <w:rPr>
          <w:lang w:val="en-US"/>
        </w:rPr>
        <w:t xml:space="preserve">Defines the station this computer is set on. All the alarm settings of that station are also valid for the PC screen you are working on. If set to “Not Assigned” no specific alarm restriction is set.  </w:t>
      </w:r>
      <w:r>
        <w:rPr>
          <w:lang w:val="en-US"/>
        </w:rPr>
        <w:br/>
        <w:t>All alarms will be visible and can be silenced or acknowledged.</w:t>
      </w:r>
    </w:p>
    <w:p w:rsidR="00394566" w:rsidRDefault="00394566" w:rsidP="00394566">
      <w:pPr>
        <w:rPr>
          <w:lang w:val="en-US"/>
        </w:rPr>
      </w:pPr>
    </w:p>
    <w:p w:rsidR="00394566" w:rsidRDefault="00394566" w:rsidP="0031103D">
      <w:pPr>
        <w:pStyle w:val="Kop4"/>
        <w:numPr>
          <w:ilvl w:val="3"/>
          <w:numId w:val="3"/>
        </w:numPr>
        <w:rPr>
          <w:lang w:val="en-US"/>
        </w:rPr>
      </w:pPr>
      <w:bookmarkStart w:id="215" w:name="_Toc346630960"/>
      <w:bookmarkStart w:id="216" w:name="_Toc375561262"/>
      <w:r>
        <w:rPr>
          <w:lang w:val="en-US"/>
        </w:rPr>
        <w:t>Is fallback for</w:t>
      </w:r>
      <w:bookmarkEnd w:id="215"/>
      <w:bookmarkEnd w:id="216"/>
    </w:p>
    <w:p w:rsidR="00394566" w:rsidRDefault="00394566" w:rsidP="00394566">
      <w:pPr>
        <w:rPr>
          <w:lang w:val="en-US"/>
        </w:rPr>
      </w:pPr>
      <w:r>
        <w:rPr>
          <w:lang w:val="en-US"/>
        </w:rPr>
        <w:t>This defines which rights this computer will get once the station set in this box is not working. If this would be the wheelhouse pc it could be a fallback station for the engine room. When the engine room pc should be out for whatever reason, the wheelhouse station will take over the tasks and rights of the engine room pc. This way all the important tasks can still be handled.</w:t>
      </w:r>
    </w:p>
    <w:p w:rsidR="00394566" w:rsidRDefault="00394566" w:rsidP="00394566">
      <w:pPr>
        <w:rPr>
          <w:lang w:val="en-US"/>
        </w:rPr>
      </w:pPr>
    </w:p>
    <w:p w:rsidR="00394566" w:rsidRDefault="00394566" w:rsidP="00394566">
      <w:pPr>
        <w:rPr>
          <w:i/>
          <w:lang w:val="en-US"/>
        </w:rPr>
      </w:pPr>
      <w:r>
        <w:rPr>
          <w:noProof/>
          <w:lang w:val="nl-NL" w:eastAsia="nl-NL"/>
        </w:rPr>
        <w:drawing>
          <wp:inline distT="0" distB="0" distL="0" distR="0" wp14:anchorId="436C8FC2" wp14:editId="36D3D773">
            <wp:extent cx="416379" cy="342900"/>
            <wp:effectExtent l="0" t="0" r="3175" b="0"/>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977D95">
        <w:rPr>
          <w:i/>
          <w:lang w:val="en-US"/>
        </w:rPr>
        <w:t>: in future releases this feature will be obsolete. By making all the stations a server that can work independently, there will be no need for this function.</w:t>
      </w:r>
    </w:p>
    <w:p w:rsidR="00394566" w:rsidRDefault="00394566" w:rsidP="00394566">
      <w:pPr>
        <w:rPr>
          <w:i/>
          <w:lang w:val="en-US"/>
        </w:rPr>
      </w:pPr>
    </w:p>
    <w:p w:rsidR="00394566" w:rsidRDefault="00394566" w:rsidP="0031103D">
      <w:pPr>
        <w:pStyle w:val="Kop4"/>
        <w:numPr>
          <w:ilvl w:val="3"/>
          <w:numId w:val="3"/>
        </w:numPr>
        <w:rPr>
          <w:lang w:val="en-US"/>
        </w:rPr>
      </w:pPr>
      <w:bookmarkStart w:id="217" w:name="_Toc346630961"/>
      <w:bookmarkStart w:id="218" w:name="_Toc375561263"/>
      <w:r>
        <w:rPr>
          <w:lang w:val="en-US"/>
        </w:rPr>
        <w:t>Show all alarm stations</w:t>
      </w:r>
      <w:bookmarkEnd w:id="217"/>
      <w:bookmarkEnd w:id="218"/>
    </w:p>
    <w:p w:rsidR="00394566" w:rsidRDefault="00394566" w:rsidP="00394566">
      <w:pPr>
        <w:rPr>
          <w:lang w:val="en-US"/>
        </w:rPr>
      </w:pPr>
      <w:r>
        <w:rPr>
          <w:lang w:val="en-US"/>
        </w:rPr>
        <w:t>Ticking this box switches between showing all, or all available Alarmstations.</w:t>
      </w:r>
    </w:p>
    <w:p w:rsidR="00394566" w:rsidRDefault="00394566" w:rsidP="00394566">
      <w:pPr>
        <w:rPr>
          <w:lang w:val="en-US"/>
        </w:rPr>
      </w:pPr>
    </w:p>
    <w:p w:rsidR="00394566" w:rsidRDefault="00394566" w:rsidP="0031103D">
      <w:pPr>
        <w:pStyle w:val="Kop4"/>
        <w:numPr>
          <w:ilvl w:val="3"/>
          <w:numId w:val="3"/>
        </w:numPr>
        <w:rPr>
          <w:lang w:val="en-US"/>
        </w:rPr>
      </w:pPr>
      <w:bookmarkStart w:id="219" w:name="_Toc346630962"/>
      <w:bookmarkStart w:id="220" w:name="_Toc375561264"/>
      <w:r>
        <w:rPr>
          <w:lang w:val="en-US"/>
        </w:rPr>
        <w:t>Alarm group rights/Duty alarm rights</w:t>
      </w:r>
      <w:bookmarkEnd w:id="219"/>
      <w:bookmarkEnd w:id="220"/>
    </w:p>
    <w:p w:rsidR="00394566" w:rsidRPr="00977D95" w:rsidRDefault="00394566" w:rsidP="00394566">
      <w:pPr>
        <w:rPr>
          <w:lang w:val="en-US"/>
        </w:rPr>
      </w:pPr>
      <w:r>
        <w:rPr>
          <w:lang w:val="en-US"/>
        </w:rPr>
        <w:t>Choose either of these two to switch between changing alarm group rights or duty alarm rights.</w:t>
      </w:r>
    </w:p>
    <w:p w:rsidR="00394566" w:rsidRDefault="00394566" w:rsidP="0031103D">
      <w:pPr>
        <w:pStyle w:val="Kop4"/>
        <w:numPr>
          <w:ilvl w:val="3"/>
          <w:numId w:val="3"/>
        </w:numPr>
        <w:rPr>
          <w:lang w:val="en-US"/>
        </w:rPr>
      </w:pPr>
      <w:bookmarkStart w:id="221" w:name="_Toc275956028"/>
      <w:bookmarkStart w:id="222" w:name="_Toc346630963"/>
      <w:bookmarkStart w:id="223" w:name="_Toc375561265"/>
      <w:r>
        <w:rPr>
          <w:lang w:val="en-US"/>
        </w:rPr>
        <w:t>Adjustments</w:t>
      </w:r>
      <w:bookmarkEnd w:id="221"/>
      <w:bookmarkEnd w:id="222"/>
      <w:bookmarkEnd w:id="223"/>
    </w:p>
    <w:p w:rsidR="00394566" w:rsidRDefault="00394566" w:rsidP="00394566">
      <w:pPr>
        <w:pStyle w:val="Text"/>
        <w:rPr>
          <w:lang w:val="en-US"/>
        </w:rPr>
      </w:pPr>
      <w:r>
        <w:rPr>
          <w:lang w:val="en-US"/>
        </w:rPr>
        <w:t>On the left pane you can choose the alarm station to be adjusted. The adjustments will only be valid for that particular station. When you choose to set this station (i.e. Alarm station bridge) on an alarm panel or another Server</w:t>
      </w:r>
      <w:r>
        <w:rPr>
          <w:lang w:val="en-US"/>
        </w:rPr>
        <w:fldChar w:fldCharType="begin"/>
      </w:r>
      <w:r>
        <w:rPr>
          <w:lang w:val="en-US"/>
        </w:rPr>
        <w:instrText xml:space="preserve"> XE "</w:instrText>
      </w:r>
      <w:r>
        <w:instrText>Server"</w:instrText>
      </w:r>
      <w:r>
        <w:rPr>
          <w:lang w:val="en-US"/>
        </w:rPr>
        <w:instrText xml:space="preserve"> </w:instrText>
      </w:r>
      <w:r>
        <w:rPr>
          <w:lang w:val="en-US"/>
        </w:rPr>
        <w:fldChar w:fldCharType="end"/>
      </w:r>
      <w:r>
        <w:rPr>
          <w:lang w:val="en-US"/>
        </w:rPr>
        <w:t xml:space="preserve"> or client, these will have the same settings automatically.</w:t>
      </w:r>
    </w:p>
    <w:p w:rsidR="00394566" w:rsidRDefault="00394566" w:rsidP="00394566">
      <w:pPr>
        <w:pStyle w:val="Text"/>
        <w:rPr>
          <w:b/>
          <w:lang w:val="en-US"/>
        </w:rPr>
      </w:pPr>
    </w:p>
    <w:p w:rsidR="00394566" w:rsidRPr="00CC6A63" w:rsidRDefault="00394566" w:rsidP="00394566">
      <w:pPr>
        <w:pStyle w:val="Text"/>
        <w:rPr>
          <w:i/>
          <w:lang w:val="en-US"/>
        </w:rPr>
      </w:pPr>
      <w:r>
        <w:rPr>
          <w:noProof/>
          <w:lang w:val="nl-NL" w:eastAsia="nl-NL"/>
        </w:rPr>
        <w:drawing>
          <wp:inline distT="0" distB="0" distL="0" distR="0" wp14:anchorId="77FD25AC" wp14:editId="459B41F4">
            <wp:extent cx="416379" cy="342900"/>
            <wp:effectExtent l="0" t="0" r="3175" b="0"/>
            <wp:docPr id="155" name="Afbeelding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394566" w:rsidRPr="00CC6A63" w:rsidRDefault="00394566" w:rsidP="00394566">
      <w:pPr>
        <w:pStyle w:val="Text"/>
        <w:rPr>
          <w:i/>
          <w:lang w:val="en-US"/>
        </w:rPr>
      </w:pPr>
      <w:r w:rsidRPr="00CC6A63">
        <w:rPr>
          <w:i/>
          <w:lang w:val="en-US"/>
        </w:rPr>
        <w:t xml:space="preserve">All the settings in the diverse </w:t>
      </w:r>
      <w:r>
        <w:rPr>
          <w:i/>
          <w:lang w:val="en-US"/>
        </w:rPr>
        <w:t>a</w:t>
      </w:r>
      <w:r w:rsidRPr="00CC6A63">
        <w:rPr>
          <w:i/>
          <w:lang w:val="en-US"/>
        </w:rPr>
        <w:t>larm stations will automatically be set in all the other pc’s (servers and clients) which are connected. Y</w:t>
      </w:r>
      <w:r>
        <w:rPr>
          <w:i/>
          <w:lang w:val="en-US"/>
        </w:rPr>
        <w:t>ou won’t have to change all PCs</w:t>
      </w:r>
      <w:r w:rsidRPr="00CC6A63">
        <w:rPr>
          <w:i/>
          <w:lang w:val="en-US"/>
        </w:rPr>
        <w:t xml:space="preserve"> separately. </w:t>
      </w:r>
      <w:r>
        <w:rPr>
          <w:i/>
          <w:lang w:val="en-US"/>
        </w:rPr>
        <w:t>On</w:t>
      </w:r>
      <w:r w:rsidRPr="00CC6A63">
        <w:rPr>
          <w:i/>
          <w:lang w:val="en-US"/>
        </w:rPr>
        <w:t xml:space="preserve"> the left pane</w:t>
      </w:r>
      <w:r>
        <w:rPr>
          <w:i/>
          <w:lang w:val="en-US"/>
        </w:rPr>
        <w:t>l</w:t>
      </w:r>
      <w:r w:rsidRPr="00CC6A63">
        <w:rPr>
          <w:i/>
          <w:lang w:val="en-US"/>
        </w:rPr>
        <w:t xml:space="preserve"> you will find all the groups that are available in the system. </w:t>
      </w:r>
      <w:r>
        <w:rPr>
          <w:i/>
          <w:lang w:val="en-US"/>
        </w:rPr>
        <w:br/>
      </w:r>
      <w:r w:rsidRPr="00CC6A63">
        <w:rPr>
          <w:i/>
          <w:lang w:val="en-US"/>
        </w:rPr>
        <w:t xml:space="preserve">Groups that are in </w:t>
      </w:r>
      <w:r>
        <w:rPr>
          <w:i/>
          <w:lang w:val="en-US"/>
        </w:rPr>
        <w:t>use by the system are shown</w:t>
      </w:r>
      <w:r w:rsidRPr="00CC6A63">
        <w:rPr>
          <w:i/>
          <w:lang w:val="en-US"/>
        </w:rPr>
        <w:t xml:space="preserve"> </w:t>
      </w:r>
      <w:r>
        <w:rPr>
          <w:i/>
          <w:lang w:val="en-US"/>
        </w:rPr>
        <w:t>in the right pane</w:t>
      </w:r>
      <w:r w:rsidRPr="00CC6A63">
        <w:rPr>
          <w:i/>
          <w:lang w:val="en-US"/>
        </w:rPr>
        <w:t>. Other gro</w:t>
      </w:r>
      <w:r>
        <w:rPr>
          <w:i/>
          <w:lang w:val="en-US"/>
        </w:rPr>
        <w:t>ups will not be available. Y</w:t>
      </w:r>
      <w:r w:rsidRPr="00CC6A63">
        <w:rPr>
          <w:i/>
          <w:lang w:val="en-US"/>
        </w:rPr>
        <w:t>ou can</w:t>
      </w:r>
      <w:r>
        <w:rPr>
          <w:i/>
          <w:lang w:val="en-US"/>
        </w:rPr>
        <w:t xml:space="preserve"> set the alarm options for each separate group.</w:t>
      </w:r>
    </w:p>
    <w:p w:rsidR="00394566" w:rsidRPr="00CC6A63" w:rsidRDefault="00394566" w:rsidP="00394566">
      <w:pPr>
        <w:pStyle w:val="Text"/>
        <w:rPr>
          <w:i/>
          <w:lang w:val="en-US"/>
        </w:rPr>
      </w:pPr>
      <w:r>
        <w:rPr>
          <w:i/>
          <w:lang w:val="en-US"/>
        </w:rPr>
        <w:t xml:space="preserve">When finished, all </w:t>
      </w:r>
      <w:r w:rsidRPr="00CC6A63">
        <w:rPr>
          <w:i/>
          <w:lang w:val="en-US"/>
        </w:rPr>
        <w:t xml:space="preserve">alarm options of each alarm group will be set within the specific </w:t>
      </w:r>
      <w:r>
        <w:rPr>
          <w:i/>
          <w:lang w:val="en-US"/>
        </w:rPr>
        <w:t>a</w:t>
      </w:r>
      <w:r w:rsidRPr="00CC6A63">
        <w:rPr>
          <w:i/>
          <w:lang w:val="en-US"/>
        </w:rPr>
        <w:t>larm</w:t>
      </w:r>
      <w:r>
        <w:rPr>
          <w:i/>
          <w:lang w:val="en-US"/>
        </w:rPr>
        <w:t xml:space="preserve"> </w:t>
      </w:r>
      <w:r w:rsidRPr="00CC6A63">
        <w:rPr>
          <w:i/>
          <w:lang w:val="en-US"/>
        </w:rPr>
        <w:t>stations.</w:t>
      </w:r>
    </w:p>
    <w:p w:rsidR="00394566" w:rsidRDefault="00394566" w:rsidP="00394566">
      <w:pPr>
        <w:rPr>
          <w:lang w:val="en-US"/>
        </w:rPr>
      </w:pPr>
    </w:p>
    <w:p w:rsidR="00394566" w:rsidRDefault="00394566" w:rsidP="00394566">
      <w:pPr>
        <w:rPr>
          <w:lang w:val="en-US"/>
        </w:rPr>
      </w:pPr>
      <w:r>
        <w:rPr>
          <w:lang w:val="en-US"/>
        </w:rPr>
        <w:t>The following options are available:</w:t>
      </w:r>
    </w:p>
    <w:p w:rsidR="00394566" w:rsidRDefault="00394566" w:rsidP="00394566">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394566" w:rsidRPr="00281C08" w:rsidTr="00394566">
        <w:tc>
          <w:tcPr>
            <w:tcW w:w="2376" w:type="dxa"/>
            <w:shd w:val="clear" w:color="auto" w:fill="0C0C0C"/>
          </w:tcPr>
          <w:p w:rsidR="00394566" w:rsidRPr="00281C08" w:rsidRDefault="00394566" w:rsidP="00394566">
            <w:pPr>
              <w:rPr>
                <w:b/>
                <w:lang w:val="en-US"/>
              </w:rPr>
            </w:pPr>
            <w:r w:rsidRPr="00281C08">
              <w:rPr>
                <w:b/>
                <w:lang w:val="en-US"/>
              </w:rPr>
              <w:t>Alarm group option</w:t>
            </w:r>
          </w:p>
        </w:tc>
        <w:tc>
          <w:tcPr>
            <w:tcW w:w="6836" w:type="dxa"/>
            <w:shd w:val="clear" w:color="auto" w:fill="0C0C0C"/>
          </w:tcPr>
          <w:p w:rsidR="00394566" w:rsidRPr="00281C08" w:rsidRDefault="00394566" w:rsidP="00394566">
            <w:pPr>
              <w:rPr>
                <w:b/>
                <w:lang w:val="en-US"/>
              </w:rPr>
            </w:pPr>
            <w:r w:rsidRPr="00281C08">
              <w:rPr>
                <w:b/>
                <w:lang w:val="en-US"/>
              </w:rPr>
              <w:t xml:space="preserve">Explanation </w:t>
            </w:r>
          </w:p>
        </w:tc>
      </w:tr>
      <w:tr w:rsidR="00394566" w:rsidRPr="000F200F" w:rsidTr="00394566">
        <w:tc>
          <w:tcPr>
            <w:tcW w:w="2376" w:type="dxa"/>
          </w:tcPr>
          <w:p w:rsidR="00394566" w:rsidRPr="009417AF" w:rsidRDefault="00394566" w:rsidP="00394566">
            <w:pPr>
              <w:rPr>
                <w:lang w:val="en-US"/>
              </w:rPr>
            </w:pPr>
            <w:r w:rsidRPr="009417AF">
              <w:rPr>
                <w:lang w:val="en-US"/>
              </w:rPr>
              <w:t>Visual: status alarms</w:t>
            </w:r>
          </w:p>
        </w:tc>
        <w:tc>
          <w:tcPr>
            <w:tcW w:w="6836" w:type="dxa"/>
          </w:tcPr>
          <w:p w:rsidR="00394566" w:rsidRPr="009417AF" w:rsidRDefault="00394566" w:rsidP="00394566">
            <w:pPr>
              <w:rPr>
                <w:lang w:val="en-US"/>
              </w:rPr>
            </w:pPr>
            <w:r w:rsidRPr="009417AF">
              <w:rPr>
                <w:lang w:val="en-US"/>
              </w:rPr>
              <w:t>Shows any alarm even if it is acknowledged</w:t>
            </w:r>
          </w:p>
        </w:tc>
      </w:tr>
      <w:tr w:rsidR="00394566" w:rsidRPr="000F200F" w:rsidTr="00394566">
        <w:tc>
          <w:tcPr>
            <w:tcW w:w="2376" w:type="dxa"/>
          </w:tcPr>
          <w:p w:rsidR="00394566" w:rsidRPr="009417AF" w:rsidRDefault="00394566" w:rsidP="00394566">
            <w:pPr>
              <w:rPr>
                <w:lang w:val="en-US"/>
              </w:rPr>
            </w:pPr>
            <w:r w:rsidRPr="009417AF">
              <w:rPr>
                <w:lang w:val="en-US"/>
              </w:rPr>
              <w:t>Visual: new alarms</w:t>
            </w:r>
          </w:p>
        </w:tc>
        <w:tc>
          <w:tcPr>
            <w:tcW w:w="6836" w:type="dxa"/>
          </w:tcPr>
          <w:p w:rsidR="00394566" w:rsidRPr="009417AF" w:rsidRDefault="00394566" w:rsidP="00394566">
            <w:pPr>
              <w:rPr>
                <w:lang w:val="en-US"/>
              </w:rPr>
            </w:pPr>
            <w:r w:rsidRPr="009417AF">
              <w:rPr>
                <w:lang w:val="en-US"/>
              </w:rPr>
              <w:t>Shows new alarms for this group</w:t>
            </w:r>
          </w:p>
        </w:tc>
      </w:tr>
      <w:tr w:rsidR="00394566" w:rsidRPr="000F200F" w:rsidTr="00394566">
        <w:tc>
          <w:tcPr>
            <w:tcW w:w="2376" w:type="dxa"/>
          </w:tcPr>
          <w:p w:rsidR="00394566" w:rsidRPr="009417AF" w:rsidRDefault="00394566" w:rsidP="00394566">
            <w:pPr>
              <w:rPr>
                <w:lang w:val="en-US"/>
              </w:rPr>
            </w:pPr>
            <w:r w:rsidRPr="009417AF">
              <w:rPr>
                <w:lang w:val="en-US"/>
              </w:rPr>
              <w:t>Buzzer: new alarms</w:t>
            </w:r>
          </w:p>
        </w:tc>
        <w:tc>
          <w:tcPr>
            <w:tcW w:w="6836" w:type="dxa"/>
          </w:tcPr>
          <w:p w:rsidR="00394566" w:rsidRPr="009417AF" w:rsidRDefault="00394566" w:rsidP="00394566">
            <w:pPr>
              <w:rPr>
                <w:lang w:val="en-US"/>
              </w:rPr>
            </w:pPr>
            <w:r w:rsidRPr="009417AF">
              <w:rPr>
                <w:lang w:val="en-US"/>
              </w:rPr>
              <w:t>Sounds buzzer on new alarms for this group</w:t>
            </w:r>
          </w:p>
        </w:tc>
      </w:tr>
      <w:tr w:rsidR="00394566" w:rsidRPr="000F200F" w:rsidTr="00394566">
        <w:tc>
          <w:tcPr>
            <w:tcW w:w="2376" w:type="dxa"/>
          </w:tcPr>
          <w:p w:rsidR="00394566" w:rsidRPr="009417AF" w:rsidRDefault="00394566" w:rsidP="00394566">
            <w:pPr>
              <w:rPr>
                <w:lang w:val="en-US"/>
              </w:rPr>
            </w:pPr>
            <w:r w:rsidRPr="009417AF">
              <w:rPr>
                <w:lang w:val="en-US"/>
              </w:rPr>
              <w:t>Switch: silence alarms</w:t>
            </w:r>
          </w:p>
        </w:tc>
        <w:tc>
          <w:tcPr>
            <w:tcW w:w="6836" w:type="dxa"/>
          </w:tcPr>
          <w:p w:rsidR="00394566" w:rsidRPr="009417AF" w:rsidRDefault="00394566" w:rsidP="00394566">
            <w:pPr>
              <w:rPr>
                <w:lang w:val="en-US"/>
              </w:rPr>
            </w:pPr>
            <w:r w:rsidRPr="009417AF">
              <w:rPr>
                <w:lang w:val="en-US"/>
              </w:rPr>
              <w:t>Allows to silence the alarms for this group</w:t>
            </w:r>
          </w:p>
        </w:tc>
      </w:tr>
      <w:tr w:rsidR="00394566" w:rsidRPr="000F200F" w:rsidTr="00394566">
        <w:tc>
          <w:tcPr>
            <w:tcW w:w="2376" w:type="dxa"/>
          </w:tcPr>
          <w:p w:rsidR="00394566" w:rsidRPr="009417AF" w:rsidRDefault="00394566" w:rsidP="00394566">
            <w:pPr>
              <w:rPr>
                <w:lang w:val="en-US"/>
              </w:rPr>
            </w:pPr>
            <w:r w:rsidRPr="009417AF">
              <w:rPr>
                <w:lang w:val="en-US"/>
              </w:rPr>
              <w:t>Switch: reset alarms</w:t>
            </w:r>
          </w:p>
        </w:tc>
        <w:tc>
          <w:tcPr>
            <w:tcW w:w="6836" w:type="dxa"/>
          </w:tcPr>
          <w:p w:rsidR="00394566" w:rsidRPr="009417AF" w:rsidRDefault="00394566" w:rsidP="00394566">
            <w:pPr>
              <w:rPr>
                <w:lang w:val="en-US"/>
              </w:rPr>
            </w:pPr>
            <w:r w:rsidRPr="009417AF">
              <w:rPr>
                <w:lang w:val="en-US"/>
              </w:rPr>
              <w:t>Allows to acknowledge the alarms for this group</w:t>
            </w:r>
          </w:p>
        </w:tc>
      </w:tr>
      <w:tr w:rsidR="00394566" w:rsidRPr="000F200F" w:rsidTr="00394566">
        <w:tc>
          <w:tcPr>
            <w:tcW w:w="2376" w:type="dxa"/>
          </w:tcPr>
          <w:p w:rsidR="00394566" w:rsidRPr="009417AF" w:rsidRDefault="00394566" w:rsidP="00394566">
            <w:pPr>
              <w:rPr>
                <w:lang w:val="en-US"/>
              </w:rPr>
            </w:pPr>
            <w:r w:rsidRPr="009417AF">
              <w:rPr>
                <w:lang w:val="en-US"/>
              </w:rPr>
              <w:t>Switch: reset timers</w:t>
            </w:r>
          </w:p>
        </w:tc>
        <w:tc>
          <w:tcPr>
            <w:tcW w:w="6836" w:type="dxa"/>
          </w:tcPr>
          <w:p w:rsidR="00394566" w:rsidRPr="009417AF" w:rsidRDefault="00394566" w:rsidP="00394566">
            <w:pPr>
              <w:rPr>
                <w:lang w:val="en-US"/>
              </w:rPr>
            </w:pPr>
            <w:r w:rsidRPr="009417AF">
              <w:rPr>
                <w:lang w:val="en-US"/>
              </w:rPr>
              <w:t>Allows resetting of timers (i.e. dead man’s timer)</w:t>
            </w:r>
          </w:p>
        </w:tc>
      </w:tr>
    </w:tbl>
    <w:p w:rsidR="00394566" w:rsidRDefault="00394566" w:rsidP="00394566">
      <w:pPr>
        <w:rPr>
          <w:lang w:val="en-US"/>
        </w:rPr>
      </w:pPr>
    </w:p>
    <w:p w:rsidR="00394566" w:rsidRDefault="00394566" w:rsidP="0031103D">
      <w:pPr>
        <w:pStyle w:val="Kop4"/>
        <w:numPr>
          <w:ilvl w:val="3"/>
          <w:numId w:val="3"/>
        </w:numPr>
        <w:rPr>
          <w:lang w:val="en-US"/>
        </w:rPr>
      </w:pPr>
      <w:bookmarkStart w:id="224" w:name="_Toc275956029"/>
      <w:bookmarkStart w:id="225" w:name="_Toc346630964"/>
      <w:bookmarkStart w:id="226" w:name="_Toc375561266"/>
      <w:r>
        <w:rPr>
          <w:lang w:val="en-US"/>
        </w:rPr>
        <w:lastRenderedPageBreak/>
        <w:t>How to set</w:t>
      </w:r>
      <w:bookmarkEnd w:id="224"/>
      <w:bookmarkEnd w:id="225"/>
      <w:bookmarkEnd w:id="226"/>
    </w:p>
    <w:p w:rsidR="00394566" w:rsidRDefault="00394566" w:rsidP="00394566">
      <w:pPr>
        <w:rPr>
          <w:lang w:val="en-US"/>
        </w:rPr>
      </w:pPr>
      <w:r>
        <w:rPr>
          <w:lang w:val="en-US"/>
        </w:rPr>
        <w:t xml:space="preserve">Fields are set separately by pointing the mouse onto that field and right click it. The “Reset” fields will turn to “+” and the other fields will turn to “0” which simultaneously means that the delay is set to “0” minutes. </w:t>
      </w:r>
    </w:p>
    <w:p w:rsidR="00394566" w:rsidRDefault="00394566" w:rsidP="00394566">
      <w:pPr>
        <w:rPr>
          <w:lang w:val="en-US"/>
        </w:rPr>
      </w:pPr>
    </w:p>
    <w:p w:rsidR="00394566" w:rsidRDefault="00394566" w:rsidP="00394566">
      <w:pPr>
        <w:rPr>
          <w:lang w:val="en-US"/>
        </w:rPr>
      </w:pPr>
      <w:r>
        <w:rPr>
          <w:noProof/>
          <w:lang w:val="nl-NL" w:eastAsia="nl-NL"/>
        </w:rPr>
        <w:drawing>
          <wp:inline distT="0" distB="0" distL="0" distR="0" wp14:anchorId="703DFAE4" wp14:editId="14CEE116">
            <wp:extent cx="1695450" cy="1524000"/>
            <wp:effectExtent l="19050" t="0" r="0" b="0"/>
            <wp:docPr id="4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47" cstate="print"/>
                    <a:srcRect/>
                    <a:stretch>
                      <a:fillRect/>
                    </a:stretch>
                  </pic:blipFill>
                  <pic:spPr bwMode="auto">
                    <a:xfrm>
                      <a:off x="0" y="0"/>
                      <a:ext cx="1695450" cy="1524000"/>
                    </a:xfrm>
                    <a:prstGeom prst="rect">
                      <a:avLst/>
                    </a:prstGeom>
                    <a:noFill/>
                    <a:ln w="9525">
                      <a:noFill/>
                      <a:miter lim="800000"/>
                      <a:headEnd/>
                      <a:tailEnd/>
                    </a:ln>
                  </pic:spPr>
                </pic:pic>
              </a:graphicData>
            </a:graphic>
          </wp:inline>
        </w:drawing>
      </w:r>
      <w:r>
        <w:rPr>
          <w:lang w:val="en-US"/>
        </w:rPr>
        <w:t xml:space="preserve"> </w:t>
      </w:r>
    </w:p>
    <w:p w:rsidR="00394566" w:rsidRDefault="00394566" w:rsidP="00394566">
      <w:pPr>
        <w:rPr>
          <w:lang w:val="en-US"/>
        </w:rPr>
      </w:pPr>
    </w:p>
    <w:p w:rsidR="00394566" w:rsidRDefault="00394566" w:rsidP="00394566">
      <w:pPr>
        <w:rPr>
          <w:lang w:val="en-US"/>
        </w:rPr>
      </w:pPr>
      <w:r>
        <w:rPr>
          <w:lang w:val="en-US"/>
        </w:rPr>
        <w:t>If you want to set a field to a higher delay (i.e. you want to silence an alarm for 3 minutes) you must left click the field. A menu will appear where you can change the settings including the delay time. Check “Enable the selected cells” and choose a delay time. You can choose the delay time in minutes or seconds by checking the appropriate box (see</w:t>
      </w:r>
      <w:r>
        <w:rPr>
          <w:lang w:val="en-US"/>
        </w:rPr>
        <w:fldChar w:fldCharType="begin"/>
      </w:r>
      <w:r>
        <w:rPr>
          <w:lang w:val="en-US"/>
        </w:rPr>
        <w:instrText xml:space="preserve"> REF _Ref333481090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25</w:t>
      </w:r>
      <w:r>
        <w:rPr>
          <w:lang w:val="en-US"/>
        </w:rPr>
        <w:fldChar w:fldCharType="end"/>
      </w:r>
      <w:r>
        <w:rPr>
          <w:lang w:val="en-US"/>
        </w:rPr>
        <w:t>).</w:t>
      </w:r>
    </w:p>
    <w:p w:rsidR="00394566" w:rsidRDefault="00394566" w:rsidP="00394566">
      <w:pPr>
        <w:rPr>
          <w:lang w:val="en-US"/>
        </w:rPr>
      </w:pPr>
    </w:p>
    <w:p w:rsidR="00394566" w:rsidRDefault="00394566" w:rsidP="00394566">
      <w:pPr>
        <w:keepNext/>
      </w:pPr>
      <w:r>
        <w:rPr>
          <w:noProof/>
          <w:lang w:val="nl-NL" w:eastAsia="nl-NL"/>
        </w:rPr>
        <w:drawing>
          <wp:inline distT="0" distB="0" distL="0" distR="0" wp14:anchorId="5F9DBDD1" wp14:editId="4187D6F0">
            <wp:extent cx="5939790" cy="1676605"/>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39790" cy="1676605"/>
                    </a:xfrm>
                    <a:prstGeom prst="rect">
                      <a:avLst/>
                    </a:prstGeom>
                  </pic:spPr>
                </pic:pic>
              </a:graphicData>
            </a:graphic>
          </wp:inline>
        </w:drawing>
      </w:r>
    </w:p>
    <w:p w:rsidR="00394566" w:rsidRPr="00D92197" w:rsidRDefault="00394566" w:rsidP="00394566">
      <w:pPr>
        <w:pStyle w:val="Onderschrift"/>
      </w:pPr>
      <w:bookmarkStart w:id="227" w:name="_Ref333481090"/>
      <w:bookmarkStart w:id="228" w:name="_Toc346631176"/>
      <w:bookmarkStart w:id="229" w:name="_Toc375561376"/>
      <w:r w:rsidRPr="00D92197">
        <w:t xml:space="preserve">Figure </w:t>
      </w:r>
      <w:fldSimple w:instr=" STYLEREF 1 \s ">
        <w:r w:rsidR="00C91965">
          <w:rPr>
            <w:noProof/>
          </w:rPr>
          <w:t>5</w:t>
        </w:r>
      </w:fldSimple>
      <w:r w:rsidR="00F7104D">
        <w:noBreakHyphen/>
      </w:r>
      <w:fldSimple w:instr=" SEQ Figure \* ARABIC \s 1 ">
        <w:r w:rsidR="00C91965">
          <w:rPr>
            <w:noProof/>
          </w:rPr>
          <w:t>25</w:t>
        </w:r>
      </w:fldSimple>
      <w:bookmarkEnd w:id="227"/>
      <w:r w:rsidRPr="00D92197">
        <w:t>: Alarm station settings</w:t>
      </w:r>
      <w:bookmarkEnd w:id="228"/>
      <w:bookmarkEnd w:id="229"/>
    </w:p>
    <w:p w:rsidR="00394566" w:rsidRDefault="00394566" w:rsidP="00394566">
      <w:pPr>
        <w:rPr>
          <w:lang w:val="en-US"/>
        </w:rPr>
      </w:pPr>
      <w:r>
        <w:rPr>
          <w:lang w:val="en-US"/>
        </w:rPr>
        <w:t xml:space="preserve">In addition, you can do this for different cells at the same time, by clicking and dragging the mouse over the preferred cells (see </w:t>
      </w:r>
      <w:r>
        <w:rPr>
          <w:lang w:val="en-US"/>
        </w:rPr>
        <w:fldChar w:fldCharType="begin"/>
      </w:r>
      <w:r>
        <w:rPr>
          <w:lang w:val="en-US"/>
        </w:rPr>
        <w:instrText xml:space="preserve"> REF _Ref333481116 \h </w:instrText>
      </w:r>
      <w:r>
        <w:rPr>
          <w:lang w:val="en-US"/>
        </w:rPr>
      </w:r>
      <w:r>
        <w:rPr>
          <w:lang w:val="en-US"/>
        </w:rPr>
        <w:fldChar w:fldCharType="separate"/>
      </w:r>
      <w:r w:rsidR="00C91965" w:rsidRPr="00D92197">
        <w:t xml:space="preserve">Figure </w:t>
      </w:r>
      <w:r w:rsidR="00C91965">
        <w:rPr>
          <w:noProof/>
        </w:rPr>
        <w:t>5</w:t>
      </w:r>
      <w:r w:rsidR="00C91965">
        <w:noBreakHyphen/>
      </w:r>
      <w:r w:rsidR="00C91965">
        <w:rPr>
          <w:noProof/>
        </w:rPr>
        <w:t>26</w:t>
      </w:r>
      <w:r>
        <w:rPr>
          <w:lang w:val="en-US"/>
        </w:rPr>
        <w:fldChar w:fldCharType="end"/>
      </w:r>
      <w:r>
        <w:rPr>
          <w:lang w:val="en-US"/>
        </w:rPr>
        <w:t>).</w:t>
      </w:r>
      <w:r>
        <w:rPr>
          <w:lang w:val="en-US"/>
        </w:rPr>
        <w:br/>
      </w:r>
    </w:p>
    <w:p w:rsidR="00394566" w:rsidRDefault="00394566" w:rsidP="00394566">
      <w:pPr>
        <w:keepNext/>
      </w:pPr>
      <w:r>
        <w:rPr>
          <w:noProof/>
          <w:lang w:val="nl-NL" w:eastAsia="nl-NL"/>
        </w:rPr>
        <w:drawing>
          <wp:inline distT="0" distB="0" distL="0" distR="0" wp14:anchorId="134D9121" wp14:editId="21C54D99">
            <wp:extent cx="1571625" cy="1897176"/>
            <wp:effectExtent l="0" t="0" r="0" b="8255"/>
            <wp:docPr id="48" name="Afbeelding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49" cstate="print"/>
                    <a:srcRect/>
                    <a:stretch>
                      <a:fillRect/>
                    </a:stretch>
                  </pic:blipFill>
                  <pic:spPr bwMode="auto">
                    <a:xfrm>
                      <a:off x="0" y="0"/>
                      <a:ext cx="1572368" cy="1898073"/>
                    </a:xfrm>
                    <a:prstGeom prst="rect">
                      <a:avLst/>
                    </a:prstGeom>
                    <a:noFill/>
                    <a:ln w="9525">
                      <a:noFill/>
                      <a:miter lim="800000"/>
                      <a:headEnd/>
                      <a:tailEnd/>
                    </a:ln>
                  </pic:spPr>
                </pic:pic>
              </a:graphicData>
            </a:graphic>
          </wp:inline>
        </w:drawing>
      </w:r>
    </w:p>
    <w:p w:rsidR="00394566" w:rsidRPr="00D92197" w:rsidRDefault="00394566" w:rsidP="00394566">
      <w:pPr>
        <w:pStyle w:val="Onderschrift"/>
      </w:pPr>
      <w:bookmarkStart w:id="230" w:name="_Ref333481116"/>
      <w:bookmarkStart w:id="231" w:name="_Toc346631177"/>
      <w:bookmarkStart w:id="232" w:name="_Toc375561377"/>
      <w:r w:rsidRPr="00D92197">
        <w:t xml:space="preserve">Figure </w:t>
      </w:r>
      <w:fldSimple w:instr=" STYLEREF 1 \s ">
        <w:r w:rsidR="00C91965">
          <w:rPr>
            <w:noProof/>
          </w:rPr>
          <w:t>5</w:t>
        </w:r>
      </w:fldSimple>
      <w:r w:rsidR="00F7104D">
        <w:noBreakHyphen/>
      </w:r>
      <w:fldSimple w:instr=" SEQ Figure \* ARABIC \s 1 ">
        <w:r w:rsidR="00C91965">
          <w:rPr>
            <w:noProof/>
          </w:rPr>
          <w:t>26</w:t>
        </w:r>
      </w:fldSimple>
      <w:bookmarkEnd w:id="230"/>
      <w:r w:rsidRPr="00D92197">
        <w:t>: Select by dragging</w:t>
      </w:r>
      <w:bookmarkEnd w:id="231"/>
      <w:bookmarkEnd w:id="232"/>
    </w:p>
    <w:p w:rsidR="00394566" w:rsidRDefault="00394566" w:rsidP="00394566">
      <w:pPr>
        <w:rPr>
          <w:lang w:val="en-US"/>
        </w:rPr>
      </w:pPr>
      <w:r>
        <w:rPr>
          <w:lang w:val="en-US"/>
        </w:rPr>
        <w:br/>
        <w:t>If you want to disable the alarm settings, deselect the checkbox “Enable the selected cells”.</w:t>
      </w:r>
    </w:p>
    <w:p w:rsidR="00394566" w:rsidRDefault="00394566" w:rsidP="0031103D">
      <w:pPr>
        <w:pStyle w:val="Kop4"/>
        <w:numPr>
          <w:ilvl w:val="3"/>
          <w:numId w:val="3"/>
        </w:numPr>
        <w:rPr>
          <w:lang w:val="en-US"/>
        </w:rPr>
      </w:pPr>
      <w:bookmarkStart w:id="233" w:name="_Toc346630965"/>
      <w:bookmarkStart w:id="234" w:name="_Toc375561267"/>
      <w:r>
        <w:rPr>
          <w:lang w:val="en-US"/>
        </w:rPr>
        <w:lastRenderedPageBreak/>
        <w:t>Background</w:t>
      </w:r>
      <w:bookmarkEnd w:id="233"/>
      <w:bookmarkEnd w:id="234"/>
    </w:p>
    <w:p w:rsidR="00394566" w:rsidRDefault="00394566" w:rsidP="00394566">
      <w:pPr>
        <w:rPr>
          <w:lang w:val="en-US"/>
        </w:rPr>
      </w:pPr>
      <w:r>
        <w:rPr>
          <w:lang w:val="en-US"/>
        </w:rPr>
        <w:t>To elaborate a little bit further we will explain a bit more about the use of alarm stations. Each station will be in a particular part of the ship (i.e. wheelhouse, engine room, crewmess, chief engineer cabin etc.) All these stations have their own rights on which alarms they can hear or see and how they can act upon such an alarm. For example, the engine room is the place where all the alarms normally will be visible and almost always the only place where alarms can be acknowledged. This is because regulations require that alarms can only be acknowledged on that part of the ship where you can act upon the alarm and take precaution action on that alarm. Now in the crewmess (a public space) all kind of people have access to the workstation. It is not advisable that these people have rights to acknowledge the alarm. So in this space you can set the Alarmstation rights for the crewmess, so that they don’t have the rights to acknowledge.</w:t>
      </w:r>
    </w:p>
    <w:p w:rsidR="00394566" w:rsidRDefault="00394566" w:rsidP="00394566">
      <w:pPr>
        <w:rPr>
          <w:lang w:val="en-US"/>
        </w:rPr>
      </w:pPr>
    </w:p>
    <w:p w:rsidR="00394566" w:rsidRDefault="00394566" w:rsidP="00394566">
      <w:pPr>
        <w:rPr>
          <w:lang w:val="en-US"/>
        </w:rPr>
      </w:pPr>
      <w:r>
        <w:rPr>
          <w:lang w:val="en-US"/>
        </w:rPr>
        <w:t xml:space="preserve">You can imagine that in the wheelhouse they do not want to see all the alarms concerning propulsion etc. merely navigational alarms are mostly enough on the bridge. Here you can set the alarm stations to only show navigational alarms and not propulsion alarms. </w:t>
      </w:r>
    </w:p>
    <w:p w:rsidR="00394566" w:rsidRDefault="00394566" w:rsidP="00394566">
      <w:pPr>
        <w:rPr>
          <w:lang w:val="en-US"/>
        </w:rPr>
      </w:pPr>
    </w:p>
    <w:p w:rsidR="00394566" w:rsidRPr="009F49D7" w:rsidRDefault="00394566" w:rsidP="00394566">
      <w:pPr>
        <w:rPr>
          <w:lang w:val="en-US"/>
        </w:rPr>
      </w:pPr>
      <w:r>
        <w:rPr>
          <w:lang w:val="en-US"/>
        </w:rPr>
        <w:t>We have developed a lot of standardized settings for different variations. Please refer to the troubleshooting manual for these examples.</w:t>
      </w:r>
    </w:p>
    <w:p w:rsidR="00394566" w:rsidRDefault="00394566" w:rsidP="00394566">
      <w:pPr>
        <w:rPr>
          <w:lang w:val="en-US"/>
        </w:rPr>
      </w:pPr>
    </w:p>
    <w:p w:rsidR="00F7104D" w:rsidRDefault="00F7104D" w:rsidP="00F7104D">
      <w:pPr>
        <w:pStyle w:val="Kop4"/>
        <w:rPr>
          <w:lang w:val="en-US"/>
        </w:rPr>
      </w:pPr>
      <w:bookmarkStart w:id="235" w:name="_Toc375561268"/>
      <w:r>
        <w:rPr>
          <w:lang w:val="en-US"/>
        </w:rPr>
        <w:t>Duty alarm rights</w:t>
      </w:r>
      <w:bookmarkEnd w:id="235"/>
    </w:p>
    <w:p w:rsidR="00F7104D" w:rsidRPr="00F7104D" w:rsidRDefault="00F7104D" w:rsidP="00F7104D">
      <w:pPr>
        <w:rPr>
          <w:lang w:val="en-US"/>
        </w:rPr>
      </w:pPr>
    </w:p>
    <w:p w:rsidR="00F7104D" w:rsidRDefault="00F7104D" w:rsidP="00F7104D">
      <w:pPr>
        <w:rPr>
          <w:lang w:val="en-US"/>
        </w:rPr>
      </w:pPr>
      <w:r>
        <w:rPr>
          <w:noProof/>
          <w:lang w:val="nl-NL" w:eastAsia="nl-NL"/>
        </w:rPr>
        <w:drawing>
          <wp:inline distT="0" distB="0" distL="0" distR="0" wp14:anchorId="05AF52B4" wp14:editId="6E0F2E50">
            <wp:extent cx="2183566" cy="2771775"/>
            <wp:effectExtent l="0" t="0" r="762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83566" cy="2771775"/>
                    </a:xfrm>
                    <a:prstGeom prst="rect">
                      <a:avLst/>
                    </a:prstGeom>
                  </pic:spPr>
                </pic:pic>
              </a:graphicData>
            </a:graphic>
          </wp:inline>
        </w:drawing>
      </w:r>
    </w:p>
    <w:p w:rsidR="00F7104D" w:rsidRDefault="00F7104D" w:rsidP="00F7104D">
      <w:pPr>
        <w:pStyle w:val="Onderschrift"/>
      </w:pPr>
      <w:bookmarkStart w:id="236" w:name="_Toc375561378"/>
      <w:r>
        <w:t xml:space="preserve">Figure </w:t>
      </w:r>
      <w:fldSimple w:instr=" STYLEREF 1 \s ">
        <w:r w:rsidR="00C91965">
          <w:rPr>
            <w:noProof/>
          </w:rPr>
          <w:t>5</w:t>
        </w:r>
      </w:fldSimple>
      <w:r>
        <w:noBreakHyphen/>
      </w:r>
      <w:fldSimple w:instr=" SEQ Figure \* ARABIC \s 1 ">
        <w:r w:rsidR="00C91965">
          <w:rPr>
            <w:noProof/>
          </w:rPr>
          <w:t>27</w:t>
        </w:r>
      </w:fldSimple>
      <w:r>
        <w:t>: Duty alarm rights</w:t>
      </w:r>
      <w:bookmarkEnd w:id="2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F7104D" w:rsidRPr="00281C08" w:rsidTr="00F7104D">
        <w:tc>
          <w:tcPr>
            <w:tcW w:w="2376" w:type="dxa"/>
            <w:shd w:val="clear" w:color="auto" w:fill="0C0C0C"/>
          </w:tcPr>
          <w:p w:rsidR="00F7104D" w:rsidRPr="00281C08" w:rsidRDefault="00F7104D" w:rsidP="00F7104D">
            <w:pPr>
              <w:rPr>
                <w:b/>
                <w:lang w:val="en-US"/>
              </w:rPr>
            </w:pPr>
            <w:r w:rsidRPr="00281C08">
              <w:rPr>
                <w:b/>
                <w:lang w:val="en-US"/>
              </w:rPr>
              <w:t>Alarm group option</w:t>
            </w:r>
          </w:p>
        </w:tc>
        <w:tc>
          <w:tcPr>
            <w:tcW w:w="6836" w:type="dxa"/>
            <w:shd w:val="clear" w:color="auto" w:fill="0C0C0C"/>
          </w:tcPr>
          <w:p w:rsidR="00F7104D" w:rsidRPr="00281C08" w:rsidRDefault="00F7104D" w:rsidP="00F7104D">
            <w:pPr>
              <w:rPr>
                <w:b/>
                <w:lang w:val="en-US"/>
              </w:rPr>
            </w:pPr>
            <w:r w:rsidRPr="00281C08">
              <w:rPr>
                <w:b/>
                <w:lang w:val="en-US"/>
              </w:rPr>
              <w:t xml:space="preserve">Explanation </w:t>
            </w:r>
          </w:p>
        </w:tc>
      </w:tr>
      <w:tr w:rsidR="00F7104D" w:rsidRPr="000F200F" w:rsidTr="00F7104D">
        <w:tc>
          <w:tcPr>
            <w:tcW w:w="2376" w:type="dxa"/>
          </w:tcPr>
          <w:p w:rsidR="00F7104D" w:rsidRPr="009417AF" w:rsidRDefault="00F7104D" w:rsidP="00F7104D">
            <w:pPr>
              <w:rPr>
                <w:lang w:val="en-US"/>
              </w:rPr>
            </w:pPr>
            <w:r>
              <w:rPr>
                <w:lang w:val="en-US"/>
              </w:rPr>
              <w:t>Call Allowed</w:t>
            </w:r>
          </w:p>
        </w:tc>
        <w:tc>
          <w:tcPr>
            <w:tcW w:w="6836" w:type="dxa"/>
          </w:tcPr>
          <w:p w:rsidR="00F7104D" w:rsidRPr="009417AF" w:rsidRDefault="00F7104D" w:rsidP="00F7104D">
            <w:pPr>
              <w:rPr>
                <w:lang w:val="en-US"/>
              </w:rPr>
            </w:pPr>
            <w:r>
              <w:rPr>
                <w:lang w:val="en-US"/>
              </w:rPr>
              <w:t>Marks if other stations are allowed to call this station</w:t>
            </w:r>
          </w:p>
        </w:tc>
      </w:tr>
      <w:tr w:rsidR="00F7104D" w:rsidRPr="000F200F" w:rsidTr="00F7104D">
        <w:tc>
          <w:tcPr>
            <w:tcW w:w="2376" w:type="dxa"/>
          </w:tcPr>
          <w:p w:rsidR="00F7104D" w:rsidRPr="009417AF" w:rsidRDefault="00F7104D" w:rsidP="00F7104D">
            <w:pPr>
              <w:rPr>
                <w:lang w:val="en-US"/>
              </w:rPr>
            </w:pPr>
            <w:r>
              <w:rPr>
                <w:lang w:val="en-US"/>
              </w:rPr>
              <w:t>Bridge Duty</w:t>
            </w:r>
          </w:p>
        </w:tc>
        <w:tc>
          <w:tcPr>
            <w:tcW w:w="6836" w:type="dxa"/>
          </w:tcPr>
          <w:p w:rsidR="00F7104D" w:rsidRPr="009417AF" w:rsidRDefault="00F7104D" w:rsidP="00F7104D">
            <w:pPr>
              <w:rPr>
                <w:lang w:val="en-US"/>
              </w:rPr>
            </w:pPr>
            <w:r>
              <w:rPr>
                <w:lang w:val="en-US"/>
              </w:rPr>
              <w:t>Marks if station can be selected for Bridge Duty</w:t>
            </w:r>
          </w:p>
        </w:tc>
      </w:tr>
      <w:tr w:rsidR="00F7104D" w:rsidRPr="000F200F" w:rsidTr="00F7104D">
        <w:tc>
          <w:tcPr>
            <w:tcW w:w="2376" w:type="dxa"/>
          </w:tcPr>
          <w:p w:rsidR="00F7104D" w:rsidRPr="009417AF" w:rsidRDefault="00F7104D" w:rsidP="00F7104D">
            <w:pPr>
              <w:rPr>
                <w:lang w:val="en-US"/>
              </w:rPr>
            </w:pPr>
            <w:r>
              <w:rPr>
                <w:lang w:val="en-US"/>
              </w:rPr>
              <w:t>Bridge Duty Select</w:t>
            </w:r>
          </w:p>
        </w:tc>
        <w:tc>
          <w:tcPr>
            <w:tcW w:w="6836" w:type="dxa"/>
          </w:tcPr>
          <w:p w:rsidR="00F7104D" w:rsidRPr="009417AF" w:rsidRDefault="00F7104D" w:rsidP="00F7104D">
            <w:pPr>
              <w:rPr>
                <w:lang w:val="en-US"/>
              </w:rPr>
            </w:pPr>
            <w:r>
              <w:rPr>
                <w:lang w:val="en-US"/>
              </w:rPr>
              <w:t xml:space="preserve">Marks if station can select bridge duty </w:t>
            </w:r>
          </w:p>
        </w:tc>
      </w:tr>
      <w:tr w:rsidR="00F7104D" w:rsidRPr="000F200F" w:rsidTr="00F7104D">
        <w:tc>
          <w:tcPr>
            <w:tcW w:w="2376" w:type="dxa"/>
          </w:tcPr>
          <w:p w:rsidR="00F7104D" w:rsidRPr="009417AF" w:rsidRDefault="00F7104D" w:rsidP="00F7104D">
            <w:pPr>
              <w:rPr>
                <w:lang w:val="en-US"/>
              </w:rPr>
            </w:pPr>
            <w:r>
              <w:rPr>
                <w:lang w:val="en-US"/>
              </w:rPr>
              <w:t>ER Duty</w:t>
            </w:r>
          </w:p>
        </w:tc>
        <w:tc>
          <w:tcPr>
            <w:tcW w:w="6836" w:type="dxa"/>
          </w:tcPr>
          <w:p w:rsidR="00F7104D" w:rsidRPr="009417AF" w:rsidRDefault="00F7104D" w:rsidP="00F7104D">
            <w:pPr>
              <w:rPr>
                <w:lang w:val="en-US"/>
              </w:rPr>
            </w:pPr>
            <w:r>
              <w:rPr>
                <w:lang w:val="en-US"/>
              </w:rPr>
              <w:t>Marks if station can be selected for ER Duty</w:t>
            </w:r>
          </w:p>
        </w:tc>
      </w:tr>
      <w:tr w:rsidR="00F7104D" w:rsidRPr="000F200F" w:rsidTr="00F7104D">
        <w:tc>
          <w:tcPr>
            <w:tcW w:w="2376" w:type="dxa"/>
          </w:tcPr>
          <w:p w:rsidR="00F7104D" w:rsidRPr="009417AF" w:rsidRDefault="00F7104D" w:rsidP="00F7104D">
            <w:pPr>
              <w:rPr>
                <w:lang w:val="en-US"/>
              </w:rPr>
            </w:pPr>
            <w:r>
              <w:rPr>
                <w:lang w:val="en-US"/>
              </w:rPr>
              <w:t>ER Duty Select</w:t>
            </w:r>
          </w:p>
        </w:tc>
        <w:tc>
          <w:tcPr>
            <w:tcW w:w="6836" w:type="dxa"/>
          </w:tcPr>
          <w:p w:rsidR="00F7104D" w:rsidRPr="009417AF" w:rsidRDefault="00F7104D" w:rsidP="00F7104D">
            <w:pPr>
              <w:rPr>
                <w:lang w:val="en-US"/>
              </w:rPr>
            </w:pPr>
            <w:r>
              <w:rPr>
                <w:lang w:val="en-US"/>
              </w:rPr>
              <w:t xml:space="preserve">Marks if station can select ER duty </w:t>
            </w:r>
          </w:p>
        </w:tc>
      </w:tr>
      <w:tr w:rsidR="00F7104D" w:rsidRPr="000F200F" w:rsidTr="00F7104D">
        <w:tc>
          <w:tcPr>
            <w:tcW w:w="2376" w:type="dxa"/>
          </w:tcPr>
          <w:p w:rsidR="00F7104D" w:rsidRPr="009417AF" w:rsidRDefault="00F7104D" w:rsidP="00F7104D">
            <w:pPr>
              <w:rPr>
                <w:lang w:val="en-US"/>
              </w:rPr>
            </w:pPr>
            <w:r>
              <w:rPr>
                <w:lang w:val="en-US"/>
              </w:rPr>
              <w:t>Activate station</w:t>
            </w:r>
          </w:p>
        </w:tc>
        <w:tc>
          <w:tcPr>
            <w:tcW w:w="6836" w:type="dxa"/>
          </w:tcPr>
          <w:p w:rsidR="00F7104D" w:rsidRPr="009417AF" w:rsidRDefault="00F7104D" w:rsidP="00F7104D">
            <w:pPr>
              <w:rPr>
                <w:lang w:val="en-US"/>
              </w:rPr>
            </w:pPr>
            <w:r>
              <w:rPr>
                <w:lang w:val="en-US"/>
              </w:rPr>
              <w:t>Marks if station is allowed to switch on or off</w:t>
            </w:r>
          </w:p>
        </w:tc>
      </w:tr>
    </w:tbl>
    <w:p w:rsidR="00F7104D" w:rsidRPr="00F7104D" w:rsidRDefault="00F7104D" w:rsidP="00F7104D"/>
    <w:p w:rsidR="00394566" w:rsidRDefault="00394566" w:rsidP="0031103D">
      <w:pPr>
        <w:pStyle w:val="Kop3"/>
        <w:numPr>
          <w:ilvl w:val="2"/>
          <w:numId w:val="3"/>
        </w:numPr>
        <w:rPr>
          <w:lang w:val="en-US"/>
        </w:rPr>
      </w:pPr>
      <w:bookmarkStart w:id="237" w:name="_Toc346630966"/>
      <w:bookmarkStart w:id="238" w:name="_Toc375561269"/>
      <w:r>
        <w:rPr>
          <w:lang w:val="en-US"/>
        </w:rPr>
        <w:lastRenderedPageBreak/>
        <w:t>Alarm Panels</w:t>
      </w:r>
      <w:bookmarkEnd w:id="237"/>
      <w:bookmarkEnd w:id="238"/>
    </w:p>
    <w:p w:rsidR="00394566" w:rsidRDefault="00394566" w:rsidP="00394566">
      <w:pPr>
        <w:rPr>
          <w:lang w:val="en-US"/>
        </w:rPr>
      </w:pPr>
      <w:r>
        <w:rPr>
          <w:lang w:val="en-US"/>
        </w:rPr>
        <w:t xml:space="preserve">Often we use smaller panels as a workstation in diverse rooms (especially the smaller cabins and </w:t>
      </w:r>
      <w:proofErr w:type="spellStart"/>
      <w:r>
        <w:rPr>
          <w:lang w:val="en-US"/>
        </w:rPr>
        <w:t>messroom</w:t>
      </w:r>
      <w:proofErr w:type="spellEnd"/>
      <w:r>
        <w:rPr>
          <w:lang w:val="en-US"/>
        </w:rPr>
        <w:t>) these panels are called DAP (Duty Alarm Panel</w:t>
      </w:r>
      <w:r>
        <w:rPr>
          <w:lang w:val="en-US"/>
        </w:rPr>
        <w:fldChar w:fldCharType="begin"/>
      </w:r>
      <w:r>
        <w:rPr>
          <w:lang w:val="en-US"/>
        </w:rPr>
        <w:instrText xml:space="preserve"> XE "</w:instrText>
      </w:r>
      <w:r w:rsidRPr="00CA46A0">
        <w:rPr>
          <w:lang w:val="en-US"/>
        </w:rPr>
        <w:instrText>DAP"</w:instrText>
      </w:r>
      <w:r>
        <w:rPr>
          <w:lang w:val="en-US"/>
        </w:rPr>
        <w:instrText xml:space="preserve"> </w:instrText>
      </w:r>
      <w:r>
        <w:rPr>
          <w:lang w:val="en-US"/>
        </w:rPr>
        <w:fldChar w:fldCharType="end"/>
      </w:r>
      <w:r>
        <w:rPr>
          <w:lang w:val="en-US"/>
        </w:rPr>
        <w:t xml:space="preserve">). These DAP’s have to be pointed out to the system. Under Alarm Stations&gt;Alarm Panels you can set these DAP’s (see </w:t>
      </w:r>
      <w:r>
        <w:rPr>
          <w:lang w:val="en-US"/>
        </w:rPr>
        <w:fldChar w:fldCharType="begin"/>
      </w:r>
      <w:r>
        <w:rPr>
          <w:lang w:val="en-US"/>
        </w:rPr>
        <w:instrText xml:space="preserve"> REF _Ref333483539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28</w:t>
      </w:r>
      <w:r>
        <w:rPr>
          <w:lang w:val="en-US"/>
        </w:rPr>
        <w:fldChar w:fldCharType="end"/>
      </w:r>
      <w:r>
        <w:rPr>
          <w:lang w:val="en-US"/>
        </w:rPr>
        <w:t>).</w:t>
      </w:r>
    </w:p>
    <w:p w:rsidR="00394566" w:rsidRDefault="00394566" w:rsidP="00394566">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394566" w:rsidRPr="00281C08" w:rsidTr="00394566">
        <w:tc>
          <w:tcPr>
            <w:tcW w:w="2376" w:type="dxa"/>
            <w:shd w:val="clear" w:color="auto" w:fill="0C0C0C"/>
          </w:tcPr>
          <w:p w:rsidR="00394566" w:rsidRPr="00281C08" w:rsidRDefault="00394566" w:rsidP="00394566">
            <w:pPr>
              <w:rPr>
                <w:b/>
                <w:lang w:val="en-US"/>
              </w:rPr>
            </w:pPr>
            <w:r w:rsidRPr="00281C08">
              <w:rPr>
                <w:b/>
                <w:lang w:val="en-US"/>
              </w:rPr>
              <w:t>Alarm group option</w:t>
            </w:r>
          </w:p>
        </w:tc>
        <w:tc>
          <w:tcPr>
            <w:tcW w:w="6836" w:type="dxa"/>
            <w:shd w:val="clear" w:color="auto" w:fill="0C0C0C"/>
          </w:tcPr>
          <w:p w:rsidR="00394566" w:rsidRPr="00281C08" w:rsidRDefault="00394566" w:rsidP="00394566">
            <w:pPr>
              <w:rPr>
                <w:b/>
                <w:lang w:val="en-US"/>
              </w:rPr>
            </w:pPr>
            <w:r w:rsidRPr="00281C08">
              <w:rPr>
                <w:b/>
                <w:lang w:val="en-US"/>
              </w:rPr>
              <w:t xml:space="preserve">Explanation </w:t>
            </w:r>
          </w:p>
        </w:tc>
      </w:tr>
      <w:tr w:rsidR="00394566" w:rsidRPr="000F200F" w:rsidTr="00394566">
        <w:tc>
          <w:tcPr>
            <w:tcW w:w="2376" w:type="dxa"/>
          </w:tcPr>
          <w:p w:rsidR="00394566" w:rsidRPr="009417AF" w:rsidRDefault="00394566" w:rsidP="00394566">
            <w:pPr>
              <w:rPr>
                <w:lang w:val="en-US"/>
              </w:rPr>
            </w:pPr>
            <w:r>
              <w:rPr>
                <w:lang w:val="en-US"/>
              </w:rPr>
              <w:t>MAC</w:t>
            </w:r>
          </w:p>
        </w:tc>
        <w:tc>
          <w:tcPr>
            <w:tcW w:w="6836" w:type="dxa"/>
          </w:tcPr>
          <w:p w:rsidR="00394566" w:rsidRPr="009417AF" w:rsidRDefault="00394566" w:rsidP="00394566">
            <w:pPr>
              <w:rPr>
                <w:lang w:val="en-US"/>
              </w:rPr>
            </w:pPr>
            <w:r>
              <w:rPr>
                <w:lang w:val="en-US"/>
              </w:rPr>
              <w:t>Type the MAC-address of the DAP here</w:t>
            </w:r>
          </w:p>
        </w:tc>
      </w:tr>
      <w:tr w:rsidR="00394566" w:rsidRPr="000F200F" w:rsidTr="00394566">
        <w:tc>
          <w:tcPr>
            <w:tcW w:w="2376" w:type="dxa"/>
          </w:tcPr>
          <w:p w:rsidR="00394566" w:rsidRPr="009417AF" w:rsidRDefault="00394566" w:rsidP="00394566">
            <w:pPr>
              <w:rPr>
                <w:lang w:val="en-US"/>
              </w:rPr>
            </w:pPr>
            <w:r>
              <w:rPr>
                <w:lang w:val="en-US"/>
              </w:rPr>
              <w:t>Alarm Station</w:t>
            </w:r>
          </w:p>
        </w:tc>
        <w:tc>
          <w:tcPr>
            <w:tcW w:w="6836" w:type="dxa"/>
          </w:tcPr>
          <w:p w:rsidR="00394566" w:rsidRPr="009417AF" w:rsidRDefault="00394566" w:rsidP="00394566">
            <w:pPr>
              <w:rPr>
                <w:lang w:val="en-US"/>
              </w:rPr>
            </w:pPr>
            <w:r>
              <w:rPr>
                <w:lang w:val="en-US"/>
              </w:rPr>
              <w:t>Choose which station it will represent (for alarm settings)</w:t>
            </w:r>
          </w:p>
        </w:tc>
      </w:tr>
      <w:tr w:rsidR="00394566" w:rsidRPr="000F200F" w:rsidTr="00394566">
        <w:tc>
          <w:tcPr>
            <w:tcW w:w="2376" w:type="dxa"/>
          </w:tcPr>
          <w:p w:rsidR="00394566" w:rsidRPr="009417AF" w:rsidRDefault="00394566" w:rsidP="00394566">
            <w:pPr>
              <w:rPr>
                <w:lang w:val="en-US"/>
              </w:rPr>
            </w:pPr>
            <w:r>
              <w:rPr>
                <w:lang w:val="en-US"/>
              </w:rPr>
              <w:t>DAP Type</w:t>
            </w:r>
          </w:p>
        </w:tc>
        <w:tc>
          <w:tcPr>
            <w:tcW w:w="6836" w:type="dxa"/>
          </w:tcPr>
          <w:p w:rsidR="00394566" w:rsidRPr="009417AF" w:rsidRDefault="00394566" w:rsidP="00394566">
            <w:pPr>
              <w:rPr>
                <w:lang w:val="en-US"/>
              </w:rPr>
            </w:pPr>
            <w:r>
              <w:rPr>
                <w:lang w:val="en-US"/>
              </w:rPr>
              <w:t>Choose the type of DAP in use</w:t>
            </w:r>
          </w:p>
        </w:tc>
      </w:tr>
      <w:tr w:rsidR="00394566" w:rsidRPr="000F200F" w:rsidTr="00394566">
        <w:tc>
          <w:tcPr>
            <w:tcW w:w="2376" w:type="dxa"/>
          </w:tcPr>
          <w:p w:rsidR="00394566" w:rsidRPr="009417AF" w:rsidRDefault="00394566" w:rsidP="00394566">
            <w:pPr>
              <w:rPr>
                <w:lang w:val="en-US"/>
              </w:rPr>
            </w:pPr>
            <w:r>
              <w:rPr>
                <w:lang w:val="en-US"/>
              </w:rPr>
              <w:t>IP</w:t>
            </w:r>
            <w:r>
              <w:rPr>
                <w:lang w:val="en-US"/>
              </w:rPr>
              <w:fldChar w:fldCharType="begin"/>
            </w:r>
            <w:r>
              <w:rPr>
                <w:lang w:val="en-US"/>
              </w:rPr>
              <w:instrText xml:space="preserve"> XE "</w:instrText>
            </w:r>
            <w:r>
              <w:instrText>IP"</w:instrText>
            </w:r>
            <w:r>
              <w:rPr>
                <w:lang w:val="en-US"/>
              </w:rPr>
              <w:instrText xml:space="preserve"> </w:instrText>
            </w:r>
            <w:r>
              <w:rPr>
                <w:lang w:val="en-US"/>
              </w:rPr>
              <w:fldChar w:fldCharType="end"/>
            </w:r>
          </w:p>
        </w:tc>
        <w:tc>
          <w:tcPr>
            <w:tcW w:w="6836" w:type="dxa"/>
          </w:tcPr>
          <w:p w:rsidR="00394566" w:rsidRPr="009417AF" w:rsidRDefault="00394566" w:rsidP="00394566">
            <w:pPr>
              <w:rPr>
                <w:lang w:val="en-US"/>
              </w:rPr>
            </w:pPr>
            <w:r>
              <w:rPr>
                <w:lang w:val="en-US"/>
              </w:rPr>
              <w:t>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in range 172.xx.0.81 and so on</w:t>
            </w:r>
          </w:p>
        </w:tc>
      </w:tr>
    </w:tbl>
    <w:p w:rsidR="00394566" w:rsidRPr="00CA0364" w:rsidRDefault="00394566" w:rsidP="00394566">
      <w:pPr>
        <w:rPr>
          <w:lang w:val="en-US"/>
        </w:rPr>
      </w:pPr>
    </w:p>
    <w:p w:rsidR="00394566" w:rsidRPr="00CA0364" w:rsidRDefault="00394566" w:rsidP="00394566">
      <w:pPr>
        <w:rPr>
          <w:i/>
          <w:lang w:val="en-US"/>
        </w:rPr>
      </w:pPr>
      <w:r>
        <w:rPr>
          <w:noProof/>
          <w:lang w:val="nl-NL" w:eastAsia="nl-NL"/>
        </w:rPr>
        <w:drawing>
          <wp:inline distT="0" distB="0" distL="0" distR="0" wp14:anchorId="293E994F" wp14:editId="618C446A">
            <wp:extent cx="416379" cy="342900"/>
            <wp:effectExtent l="0" t="0" r="3175" b="0"/>
            <wp:docPr id="156" name="Afbeelding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CA0364">
        <w:rPr>
          <w:i/>
          <w:lang w:val="en-US"/>
        </w:rPr>
        <w:t>: after changing these settings choose “ accept and restart communication” to activate the changes.</w:t>
      </w:r>
    </w:p>
    <w:p w:rsidR="00394566" w:rsidRDefault="00394566" w:rsidP="00394566">
      <w:pPr>
        <w:pStyle w:val="Bijschrift"/>
      </w:pPr>
      <w:r>
        <w:rPr>
          <w:noProof/>
          <w:lang w:eastAsia="nl-NL"/>
        </w:rPr>
        <w:lastRenderedPageBreak/>
        <w:drawing>
          <wp:inline distT="0" distB="0" distL="0" distR="0" wp14:anchorId="5D2972BE" wp14:editId="1A23D3DE">
            <wp:extent cx="5939790" cy="6801773"/>
            <wp:effectExtent l="0" t="0" r="381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39790" cy="6801773"/>
                    </a:xfrm>
                    <a:prstGeom prst="rect">
                      <a:avLst/>
                    </a:prstGeom>
                  </pic:spPr>
                </pic:pic>
              </a:graphicData>
            </a:graphic>
          </wp:inline>
        </w:drawing>
      </w:r>
    </w:p>
    <w:p w:rsidR="00394566" w:rsidRPr="00514E0F" w:rsidRDefault="00394566" w:rsidP="00394566">
      <w:pPr>
        <w:pStyle w:val="Onderschrift"/>
      </w:pPr>
      <w:bookmarkStart w:id="239" w:name="_Ref333483539"/>
      <w:bookmarkStart w:id="240" w:name="_Toc346631178"/>
      <w:bookmarkStart w:id="241" w:name="_Toc375561379"/>
      <w:r>
        <w:t xml:space="preserve">Figure </w:t>
      </w:r>
      <w:fldSimple w:instr=" STYLEREF 1 \s ">
        <w:r w:rsidR="00C91965">
          <w:rPr>
            <w:noProof/>
          </w:rPr>
          <w:t>5</w:t>
        </w:r>
      </w:fldSimple>
      <w:r w:rsidR="00F7104D">
        <w:noBreakHyphen/>
      </w:r>
      <w:fldSimple w:instr=" SEQ Figure \* ARABIC \s 1 ">
        <w:r w:rsidR="00C91965">
          <w:rPr>
            <w:noProof/>
          </w:rPr>
          <w:t>28</w:t>
        </w:r>
      </w:fldSimple>
      <w:bookmarkEnd w:id="239"/>
      <w:r>
        <w:t>: Alarm Panels</w:t>
      </w:r>
      <w:bookmarkEnd w:id="240"/>
      <w:bookmarkEnd w:id="241"/>
      <w:r>
        <w:t xml:space="preserve"> </w:t>
      </w:r>
    </w:p>
    <w:p w:rsidR="00394566" w:rsidRDefault="00394566" w:rsidP="00394566">
      <w:pPr>
        <w:rPr>
          <w:lang w:val="en-US"/>
        </w:rPr>
      </w:pPr>
    </w:p>
    <w:p w:rsidR="00394566" w:rsidRDefault="00394566" w:rsidP="00394566">
      <w:pPr>
        <w:rPr>
          <w:lang w:val="en-US"/>
        </w:rPr>
      </w:pPr>
    </w:p>
    <w:p w:rsidR="00394566" w:rsidRDefault="00394566" w:rsidP="0031103D">
      <w:pPr>
        <w:pStyle w:val="Kop3"/>
        <w:numPr>
          <w:ilvl w:val="2"/>
          <w:numId w:val="3"/>
        </w:numPr>
        <w:rPr>
          <w:lang w:val="en-US"/>
        </w:rPr>
      </w:pPr>
      <w:bookmarkStart w:id="242" w:name="_Toc346630967"/>
      <w:bookmarkStart w:id="243" w:name="_Toc375561270"/>
      <w:r>
        <w:rPr>
          <w:lang w:val="en-US"/>
        </w:rPr>
        <w:t>Alarm groups</w:t>
      </w:r>
      <w:bookmarkEnd w:id="242"/>
      <w:bookmarkEnd w:id="243"/>
      <w:r>
        <w:rPr>
          <w:lang w:val="en-US"/>
        </w:rPr>
        <w:fldChar w:fldCharType="begin"/>
      </w:r>
      <w:r>
        <w:rPr>
          <w:lang w:val="en-US"/>
        </w:rPr>
        <w:instrText xml:space="preserve"> XE "</w:instrText>
      </w:r>
      <w:r>
        <w:instrText>Alarm groups"</w:instrText>
      </w:r>
      <w:r>
        <w:rPr>
          <w:lang w:val="en-US"/>
        </w:rPr>
        <w:instrText xml:space="preserve"> </w:instrText>
      </w:r>
      <w:r>
        <w:rPr>
          <w:lang w:val="en-US"/>
        </w:rPr>
        <w:fldChar w:fldCharType="end"/>
      </w:r>
    </w:p>
    <w:p w:rsidR="00394566" w:rsidRDefault="00394566" w:rsidP="00394566">
      <w:pPr>
        <w:rPr>
          <w:lang w:val="en-US"/>
        </w:rPr>
      </w:pPr>
      <w:r>
        <w:rPr>
          <w:lang w:val="en-US"/>
        </w:rPr>
        <w:t xml:space="preserve">In Alarm Groups you can define the looks of the DAP’s (see </w:t>
      </w:r>
      <w:r>
        <w:rPr>
          <w:lang w:val="en-US"/>
        </w:rPr>
        <w:fldChar w:fldCharType="begin"/>
      </w:r>
      <w:r>
        <w:rPr>
          <w:lang w:val="en-US"/>
        </w:rPr>
        <w:instrText xml:space="preserve"> REF _Ref333484645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29</w:t>
      </w:r>
      <w:r>
        <w:rPr>
          <w:lang w:val="en-US"/>
        </w:rPr>
        <w:fldChar w:fldCharType="end"/>
      </w:r>
      <w:r>
        <w:rPr>
          <w:lang w:val="en-US"/>
        </w:rPr>
        <w:t>).</w:t>
      </w:r>
    </w:p>
    <w:p w:rsidR="00394566" w:rsidRDefault="00394566" w:rsidP="00394566">
      <w:pPr>
        <w:rPr>
          <w:lang w:val="en-US"/>
        </w:rPr>
      </w:pPr>
    </w:p>
    <w:p w:rsidR="00394566" w:rsidRDefault="00394566" w:rsidP="00394566">
      <w:pPr>
        <w:rPr>
          <w:lang w:val="en-US"/>
        </w:rPr>
      </w:pPr>
      <w:r>
        <w:rPr>
          <w:lang w:val="en-US"/>
        </w:rPr>
        <w:t xml:space="preserve">Under “duty alarm panels” you can set the rows and columns that you want to see if they are in alarm. You can choose up to 2 rows and up to 5 columns. Under “assigned alarm groups” </w:t>
      </w:r>
      <w:r>
        <w:rPr>
          <w:lang w:val="en-US"/>
        </w:rPr>
        <w:lastRenderedPageBreak/>
        <w:t>you can define which alarm group you will see. Just click on a field and choose the specific alarm Group.</w:t>
      </w:r>
    </w:p>
    <w:p w:rsidR="00394566" w:rsidRDefault="00394566" w:rsidP="00394566">
      <w:pPr>
        <w:rPr>
          <w:lang w:val="en-US"/>
        </w:rPr>
      </w:pPr>
    </w:p>
    <w:p w:rsidR="00394566" w:rsidRDefault="00394566" w:rsidP="00394566">
      <w:pPr>
        <w:rPr>
          <w:lang w:val="en-US"/>
        </w:rPr>
      </w:pPr>
      <w:r>
        <w:rPr>
          <w:lang w:val="en-US"/>
        </w:rPr>
        <w:t>“This Station” defines the look and feel of the OWS. In default mode you have the same layout as a standard alarm page. You can also choose to only see a list of alarms or a list of alarms with the controls for silencing etc.</w:t>
      </w:r>
    </w:p>
    <w:p w:rsidR="00394566" w:rsidRDefault="00394566" w:rsidP="00394566">
      <w:pPr>
        <w:rPr>
          <w:lang w:val="en-US"/>
        </w:rPr>
      </w:pPr>
    </w:p>
    <w:p w:rsidR="00394566" w:rsidRDefault="00394566" w:rsidP="00394566">
      <w:pPr>
        <w:rPr>
          <w:lang w:val="en-US"/>
        </w:rPr>
      </w:pPr>
      <w:r>
        <w:rPr>
          <w:noProof/>
          <w:lang w:val="nl-NL" w:eastAsia="nl-NL"/>
        </w:rPr>
        <w:drawing>
          <wp:inline distT="0" distB="0" distL="0" distR="0" wp14:anchorId="6B83B440" wp14:editId="36A6FBD4">
            <wp:extent cx="4305300" cy="30194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05300" cy="3019425"/>
                    </a:xfrm>
                    <a:prstGeom prst="rect">
                      <a:avLst/>
                    </a:prstGeom>
                  </pic:spPr>
                </pic:pic>
              </a:graphicData>
            </a:graphic>
          </wp:inline>
        </w:drawing>
      </w:r>
    </w:p>
    <w:p w:rsidR="00394566" w:rsidRDefault="00394566" w:rsidP="00394566">
      <w:pPr>
        <w:pStyle w:val="Onderschrift"/>
      </w:pPr>
      <w:bookmarkStart w:id="244" w:name="_Ref333484645"/>
      <w:bookmarkStart w:id="245" w:name="_Toc346631179"/>
      <w:bookmarkStart w:id="246" w:name="_Toc375561380"/>
      <w:r>
        <w:t xml:space="preserve">Figure </w:t>
      </w:r>
      <w:fldSimple w:instr=" STYLEREF 1 \s ">
        <w:r w:rsidR="00C91965">
          <w:rPr>
            <w:noProof/>
          </w:rPr>
          <w:t>5</w:t>
        </w:r>
      </w:fldSimple>
      <w:r w:rsidR="00F7104D">
        <w:noBreakHyphen/>
      </w:r>
      <w:fldSimple w:instr=" SEQ Figure \* ARABIC \s 1 ">
        <w:r w:rsidR="00C91965">
          <w:rPr>
            <w:noProof/>
          </w:rPr>
          <w:t>29</w:t>
        </w:r>
      </w:fldSimple>
      <w:bookmarkEnd w:id="244"/>
      <w:r>
        <w:t>: Alarm Groups</w:t>
      </w:r>
      <w:bookmarkEnd w:id="245"/>
      <w:bookmarkEnd w:id="246"/>
    </w:p>
    <w:p w:rsidR="00394566" w:rsidRPr="00CA0364" w:rsidRDefault="00394566" w:rsidP="00394566">
      <w:pPr>
        <w:rPr>
          <w:i/>
          <w:lang w:val="en-US"/>
        </w:rPr>
      </w:pPr>
      <w:r>
        <w:rPr>
          <w:noProof/>
          <w:lang w:val="nl-NL" w:eastAsia="nl-NL"/>
        </w:rPr>
        <w:drawing>
          <wp:inline distT="0" distB="0" distL="0" distR="0" wp14:anchorId="3F17C22B" wp14:editId="0D80B069">
            <wp:extent cx="416379" cy="342900"/>
            <wp:effectExtent l="0" t="0" r="3175" b="0"/>
            <wp:docPr id="157" name="Afbeelding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CA0364">
        <w:rPr>
          <w:i/>
          <w:lang w:val="en-US"/>
        </w:rPr>
        <w:t>: after changing these settings choose “ accept changes” to activate the changes.</w:t>
      </w:r>
    </w:p>
    <w:p w:rsidR="00394566" w:rsidRPr="00CA0364" w:rsidRDefault="00394566" w:rsidP="00394566">
      <w:pPr>
        <w:rPr>
          <w:i/>
          <w:lang w:val="en-US"/>
        </w:rPr>
      </w:pPr>
    </w:p>
    <w:p w:rsidR="00394566" w:rsidRDefault="00394566" w:rsidP="0031103D">
      <w:pPr>
        <w:pStyle w:val="Kop3"/>
        <w:numPr>
          <w:ilvl w:val="2"/>
          <w:numId w:val="3"/>
        </w:numPr>
      </w:pPr>
      <w:bookmarkStart w:id="247" w:name="_Toc346630968"/>
      <w:bookmarkStart w:id="248" w:name="_Toc375561271"/>
      <w:r>
        <w:t>Alarm Settings</w:t>
      </w:r>
      <w:bookmarkEnd w:id="247"/>
      <w:bookmarkEnd w:id="248"/>
      <w:r>
        <w:fldChar w:fldCharType="begin"/>
      </w:r>
      <w:r>
        <w:instrText xml:space="preserve"> XE "Settings" </w:instrText>
      </w:r>
      <w:r>
        <w:fldChar w:fldCharType="end"/>
      </w:r>
    </w:p>
    <w:p w:rsidR="00394566" w:rsidRPr="00CA0364" w:rsidRDefault="00394566" w:rsidP="00394566">
      <w:pPr>
        <w:rPr>
          <w:lang w:val="en-US"/>
        </w:rPr>
      </w:pPr>
      <w:r w:rsidRPr="00CA0364">
        <w:rPr>
          <w:lang w:val="en-US"/>
        </w:rPr>
        <w:t xml:space="preserve">Here you can specify different alarm settings. </w:t>
      </w:r>
    </w:p>
    <w:p w:rsidR="00394566" w:rsidRPr="00CA0364" w:rsidRDefault="00394566" w:rsidP="00394566">
      <w:pPr>
        <w:rPr>
          <w:lang w:val="en-US"/>
        </w:rPr>
      </w:pPr>
      <w:r w:rsidRPr="00CA0364">
        <w:rPr>
          <w:lang w:val="en-US"/>
        </w:rPr>
        <w:t>Under “Duty Alarm System</w:t>
      </w:r>
      <w:r>
        <w:rPr>
          <w:lang w:val="en-US"/>
        </w:rPr>
        <w:fldChar w:fldCharType="begin"/>
      </w:r>
      <w:r>
        <w:rPr>
          <w:lang w:val="en-US"/>
        </w:rPr>
        <w:instrText xml:space="preserve"> XE "</w:instrText>
      </w:r>
      <w:r w:rsidRPr="00CA46A0">
        <w:rPr>
          <w:lang w:val="en-US"/>
        </w:rPr>
        <w:instrText>System"</w:instrText>
      </w:r>
      <w:r>
        <w:rPr>
          <w:lang w:val="en-US"/>
        </w:rPr>
        <w:instrText xml:space="preserve"> </w:instrText>
      </w:r>
      <w:r>
        <w:rPr>
          <w:lang w:val="en-US"/>
        </w:rPr>
        <w:fldChar w:fldCharType="end"/>
      </w:r>
      <w:r w:rsidRPr="00CA0364">
        <w:rPr>
          <w:lang w:val="en-US"/>
        </w:rPr>
        <w:t>” you can choose the following:</w:t>
      </w:r>
    </w:p>
    <w:p w:rsidR="00394566" w:rsidRPr="00CA0364" w:rsidRDefault="00394566" w:rsidP="00394566">
      <w:pPr>
        <w:rPr>
          <w:lang w:val="en-US"/>
        </w:rPr>
      </w:pPr>
    </w:p>
    <w:p w:rsidR="00394566" w:rsidRPr="00CA0364" w:rsidRDefault="00394566" w:rsidP="00394566">
      <w:pPr>
        <w:rPr>
          <w:lang w:val="en-US"/>
        </w:rPr>
      </w:pPr>
      <w:r w:rsidRPr="00CA0364">
        <w:rPr>
          <w:lang w:val="en-US"/>
        </w:rPr>
        <w:t>Automatic deactivate of public space When ER attended: if you do not want the alarms to sound in all the public spaces when there is someone at watch in the ER</w:t>
      </w:r>
    </w:p>
    <w:p w:rsidR="00394566" w:rsidRPr="00CA0364" w:rsidRDefault="00394566" w:rsidP="00394566">
      <w:pPr>
        <w:rPr>
          <w:lang w:val="en-US"/>
        </w:rPr>
      </w:pPr>
    </w:p>
    <w:p w:rsidR="00394566" w:rsidRPr="00CA0364" w:rsidRDefault="00394566" w:rsidP="00394566">
      <w:pPr>
        <w:rPr>
          <w:lang w:val="en-US"/>
        </w:rPr>
      </w:pPr>
      <w:r w:rsidRPr="00CA0364">
        <w:rPr>
          <w:lang w:val="en-US"/>
        </w:rPr>
        <w:t>Alert duty Cabin When ER turns unattended: To notify the person on duty that there is nobody in the ER anymore and his watch begins.</w:t>
      </w:r>
    </w:p>
    <w:p w:rsidR="00394566" w:rsidRPr="00CA0364" w:rsidRDefault="00394566" w:rsidP="00394566">
      <w:pPr>
        <w:rPr>
          <w:lang w:val="en-US"/>
        </w:rPr>
      </w:pPr>
    </w:p>
    <w:p w:rsidR="00394566" w:rsidRPr="00CA0364" w:rsidRDefault="00394566" w:rsidP="00394566">
      <w:pPr>
        <w:rPr>
          <w:lang w:val="en-US"/>
        </w:rPr>
      </w:pPr>
      <w:r w:rsidRPr="00CA0364">
        <w:rPr>
          <w:lang w:val="en-US"/>
        </w:rPr>
        <w:t>Alert Bridge when ER turns unattended: Just for convenience.</w:t>
      </w:r>
    </w:p>
    <w:p w:rsidR="00394566" w:rsidRPr="00CA0364" w:rsidRDefault="00394566" w:rsidP="00394566">
      <w:pPr>
        <w:rPr>
          <w:lang w:val="en-US"/>
        </w:rPr>
      </w:pPr>
      <w:r w:rsidRPr="00CA0364">
        <w:rPr>
          <w:lang w:val="en-US"/>
        </w:rPr>
        <w:t>Under “Personal Alarm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sidRPr="00CA0364">
        <w:rPr>
          <w:lang w:val="en-US"/>
        </w:rPr>
        <w:t xml:space="preserve">” you can choose if the </w:t>
      </w:r>
      <w:proofErr w:type="spellStart"/>
      <w:r w:rsidRPr="00CA0364">
        <w:rPr>
          <w:lang w:val="en-US"/>
        </w:rPr>
        <w:t>deadman</w:t>
      </w:r>
      <w:proofErr w:type="spellEnd"/>
      <w:r w:rsidRPr="00CA0364">
        <w:rPr>
          <w:lang w:val="en-US"/>
        </w:rPr>
        <w:t xml:space="preserve"> timer starts again with every new alarm.</w:t>
      </w:r>
    </w:p>
    <w:p w:rsidR="00394566" w:rsidRPr="00CA0364" w:rsidRDefault="00394566" w:rsidP="00394566">
      <w:pPr>
        <w:rPr>
          <w:lang w:val="en-US"/>
        </w:rPr>
      </w:pPr>
    </w:p>
    <w:p w:rsidR="00394566" w:rsidRDefault="00394566" w:rsidP="00394566">
      <w:r>
        <w:rPr>
          <w:noProof/>
          <w:lang w:val="nl-NL" w:eastAsia="nl-NL"/>
        </w:rPr>
        <w:lastRenderedPageBreak/>
        <w:drawing>
          <wp:inline distT="0" distB="0" distL="0" distR="0" wp14:anchorId="1CFC55E2" wp14:editId="17777940">
            <wp:extent cx="4371975" cy="2047875"/>
            <wp:effectExtent l="0" t="0" r="9525" b="9525"/>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71975" cy="2047875"/>
                    </a:xfrm>
                    <a:prstGeom prst="rect">
                      <a:avLst/>
                    </a:prstGeom>
                  </pic:spPr>
                </pic:pic>
              </a:graphicData>
            </a:graphic>
          </wp:inline>
        </w:drawing>
      </w:r>
    </w:p>
    <w:p w:rsidR="00394566" w:rsidRPr="0061743D" w:rsidRDefault="00394566" w:rsidP="00394566">
      <w:pPr>
        <w:pStyle w:val="Onderschrift"/>
      </w:pPr>
      <w:bookmarkStart w:id="249" w:name="_Toc346631180"/>
      <w:bookmarkStart w:id="250" w:name="_Toc375561381"/>
      <w:r>
        <w:t xml:space="preserve">Figure </w:t>
      </w:r>
      <w:fldSimple w:instr=" STYLEREF 1 \s ">
        <w:r w:rsidR="00C91965">
          <w:rPr>
            <w:noProof/>
          </w:rPr>
          <w:t>5</w:t>
        </w:r>
      </w:fldSimple>
      <w:r w:rsidR="00F7104D">
        <w:noBreakHyphen/>
      </w:r>
      <w:fldSimple w:instr=" SEQ Figure \* ARABIC \s 1 ">
        <w:r w:rsidR="00C91965">
          <w:rPr>
            <w:noProof/>
          </w:rPr>
          <w:t>30</w:t>
        </w:r>
      </w:fldSimple>
      <w:r>
        <w:t>: Alarm Settings</w:t>
      </w:r>
      <w:bookmarkEnd w:id="249"/>
      <w:bookmarkEnd w:id="250"/>
      <w:r>
        <w:fldChar w:fldCharType="begin"/>
      </w:r>
      <w:r>
        <w:instrText xml:space="preserve"> XE "Settings" </w:instrText>
      </w:r>
      <w:r>
        <w:fldChar w:fldCharType="end"/>
      </w:r>
    </w:p>
    <w:p w:rsidR="00394566" w:rsidRDefault="00394566" w:rsidP="0031103D">
      <w:pPr>
        <w:pStyle w:val="Kop2"/>
        <w:numPr>
          <w:ilvl w:val="1"/>
          <w:numId w:val="3"/>
        </w:numPr>
        <w:rPr>
          <w:lang w:val="en-US"/>
        </w:rPr>
      </w:pPr>
      <w:bookmarkStart w:id="251" w:name="_Toc346630969"/>
      <w:bookmarkStart w:id="252" w:name="_Toc375561272"/>
      <w:r w:rsidRPr="00310C70">
        <w:rPr>
          <w:lang w:val="en-US"/>
        </w:rPr>
        <w:t>Preferences</w:t>
      </w:r>
      <w:bookmarkEnd w:id="72"/>
      <w:bookmarkEnd w:id="251"/>
      <w:bookmarkEnd w:id="252"/>
    </w:p>
    <w:p w:rsidR="00394566" w:rsidRDefault="00394566" w:rsidP="0031103D">
      <w:pPr>
        <w:pStyle w:val="Kop3"/>
        <w:numPr>
          <w:ilvl w:val="2"/>
          <w:numId w:val="3"/>
        </w:numPr>
        <w:rPr>
          <w:lang w:val="en-US"/>
        </w:rPr>
      </w:pPr>
      <w:bookmarkStart w:id="253" w:name="_Toc346630970"/>
      <w:bookmarkStart w:id="254" w:name="_Toc375561273"/>
      <w:r>
        <w:rPr>
          <w:lang w:val="en-US"/>
        </w:rPr>
        <w:t>General</w:t>
      </w:r>
      <w:bookmarkEnd w:id="253"/>
      <w:bookmarkEnd w:id="254"/>
    </w:p>
    <w:p w:rsidR="00394566" w:rsidRPr="00CA0364" w:rsidRDefault="00394566" w:rsidP="00394566">
      <w:pPr>
        <w:rPr>
          <w:rFonts w:cs="Calibri"/>
          <w:lang w:val="en-US"/>
        </w:rPr>
      </w:pPr>
      <w:r w:rsidRPr="00AF3969">
        <w:rPr>
          <w:rFonts w:cs="Calibri"/>
          <w:lang w:val="en-US"/>
        </w:rPr>
        <w:t>With the field “Preferences”</w:t>
      </w:r>
      <w:r>
        <w:rPr>
          <w:rFonts w:cs="Calibri"/>
          <w:lang w:val="en-US"/>
        </w:rPr>
        <w:t xml:space="preserve"> (see </w:t>
      </w:r>
      <w:r>
        <w:rPr>
          <w:rFonts w:cs="Calibri"/>
          <w:lang w:val="en-US"/>
        </w:rPr>
        <w:fldChar w:fldCharType="begin"/>
      </w:r>
      <w:r>
        <w:rPr>
          <w:rFonts w:cs="Calibri"/>
          <w:lang w:val="en-US"/>
        </w:rPr>
        <w:instrText xml:space="preserve"> REF _Ref263323141 \h </w:instrText>
      </w:r>
      <w:r>
        <w:rPr>
          <w:rFonts w:cs="Calibri"/>
          <w:lang w:val="en-US"/>
        </w:rPr>
      </w:r>
      <w:r>
        <w:rPr>
          <w:rFonts w:cs="Calibri"/>
          <w:lang w:val="en-US"/>
        </w:rPr>
        <w:fldChar w:fldCharType="separate"/>
      </w:r>
      <w:r w:rsidR="00C91965" w:rsidRPr="00D92197">
        <w:t xml:space="preserve">Figure </w:t>
      </w:r>
      <w:r w:rsidR="00C91965">
        <w:rPr>
          <w:noProof/>
        </w:rPr>
        <w:t>5</w:t>
      </w:r>
      <w:r w:rsidR="00C91965">
        <w:noBreakHyphen/>
      </w:r>
      <w:r w:rsidR="00C91965">
        <w:rPr>
          <w:noProof/>
        </w:rPr>
        <w:t>31</w:t>
      </w:r>
      <w:r>
        <w:rPr>
          <w:rFonts w:cs="Calibri"/>
          <w:lang w:val="en-US"/>
        </w:rPr>
        <w:fldChar w:fldCharType="end"/>
      </w:r>
      <w:r>
        <w:rPr>
          <w:rFonts w:cs="Calibri"/>
          <w:lang w:val="en-US"/>
        </w:rPr>
        <w:t>)</w:t>
      </w:r>
      <w:r w:rsidRPr="00AF3969">
        <w:rPr>
          <w:rFonts w:cs="Calibri"/>
          <w:lang w:val="en-US"/>
        </w:rPr>
        <w:t>, you can set several personal preferences. For example, you can</w:t>
      </w:r>
      <w:r>
        <w:rPr>
          <w:rFonts w:cs="Calibri"/>
          <w:lang w:val="en-US"/>
        </w:rPr>
        <w:t xml:space="preserve"> </w:t>
      </w:r>
      <w:r w:rsidRPr="00AF3969">
        <w:rPr>
          <w:rFonts w:cs="Calibri"/>
          <w:lang w:val="en-US"/>
        </w:rPr>
        <w:t xml:space="preserve">set the </w:t>
      </w:r>
      <w:r>
        <w:rPr>
          <w:rFonts w:cs="Calibri"/>
          <w:lang w:val="en-US"/>
        </w:rPr>
        <w:t>software language</w:t>
      </w:r>
      <w:r w:rsidRPr="00AF3969">
        <w:rPr>
          <w:rFonts w:cs="Calibri"/>
          <w:lang w:val="en-US"/>
        </w:rPr>
        <w:t xml:space="preserve">, </w:t>
      </w:r>
      <w:r>
        <w:rPr>
          <w:rFonts w:cs="Calibri"/>
          <w:lang w:val="en-US"/>
        </w:rPr>
        <w:t xml:space="preserve">set the ships </w:t>
      </w:r>
      <w:r w:rsidRPr="00AF3969">
        <w:rPr>
          <w:rFonts w:cs="Calibri"/>
          <w:lang w:val="en-US"/>
        </w:rPr>
        <w:t>heading references as well as configure the SMS</w:t>
      </w:r>
      <w:r>
        <w:rPr>
          <w:rFonts w:cs="Calibri"/>
          <w:lang w:val="en-US"/>
        </w:rPr>
        <w:t xml:space="preserve"> </w:t>
      </w:r>
      <w:r w:rsidRPr="00CA0364">
        <w:rPr>
          <w:rFonts w:cs="Calibri"/>
          <w:lang w:val="en-US"/>
        </w:rPr>
        <w:t>service.</w:t>
      </w:r>
    </w:p>
    <w:p w:rsidR="00394566" w:rsidRDefault="00394566" w:rsidP="00394566">
      <w:pPr>
        <w:rPr>
          <w:rFonts w:cs="Calibri"/>
          <w:lang w:val="en-US"/>
        </w:rPr>
      </w:pPr>
    </w:p>
    <w:p w:rsidR="00394566" w:rsidRPr="00074B8E" w:rsidRDefault="00F7104D" w:rsidP="00394566">
      <w:pPr>
        <w:rPr>
          <w:rFonts w:cs="Calibri"/>
          <w:lang w:val="en-US"/>
        </w:rPr>
      </w:pPr>
      <w:r>
        <w:rPr>
          <w:noProof/>
          <w:lang w:val="nl-NL" w:eastAsia="nl-NL"/>
        </w:rPr>
        <w:lastRenderedPageBreak/>
        <w:drawing>
          <wp:inline distT="0" distB="0" distL="0" distR="0" wp14:anchorId="423814A1" wp14:editId="448718AA">
            <wp:extent cx="4286250" cy="5724525"/>
            <wp:effectExtent l="0" t="0" r="0"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86250" cy="5724525"/>
                    </a:xfrm>
                    <a:prstGeom prst="rect">
                      <a:avLst/>
                    </a:prstGeom>
                  </pic:spPr>
                </pic:pic>
              </a:graphicData>
            </a:graphic>
          </wp:inline>
        </w:drawing>
      </w:r>
    </w:p>
    <w:p w:rsidR="00394566" w:rsidRPr="00D92197" w:rsidRDefault="00394566" w:rsidP="00394566">
      <w:pPr>
        <w:pStyle w:val="Onderschrift"/>
      </w:pPr>
      <w:bookmarkStart w:id="255" w:name="_Ref263323141"/>
      <w:bookmarkStart w:id="256" w:name="_Ref333484260"/>
      <w:bookmarkStart w:id="257" w:name="_Toc346631181"/>
      <w:bookmarkStart w:id="258" w:name="_Toc375561382"/>
      <w:r w:rsidRPr="00D92197">
        <w:t xml:space="preserve">Figure </w:t>
      </w:r>
      <w:fldSimple w:instr=" STYLEREF 1 \s ">
        <w:r w:rsidR="00C91965">
          <w:rPr>
            <w:noProof/>
          </w:rPr>
          <w:t>5</w:t>
        </w:r>
      </w:fldSimple>
      <w:r w:rsidR="00F7104D">
        <w:noBreakHyphen/>
      </w:r>
      <w:fldSimple w:instr=" SEQ Figure \* ARABIC \s 1 ">
        <w:r w:rsidR="00C91965">
          <w:rPr>
            <w:noProof/>
          </w:rPr>
          <w:t>31</w:t>
        </w:r>
      </w:fldSimple>
      <w:bookmarkEnd w:id="255"/>
      <w:r w:rsidRPr="00D92197">
        <w:t>: Preferences</w:t>
      </w:r>
      <w:bookmarkEnd w:id="256"/>
      <w:bookmarkEnd w:id="257"/>
      <w:bookmarkEnd w:id="258"/>
    </w:p>
    <w:p w:rsidR="00394566" w:rsidRDefault="00394566" w:rsidP="0031103D">
      <w:pPr>
        <w:pStyle w:val="Kop3"/>
        <w:numPr>
          <w:ilvl w:val="2"/>
          <w:numId w:val="3"/>
        </w:numPr>
        <w:rPr>
          <w:lang w:val="en-US"/>
        </w:rPr>
      </w:pPr>
      <w:bookmarkStart w:id="259" w:name="_Toc346630971"/>
      <w:bookmarkStart w:id="260" w:name="_Toc375561274"/>
      <w:r>
        <w:rPr>
          <w:lang w:val="en-US"/>
        </w:rPr>
        <w:t>System</w:t>
      </w:r>
      <w:r>
        <w:rPr>
          <w:lang w:val="en-US"/>
        </w:rPr>
        <w:fldChar w:fldCharType="begin"/>
      </w:r>
      <w:r>
        <w:rPr>
          <w:lang w:val="en-US"/>
        </w:rPr>
        <w:instrText xml:space="preserve"> XE "</w:instrText>
      </w:r>
      <w:r>
        <w:instrText>System"</w:instrText>
      </w:r>
      <w:r>
        <w:rPr>
          <w:lang w:val="en-US"/>
        </w:rPr>
        <w:instrText xml:space="preserve"> </w:instrText>
      </w:r>
      <w:r>
        <w:rPr>
          <w:lang w:val="en-US"/>
        </w:rPr>
        <w:fldChar w:fldCharType="end"/>
      </w:r>
      <w:r>
        <w:rPr>
          <w:lang w:val="en-US"/>
        </w:rPr>
        <w:t xml:space="preserve"> Settings</w:t>
      </w:r>
      <w:bookmarkEnd w:id="259"/>
      <w:bookmarkEnd w:id="260"/>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p>
    <w:p w:rsidR="00394566" w:rsidRPr="00AF3969" w:rsidRDefault="00394566" w:rsidP="00394566">
      <w:pPr>
        <w:rPr>
          <w:rFonts w:cs="Calibri"/>
          <w:lang w:val="en-US"/>
        </w:rPr>
      </w:pPr>
      <w:r w:rsidRPr="00AF3969">
        <w:rPr>
          <w:rFonts w:cs="Calibri"/>
          <w:lang w:val="en-US"/>
        </w:rPr>
        <w:t>By clicking the “Language” arro</w:t>
      </w:r>
      <w:r>
        <w:rPr>
          <w:rFonts w:cs="Calibri"/>
          <w:lang w:val="en-US"/>
        </w:rPr>
        <w:t xml:space="preserve">w, </w:t>
      </w:r>
      <w:r w:rsidRPr="00AF3969">
        <w:rPr>
          <w:rFonts w:cs="Calibri"/>
          <w:lang w:val="en-US"/>
        </w:rPr>
        <w:t xml:space="preserve">all </w:t>
      </w:r>
      <w:r>
        <w:rPr>
          <w:rFonts w:cs="Calibri"/>
          <w:lang w:val="en-US"/>
        </w:rPr>
        <w:t>supported</w:t>
      </w:r>
      <w:r w:rsidRPr="00AF3969">
        <w:rPr>
          <w:rFonts w:cs="Calibri"/>
          <w:lang w:val="en-US"/>
        </w:rPr>
        <w:t xml:space="preserve"> software</w:t>
      </w:r>
      <w:r>
        <w:rPr>
          <w:rFonts w:cs="Calibri"/>
          <w:lang w:val="en-US"/>
        </w:rPr>
        <w:t xml:space="preserve"> languages appear.</w:t>
      </w:r>
    </w:p>
    <w:p w:rsidR="00394566" w:rsidRPr="009B0925" w:rsidRDefault="00394566" w:rsidP="00394566">
      <w:pPr>
        <w:rPr>
          <w:rFonts w:cs="Calibri"/>
          <w:lang w:val="en-US"/>
        </w:rPr>
      </w:pPr>
      <w:r w:rsidRPr="00AF3969">
        <w:rPr>
          <w:rFonts w:cs="Calibri"/>
          <w:lang w:val="en-US"/>
        </w:rPr>
        <w:t>Simply click on one of these languages to set the default language for all software</w:t>
      </w:r>
      <w:r>
        <w:rPr>
          <w:rFonts w:cs="Calibri"/>
          <w:lang w:val="en-US"/>
        </w:rPr>
        <w:t xml:space="preserve"> </w:t>
      </w:r>
      <w:r w:rsidRPr="009B0925">
        <w:rPr>
          <w:rFonts w:cs="Calibri"/>
          <w:lang w:val="en-US"/>
        </w:rPr>
        <w:t>modules.</w:t>
      </w:r>
    </w:p>
    <w:p w:rsidR="00394566" w:rsidRDefault="00394566" w:rsidP="00394566">
      <w:pPr>
        <w:rPr>
          <w:rFonts w:cs="Calibri"/>
          <w:lang w:val="en-US"/>
        </w:rPr>
      </w:pPr>
      <w:r w:rsidRPr="00AF3969">
        <w:rPr>
          <w:rFonts w:cs="Calibri"/>
          <w:lang w:val="en-US"/>
        </w:rPr>
        <w:t>By clicking the “Time zone” arrow allows yo</w:t>
      </w:r>
      <w:r>
        <w:rPr>
          <w:rFonts w:cs="Calibri"/>
          <w:lang w:val="en-US"/>
        </w:rPr>
        <w:t>u to set the relevant UTC</w:t>
      </w:r>
      <w:r>
        <w:rPr>
          <w:rStyle w:val="Voetnootmarkering"/>
          <w:rFonts w:cs="Calibri"/>
          <w:lang w:val="en-US"/>
        </w:rPr>
        <w:footnoteReference w:id="1"/>
      </w:r>
      <w:r w:rsidRPr="00AF3969">
        <w:rPr>
          <w:rFonts w:cs="Calibri"/>
          <w:lang w:val="en-US"/>
        </w:rPr>
        <w:t xml:space="preserve"> time zone.</w:t>
      </w:r>
    </w:p>
    <w:p w:rsidR="00394566" w:rsidRDefault="00394566" w:rsidP="00394566">
      <w:pPr>
        <w:rPr>
          <w:rFonts w:cs="Calibri"/>
          <w:lang w:val="en-US"/>
        </w:rPr>
      </w:pPr>
      <w:r>
        <w:rPr>
          <w:rFonts w:cs="Calibri"/>
          <w:lang w:val="en-US"/>
        </w:rPr>
        <w:t>As soon as a GPS is connected to the system FT NavVision®  will use this GPS to set the time. In this case you won’t have to alter the “Time Zone” while it will be taken care of by the GPS. If you think the time is not right, you can click “ Sync GPS time manually”.</w:t>
      </w:r>
    </w:p>
    <w:p w:rsidR="00394566" w:rsidRDefault="00394566" w:rsidP="0031103D">
      <w:pPr>
        <w:pStyle w:val="Kop3"/>
        <w:numPr>
          <w:ilvl w:val="2"/>
          <w:numId w:val="3"/>
        </w:numPr>
        <w:rPr>
          <w:lang w:val="en-US"/>
        </w:rPr>
      </w:pPr>
      <w:bookmarkStart w:id="261" w:name="_Toc346630972"/>
      <w:bookmarkStart w:id="262" w:name="_Toc375561275"/>
      <w:r>
        <w:rPr>
          <w:lang w:val="en-US"/>
        </w:rPr>
        <w:t>Field Settings</w:t>
      </w:r>
      <w:bookmarkEnd w:id="261"/>
      <w:bookmarkEnd w:id="262"/>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p>
    <w:p w:rsidR="00394566" w:rsidRPr="000239F2" w:rsidRDefault="00394566" w:rsidP="00394566">
      <w:pPr>
        <w:rPr>
          <w:lang w:val="en-US"/>
        </w:rPr>
      </w:pPr>
      <w:r>
        <w:rPr>
          <w:lang w:val="en-US"/>
        </w:rPr>
        <w:t>Under “Field Grouping” you can choose in which order you want to see all the fields in “field settings”. You can change the order to “Categories” or to “ Alarm Groups” The last one will come in handy when you are checking whether all the fields are in the right Alarm Group.</w:t>
      </w:r>
    </w:p>
    <w:p w:rsidR="00394566" w:rsidRPr="00AF3969" w:rsidRDefault="00394566" w:rsidP="0031103D">
      <w:pPr>
        <w:pStyle w:val="Kop3"/>
        <w:numPr>
          <w:ilvl w:val="2"/>
          <w:numId w:val="3"/>
        </w:numPr>
        <w:rPr>
          <w:lang w:val="en-US"/>
        </w:rPr>
      </w:pPr>
      <w:bookmarkStart w:id="263" w:name="_Toc275956006"/>
      <w:bookmarkStart w:id="264" w:name="_Toc346630973"/>
      <w:bookmarkStart w:id="265" w:name="_Toc375561276"/>
      <w:r w:rsidRPr="00AF3969">
        <w:rPr>
          <w:lang w:val="en-US"/>
        </w:rPr>
        <w:lastRenderedPageBreak/>
        <w:t>Ship heading reference</w:t>
      </w:r>
      <w:bookmarkEnd w:id="263"/>
      <w:bookmarkEnd w:id="264"/>
      <w:bookmarkEnd w:id="265"/>
    </w:p>
    <w:p w:rsidR="00394566" w:rsidRPr="009B0925" w:rsidRDefault="00394566" w:rsidP="00394566">
      <w:pPr>
        <w:rPr>
          <w:rFonts w:cs="Calibri"/>
          <w:lang w:val="en-US"/>
        </w:rPr>
      </w:pPr>
      <w:r w:rsidRPr="00AF3969">
        <w:rPr>
          <w:rFonts w:cs="Calibri"/>
          <w:lang w:val="en-US"/>
        </w:rPr>
        <w:t>This option allows you to choose the default references for heading, heading backup and</w:t>
      </w:r>
      <w:r>
        <w:rPr>
          <w:rFonts w:cs="Calibri"/>
          <w:lang w:val="en-US"/>
        </w:rPr>
        <w:t xml:space="preserve"> </w:t>
      </w:r>
      <w:r w:rsidRPr="00AF3969">
        <w:rPr>
          <w:rFonts w:cs="Calibri"/>
          <w:lang w:val="en-US"/>
        </w:rPr>
        <w:t>heading line. The options range from Auto to Course over ground, Gyro compass, true compass</w:t>
      </w:r>
      <w:r>
        <w:rPr>
          <w:rFonts w:cs="Calibri"/>
          <w:lang w:val="en-US"/>
        </w:rPr>
        <w:t xml:space="preserve"> </w:t>
      </w:r>
      <w:r w:rsidRPr="009B0925">
        <w:rPr>
          <w:rFonts w:cs="Calibri"/>
          <w:lang w:val="en-US"/>
        </w:rPr>
        <w:t>and magnetic compass.</w:t>
      </w:r>
    </w:p>
    <w:p w:rsidR="00394566" w:rsidRPr="009B0925" w:rsidRDefault="00394566" w:rsidP="0031103D">
      <w:pPr>
        <w:pStyle w:val="Kop3"/>
        <w:numPr>
          <w:ilvl w:val="2"/>
          <w:numId w:val="3"/>
        </w:numPr>
        <w:rPr>
          <w:lang w:val="en-US"/>
        </w:rPr>
      </w:pPr>
      <w:bookmarkStart w:id="266" w:name="_Toc275956007"/>
      <w:bookmarkStart w:id="267" w:name="_Toc346630974"/>
      <w:bookmarkStart w:id="268" w:name="_Toc375561277"/>
      <w:r w:rsidRPr="009B0925">
        <w:rPr>
          <w:lang w:val="en-US"/>
        </w:rPr>
        <w:t>SMS service</w:t>
      </w:r>
      <w:r w:rsidRPr="009B0925">
        <w:rPr>
          <w:sz w:val="15"/>
          <w:szCs w:val="15"/>
          <w:lang w:val="en-US"/>
        </w:rPr>
        <w:t xml:space="preserve"> </w:t>
      </w:r>
      <w:r w:rsidRPr="009B0925">
        <w:rPr>
          <w:lang w:val="en-US"/>
        </w:rPr>
        <w:t>(ship name</w:t>
      </w:r>
      <w:bookmarkEnd w:id="266"/>
      <w:r>
        <w:rPr>
          <w:lang w:val="en-US"/>
        </w:rPr>
        <w:t>)</w:t>
      </w:r>
      <w:bookmarkEnd w:id="267"/>
      <w:bookmarkEnd w:id="268"/>
    </w:p>
    <w:p w:rsidR="00394566" w:rsidRPr="00AF3969" w:rsidRDefault="00394566" w:rsidP="00394566">
      <w:pPr>
        <w:rPr>
          <w:rFonts w:cs="Calibri"/>
          <w:lang w:val="en-US"/>
        </w:rPr>
      </w:pPr>
      <w:r w:rsidRPr="00AF3969">
        <w:rPr>
          <w:rFonts w:cs="Calibri"/>
          <w:lang w:val="en-US"/>
        </w:rPr>
        <w:t>Ship name is used to enter your ship’s name into the software. Of course, the name is entirely</w:t>
      </w:r>
      <w:r>
        <w:rPr>
          <w:rFonts w:cs="Calibri"/>
          <w:lang w:val="en-US"/>
        </w:rPr>
        <w:t xml:space="preserve"> </w:t>
      </w:r>
      <w:r w:rsidRPr="00AF3969">
        <w:rPr>
          <w:rFonts w:cs="Calibri"/>
          <w:lang w:val="en-US"/>
        </w:rPr>
        <w:t>your own choice and has no influence on the software’s functions.</w:t>
      </w:r>
    </w:p>
    <w:p w:rsidR="00394566" w:rsidRDefault="00C91965" w:rsidP="0031103D">
      <w:pPr>
        <w:pStyle w:val="Kop3"/>
        <w:numPr>
          <w:ilvl w:val="2"/>
          <w:numId w:val="3"/>
        </w:numPr>
        <w:rPr>
          <w:lang w:val="en-US"/>
        </w:rPr>
      </w:pPr>
      <w:bookmarkStart w:id="269" w:name="_Toc275956008"/>
      <w:bookmarkStart w:id="270" w:name="_Toc346630975"/>
      <w:bookmarkStart w:id="271" w:name="_Toc375561278"/>
      <w:r>
        <w:rPr>
          <w:lang w:val="en-US"/>
        </w:rPr>
        <w:t>SMS service (phone active A,B,C and D</w:t>
      </w:r>
      <w:r w:rsidR="00394566" w:rsidRPr="00AF3969">
        <w:rPr>
          <w:lang w:val="en-US"/>
        </w:rPr>
        <w:t>)</w:t>
      </w:r>
      <w:bookmarkEnd w:id="269"/>
      <w:bookmarkEnd w:id="270"/>
      <w:bookmarkEnd w:id="271"/>
    </w:p>
    <w:p w:rsidR="00394566" w:rsidRPr="00465C87" w:rsidRDefault="00394566" w:rsidP="00394566">
      <w:pPr>
        <w:rPr>
          <w:lang w:val="en-US"/>
        </w:rPr>
      </w:pPr>
    </w:p>
    <w:p w:rsidR="00394566" w:rsidRPr="00AF3969" w:rsidRDefault="00394566" w:rsidP="00394566">
      <w:pPr>
        <w:rPr>
          <w:rFonts w:cs="Calibri"/>
          <w:i/>
          <w:iCs/>
          <w:lang w:val="en-US"/>
        </w:rPr>
      </w:pPr>
      <w:r>
        <w:rPr>
          <w:noProof/>
          <w:lang w:val="nl-NL" w:eastAsia="nl-NL"/>
        </w:rPr>
        <w:drawing>
          <wp:inline distT="0" distB="0" distL="0" distR="0" wp14:anchorId="2289FA8A" wp14:editId="225D455E">
            <wp:extent cx="416379" cy="342900"/>
            <wp:effectExtent l="0" t="0" r="3175" b="0"/>
            <wp:docPr id="158" name="Afbeelding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rFonts w:cs="Calibri"/>
          <w:i/>
          <w:iCs/>
          <w:lang w:val="en-US"/>
        </w:rPr>
        <w:t>:</w:t>
      </w:r>
    </w:p>
    <w:p w:rsidR="00394566" w:rsidRDefault="00394566" w:rsidP="00394566">
      <w:pPr>
        <w:rPr>
          <w:rFonts w:cs="Calibri"/>
          <w:i/>
          <w:iCs/>
          <w:lang w:val="en-US"/>
        </w:rPr>
      </w:pPr>
      <w:r w:rsidRPr="00AF3969">
        <w:rPr>
          <w:rFonts w:cs="Calibri"/>
          <w:i/>
          <w:iCs/>
          <w:lang w:val="en-US"/>
        </w:rPr>
        <w:t>When entering a phone number always include your country code.</w:t>
      </w:r>
    </w:p>
    <w:p w:rsidR="00394566" w:rsidRPr="00AF3969" w:rsidRDefault="00394566" w:rsidP="00394566">
      <w:pPr>
        <w:jc w:val="center"/>
        <w:rPr>
          <w:rFonts w:cs="Calibri"/>
          <w:i/>
          <w:iCs/>
          <w:lang w:val="en-US"/>
        </w:rPr>
      </w:pPr>
    </w:p>
    <w:p w:rsidR="00394566" w:rsidRPr="00AF3969" w:rsidRDefault="00394566" w:rsidP="00394566">
      <w:pPr>
        <w:rPr>
          <w:rFonts w:cs="Calibri"/>
          <w:lang w:val="en-US"/>
        </w:rPr>
      </w:pPr>
      <w:r w:rsidRPr="00AF3969">
        <w:rPr>
          <w:rFonts w:cs="Calibri"/>
          <w:lang w:val="en-US"/>
        </w:rPr>
        <w:t>Phone activate A</w:t>
      </w:r>
      <w:r w:rsidR="00C91965">
        <w:rPr>
          <w:rFonts w:cs="Calibri"/>
          <w:lang w:val="en-US"/>
        </w:rPr>
        <w:t xml:space="preserve">-D </w:t>
      </w:r>
      <w:r w:rsidRPr="00AF3969">
        <w:rPr>
          <w:rFonts w:cs="Calibri"/>
          <w:lang w:val="en-US"/>
        </w:rPr>
        <w:t xml:space="preserve">are used to store the telephone numbers of one or </w:t>
      </w:r>
      <w:r w:rsidR="00C91965">
        <w:rPr>
          <w:rFonts w:cs="Calibri"/>
          <w:lang w:val="en-US"/>
        </w:rPr>
        <w:t>more</w:t>
      </w:r>
      <w:r w:rsidRPr="00AF3969">
        <w:rPr>
          <w:rFonts w:cs="Calibri"/>
          <w:lang w:val="en-US"/>
        </w:rPr>
        <w:t xml:space="preserve"> mobile phones you</w:t>
      </w:r>
      <w:r>
        <w:rPr>
          <w:rFonts w:cs="Calibri"/>
          <w:lang w:val="en-US"/>
        </w:rPr>
        <w:t xml:space="preserve"> </w:t>
      </w:r>
      <w:r w:rsidRPr="00AF3969">
        <w:rPr>
          <w:rFonts w:cs="Calibri"/>
          <w:lang w:val="en-US"/>
        </w:rPr>
        <w:t>want to receive text-messages with. First, tick off the checkbox for each phone in use and enter</w:t>
      </w:r>
      <w:r>
        <w:rPr>
          <w:rFonts w:cs="Calibri"/>
          <w:lang w:val="en-US"/>
        </w:rPr>
        <w:t xml:space="preserve"> </w:t>
      </w:r>
      <w:r w:rsidRPr="00AF3969">
        <w:rPr>
          <w:rFonts w:cs="Calibri"/>
          <w:lang w:val="en-US"/>
        </w:rPr>
        <w:t>the phone-number of your choice.</w:t>
      </w:r>
    </w:p>
    <w:p w:rsidR="00394566" w:rsidRDefault="00394566" w:rsidP="0031103D">
      <w:pPr>
        <w:pStyle w:val="Kop3"/>
        <w:numPr>
          <w:ilvl w:val="2"/>
          <w:numId w:val="3"/>
        </w:numPr>
        <w:rPr>
          <w:lang w:val="en-US"/>
        </w:rPr>
      </w:pPr>
      <w:bookmarkStart w:id="272" w:name="_Toc275956009"/>
      <w:bookmarkStart w:id="273" w:name="_Toc346630976"/>
      <w:bookmarkStart w:id="274" w:name="_Toc375561279"/>
      <w:r w:rsidRPr="00AF3969">
        <w:rPr>
          <w:lang w:val="en-US"/>
        </w:rPr>
        <w:t>SMS service (SMS PIN)</w:t>
      </w:r>
      <w:bookmarkEnd w:id="272"/>
      <w:r>
        <w:rPr>
          <w:rStyle w:val="Voetnootmarkering"/>
          <w:lang w:val="en-US"/>
        </w:rPr>
        <w:footnoteReference w:id="2"/>
      </w:r>
      <w:bookmarkEnd w:id="273"/>
      <w:bookmarkEnd w:id="274"/>
    </w:p>
    <w:p w:rsidR="00394566" w:rsidRPr="00CA0364" w:rsidRDefault="00394566" w:rsidP="00394566">
      <w:pPr>
        <w:rPr>
          <w:rFonts w:cs="Calibri"/>
          <w:lang w:val="en-US"/>
        </w:rPr>
      </w:pPr>
      <w:r w:rsidRPr="00AF3969">
        <w:rPr>
          <w:rFonts w:cs="Calibri"/>
          <w:lang w:val="en-US"/>
        </w:rPr>
        <w:t>Via the field SMS PIN, enter a personal code (any combination), used to establish a connection</w:t>
      </w:r>
      <w:r>
        <w:rPr>
          <w:rFonts w:cs="Calibri"/>
          <w:lang w:val="en-US"/>
        </w:rPr>
        <w:t xml:space="preserve"> in </w:t>
      </w:r>
      <w:r w:rsidRPr="00AF3969">
        <w:rPr>
          <w:rFonts w:cs="Calibri"/>
          <w:lang w:val="en-US"/>
        </w:rPr>
        <w:t>between your phone and the system. The black box below shows whether a connection is</w:t>
      </w:r>
      <w:r>
        <w:rPr>
          <w:rFonts w:cs="Calibri"/>
          <w:lang w:val="en-US"/>
        </w:rPr>
        <w:t xml:space="preserve"> </w:t>
      </w:r>
      <w:r w:rsidRPr="00CA0364">
        <w:rPr>
          <w:rFonts w:cs="Calibri"/>
          <w:lang w:val="en-US"/>
        </w:rPr>
        <w:t>established or not.</w:t>
      </w:r>
    </w:p>
    <w:p w:rsidR="00394566" w:rsidRPr="00CA0364" w:rsidRDefault="00394566" w:rsidP="00394566">
      <w:pPr>
        <w:rPr>
          <w:rFonts w:cs="Calibr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539"/>
      </w:tblGrid>
      <w:tr w:rsidR="00394566" w:rsidRPr="00B1180C" w:rsidTr="00394566">
        <w:tc>
          <w:tcPr>
            <w:tcW w:w="1758" w:type="dxa"/>
            <w:shd w:val="clear" w:color="auto" w:fill="0C0C0C"/>
          </w:tcPr>
          <w:p w:rsidR="00394566" w:rsidRPr="00B1180C" w:rsidRDefault="00394566" w:rsidP="00394566">
            <w:pPr>
              <w:rPr>
                <w:rFonts w:cs="Calibri"/>
                <w:b/>
                <w:lang w:val="en-US"/>
              </w:rPr>
            </w:pPr>
            <w:r w:rsidRPr="00B1180C">
              <w:rPr>
                <w:rFonts w:cs="Calibri"/>
                <w:b/>
                <w:lang w:val="en-US"/>
              </w:rPr>
              <w:t>Detail</w:t>
            </w:r>
          </w:p>
        </w:tc>
        <w:tc>
          <w:tcPr>
            <w:tcW w:w="7812" w:type="dxa"/>
            <w:shd w:val="clear" w:color="auto" w:fill="0C0C0C"/>
          </w:tcPr>
          <w:p w:rsidR="00394566" w:rsidRPr="00B1180C" w:rsidRDefault="00394566" w:rsidP="00394566">
            <w:pPr>
              <w:rPr>
                <w:rFonts w:cs="Calibri"/>
                <w:b/>
                <w:lang w:val="en-US"/>
              </w:rPr>
            </w:pPr>
            <w:r w:rsidRPr="00B1180C">
              <w:rPr>
                <w:rFonts w:cs="Calibri"/>
                <w:b/>
                <w:lang w:val="en-US"/>
              </w:rPr>
              <w:t>Description</w:t>
            </w:r>
          </w:p>
        </w:tc>
      </w:tr>
      <w:tr w:rsidR="00394566" w:rsidRPr="000F200F" w:rsidTr="00394566">
        <w:tc>
          <w:tcPr>
            <w:tcW w:w="1758" w:type="dxa"/>
          </w:tcPr>
          <w:p w:rsidR="00394566" w:rsidRPr="00B1180C" w:rsidRDefault="00394566" w:rsidP="00394566">
            <w:pPr>
              <w:rPr>
                <w:rFonts w:cs="Calibri"/>
                <w:lang w:val="en-US"/>
              </w:rPr>
            </w:pPr>
            <w:r w:rsidRPr="00B1180C">
              <w:rPr>
                <w:rFonts w:cs="Calibri"/>
                <w:lang w:val="en-US"/>
              </w:rPr>
              <w:t>Connected</w:t>
            </w:r>
          </w:p>
        </w:tc>
        <w:tc>
          <w:tcPr>
            <w:tcW w:w="7812" w:type="dxa"/>
          </w:tcPr>
          <w:p w:rsidR="00394566" w:rsidRPr="00B1180C" w:rsidRDefault="00394566" w:rsidP="00394566">
            <w:pPr>
              <w:rPr>
                <w:rFonts w:cs="Calibri"/>
                <w:lang w:val="en-US"/>
              </w:rPr>
            </w:pPr>
            <w:r w:rsidRPr="00B1180C">
              <w:rPr>
                <w:rFonts w:cs="Calibri"/>
                <w:lang w:val="en-US"/>
              </w:rPr>
              <w:t>Indicates that a connection is made. Alarm messages are allowed to be sent to your mobile phone.</w:t>
            </w:r>
          </w:p>
        </w:tc>
      </w:tr>
      <w:tr w:rsidR="00394566" w:rsidRPr="000F200F" w:rsidTr="00394566">
        <w:tc>
          <w:tcPr>
            <w:tcW w:w="1758" w:type="dxa"/>
          </w:tcPr>
          <w:p w:rsidR="00394566" w:rsidRPr="00B1180C" w:rsidRDefault="00394566" w:rsidP="00394566">
            <w:pPr>
              <w:rPr>
                <w:rFonts w:cs="Calibri"/>
                <w:lang w:val="en-US"/>
              </w:rPr>
            </w:pPr>
            <w:r w:rsidRPr="00B1180C">
              <w:rPr>
                <w:rFonts w:cs="Calibri"/>
                <w:lang w:val="en-US"/>
              </w:rPr>
              <w:t>Disconnected</w:t>
            </w:r>
          </w:p>
        </w:tc>
        <w:tc>
          <w:tcPr>
            <w:tcW w:w="7812" w:type="dxa"/>
          </w:tcPr>
          <w:p w:rsidR="00394566" w:rsidRPr="00B1180C" w:rsidRDefault="00394566" w:rsidP="00394566">
            <w:pPr>
              <w:rPr>
                <w:rFonts w:cs="Calibri"/>
                <w:lang w:val="en-US"/>
              </w:rPr>
            </w:pPr>
            <w:r w:rsidRPr="00B1180C">
              <w:rPr>
                <w:rFonts w:cs="Calibri"/>
                <w:lang w:val="en-US"/>
              </w:rPr>
              <w:t>Indicates that no connection is made. No alarm messages to be allowed.</w:t>
            </w:r>
          </w:p>
        </w:tc>
      </w:tr>
    </w:tbl>
    <w:p w:rsidR="00394566" w:rsidRDefault="00394566" w:rsidP="0031103D">
      <w:pPr>
        <w:pStyle w:val="Kop2"/>
        <w:numPr>
          <w:ilvl w:val="1"/>
          <w:numId w:val="3"/>
        </w:numPr>
        <w:rPr>
          <w:lang w:val="en-US"/>
        </w:rPr>
      </w:pPr>
      <w:bookmarkStart w:id="275" w:name="_Toc346630977"/>
      <w:bookmarkStart w:id="276" w:name="_Toc375561280"/>
      <w:r w:rsidRPr="00310C70">
        <w:rPr>
          <w:lang w:val="en-US"/>
        </w:rPr>
        <w:t>Taskbar</w:t>
      </w:r>
      <w:bookmarkEnd w:id="73"/>
      <w:bookmarkEnd w:id="275"/>
      <w:bookmarkEnd w:id="276"/>
    </w:p>
    <w:p w:rsidR="00394566" w:rsidRPr="005F6785" w:rsidRDefault="00394566" w:rsidP="0031103D">
      <w:pPr>
        <w:pStyle w:val="Kop3"/>
        <w:numPr>
          <w:ilvl w:val="2"/>
          <w:numId w:val="3"/>
        </w:numPr>
        <w:rPr>
          <w:lang w:val="en-US"/>
        </w:rPr>
      </w:pPr>
      <w:bookmarkStart w:id="277" w:name="_Toc346630978"/>
      <w:bookmarkStart w:id="278" w:name="_Toc375561281"/>
      <w:r>
        <w:rPr>
          <w:lang w:val="en-US"/>
        </w:rPr>
        <w:t>General</w:t>
      </w:r>
      <w:bookmarkEnd w:id="277"/>
      <w:bookmarkEnd w:id="278"/>
    </w:p>
    <w:p w:rsidR="00394566" w:rsidRDefault="00394566" w:rsidP="00394566">
      <w:pPr>
        <w:rPr>
          <w:rFonts w:cs="Arial"/>
          <w:sz w:val="21"/>
          <w:szCs w:val="21"/>
          <w:lang w:val="en-US"/>
        </w:rPr>
      </w:pPr>
      <w:r>
        <w:rPr>
          <w:rFonts w:cs="Arial"/>
          <w:sz w:val="21"/>
          <w:szCs w:val="21"/>
          <w:lang w:val="en-US"/>
        </w:rPr>
        <w:t xml:space="preserve">To open the FT NavVision® </w:t>
      </w:r>
      <w:r w:rsidRPr="003026EF">
        <w:rPr>
          <w:rFonts w:cs="Arial"/>
          <w:sz w:val="21"/>
          <w:szCs w:val="21"/>
          <w:vertAlign w:val="superscript"/>
          <w:lang w:val="en-US"/>
        </w:rPr>
        <w:t>®</w:t>
      </w:r>
      <w:r w:rsidRPr="005F6785">
        <w:rPr>
          <w:rFonts w:cs="Arial"/>
          <w:sz w:val="13"/>
          <w:szCs w:val="13"/>
          <w:lang w:val="en-US"/>
        </w:rPr>
        <w:t xml:space="preserve"> </w:t>
      </w:r>
      <w:r>
        <w:rPr>
          <w:rFonts w:cs="Arial"/>
          <w:sz w:val="21"/>
          <w:szCs w:val="21"/>
          <w:lang w:val="en-US"/>
        </w:rPr>
        <w:t>taskbar menu, select “Tools &gt; Taskbar”.</w:t>
      </w:r>
    </w:p>
    <w:p w:rsidR="00394566" w:rsidRDefault="00394566" w:rsidP="00394566">
      <w:pPr>
        <w:rPr>
          <w:rFonts w:cs="Arial"/>
          <w:sz w:val="21"/>
          <w:szCs w:val="21"/>
          <w:lang w:val="en-US"/>
        </w:rPr>
      </w:pPr>
      <w:r>
        <w:rPr>
          <w:rFonts w:cs="Arial"/>
          <w:sz w:val="21"/>
          <w:szCs w:val="21"/>
          <w:lang w:val="en-US"/>
        </w:rPr>
        <w:t>The</w:t>
      </w:r>
      <w:r w:rsidRPr="005F6785">
        <w:rPr>
          <w:rFonts w:cs="Arial"/>
          <w:sz w:val="21"/>
          <w:szCs w:val="21"/>
          <w:lang w:val="en-US"/>
        </w:rPr>
        <w:t xml:space="preserve"> </w:t>
      </w:r>
      <w:r>
        <w:rPr>
          <w:rFonts w:cs="Arial"/>
          <w:sz w:val="21"/>
          <w:szCs w:val="21"/>
          <w:lang w:val="en-US"/>
        </w:rPr>
        <w:t xml:space="preserve">taskbar menu </w:t>
      </w:r>
      <w:r w:rsidRPr="005F6785">
        <w:rPr>
          <w:rFonts w:cs="Arial"/>
          <w:sz w:val="21"/>
          <w:szCs w:val="21"/>
          <w:lang w:val="en-US"/>
        </w:rPr>
        <w:t>is used to c</w:t>
      </w:r>
      <w:r>
        <w:rPr>
          <w:rFonts w:cs="Arial"/>
          <w:sz w:val="21"/>
          <w:szCs w:val="21"/>
          <w:lang w:val="en-US"/>
        </w:rPr>
        <w:t xml:space="preserve">onfigure the </w:t>
      </w:r>
      <w:r w:rsidRPr="005F6785">
        <w:rPr>
          <w:rFonts w:cs="Arial"/>
          <w:sz w:val="21"/>
          <w:szCs w:val="21"/>
          <w:lang w:val="en-US"/>
        </w:rPr>
        <w:t xml:space="preserve">taskbar. </w:t>
      </w:r>
    </w:p>
    <w:p w:rsidR="00394566" w:rsidRDefault="00394566" w:rsidP="00394566">
      <w:pPr>
        <w:rPr>
          <w:rFonts w:cs="Arial"/>
          <w:sz w:val="21"/>
          <w:szCs w:val="21"/>
          <w:lang w:val="en-US"/>
        </w:rPr>
      </w:pPr>
    </w:p>
    <w:p w:rsidR="00394566" w:rsidRDefault="00394566" w:rsidP="00394566">
      <w:pPr>
        <w:keepNext/>
      </w:pPr>
      <w:r>
        <w:rPr>
          <w:noProof/>
          <w:lang w:val="nl-NL" w:eastAsia="nl-NL"/>
        </w:rPr>
        <w:lastRenderedPageBreak/>
        <w:drawing>
          <wp:inline distT="0" distB="0" distL="0" distR="0" wp14:anchorId="493B4044" wp14:editId="011D538A">
            <wp:extent cx="5476875" cy="7381875"/>
            <wp:effectExtent l="0" t="0" r="9525" b="952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875" cy="7381875"/>
                    </a:xfrm>
                    <a:prstGeom prst="rect">
                      <a:avLst/>
                    </a:prstGeom>
                  </pic:spPr>
                </pic:pic>
              </a:graphicData>
            </a:graphic>
          </wp:inline>
        </w:drawing>
      </w:r>
    </w:p>
    <w:p w:rsidR="00394566" w:rsidRPr="00D92197" w:rsidRDefault="00394566" w:rsidP="00394566">
      <w:pPr>
        <w:pStyle w:val="Onderschrift"/>
        <w:rPr>
          <w:szCs w:val="21"/>
        </w:rPr>
      </w:pPr>
      <w:bookmarkStart w:id="279" w:name="_Toc346631182"/>
      <w:bookmarkStart w:id="280" w:name="_Toc375561383"/>
      <w:r w:rsidRPr="00D92197">
        <w:t xml:space="preserve">Figure </w:t>
      </w:r>
      <w:fldSimple w:instr=" STYLEREF 1 \s ">
        <w:r w:rsidR="00C91965">
          <w:rPr>
            <w:noProof/>
          </w:rPr>
          <w:t>5</w:t>
        </w:r>
      </w:fldSimple>
      <w:r w:rsidR="00F7104D">
        <w:noBreakHyphen/>
      </w:r>
      <w:fldSimple w:instr=" SEQ Figure \* ARABIC \s 1 ">
        <w:r w:rsidR="00C91965">
          <w:rPr>
            <w:noProof/>
          </w:rPr>
          <w:t>32</w:t>
        </w:r>
      </w:fldSimple>
      <w:r w:rsidRPr="00D92197">
        <w:t>: Taskbar menu</w:t>
      </w:r>
      <w:bookmarkEnd w:id="279"/>
      <w:bookmarkEnd w:id="280"/>
    </w:p>
    <w:p w:rsidR="00394566" w:rsidRDefault="00394566" w:rsidP="00394566">
      <w:pPr>
        <w:rPr>
          <w:rFonts w:cs="Arial"/>
          <w:sz w:val="21"/>
          <w:szCs w:val="21"/>
          <w:lang w:val="en-US"/>
        </w:rPr>
      </w:pPr>
      <w:r>
        <w:rPr>
          <w:rFonts w:cs="Arial"/>
          <w:sz w:val="21"/>
          <w:szCs w:val="21"/>
          <w:lang w:val="en-US"/>
        </w:rPr>
        <w:t>The following taskbar settings are available:</w:t>
      </w:r>
    </w:p>
    <w:p w:rsidR="00394566" w:rsidRDefault="00394566" w:rsidP="00394566">
      <w:pPr>
        <w:rPr>
          <w:rFonts w:cs="Arial"/>
          <w:sz w:val="21"/>
          <w:szCs w:val="2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6"/>
        <w:gridCol w:w="6502"/>
      </w:tblGrid>
      <w:tr w:rsidR="00394566" w:rsidRPr="00B1180C" w:rsidTr="00394566">
        <w:tc>
          <w:tcPr>
            <w:tcW w:w="2858" w:type="dxa"/>
            <w:shd w:val="clear" w:color="auto" w:fill="0C0C0C"/>
          </w:tcPr>
          <w:p w:rsidR="00394566" w:rsidRPr="00B1180C" w:rsidRDefault="00394566" w:rsidP="00394566">
            <w:pPr>
              <w:rPr>
                <w:rFonts w:cs="Arial"/>
                <w:b/>
                <w:sz w:val="21"/>
                <w:szCs w:val="21"/>
                <w:lang w:val="en-US"/>
              </w:rPr>
            </w:pPr>
            <w:r w:rsidRPr="00B1180C">
              <w:rPr>
                <w:rFonts w:cs="Arial"/>
                <w:b/>
                <w:sz w:val="21"/>
                <w:szCs w:val="21"/>
                <w:lang w:val="en-US"/>
              </w:rPr>
              <w:t>Setting</w:t>
            </w:r>
          </w:p>
        </w:tc>
        <w:tc>
          <w:tcPr>
            <w:tcW w:w="6712" w:type="dxa"/>
            <w:shd w:val="clear" w:color="auto" w:fill="0C0C0C"/>
          </w:tcPr>
          <w:p w:rsidR="00394566" w:rsidRPr="00B1180C" w:rsidRDefault="00394566" w:rsidP="00394566">
            <w:pPr>
              <w:rPr>
                <w:rFonts w:cs="Arial"/>
                <w:b/>
                <w:sz w:val="21"/>
                <w:szCs w:val="21"/>
                <w:lang w:val="en-US"/>
              </w:rPr>
            </w:pPr>
            <w:r w:rsidRPr="00B1180C">
              <w:rPr>
                <w:rFonts w:cs="Arial"/>
                <w:b/>
                <w:sz w:val="21"/>
                <w:szCs w:val="21"/>
                <w:lang w:val="en-US"/>
              </w:rPr>
              <w:t>Description</w:t>
            </w:r>
          </w:p>
        </w:tc>
      </w:tr>
      <w:tr w:rsidR="00394566" w:rsidRPr="000F200F" w:rsidTr="00394566">
        <w:tc>
          <w:tcPr>
            <w:tcW w:w="2858" w:type="dxa"/>
          </w:tcPr>
          <w:p w:rsidR="00394566" w:rsidRPr="00B1180C" w:rsidRDefault="00394566" w:rsidP="00394566">
            <w:pPr>
              <w:rPr>
                <w:rFonts w:cs="Arial"/>
                <w:sz w:val="21"/>
                <w:szCs w:val="21"/>
                <w:lang w:val="en-US"/>
              </w:rPr>
            </w:pPr>
            <w:r w:rsidRPr="00B1180C">
              <w:rPr>
                <w:rFonts w:cs="Arial"/>
                <w:sz w:val="21"/>
                <w:szCs w:val="21"/>
                <w:lang w:val="en-US"/>
              </w:rPr>
              <w:t>Hide the taskbar when there is no viewer activated</w:t>
            </w:r>
          </w:p>
        </w:tc>
        <w:tc>
          <w:tcPr>
            <w:tcW w:w="6712" w:type="dxa"/>
          </w:tcPr>
          <w:p w:rsidR="00394566" w:rsidRPr="00B1180C" w:rsidRDefault="00394566" w:rsidP="00394566">
            <w:pPr>
              <w:rPr>
                <w:rFonts w:cs="Arial"/>
                <w:sz w:val="21"/>
                <w:szCs w:val="21"/>
                <w:lang w:val="en-US"/>
              </w:rPr>
            </w:pPr>
            <w:r w:rsidRPr="00B1180C">
              <w:rPr>
                <w:rFonts w:cs="Arial"/>
                <w:sz w:val="21"/>
                <w:szCs w:val="21"/>
                <w:lang w:val="en-US"/>
              </w:rPr>
              <w:t xml:space="preserve">This option allows you to hide the taskbar, in case all viewers are inactive. This function can be disabled, by moving the mouse </w:t>
            </w:r>
            <w:r w:rsidRPr="00B1180C">
              <w:rPr>
                <w:rFonts w:cs="Arial"/>
                <w:sz w:val="21"/>
                <w:szCs w:val="21"/>
                <w:lang w:val="en-US"/>
              </w:rPr>
              <w:lastRenderedPageBreak/>
              <w:t>cursor to the top of the screen.</w:t>
            </w:r>
          </w:p>
        </w:tc>
      </w:tr>
      <w:tr w:rsidR="00394566" w:rsidRPr="00B1180C" w:rsidTr="00394566">
        <w:tc>
          <w:tcPr>
            <w:tcW w:w="2858" w:type="dxa"/>
          </w:tcPr>
          <w:p w:rsidR="00394566" w:rsidRPr="00B1180C" w:rsidRDefault="00394566" w:rsidP="00394566">
            <w:pPr>
              <w:rPr>
                <w:rFonts w:cs="Arial"/>
                <w:sz w:val="21"/>
                <w:szCs w:val="21"/>
                <w:lang w:val="en-US"/>
              </w:rPr>
            </w:pPr>
            <w:r w:rsidRPr="00B1180C">
              <w:rPr>
                <w:rFonts w:cs="Arial"/>
                <w:sz w:val="21"/>
                <w:szCs w:val="21"/>
                <w:lang w:val="en-US"/>
              </w:rPr>
              <w:lastRenderedPageBreak/>
              <w:t>Show the taskbar when there is an alarm</w:t>
            </w:r>
          </w:p>
        </w:tc>
        <w:tc>
          <w:tcPr>
            <w:tcW w:w="6712" w:type="dxa"/>
          </w:tcPr>
          <w:p w:rsidR="00394566" w:rsidRPr="00B1180C" w:rsidRDefault="00394566" w:rsidP="00394566">
            <w:pPr>
              <w:rPr>
                <w:rFonts w:cs="Arial"/>
                <w:sz w:val="21"/>
                <w:szCs w:val="21"/>
                <w:lang w:val="en-US"/>
              </w:rPr>
            </w:pPr>
            <w:r w:rsidRPr="00B1180C">
              <w:rPr>
                <w:rFonts w:cs="Arial"/>
                <w:sz w:val="21"/>
                <w:szCs w:val="21"/>
                <w:lang w:val="en-US"/>
              </w:rPr>
              <w:t>This option allows the taskbar to appear whenever an alarm occurs. This overrides the previous setting of the hidden taskbar.</w:t>
            </w:r>
          </w:p>
        </w:tc>
      </w:tr>
      <w:tr w:rsidR="00394566" w:rsidRPr="000F200F" w:rsidTr="00394566">
        <w:tc>
          <w:tcPr>
            <w:tcW w:w="2858" w:type="dxa"/>
          </w:tcPr>
          <w:p w:rsidR="00394566" w:rsidRPr="00B1180C" w:rsidRDefault="00394566" w:rsidP="00394566">
            <w:pPr>
              <w:rPr>
                <w:rFonts w:cs="Arial"/>
                <w:sz w:val="21"/>
                <w:szCs w:val="21"/>
                <w:lang w:val="en-US"/>
              </w:rPr>
            </w:pPr>
            <w:r w:rsidRPr="00B1180C">
              <w:rPr>
                <w:rFonts w:cs="Arial"/>
                <w:sz w:val="21"/>
                <w:szCs w:val="21"/>
                <w:lang w:val="en-US"/>
              </w:rPr>
              <w:t>Visible</w:t>
            </w:r>
          </w:p>
        </w:tc>
        <w:tc>
          <w:tcPr>
            <w:tcW w:w="6712" w:type="dxa"/>
          </w:tcPr>
          <w:p w:rsidR="00394566" w:rsidRPr="00B1180C" w:rsidRDefault="00394566" w:rsidP="00394566">
            <w:pPr>
              <w:rPr>
                <w:rFonts w:cs="Arial"/>
                <w:sz w:val="21"/>
                <w:szCs w:val="21"/>
                <w:lang w:val="en-US"/>
              </w:rPr>
            </w:pPr>
            <w:r w:rsidRPr="00B1180C">
              <w:rPr>
                <w:rFonts w:cs="Arial"/>
                <w:sz w:val="21"/>
                <w:szCs w:val="21"/>
                <w:lang w:val="en-US"/>
              </w:rPr>
              <w:t>This option allows you to select the availability of viewers. You can select the viewer that must be displayed and be accessible through the taskbar or not.</w:t>
            </w:r>
          </w:p>
        </w:tc>
      </w:tr>
      <w:tr w:rsidR="00394566" w:rsidRPr="000F200F" w:rsidTr="00394566">
        <w:tc>
          <w:tcPr>
            <w:tcW w:w="2858" w:type="dxa"/>
          </w:tcPr>
          <w:p w:rsidR="00394566" w:rsidRPr="00B1180C" w:rsidRDefault="00394566" w:rsidP="00394566">
            <w:pPr>
              <w:rPr>
                <w:rFonts w:cs="Arial"/>
                <w:sz w:val="21"/>
                <w:szCs w:val="21"/>
                <w:lang w:val="en-US"/>
              </w:rPr>
            </w:pPr>
            <w:proofErr w:type="spellStart"/>
            <w:r w:rsidRPr="00B1180C">
              <w:rPr>
                <w:rFonts w:cs="Arial"/>
                <w:sz w:val="21"/>
                <w:szCs w:val="21"/>
                <w:lang w:val="en-US"/>
              </w:rPr>
              <w:t>Autostart</w:t>
            </w:r>
            <w:proofErr w:type="spellEnd"/>
          </w:p>
        </w:tc>
        <w:tc>
          <w:tcPr>
            <w:tcW w:w="6712" w:type="dxa"/>
          </w:tcPr>
          <w:p w:rsidR="00394566" w:rsidRPr="00B1180C" w:rsidRDefault="00394566" w:rsidP="00394566">
            <w:pPr>
              <w:rPr>
                <w:rFonts w:cs="Arial"/>
                <w:sz w:val="21"/>
                <w:szCs w:val="21"/>
                <w:lang w:val="en-US"/>
              </w:rPr>
            </w:pPr>
            <w:r w:rsidRPr="00B1180C">
              <w:rPr>
                <w:rFonts w:cs="Arial"/>
                <w:sz w:val="21"/>
                <w:szCs w:val="21"/>
                <w:lang w:val="en-US"/>
              </w:rPr>
              <w:t>The second option enables you to determine the viewers that automatically open at startup of the software.</w:t>
            </w:r>
          </w:p>
        </w:tc>
      </w:tr>
      <w:tr w:rsidR="00394566" w:rsidRPr="000F200F" w:rsidTr="00394566">
        <w:tc>
          <w:tcPr>
            <w:tcW w:w="2858" w:type="dxa"/>
          </w:tcPr>
          <w:p w:rsidR="00394566" w:rsidRPr="00B1180C" w:rsidRDefault="00394566" w:rsidP="00394566">
            <w:pPr>
              <w:rPr>
                <w:rFonts w:cs="Arial"/>
                <w:sz w:val="21"/>
                <w:szCs w:val="21"/>
                <w:lang w:val="en-US"/>
              </w:rPr>
            </w:pPr>
            <w:r>
              <w:rPr>
                <w:rFonts w:cs="Arial"/>
                <w:sz w:val="21"/>
                <w:szCs w:val="21"/>
                <w:lang w:val="en-US"/>
              </w:rPr>
              <w:t>Read Only</w:t>
            </w:r>
          </w:p>
        </w:tc>
        <w:tc>
          <w:tcPr>
            <w:tcW w:w="6712" w:type="dxa"/>
          </w:tcPr>
          <w:p w:rsidR="00394566" w:rsidRPr="00B1180C" w:rsidRDefault="00394566" w:rsidP="00394566">
            <w:pPr>
              <w:rPr>
                <w:rFonts w:cs="Arial"/>
                <w:sz w:val="21"/>
                <w:szCs w:val="21"/>
                <w:lang w:val="en-US"/>
              </w:rPr>
            </w:pPr>
            <w:r>
              <w:rPr>
                <w:rFonts w:cs="Arial"/>
                <w:sz w:val="21"/>
                <w:szCs w:val="21"/>
                <w:lang w:val="en-US"/>
              </w:rPr>
              <w:t>This option prevents people to alter settings in the viewer or mimic</w:t>
            </w:r>
          </w:p>
        </w:tc>
      </w:tr>
      <w:tr w:rsidR="00394566" w:rsidRPr="000F200F" w:rsidTr="00394566">
        <w:tc>
          <w:tcPr>
            <w:tcW w:w="2858" w:type="dxa"/>
          </w:tcPr>
          <w:p w:rsidR="00394566" w:rsidRPr="00B1180C" w:rsidRDefault="00394566" w:rsidP="00394566">
            <w:pPr>
              <w:rPr>
                <w:rFonts w:cs="Arial"/>
                <w:sz w:val="21"/>
                <w:szCs w:val="21"/>
                <w:lang w:val="en-US"/>
              </w:rPr>
            </w:pPr>
            <w:r w:rsidRPr="00B1180C">
              <w:rPr>
                <w:rFonts w:cs="Arial"/>
                <w:sz w:val="21"/>
                <w:szCs w:val="21"/>
                <w:lang w:val="en-US"/>
              </w:rPr>
              <w:t>Display</w:t>
            </w:r>
          </w:p>
        </w:tc>
        <w:tc>
          <w:tcPr>
            <w:tcW w:w="6712" w:type="dxa"/>
          </w:tcPr>
          <w:p w:rsidR="00394566" w:rsidRPr="00B1180C" w:rsidRDefault="00394566" w:rsidP="00394566">
            <w:pPr>
              <w:rPr>
                <w:rFonts w:cs="Arial"/>
                <w:sz w:val="21"/>
                <w:szCs w:val="21"/>
                <w:lang w:val="en-US"/>
              </w:rPr>
            </w:pPr>
            <w:r w:rsidRPr="00B1180C">
              <w:rPr>
                <w:rFonts w:cs="Arial"/>
                <w:sz w:val="21"/>
                <w:szCs w:val="21"/>
                <w:lang w:val="en-US"/>
              </w:rPr>
              <w:t>The display box defines the screen used for each viewer. The number shown symbolizes the displays as shown at the bottom of the screen.</w:t>
            </w:r>
            <w:r>
              <w:rPr>
                <w:rFonts w:cs="Arial"/>
                <w:sz w:val="21"/>
                <w:szCs w:val="21"/>
                <w:lang w:val="en-US"/>
              </w:rPr>
              <w:t xml:space="preserve"> “Auto” means that it will appear at the first free screen. If there is a number, the viewer will appear on that screen. Only available if you have more screens attached.</w:t>
            </w:r>
          </w:p>
        </w:tc>
      </w:tr>
      <w:tr w:rsidR="00394566" w:rsidRPr="000F200F" w:rsidTr="00394566">
        <w:tc>
          <w:tcPr>
            <w:tcW w:w="2858" w:type="dxa"/>
          </w:tcPr>
          <w:p w:rsidR="00394566" w:rsidRPr="00B1180C" w:rsidRDefault="00394566" w:rsidP="00394566">
            <w:pPr>
              <w:rPr>
                <w:rFonts w:cs="Arial"/>
                <w:sz w:val="21"/>
                <w:szCs w:val="21"/>
                <w:lang w:val="en-US"/>
              </w:rPr>
            </w:pPr>
            <w:r w:rsidRPr="00B1180C">
              <w:rPr>
                <w:rFonts w:cs="Arial"/>
                <w:sz w:val="21"/>
                <w:szCs w:val="21"/>
                <w:lang w:val="en-US"/>
              </w:rPr>
              <w:t>Layout</w:t>
            </w:r>
            <w:r>
              <w:rPr>
                <w:rFonts w:cs="Arial"/>
                <w:sz w:val="21"/>
                <w:szCs w:val="21"/>
                <w:lang w:val="en-US"/>
              </w:rPr>
              <w:fldChar w:fldCharType="begin"/>
            </w:r>
            <w:r>
              <w:rPr>
                <w:rFonts w:cs="Arial"/>
                <w:sz w:val="21"/>
                <w:szCs w:val="21"/>
                <w:lang w:val="en-US"/>
              </w:rPr>
              <w:instrText xml:space="preserve"> XE "</w:instrText>
            </w:r>
            <w:r w:rsidRPr="00CA46A0">
              <w:rPr>
                <w:lang w:val="en-US"/>
              </w:rPr>
              <w:instrText>Latout"</w:instrText>
            </w:r>
            <w:r>
              <w:rPr>
                <w:rFonts w:cs="Arial"/>
                <w:sz w:val="21"/>
                <w:szCs w:val="21"/>
                <w:lang w:val="en-US"/>
              </w:rPr>
              <w:instrText xml:space="preserve"> </w:instrText>
            </w:r>
            <w:r>
              <w:rPr>
                <w:rFonts w:cs="Arial"/>
                <w:sz w:val="21"/>
                <w:szCs w:val="21"/>
                <w:lang w:val="en-US"/>
              </w:rPr>
              <w:fldChar w:fldCharType="end"/>
            </w:r>
            <w:r w:rsidRPr="00B1180C">
              <w:rPr>
                <w:rFonts w:cs="Arial"/>
                <w:sz w:val="21"/>
                <w:szCs w:val="21"/>
                <w:lang w:val="en-US"/>
              </w:rPr>
              <w:t xml:space="preserve"> of the displays on the desktop</w:t>
            </w:r>
          </w:p>
        </w:tc>
        <w:tc>
          <w:tcPr>
            <w:tcW w:w="6712" w:type="dxa"/>
          </w:tcPr>
          <w:p w:rsidR="00394566" w:rsidRPr="00B1180C" w:rsidRDefault="00394566" w:rsidP="00394566">
            <w:pPr>
              <w:rPr>
                <w:rFonts w:cs="Arial"/>
                <w:sz w:val="21"/>
                <w:szCs w:val="21"/>
                <w:lang w:val="en-US"/>
              </w:rPr>
            </w:pPr>
            <w:r w:rsidRPr="00B1180C">
              <w:rPr>
                <w:rFonts w:cs="Arial"/>
                <w:sz w:val="21"/>
                <w:szCs w:val="21"/>
                <w:lang w:val="en-US"/>
              </w:rPr>
              <w:t>This setting allows you to show the placement of the different screens connected to your system. The display order, size and the number available for display of viewers are shown.</w:t>
            </w:r>
          </w:p>
        </w:tc>
      </w:tr>
    </w:tbl>
    <w:p w:rsidR="00394566" w:rsidRDefault="00394566" w:rsidP="0031103D">
      <w:pPr>
        <w:pStyle w:val="Kop4"/>
        <w:numPr>
          <w:ilvl w:val="3"/>
          <w:numId w:val="3"/>
        </w:numPr>
      </w:pPr>
      <w:bookmarkStart w:id="281" w:name="_Toc346630979"/>
      <w:bookmarkStart w:id="282" w:name="_Toc375561282"/>
      <w:bookmarkEnd w:id="281"/>
      <w:bookmarkEnd w:id="282"/>
    </w:p>
    <w:p w:rsidR="00394566" w:rsidRPr="00CA0364" w:rsidRDefault="00394566" w:rsidP="00394566">
      <w:pPr>
        <w:jc w:val="center"/>
        <w:rPr>
          <w:lang w:val="en-US"/>
        </w:rPr>
      </w:pPr>
    </w:p>
    <w:p w:rsidR="00394566" w:rsidRDefault="00394566" w:rsidP="0031103D">
      <w:pPr>
        <w:pStyle w:val="Kop2"/>
        <w:numPr>
          <w:ilvl w:val="1"/>
          <w:numId w:val="3"/>
        </w:numPr>
        <w:rPr>
          <w:lang w:val="en-US"/>
        </w:rPr>
      </w:pPr>
      <w:bookmarkStart w:id="283" w:name="_Toc346630980"/>
      <w:bookmarkStart w:id="284" w:name="_Toc375561283"/>
      <w:r>
        <w:rPr>
          <w:lang w:val="en-US"/>
        </w:rPr>
        <w:t>GPS/NMEA</w:t>
      </w:r>
      <w:bookmarkEnd w:id="283"/>
      <w:bookmarkEnd w:id="284"/>
    </w:p>
    <w:p w:rsidR="00394566" w:rsidRDefault="00394566" w:rsidP="0031103D">
      <w:pPr>
        <w:pStyle w:val="Kop3"/>
        <w:numPr>
          <w:ilvl w:val="2"/>
          <w:numId w:val="3"/>
        </w:numPr>
        <w:rPr>
          <w:lang w:val="en-US"/>
        </w:rPr>
      </w:pPr>
      <w:bookmarkStart w:id="285" w:name="_Toc346630981"/>
      <w:bookmarkStart w:id="286" w:name="_Toc375561284"/>
      <w:r>
        <w:rPr>
          <w:lang w:val="en-US"/>
        </w:rPr>
        <w:t>General</w:t>
      </w:r>
      <w:bookmarkEnd w:id="285"/>
      <w:bookmarkEnd w:id="286"/>
    </w:p>
    <w:p w:rsidR="00394566" w:rsidRDefault="00394566" w:rsidP="00394566">
      <w:pPr>
        <w:rPr>
          <w:lang w:val="en-US"/>
        </w:rPr>
      </w:pPr>
      <w:r>
        <w:rPr>
          <w:lang w:val="en-US"/>
        </w:rPr>
        <w:t>The GPS</w:t>
      </w:r>
      <w:r w:rsidRPr="00415FE3">
        <w:rPr>
          <w:lang w:val="en-US"/>
        </w:rPr>
        <w:t xml:space="preserve">/NMEA page is merely a reference </w:t>
      </w:r>
      <w:r>
        <w:rPr>
          <w:lang w:val="en-US"/>
        </w:rPr>
        <w:t>to check data. You can use it to see if data from GPS or NMEA devices is coming into the system and if the data is right.</w:t>
      </w:r>
    </w:p>
    <w:p w:rsidR="00394566" w:rsidRDefault="00394566" w:rsidP="0031103D">
      <w:pPr>
        <w:pStyle w:val="Kop3"/>
        <w:numPr>
          <w:ilvl w:val="2"/>
          <w:numId w:val="3"/>
        </w:numPr>
        <w:rPr>
          <w:lang w:val="en-US"/>
        </w:rPr>
      </w:pPr>
      <w:bookmarkStart w:id="287" w:name="_Toc346630982"/>
      <w:bookmarkStart w:id="288" w:name="_Toc375561285"/>
      <w:r>
        <w:rPr>
          <w:lang w:val="en-US"/>
        </w:rPr>
        <w:t>GPS calculates the position in/The position is shown in</w:t>
      </w:r>
      <w:bookmarkEnd w:id="287"/>
      <w:bookmarkEnd w:id="288"/>
    </w:p>
    <w:p w:rsidR="00394566" w:rsidRDefault="00394566" w:rsidP="00394566">
      <w:pPr>
        <w:rPr>
          <w:lang w:val="en-US"/>
        </w:rPr>
      </w:pPr>
      <w:r>
        <w:rPr>
          <w:lang w:val="en-US"/>
        </w:rPr>
        <w:t>These two fields can be used to change the calculating method of the GPS sets. In almost any case you can leave them as they are.</w:t>
      </w:r>
    </w:p>
    <w:p w:rsidR="00394566" w:rsidRDefault="00394566" w:rsidP="0031103D">
      <w:pPr>
        <w:pStyle w:val="Kop3"/>
        <w:numPr>
          <w:ilvl w:val="2"/>
          <w:numId w:val="3"/>
        </w:numPr>
        <w:rPr>
          <w:lang w:val="en-US"/>
        </w:rPr>
      </w:pPr>
      <w:bookmarkStart w:id="289" w:name="_Toc346630983"/>
      <w:bookmarkStart w:id="290" w:name="_Toc375561286"/>
      <w:r>
        <w:rPr>
          <w:lang w:val="en-US"/>
        </w:rPr>
        <w:t>Trace of received NMEA data</w:t>
      </w:r>
      <w:bookmarkEnd w:id="289"/>
      <w:bookmarkEnd w:id="290"/>
    </w:p>
    <w:p w:rsidR="00394566" w:rsidRDefault="00394566" w:rsidP="00394566">
      <w:pPr>
        <w:rPr>
          <w:lang w:val="en-US"/>
        </w:rPr>
      </w:pPr>
      <w:r>
        <w:rPr>
          <w:lang w:val="en-US"/>
        </w:rPr>
        <w:t>In the window below the text you will find all the NMEA data that is coming in. With the eraser you can clear the data from the window. By checking/unchecking the box from “Rx” or “</w:t>
      </w:r>
      <w:proofErr w:type="spellStart"/>
      <w:r>
        <w:rPr>
          <w:lang w:val="en-US"/>
        </w:rPr>
        <w:t>Tx”you</w:t>
      </w:r>
      <w:proofErr w:type="spellEnd"/>
      <w:r>
        <w:rPr>
          <w:lang w:val="en-US"/>
        </w:rPr>
        <w:t xml:space="preserve"> get respectively only received, only transmitted or all data.</w:t>
      </w:r>
    </w:p>
    <w:p w:rsidR="00394566" w:rsidRDefault="00394566" w:rsidP="00394566">
      <w:pPr>
        <w:rPr>
          <w:lang w:val="en-US"/>
        </w:rPr>
      </w:pPr>
    </w:p>
    <w:p w:rsidR="00394566" w:rsidRDefault="00394566" w:rsidP="00394566">
      <w:pPr>
        <w:rPr>
          <w:lang w:val="en-US"/>
        </w:rPr>
      </w:pPr>
      <w:r>
        <w:rPr>
          <w:lang w:val="en-US"/>
        </w:rPr>
        <w:t>If the string you see in the window is green, the data is recognized by FT NavVision®  and can be processed. This doesn’t directly mean that the data is correct, but only that the string is sent in the right style. If the string is grey, it is no longer available or not in the correct style and won’t be processed by FT NavVision® .</w:t>
      </w:r>
    </w:p>
    <w:p w:rsidR="00394566" w:rsidRDefault="00394566" w:rsidP="00394566">
      <w:pPr>
        <w:rPr>
          <w:lang w:val="en-US"/>
        </w:rPr>
      </w:pPr>
    </w:p>
    <w:p w:rsidR="00394566" w:rsidRDefault="00394566" w:rsidP="00394566">
      <w:pPr>
        <w:rPr>
          <w:i/>
          <w:lang w:val="en-US"/>
        </w:rPr>
      </w:pPr>
      <w:r>
        <w:rPr>
          <w:noProof/>
          <w:lang w:val="nl-NL" w:eastAsia="nl-NL"/>
        </w:rPr>
        <w:drawing>
          <wp:inline distT="0" distB="0" distL="0" distR="0" wp14:anchorId="675D2FB2" wp14:editId="7CFBB3A6">
            <wp:extent cx="416379" cy="342900"/>
            <wp:effectExtent l="0" t="0" r="3175" b="0"/>
            <wp:docPr id="159" name="Afbeelding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E10305">
        <w:rPr>
          <w:i/>
          <w:lang w:val="en-US"/>
        </w:rPr>
        <w:t xml:space="preserve">: While </w:t>
      </w:r>
      <w:r>
        <w:rPr>
          <w:i/>
          <w:lang w:val="en-US"/>
        </w:rPr>
        <w:t xml:space="preserve">FT NavVision® </w:t>
      </w:r>
      <w:r w:rsidRPr="00E10305">
        <w:rPr>
          <w:i/>
          <w:lang w:val="en-US"/>
        </w:rPr>
        <w:t xml:space="preserve"> repeats a lot of NMEA data for multiple purposes, it is wise to uncheck the “</w:t>
      </w:r>
      <w:proofErr w:type="spellStart"/>
      <w:r w:rsidRPr="00E10305">
        <w:rPr>
          <w:i/>
          <w:lang w:val="en-US"/>
        </w:rPr>
        <w:t>Tx</w:t>
      </w:r>
      <w:proofErr w:type="spellEnd"/>
      <w:r w:rsidRPr="00E10305">
        <w:rPr>
          <w:i/>
          <w:lang w:val="en-US"/>
        </w:rPr>
        <w:t>” box when you are checking the incoming data.</w:t>
      </w:r>
    </w:p>
    <w:p w:rsidR="00394566" w:rsidRDefault="00394566" w:rsidP="00394566">
      <w:pPr>
        <w:rPr>
          <w:i/>
          <w:lang w:val="en-US"/>
        </w:rPr>
      </w:pPr>
    </w:p>
    <w:p w:rsidR="00394566" w:rsidRDefault="00394566" w:rsidP="00394566">
      <w:pPr>
        <w:rPr>
          <w:lang w:val="en-US"/>
        </w:rPr>
      </w:pPr>
    </w:p>
    <w:p w:rsidR="00394566" w:rsidRDefault="00394566" w:rsidP="0031103D">
      <w:pPr>
        <w:pStyle w:val="Kop2"/>
        <w:numPr>
          <w:ilvl w:val="1"/>
          <w:numId w:val="3"/>
        </w:numPr>
        <w:rPr>
          <w:lang w:val="en-US"/>
        </w:rPr>
      </w:pPr>
      <w:bookmarkStart w:id="291" w:name="_Toc346630984"/>
      <w:bookmarkStart w:id="292" w:name="_Toc375561287"/>
      <w:r>
        <w:rPr>
          <w:lang w:val="en-US"/>
        </w:rPr>
        <w:t>Configuration</w:t>
      </w:r>
      <w:bookmarkEnd w:id="291"/>
      <w:bookmarkEnd w:id="292"/>
    </w:p>
    <w:p w:rsidR="00394566" w:rsidRDefault="00394566" w:rsidP="0031103D">
      <w:pPr>
        <w:pStyle w:val="Kop3"/>
        <w:numPr>
          <w:ilvl w:val="2"/>
          <w:numId w:val="3"/>
        </w:numPr>
        <w:rPr>
          <w:lang w:val="en-US"/>
        </w:rPr>
      </w:pPr>
      <w:bookmarkStart w:id="293" w:name="_Toc346630985"/>
      <w:bookmarkStart w:id="294" w:name="_Toc375561288"/>
      <w:r>
        <w:rPr>
          <w:lang w:val="en-US"/>
        </w:rPr>
        <w:t>General</w:t>
      </w:r>
      <w:bookmarkEnd w:id="293"/>
      <w:bookmarkEnd w:id="294"/>
    </w:p>
    <w:p w:rsidR="00394566" w:rsidRDefault="00394566" w:rsidP="00394566">
      <w:pPr>
        <w:rPr>
          <w:lang w:val="en-US"/>
        </w:rPr>
      </w:pPr>
      <w:r>
        <w:rPr>
          <w:lang w:val="en-US"/>
        </w:rPr>
        <w:t>Under configuration you will find all the tabs that you can use to configure and fine-tune the FT NavVision®  system. Some of them are still in progress and will be available soon. You do not need them know. All the other features we will discuss here.</w:t>
      </w:r>
    </w:p>
    <w:p w:rsidR="00394566" w:rsidRDefault="00394566" w:rsidP="00394566">
      <w:pPr>
        <w:rPr>
          <w:lang w:val="en-US"/>
        </w:rPr>
      </w:pPr>
    </w:p>
    <w:p w:rsidR="00394566" w:rsidRDefault="00394566" w:rsidP="0031103D">
      <w:pPr>
        <w:pStyle w:val="Kop2"/>
        <w:numPr>
          <w:ilvl w:val="1"/>
          <w:numId w:val="3"/>
        </w:numPr>
        <w:rPr>
          <w:lang w:val="en-US"/>
        </w:rPr>
      </w:pPr>
      <w:bookmarkStart w:id="295" w:name="_Toc346630986"/>
      <w:bookmarkStart w:id="296" w:name="_Toc375561289"/>
      <w:r>
        <w:rPr>
          <w:lang w:val="en-US"/>
        </w:rPr>
        <w:t>License</w:t>
      </w:r>
      <w:bookmarkEnd w:id="295"/>
      <w:bookmarkEnd w:id="296"/>
      <w:r>
        <w:rPr>
          <w:lang w:val="en-US"/>
        </w:rPr>
        <w:fldChar w:fldCharType="begin"/>
      </w:r>
      <w:r>
        <w:rPr>
          <w:lang w:val="en-US"/>
        </w:rPr>
        <w:instrText xml:space="preserve"> XE "</w:instrText>
      </w:r>
      <w:r>
        <w:instrText>License"</w:instrText>
      </w:r>
      <w:r>
        <w:rPr>
          <w:lang w:val="en-US"/>
        </w:rPr>
        <w:instrText xml:space="preserve"> </w:instrText>
      </w:r>
      <w:r>
        <w:rPr>
          <w:lang w:val="en-US"/>
        </w:rPr>
        <w:fldChar w:fldCharType="end"/>
      </w:r>
    </w:p>
    <w:p w:rsidR="00394566" w:rsidRDefault="00394566" w:rsidP="00394566">
      <w:pPr>
        <w:rPr>
          <w:lang w:val="en-US"/>
        </w:rPr>
      </w:pPr>
      <w:r>
        <w:rPr>
          <w:lang w:val="en-US"/>
        </w:rPr>
        <w:t xml:space="preserve">To give rights to use a specific part of the software, FT NavVision®  uses licenses to open up these parts of the software. Depending on which licenses are bought, viewers will be visible and strings will be processed (see </w:t>
      </w:r>
      <w:r>
        <w:rPr>
          <w:lang w:val="en-US"/>
        </w:rPr>
        <w:fldChar w:fldCharType="begin"/>
      </w:r>
      <w:r>
        <w:rPr>
          <w:lang w:val="en-US"/>
        </w:rPr>
        <w:instrText xml:space="preserve"> REF _Ref333580126 \h </w:instrText>
      </w:r>
      <w:r>
        <w:rPr>
          <w:lang w:val="en-US"/>
        </w:rPr>
      </w:r>
      <w:r>
        <w:rPr>
          <w:lang w:val="en-US"/>
        </w:rPr>
        <w:fldChar w:fldCharType="separate"/>
      </w:r>
      <w:r w:rsidR="00C91965">
        <w:t xml:space="preserve">Figure </w:t>
      </w:r>
      <w:r w:rsidR="00C91965">
        <w:rPr>
          <w:noProof/>
        </w:rPr>
        <w:t>5</w:t>
      </w:r>
      <w:r w:rsidR="00C91965">
        <w:noBreakHyphen/>
      </w:r>
      <w:r w:rsidR="00C91965">
        <w:rPr>
          <w:noProof/>
        </w:rPr>
        <w:t>33</w:t>
      </w:r>
      <w:r>
        <w:rPr>
          <w:lang w:val="en-US"/>
        </w:rPr>
        <w:fldChar w:fldCharType="end"/>
      </w:r>
      <w:r>
        <w:rPr>
          <w:lang w:val="en-US"/>
        </w:rPr>
        <w:t>).</w:t>
      </w:r>
    </w:p>
    <w:p w:rsidR="00394566" w:rsidRDefault="00394566" w:rsidP="00394566">
      <w:pPr>
        <w:rPr>
          <w:lang w:val="en-US"/>
        </w:rPr>
      </w:pPr>
    </w:p>
    <w:p w:rsidR="00394566" w:rsidRDefault="00394566" w:rsidP="00394566">
      <w:pPr>
        <w:rPr>
          <w:lang w:val="en-US"/>
        </w:rPr>
      </w:pPr>
      <w:r>
        <w:rPr>
          <w:lang w:val="en-US"/>
        </w:rPr>
        <w:t>Under “License</w:t>
      </w:r>
      <w:r>
        <w:rPr>
          <w:lang w:val="en-US"/>
        </w:rPr>
        <w:fldChar w:fldCharType="begin"/>
      </w:r>
      <w:r>
        <w:rPr>
          <w:lang w:val="en-US"/>
        </w:rPr>
        <w:instrText xml:space="preserve"> XE "</w:instrText>
      </w:r>
      <w:r w:rsidRPr="00CA46A0">
        <w:rPr>
          <w:lang w:val="en-US"/>
        </w:rPr>
        <w:instrText>License"</w:instrText>
      </w:r>
      <w:r>
        <w:rPr>
          <w:lang w:val="en-US"/>
        </w:rPr>
        <w:instrText xml:space="preserve"> </w:instrText>
      </w:r>
      <w:r>
        <w:rPr>
          <w:lang w:val="en-US"/>
        </w:rPr>
        <w:fldChar w:fldCharType="end"/>
      </w:r>
      <w:r>
        <w:rPr>
          <w:lang w:val="en-US"/>
        </w:rPr>
        <w:t>” you can see which viewers, communication etc. are opened in your version. If you see a license and it is green, this means that the license is valid. If the license is red it is not valid. If there is no license and the stripes in the box are green or red it means the same, only than the license is freed up by another license (i.e. Navigation Pro license will also open up NMEA, so the stripes under NMEA will be green).</w:t>
      </w:r>
    </w:p>
    <w:p w:rsidR="00394566" w:rsidRDefault="00394566" w:rsidP="00394566">
      <w:pPr>
        <w:rPr>
          <w:lang w:val="en-US"/>
        </w:rPr>
      </w:pPr>
    </w:p>
    <w:p w:rsidR="00394566" w:rsidRDefault="00394566" w:rsidP="00394566">
      <w:pPr>
        <w:rPr>
          <w:lang w:val="en-US"/>
        </w:rPr>
      </w:pPr>
      <w:r>
        <w:rPr>
          <w:lang w:val="en-US"/>
        </w:rPr>
        <w:t xml:space="preserve">Normally you won’t have to alter anything here. Free Technics will provide you with a “Key.uc.ini” with all the necessary licenses available. The program will read the licenses from the </w:t>
      </w:r>
      <w:proofErr w:type="spellStart"/>
      <w:r>
        <w:rPr>
          <w:lang w:val="en-US"/>
        </w:rPr>
        <w:t>ini</w:t>
      </w:r>
      <w:proofErr w:type="spellEnd"/>
      <w:r>
        <w:rPr>
          <w:lang w:val="en-US"/>
        </w:rPr>
        <w:t xml:space="preserve">-file and put them in place at startup. Sometimes however you can check here if you miss a certain viewer or if a communication protocol doesn’t seem to work. If you are missing a single license, you can fill it in here and it will be set in the </w:t>
      </w:r>
      <w:proofErr w:type="spellStart"/>
      <w:r>
        <w:rPr>
          <w:lang w:val="en-US"/>
        </w:rPr>
        <w:t>ini</w:t>
      </w:r>
      <w:proofErr w:type="spellEnd"/>
      <w:r>
        <w:rPr>
          <w:lang w:val="en-US"/>
        </w:rPr>
        <w:t>-file as well.</w:t>
      </w:r>
    </w:p>
    <w:p w:rsidR="00394566" w:rsidRDefault="00394566" w:rsidP="00394566">
      <w:pPr>
        <w:rPr>
          <w:lang w:val="en-US"/>
        </w:rPr>
      </w:pPr>
    </w:p>
    <w:p w:rsidR="00394566" w:rsidRDefault="00394566" w:rsidP="00394566">
      <w:pPr>
        <w:rPr>
          <w:i/>
          <w:lang w:val="en-US"/>
        </w:rPr>
      </w:pPr>
      <w:r>
        <w:rPr>
          <w:noProof/>
          <w:lang w:val="nl-NL" w:eastAsia="nl-NL"/>
        </w:rPr>
        <w:drawing>
          <wp:inline distT="0" distB="0" distL="0" distR="0" wp14:anchorId="73D3AF4C" wp14:editId="1AF8EBBA">
            <wp:extent cx="416379" cy="342900"/>
            <wp:effectExtent l="0" t="0" r="3175" b="0"/>
            <wp:docPr id="160" name="Afbeelding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8B4ABA">
        <w:rPr>
          <w:i/>
          <w:lang w:val="en-US"/>
        </w:rPr>
        <w:t>: Missing licenses are also mentioned in the logbook. Please refer to the chapter “Logbook</w:t>
      </w:r>
      <w:r>
        <w:rPr>
          <w:i/>
          <w:lang w:val="en-US"/>
        </w:rPr>
        <w:fldChar w:fldCharType="begin"/>
      </w:r>
      <w:r>
        <w:rPr>
          <w:i/>
          <w:lang w:val="en-US"/>
        </w:rPr>
        <w:instrText xml:space="preserve"> XE "</w:instrText>
      </w:r>
      <w:r w:rsidRPr="00CA46A0">
        <w:rPr>
          <w:lang w:val="en-US"/>
        </w:rPr>
        <w:instrText>Logbook"</w:instrText>
      </w:r>
      <w:r>
        <w:rPr>
          <w:i/>
          <w:lang w:val="en-US"/>
        </w:rPr>
        <w:instrText xml:space="preserve"> </w:instrText>
      </w:r>
      <w:r>
        <w:rPr>
          <w:i/>
          <w:lang w:val="en-US"/>
        </w:rPr>
        <w:fldChar w:fldCharType="end"/>
      </w:r>
      <w:r w:rsidRPr="008B4ABA">
        <w:rPr>
          <w:i/>
          <w:lang w:val="en-US"/>
        </w:rPr>
        <w:t>” for more information.</w:t>
      </w:r>
    </w:p>
    <w:p w:rsidR="00394566" w:rsidRDefault="00394566" w:rsidP="00394566">
      <w:pPr>
        <w:rPr>
          <w:i/>
          <w:lang w:val="en-US"/>
        </w:rPr>
      </w:pPr>
    </w:p>
    <w:p w:rsidR="00394566" w:rsidRDefault="00394566" w:rsidP="00394566">
      <w:pPr>
        <w:rPr>
          <w:lang w:val="en-US"/>
        </w:rPr>
      </w:pPr>
      <w:r>
        <w:rPr>
          <w:noProof/>
          <w:lang w:val="nl-NL" w:eastAsia="nl-NL"/>
        </w:rPr>
        <w:drawing>
          <wp:inline distT="0" distB="0" distL="0" distR="0" wp14:anchorId="41334C1A" wp14:editId="67FB5CC8">
            <wp:extent cx="5760720" cy="1361480"/>
            <wp:effectExtent l="0" t="0" r="0" b="0"/>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361480"/>
                    </a:xfrm>
                    <a:prstGeom prst="rect">
                      <a:avLst/>
                    </a:prstGeom>
                  </pic:spPr>
                </pic:pic>
              </a:graphicData>
            </a:graphic>
          </wp:inline>
        </w:drawing>
      </w:r>
    </w:p>
    <w:p w:rsidR="00394566" w:rsidRDefault="00394566" w:rsidP="00394566">
      <w:pPr>
        <w:pStyle w:val="Onderschrift"/>
      </w:pPr>
      <w:bookmarkStart w:id="297" w:name="_Ref333580126"/>
      <w:bookmarkStart w:id="298" w:name="_Toc346631183"/>
      <w:bookmarkStart w:id="299" w:name="_Toc375561384"/>
      <w:r>
        <w:t xml:space="preserve">Figure </w:t>
      </w:r>
      <w:fldSimple w:instr=" STYLEREF 1 \s ">
        <w:r w:rsidR="00C91965">
          <w:rPr>
            <w:noProof/>
          </w:rPr>
          <w:t>5</w:t>
        </w:r>
      </w:fldSimple>
      <w:r w:rsidR="00F7104D">
        <w:noBreakHyphen/>
      </w:r>
      <w:fldSimple w:instr=" SEQ Figure \* ARABIC \s 1 ">
        <w:r w:rsidR="00C91965">
          <w:rPr>
            <w:noProof/>
          </w:rPr>
          <w:t>33</w:t>
        </w:r>
      </w:fldSimple>
      <w:bookmarkEnd w:id="297"/>
      <w:r>
        <w:t>: License</w:t>
      </w:r>
      <w:bookmarkEnd w:id="298"/>
      <w:bookmarkEnd w:id="299"/>
      <w:r>
        <w:fldChar w:fldCharType="begin"/>
      </w:r>
      <w:r>
        <w:instrText xml:space="preserve"> XE "License" </w:instrText>
      </w:r>
      <w:r>
        <w:fldChar w:fldCharType="end"/>
      </w:r>
    </w:p>
    <w:p w:rsidR="00394566" w:rsidRPr="00394566" w:rsidRDefault="00394566" w:rsidP="00394566">
      <w:pPr>
        <w:rPr>
          <w:lang w:val="en-US"/>
        </w:rPr>
      </w:pPr>
    </w:p>
    <w:p w:rsidR="002B74F8" w:rsidRDefault="002C1C0D" w:rsidP="00FF2BB9">
      <w:pPr>
        <w:pStyle w:val="Kop1"/>
        <w:rPr>
          <w:lang w:val="en-US"/>
        </w:rPr>
      </w:pPr>
      <w:bookmarkStart w:id="300" w:name="_Toc375561290"/>
      <w:r>
        <w:rPr>
          <w:lang w:val="en-US"/>
        </w:rPr>
        <w:t>Platform hardware</w:t>
      </w:r>
      <w:bookmarkEnd w:id="300"/>
    </w:p>
    <w:p w:rsidR="00C55DD3" w:rsidRPr="008B4ABA" w:rsidRDefault="00C55DD3" w:rsidP="0031103D">
      <w:pPr>
        <w:pStyle w:val="Kop2"/>
        <w:numPr>
          <w:ilvl w:val="1"/>
          <w:numId w:val="3"/>
        </w:numPr>
      </w:pPr>
      <w:bookmarkStart w:id="301" w:name="_Toc346630987"/>
      <w:bookmarkStart w:id="302" w:name="_Toc375561291"/>
      <w:r>
        <w:t>Serial</w:t>
      </w:r>
      <w:bookmarkEnd w:id="301"/>
      <w:bookmarkEnd w:id="302"/>
      <w:r>
        <w:fldChar w:fldCharType="begin"/>
      </w:r>
      <w:r>
        <w:instrText xml:space="preserve"> XE "Serial" </w:instrText>
      </w:r>
      <w:r>
        <w:fldChar w:fldCharType="end"/>
      </w:r>
    </w:p>
    <w:p w:rsidR="00C55DD3" w:rsidRDefault="00C55DD3" w:rsidP="00C55DD3">
      <w:pPr>
        <w:pStyle w:val="Kop2"/>
        <w:rPr>
          <w:lang w:val="en-US"/>
        </w:rPr>
      </w:pPr>
      <w:bookmarkStart w:id="303" w:name="_Toc346630988"/>
      <w:bookmarkStart w:id="304" w:name="_Toc375561292"/>
      <w:r>
        <w:rPr>
          <w:lang w:val="en-US"/>
        </w:rPr>
        <w:t>General</w:t>
      </w:r>
      <w:bookmarkEnd w:id="303"/>
      <w:bookmarkEnd w:id="304"/>
    </w:p>
    <w:p w:rsidR="00C55DD3" w:rsidRDefault="00C55DD3" w:rsidP="00C55DD3">
      <w:pPr>
        <w:rPr>
          <w:lang w:val="en-US"/>
        </w:rPr>
      </w:pPr>
      <w:r>
        <w:rPr>
          <w:lang w:val="en-US"/>
        </w:rPr>
        <w:t>Under “Tools &gt; Configuration &gt;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the following menus are available;</w:t>
      </w:r>
    </w:p>
    <w:p w:rsidR="00C55DD3" w:rsidRDefault="00C55DD3" w:rsidP="0031103D">
      <w:pPr>
        <w:numPr>
          <w:ilvl w:val="0"/>
          <w:numId w:val="20"/>
        </w:numPr>
        <w:rPr>
          <w:lang w:val="en-US"/>
        </w:rPr>
      </w:pPr>
      <w:r>
        <w:rPr>
          <w:lang w:val="en-US"/>
        </w:rPr>
        <w:t>COM ports</w:t>
      </w:r>
    </w:p>
    <w:p w:rsidR="00C55DD3" w:rsidRDefault="00C55DD3" w:rsidP="0031103D">
      <w:pPr>
        <w:numPr>
          <w:ilvl w:val="0"/>
          <w:numId w:val="20"/>
        </w:numPr>
        <w:rPr>
          <w:lang w:val="en-US"/>
        </w:rPr>
      </w:pPr>
      <w:r>
        <w:rPr>
          <w:lang w:val="en-US"/>
        </w:rPr>
        <w:t>Serial</w:t>
      </w:r>
      <w:r>
        <w:rPr>
          <w:lang w:val="en-US"/>
        </w:rPr>
        <w:fldChar w:fldCharType="begin"/>
      </w:r>
      <w:r>
        <w:rPr>
          <w:lang w:val="en-US"/>
        </w:rPr>
        <w:instrText xml:space="preserve"> XE "</w:instrText>
      </w:r>
      <w:r>
        <w:instrText>Serial"</w:instrText>
      </w:r>
      <w:r>
        <w:rPr>
          <w:lang w:val="en-US"/>
        </w:rPr>
        <w:instrText xml:space="preserve"> </w:instrText>
      </w:r>
      <w:r>
        <w:rPr>
          <w:lang w:val="en-US"/>
        </w:rPr>
        <w:fldChar w:fldCharType="end"/>
      </w:r>
      <w:r>
        <w:rPr>
          <w:lang w:val="en-US"/>
        </w:rPr>
        <w:t xml:space="preserve"> LAN</w:t>
      </w:r>
      <w:r>
        <w:rPr>
          <w:lang w:val="en-US"/>
        </w:rPr>
        <w:fldChar w:fldCharType="begin"/>
      </w:r>
      <w:r>
        <w:rPr>
          <w:lang w:val="en-US"/>
        </w:rPr>
        <w:instrText xml:space="preserve"> XE "</w:instrText>
      </w:r>
      <w:r>
        <w:instrText>LAN"</w:instrText>
      </w:r>
      <w:r>
        <w:rPr>
          <w:lang w:val="en-US"/>
        </w:rPr>
        <w:instrText xml:space="preserve"> </w:instrText>
      </w:r>
      <w:r>
        <w:rPr>
          <w:lang w:val="en-US"/>
        </w:rPr>
        <w:fldChar w:fldCharType="end"/>
      </w:r>
      <w:r>
        <w:rPr>
          <w:lang w:val="en-US"/>
        </w:rPr>
        <w:t xml:space="preserve"> ports</w:t>
      </w:r>
    </w:p>
    <w:p w:rsidR="00C55DD3" w:rsidRDefault="00C55DD3" w:rsidP="0031103D">
      <w:pPr>
        <w:numPr>
          <w:ilvl w:val="0"/>
          <w:numId w:val="20"/>
        </w:numPr>
        <w:rPr>
          <w:lang w:val="en-US"/>
        </w:rPr>
      </w:pPr>
      <w:r>
        <w:rPr>
          <w:lang w:val="en-US"/>
        </w:rPr>
        <w:t>CAN ports</w:t>
      </w:r>
    </w:p>
    <w:p w:rsidR="00C55DD3" w:rsidRDefault="00C55DD3" w:rsidP="0031103D">
      <w:pPr>
        <w:numPr>
          <w:ilvl w:val="0"/>
          <w:numId w:val="20"/>
        </w:numPr>
        <w:rPr>
          <w:lang w:val="en-US"/>
        </w:rPr>
      </w:pPr>
      <w:proofErr w:type="spellStart"/>
      <w:r>
        <w:rPr>
          <w:lang w:val="en-US"/>
        </w:rPr>
        <w:t>MasterBus</w:t>
      </w:r>
      <w:proofErr w:type="spellEnd"/>
      <w:r>
        <w:rPr>
          <w:lang w:val="en-US"/>
        </w:rPr>
        <w:t xml:space="preserve"> Devices</w:t>
      </w:r>
    </w:p>
    <w:p w:rsidR="00C55DD3" w:rsidRPr="00530D81" w:rsidRDefault="00C55DD3" w:rsidP="0031103D">
      <w:pPr>
        <w:numPr>
          <w:ilvl w:val="0"/>
          <w:numId w:val="20"/>
        </w:numPr>
        <w:rPr>
          <w:lang w:val="en-US"/>
        </w:rPr>
      </w:pPr>
      <w:r>
        <w:rPr>
          <w:lang w:val="en-US"/>
        </w:rPr>
        <w:t>Overview connected devices.</w:t>
      </w:r>
    </w:p>
    <w:p w:rsidR="00C55DD3" w:rsidRPr="005670B4" w:rsidRDefault="00C55DD3" w:rsidP="00C55DD3">
      <w:pPr>
        <w:pStyle w:val="Kop2"/>
        <w:rPr>
          <w:lang w:val="en-US"/>
        </w:rPr>
      </w:pPr>
      <w:bookmarkStart w:id="305" w:name="_Toc346630989"/>
      <w:bookmarkStart w:id="306" w:name="_Toc375561293"/>
      <w:r>
        <w:rPr>
          <w:lang w:val="en-US"/>
        </w:rPr>
        <w:t>COM ports</w:t>
      </w:r>
      <w:bookmarkEnd w:id="305"/>
      <w:bookmarkEnd w:id="306"/>
    </w:p>
    <w:p w:rsidR="00C55DD3" w:rsidRDefault="00C55DD3" w:rsidP="00C55DD3">
      <w:pPr>
        <w:rPr>
          <w:lang w:val="en-US"/>
        </w:rPr>
      </w:pPr>
      <w:r>
        <w:rPr>
          <w:lang w:val="en-US"/>
        </w:rPr>
        <w:t>Under “Tools &gt; Configuration &gt;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xml:space="preserve"> &gt; COM ports” (see </w:t>
      </w:r>
      <w:r>
        <w:rPr>
          <w:lang w:val="en-US"/>
        </w:rPr>
        <w:fldChar w:fldCharType="begin"/>
      </w:r>
      <w:r>
        <w:rPr>
          <w:lang w:val="en-US"/>
        </w:rPr>
        <w:instrText xml:space="preserve"> REF _Ref261420154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1</w:t>
      </w:r>
      <w:r>
        <w:rPr>
          <w:lang w:val="en-US"/>
        </w:rPr>
        <w:fldChar w:fldCharType="end"/>
      </w:r>
      <w:r>
        <w:rPr>
          <w:lang w:val="en-US"/>
        </w:rPr>
        <w:t xml:space="preserve">) all COM ports as found by FT NavVision® </w:t>
      </w:r>
      <w:r w:rsidRPr="00B11034">
        <w:rPr>
          <w:rFonts w:cs="Arial"/>
          <w:vertAlign w:val="superscript"/>
          <w:lang w:val="en-US"/>
        </w:rPr>
        <w:t>®</w:t>
      </w:r>
      <w:r>
        <w:rPr>
          <w:rFonts w:cs="Arial"/>
          <w:lang w:val="en-US"/>
        </w:rPr>
        <w:t xml:space="preserve"> become visible</w:t>
      </w:r>
      <w:r>
        <w:rPr>
          <w:lang w:val="en-US"/>
        </w:rPr>
        <w:t>. At the first startup they are no COM port yet assigned (i.e. COM port menu does not show any COM port data).</w:t>
      </w:r>
      <w:r w:rsidRPr="00A646F0">
        <w:rPr>
          <w:lang w:val="en-US"/>
        </w:rPr>
        <w:t xml:space="preserve"> </w:t>
      </w:r>
    </w:p>
    <w:p w:rsidR="00C55DD3" w:rsidRDefault="00C55DD3" w:rsidP="00C55DD3">
      <w:pPr>
        <w:rPr>
          <w:lang w:val="en-US"/>
        </w:rPr>
      </w:pPr>
    </w:p>
    <w:p w:rsidR="00C55DD3" w:rsidRDefault="00C55DD3" w:rsidP="00C55DD3">
      <w:pPr>
        <w:keepNext/>
      </w:pPr>
      <w:r>
        <w:rPr>
          <w:noProof/>
          <w:lang w:val="nl-NL" w:eastAsia="nl-NL"/>
        </w:rPr>
        <w:drawing>
          <wp:inline distT="0" distB="0" distL="0" distR="0" wp14:anchorId="39D855B5" wp14:editId="3B5CC5B0">
            <wp:extent cx="5934075" cy="3105150"/>
            <wp:effectExtent l="1905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07" w:name="_Ref261420154"/>
      <w:bookmarkStart w:id="308" w:name="_Toc346631184"/>
      <w:bookmarkStart w:id="309" w:name="_Toc375561385"/>
      <w:r w:rsidRPr="00D92197">
        <w:t xml:space="preserve">Figure </w:t>
      </w:r>
      <w:fldSimple w:instr=" STYLEREF 1 \s ">
        <w:r w:rsidR="00C91965">
          <w:rPr>
            <w:noProof/>
          </w:rPr>
          <w:t>6</w:t>
        </w:r>
      </w:fldSimple>
      <w:r w:rsidR="00F7104D">
        <w:noBreakHyphen/>
      </w:r>
      <w:fldSimple w:instr=" SEQ Figure \* ARABIC \s 1 ">
        <w:r w:rsidR="00C91965">
          <w:rPr>
            <w:noProof/>
          </w:rPr>
          <w:t>1</w:t>
        </w:r>
      </w:fldSimple>
      <w:bookmarkEnd w:id="307"/>
      <w:r w:rsidRPr="00D92197">
        <w:t>: COM ports</w:t>
      </w:r>
      <w:bookmarkEnd w:id="308"/>
      <w:bookmarkEnd w:id="309"/>
    </w:p>
    <w:p w:rsidR="00C55DD3" w:rsidRDefault="00C55DD3" w:rsidP="00C55DD3">
      <w:pPr>
        <w:pStyle w:val="Kop3"/>
      </w:pPr>
      <w:r>
        <w:br w:type="page"/>
      </w:r>
      <w:bookmarkStart w:id="310" w:name="_Ref262725580"/>
      <w:bookmarkStart w:id="311" w:name="_Ref262725581"/>
      <w:bookmarkStart w:id="312" w:name="_Ref262726705"/>
      <w:bookmarkStart w:id="313" w:name="_Ref262729423"/>
      <w:bookmarkStart w:id="314" w:name="_Ref333581077"/>
      <w:bookmarkStart w:id="315" w:name="_Ref333581173"/>
      <w:bookmarkStart w:id="316" w:name="_Ref333581187"/>
      <w:bookmarkStart w:id="317" w:name="_Ref333581356"/>
      <w:bookmarkStart w:id="318" w:name="_Ref333581370"/>
      <w:bookmarkStart w:id="319" w:name="_Ref333581576"/>
      <w:bookmarkStart w:id="320" w:name="_Toc346630990"/>
      <w:bookmarkStart w:id="321" w:name="_Toc375561294"/>
      <w:r>
        <w:lastRenderedPageBreak/>
        <w:t xml:space="preserve">COM port </w:t>
      </w:r>
      <w:bookmarkEnd w:id="310"/>
      <w:bookmarkEnd w:id="311"/>
      <w:bookmarkEnd w:id="312"/>
      <w:bookmarkEnd w:id="313"/>
      <w:r>
        <w:t>assignment</w:t>
      </w:r>
      <w:bookmarkEnd w:id="314"/>
      <w:bookmarkEnd w:id="315"/>
      <w:bookmarkEnd w:id="316"/>
      <w:bookmarkEnd w:id="317"/>
      <w:bookmarkEnd w:id="318"/>
      <w:bookmarkEnd w:id="319"/>
      <w:bookmarkEnd w:id="320"/>
      <w:bookmarkEnd w:id="321"/>
    </w:p>
    <w:p w:rsidR="00C55DD3" w:rsidRDefault="00C55DD3" w:rsidP="00C55DD3">
      <w:pPr>
        <w:rPr>
          <w:lang w:val="en-US"/>
        </w:rPr>
      </w:pPr>
    </w:p>
    <w:p w:rsidR="00C55DD3" w:rsidRDefault="00C55DD3" w:rsidP="00C55DD3">
      <w:pPr>
        <w:rPr>
          <w:i/>
          <w:noProof/>
          <w:lang w:val="en-US"/>
        </w:rPr>
      </w:pPr>
      <w:r>
        <w:rPr>
          <w:noProof/>
          <w:lang w:val="nl-NL" w:eastAsia="nl-NL"/>
        </w:rPr>
        <w:drawing>
          <wp:inline distT="0" distB="0" distL="0" distR="0" wp14:anchorId="46B708D4" wp14:editId="76DA75FE">
            <wp:extent cx="416379" cy="342900"/>
            <wp:effectExtent l="0" t="0" r="3175" b="0"/>
            <wp:docPr id="161" name="Afbeelding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noProof/>
          <w:lang w:val="en-US"/>
        </w:rPr>
        <w:t>:</w:t>
      </w:r>
    </w:p>
    <w:p w:rsidR="00C55DD3" w:rsidRPr="00ED4BCB" w:rsidRDefault="00C55DD3" w:rsidP="00C55DD3">
      <w:pPr>
        <w:rPr>
          <w:i/>
          <w:noProof/>
          <w:lang w:val="en-US"/>
        </w:rPr>
      </w:pPr>
      <w:r>
        <w:rPr>
          <w:i/>
          <w:noProof/>
          <w:lang w:val="en-US"/>
        </w:rPr>
        <w:t>U</w:t>
      </w:r>
      <w:r w:rsidRPr="00ED4BCB">
        <w:rPr>
          <w:i/>
          <w:noProof/>
          <w:lang w:val="en-US"/>
        </w:rPr>
        <w:t xml:space="preserve">se the right </w:t>
      </w:r>
      <w:r>
        <w:rPr>
          <w:i/>
          <w:noProof/>
          <w:lang w:val="en-US"/>
        </w:rPr>
        <w:t>device interface (</w:t>
      </w:r>
      <w:r w:rsidRPr="00ED4BCB">
        <w:rPr>
          <w:i/>
          <w:noProof/>
          <w:lang w:val="en-US"/>
        </w:rPr>
        <w:t>protocol</w:t>
      </w:r>
      <w:r>
        <w:rPr>
          <w:i/>
          <w:noProof/>
          <w:lang w:val="en-US"/>
        </w:rPr>
        <w:t xml:space="preserve">) and verify the </w:t>
      </w:r>
      <w:r w:rsidRPr="00ED4BCB">
        <w:rPr>
          <w:i/>
          <w:noProof/>
          <w:lang w:val="en-US"/>
        </w:rPr>
        <w:t>baudrate etc.</w:t>
      </w:r>
    </w:p>
    <w:p w:rsidR="00C55DD3" w:rsidRPr="00536886" w:rsidRDefault="00C55DD3" w:rsidP="00C55DD3">
      <w:pPr>
        <w:rPr>
          <w:lang w:val="en-US"/>
        </w:rPr>
      </w:pPr>
    </w:p>
    <w:p w:rsidR="00C55DD3" w:rsidRDefault="00C55DD3" w:rsidP="00C55DD3">
      <w:pPr>
        <w:rPr>
          <w:noProof/>
          <w:lang w:val="en-US"/>
        </w:rPr>
      </w:pPr>
      <w:r>
        <w:rPr>
          <w:lang w:val="en-US"/>
        </w:rPr>
        <w:t xml:space="preserve">Check the respective wiring schematics to determine the COM port arrangement and assignment. Tick off the relevant COM port (1, 2, 3, etc.) and select the required device interface (protocol) by means of the drop-down menu (see </w:t>
      </w:r>
      <w:r>
        <w:rPr>
          <w:lang w:val="en-US"/>
        </w:rPr>
        <w:fldChar w:fldCharType="begin"/>
      </w:r>
      <w:r>
        <w:rPr>
          <w:lang w:val="en-US"/>
        </w:rPr>
        <w:instrText xml:space="preserve"> REF _Ref261421099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2</w:t>
      </w:r>
      <w:r>
        <w:rPr>
          <w:lang w:val="en-US"/>
        </w:rPr>
        <w:fldChar w:fldCharType="end"/>
      </w:r>
      <w:r>
        <w:rPr>
          <w:lang w:val="en-US"/>
        </w:rPr>
        <w:t xml:space="preserve">). </w:t>
      </w:r>
    </w:p>
    <w:p w:rsidR="00C55DD3" w:rsidRDefault="00C55DD3" w:rsidP="00C55DD3">
      <w:pPr>
        <w:rPr>
          <w:noProof/>
          <w:lang w:val="en-US"/>
        </w:rPr>
      </w:pPr>
    </w:p>
    <w:p w:rsidR="00C55DD3" w:rsidRDefault="00C55DD3" w:rsidP="00C55DD3">
      <w:pPr>
        <w:keepNext/>
      </w:pPr>
      <w:r>
        <w:rPr>
          <w:noProof/>
          <w:lang w:val="nl-NL" w:eastAsia="nl-NL"/>
        </w:rPr>
        <w:drawing>
          <wp:inline distT="0" distB="0" distL="0" distR="0" wp14:anchorId="599A2514" wp14:editId="098D5FFD">
            <wp:extent cx="5934075" cy="3124200"/>
            <wp:effectExtent l="1905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934075" cy="3124200"/>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22" w:name="_Ref261421099"/>
      <w:bookmarkStart w:id="323" w:name="_Ref262720752"/>
      <w:bookmarkStart w:id="324" w:name="_Toc346631185"/>
      <w:bookmarkStart w:id="325" w:name="_Toc375561386"/>
      <w:r w:rsidRPr="00D92197">
        <w:t xml:space="preserve">Figure </w:t>
      </w:r>
      <w:fldSimple w:instr=" STYLEREF 1 \s ">
        <w:r w:rsidR="00C91965">
          <w:rPr>
            <w:noProof/>
          </w:rPr>
          <w:t>6</w:t>
        </w:r>
      </w:fldSimple>
      <w:r w:rsidR="00F7104D">
        <w:noBreakHyphen/>
      </w:r>
      <w:fldSimple w:instr=" SEQ Figure \* ARABIC \s 1 ">
        <w:r w:rsidR="00C91965">
          <w:rPr>
            <w:noProof/>
          </w:rPr>
          <w:t>2</w:t>
        </w:r>
      </w:fldSimple>
      <w:bookmarkEnd w:id="322"/>
      <w:r w:rsidRPr="00D92197">
        <w:t>: Drop-down menu</w:t>
      </w:r>
      <w:bookmarkEnd w:id="323"/>
      <w:r w:rsidRPr="00D92197">
        <w:t xml:space="preserve"> (device interfaces)</w:t>
      </w:r>
      <w:bookmarkEnd w:id="324"/>
      <w:bookmarkEnd w:id="325"/>
    </w:p>
    <w:p w:rsidR="00C55DD3" w:rsidRDefault="00C55DD3" w:rsidP="00C55DD3">
      <w:pPr>
        <w:rPr>
          <w:noProof/>
          <w:lang w:val="en-US"/>
        </w:rPr>
      </w:pPr>
      <w:r>
        <w:rPr>
          <w:noProof/>
          <w:lang w:val="en-US"/>
        </w:rPr>
        <w:t xml:space="preserve">At completion, confirm the settings by clicking “Accept and restart communication” (see </w:t>
      </w:r>
      <w:r>
        <w:rPr>
          <w:noProof/>
          <w:lang w:val="en-US"/>
        </w:rPr>
        <w:fldChar w:fldCharType="begin"/>
      </w:r>
      <w:r>
        <w:rPr>
          <w:noProof/>
          <w:lang w:val="en-US"/>
        </w:rPr>
        <w:instrText xml:space="preserve"> REF _Ref261421099 \h </w:instrText>
      </w:r>
      <w:r>
        <w:rPr>
          <w:noProof/>
          <w:lang w:val="en-US"/>
        </w:rPr>
      </w:r>
      <w:r>
        <w:rPr>
          <w:noProof/>
          <w:lang w:val="en-US"/>
        </w:rPr>
        <w:fldChar w:fldCharType="separate"/>
      </w:r>
      <w:r w:rsidR="00C91965" w:rsidRPr="00D92197">
        <w:t xml:space="preserve">Figure </w:t>
      </w:r>
      <w:r w:rsidR="00C91965">
        <w:rPr>
          <w:noProof/>
        </w:rPr>
        <w:t>6</w:t>
      </w:r>
      <w:r w:rsidR="00C91965">
        <w:noBreakHyphen/>
      </w:r>
      <w:r w:rsidR="00C91965">
        <w:rPr>
          <w:noProof/>
        </w:rPr>
        <w:t>2</w:t>
      </w:r>
      <w:r>
        <w:rPr>
          <w:noProof/>
          <w:lang w:val="en-US"/>
        </w:rPr>
        <w:fldChar w:fldCharType="end"/>
      </w:r>
      <w:r>
        <w:rPr>
          <w:noProof/>
          <w:lang w:val="en-US"/>
        </w:rPr>
        <w:t>).</w:t>
      </w:r>
    </w:p>
    <w:p w:rsidR="00C55DD3" w:rsidRDefault="00C55DD3" w:rsidP="00C55DD3">
      <w:pPr>
        <w:rPr>
          <w:noProof/>
          <w:lang w:val="en-US"/>
        </w:rPr>
      </w:pPr>
    </w:p>
    <w:p w:rsidR="00C55DD3" w:rsidRDefault="00C55DD3" w:rsidP="00C55DD3">
      <w:pPr>
        <w:rPr>
          <w:lang w:val="en-US"/>
        </w:rPr>
      </w:pPr>
      <w:r>
        <w:rPr>
          <w:lang w:val="en-US"/>
        </w:rPr>
        <w:t xml:space="preserve">Check the appropriate FT NavVision® </w:t>
      </w:r>
      <w:r w:rsidRPr="006D7BA7">
        <w:rPr>
          <w:rFonts w:cs="Arial"/>
          <w:vertAlign w:val="superscript"/>
          <w:lang w:val="en-US"/>
        </w:rPr>
        <w:t>®</w:t>
      </w:r>
      <w:r>
        <w:rPr>
          <w:lang w:val="en-US"/>
        </w:rPr>
        <w:t xml:space="preserve"> viewer to verify if the COM-port is correct and if there is any data communication. For example: select the “Video Sounder” viewer (see </w:t>
      </w:r>
      <w:r>
        <w:rPr>
          <w:lang w:val="en-US"/>
        </w:rPr>
        <w:fldChar w:fldCharType="begin"/>
      </w:r>
      <w:r>
        <w:rPr>
          <w:lang w:val="en-US"/>
        </w:rPr>
        <w:instrText xml:space="preserve"> REF _Ref262807031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3</w:t>
      </w:r>
      <w:r>
        <w:rPr>
          <w:lang w:val="en-US"/>
        </w:rPr>
        <w:fldChar w:fldCharType="end"/>
      </w:r>
      <w:r>
        <w:rPr>
          <w:lang w:val="en-US"/>
        </w:rPr>
        <w:t>) to verify that the device interface (protocol) on “COM1” is correct. Repeat this procedure for all other listed COM ports.</w:t>
      </w:r>
    </w:p>
    <w:p w:rsidR="00C55DD3" w:rsidRPr="00A646F0" w:rsidRDefault="00C55DD3" w:rsidP="00C55DD3">
      <w:pPr>
        <w:rPr>
          <w:lang w:val="en-US"/>
        </w:rPr>
      </w:pPr>
    </w:p>
    <w:p w:rsidR="00C55DD3" w:rsidRDefault="00C55DD3" w:rsidP="00C55DD3">
      <w:pPr>
        <w:keepNext/>
      </w:pPr>
      <w:r>
        <w:rPr>
          <w:noProof/>
          <w:lang w:val="nl-NL" w:eastAsia="nl-NL"/>
        </w:rPr>
        <w:lastRenderedPageBreak/>
        <w:drawing>
          <wp:inline distT="0" distB="0" distL="0" distR="0" wp14:anchorId="6DF31B88" wp14:editId="22742AB1">
            <wp:extent cx="5934075" cy="3838575"/>
            <wp:effectExtent l="19050" t="0" r="9525" b="0"/>
            <wp:docPr id="49" name="Afbeelding 49"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ݻ°"/>
                    <pic:cNvPicPr>
                      <a:picLocks noChangeAspect="1" noChangeArrowheads="1"/>
                    </pic:cNvPicPr>
                  </pic:nvPicPr>
                  <pic:blipFill>
                    <a:blip r:embed="rId59"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26" w:name="_Ref262807031"/>
      <w:bookmarkStart w:id="327" w:name="_Toc346631186"/>
      <w:bookmarkStart w:id="328" w:name="_Toc375561387"/>
      <w:r w:rsidRPr="00D92197">
        <w:t xml:space="preserve">Figure </w:t>
      </w:r>
      <w:fldSimple w:instr=" STYLEREF 1 \s ">
        <w:r w:rsidR="00C91965">
          <w:rPr>
            <w:noProof/>
          </w:rPr>
          <w:t>6</w:t>
        </w:r>
      </w:fldSimple>
      <w:r w:rsidR="00F7104D">
        <w:noBreakHyphen/>
      </w:r>
      <w:fldSimple w:instr=" SEQ Figure \* ARABIC \s 1 ">
        <w:r w:rsidR="00C91965">
          <w:rPr>
            <w:noProof/>
          </w:rPr>
          <w:t>3</w:t>
        </w:r>
      </w:fldSimple>
      <w:bookmarkEnd w:id="326"/>
      <w:r w:rsidRPr="00D92197">
        <w:t>: COM port assignment</w:t>
      </w:r>
      <w:bookmarkStart w:id="329" w:name="_Toc275955967"/>
      <w:bookmarkEnd w:id="327"/>
      <w:bookmarkEnd w:id="328"/>
    </w:p>
    <w:p w:rsidR="00C55DD3" w:rsidRPr="00AA4AE2" w:rsidRDefault="00C55DD3" w:rsidP="00C55DD3">
      <w:pPr>
        <w:rPr>
          <w:lang w:val="en-US"/>
        </w:rPr>
      </w:pPr>
      <w:r w:rsidRPr="00CA0364">
        <w:rPr>
          <w:lang w:val="en-US"/>
        </w:rPr>
        <w:t xml:space="preserve">Additional information on the selected port can be configured by clicking on the sign behind the drop-down menu (see </w:t>
      </w:r>
      <w:r>
        <w:fldChar w:fldCharType="begin"/>
      </w:r>
      <w:r w:rsidRPr="00CA0364">
        <w:rPr>
          <w:lang w:val="en-US"/>
        </w:rPr>
        <w:instrText xml:space="preserve"> REF _Ref330820306 \h  \* MERGEFORMAT </w:instrText>
      </w:r>
      <w:r>
        <w:fldChar w:fldCharType="separate"/>
      </w:r>
      <w:r w:rsidR="00C91965" w:rsidRPr="00C91965">
        <w:rPr>
          <w:lang w:val="en-US"/>
        </w:rPr>
        <w:t xml:space="preserve">Figure </w:t>
      </w:r>
      <w:r w:rsidR="00C91965" w:rsidRPr="00C91965">
        <w:rPr>
          <w:noProof/>
          <w:lang w:val="en-US"/>
        </w:rPr>
        <w:t>6</w:t>
      </w:r>
      <w:r w:rsidR="00C91965" w:rsidRPr="00C91965">
        <w:rPr>
          <w:noProof/>
          <w:lang w:val="en-US"/>
        </w:rPr>
        <w:noBreakHyphen/>
        <w:t>4</w:t>
      </w:r>
      <w:r>
        <w:fldChar w:fldCharType="end"/>
      </w:r>
      <w:r w:rsidRPr="00CA0364">
        <w:rPr>
          <w:lang w:val="en-US"/>
        </w:rPr>
        <w:t xml:space="preserve">). </w:t>
      </w:r>
      <w:r w:rsidRPr="00AA4AE2">
        <w:rPr>
          <w:lang w:val="en-US"/>
        </w:rPr>
        <w:t>A new box will open.</w:t>
      </w:r>
    </w:p>
    <w:p w:rsidR="00C55DD3" w:rsidRPr="00AA4AE2" w:rsidRDefault="00C55DD3" w:rsidP="00C55DD3">
      <w:pPr>
        <w:rPr>
          <w:lang w:val="en-US"/>
        </w:rPr>
      </w:pPr>
    </w:p>
    <w:p w:rsidR="00C55DD3" w:rsidRPr="00D92197" w:rsidRDefault="00C55DD3" w:rsidP="00C55DD3">
      <w:pPr>
        <w:rPr>
          <w:ins w:id="330" w:author="Unknown"/>
        </w:rPr>
      </w:pPr>
      <w:r w:rsidRPr="00D92197">
        <w:rPr>
          <w:noProof/>
          <w:lang w:val="nl-NL" w:eastAsia="nl-NL"/>
        </w:rPr>
        <w:drawing>
          <wp:inline distT="0" distB="0" distL="0" distR="0" wp14:anchorId="483E693D" wp14:editId="1D5820AE">
            <wp:extent cx="5934075" cy="3095625"/>
            <wp:effectExtent l="19050" t="0" r="952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C55DD3" w:rsidRPr="00D92197" w:rsidRDefault="00C55DD3" w:rsidP="00C55DD3">
      <w:pPr>
        <w:pStyle w:val="Onderschrift"/>
        <w:rPr>
          <w:szCs w:val="18"/>
        </w:rPr>
      </w:pPr>
      <w:bookmarkStart w:id="331" w:name="_Ref330820306"/>
      <w:bookmarkStart w:id="332" w:name="_Toc346631187"/>
      <w:bookmarkStart w:id="333" w:name="_Toc375561388"/>
      <w:r w:rsidRPr="00D92197">
        <w:t xml:space="preserve">Figure </w:t>
      </w:r>
      <w:fldSimple w:instr=" STYLEREF 1 \s ">
        <w:r w:rsidR="00C91965">
          <w:rPr>
            <w:noProof/>
          </w:rPr>
          <w:t>6</w:t>
        </w:r>
      </w:fldSimple>
      <w:r w:rsidR="00F7104D">
        <w:noBreakHyphen/>
      </w:r>
      <w:fldSimple w:instr=" SEQ Figure \* ARABIC \s 1 ">
        <w:r w:rsidR="00C91965">
          <w:rPr>
            <w:noProof/>
          </w:rPr>
          <w:t>4</w:t>
        </w:r>
      </w:fldSimple>
      <w:bookmarkEnd w:id="331"/>
      <w:r w:rsidRPr="00D92197">
        <w:t>: additional configuration</w:t>
      </w:r>
      <w:bookmarkEnd w:id="332"/>
      <w:bookmarkEnd w:id="333"/>
    </w:p>
    <w:p w:rsidR="00C55DD3" w:rsidRPr="00D92197" w:rsidRDefault="00C55DD3" w:rsidP="00C55DD3">
      <w:pPr>
        <w:pStyle w:val="Onderschrift"/>
      </w:pPr>
    </w:p>
    <w:p w:rsidR="00C55DD3" w:rsidRDefault="00C55DD3" w:rsidP="00C55DD3">
      <w:pPr>
        <w:pStyle w:val="Bijschrift"/>
      </w:pPr>
      <w:r>
        <w:rPr>
          <w:noProof/>
          <w:lang w:eastAsia="nl-NL"/>
        </w:rPr>
        <w:lastRenderedPageBreak/>
        <w:drawing>
          <wp:inline distT="0" distB="0" distL="0" distR="0" wp14:anchorId="58EA6CAE" wp14:editId="34583544">
            <wp:extent cx="5934075" cy="3038475"/>
            <wp:effectExtent l="19050" t="0" r="952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34" w:name="_Ref330820391"/>
      <w:bookmarkStart w:id="335" w:name="_Toc346631188"/>
      <w:bookmarkStart w:id="336" w:name="_Toc375561389"/>
      <w:r w:rsidRPr="00D92197">
        <w:t xml:space="preserve">Figure </w:t>
      </w:r>
      <w:fldSimple w:instr=" STYLEREF 1 \s ">
        <w:r w:rsidR="00C91965">
          <w:rPr>
            <w:noProof/>
          </w:rPr>
          <w:t>6</w:t>
        </w:r>
      </w:fldSimple>
      <w:r w:rsidR="00F7104D">
        <w:noBreakHyphen/>
      </w:r>
      <w:fldSimple w:instr=" SEQ Figure \* ARABIC \s 1 ">
        <w:r w:rsidR="00C91965">
          <w:rPr>
            <w:noProof/>
          </w:rPr>
          <w:t>5</w:t>
        </w:r>
      </w:fldSimple>
      <w:bookmarkEnd w:id="334"/>
      <w:r w:rsidRPr="00D92197">
        <w:t xml:space="preserve">: </w:t>
      </w:r>
      <w:proofErr w:type="spellStart"/>
      <w:r w:rsidRPr="00D92197">
        <w:t>Comm</w:t>
      </w:r>
      <w:proofErr w:type="spellEnd"/>
      <w:r w:rsidRPr="00D92197">
        <w:t xml:space="preserve"> Port Settings</w:t>
      </w:r>
      <w:bookmarkEnd w:id="335"/>
      <w:bookmarkEnd w:id="336"/>
      <w:r>
        <w:fldChar w:fldCharType="begin"/>
      </w:r>
      <w:r>
        <w:instrText xml:space="preserve"> XE "Settings" </w:instrText>
      </w:r>
      <w:r>
        <w:fldChar w:fldCharType="end"/>
      </w:r>
    </w:p>
    <w:p w:rsidR="00C55DD3" w:rsidRPr="00C55DD3" w:rsidRDefault="00C55DD3" w:rsidP="00C55DD3">
      <w:pPr>
        <w:pStyle w:val="Bijschrift"/>
        <w:rPr>
          <w:lang w:val="en-US"/>
        </w:rPr>
      </w:pPr>
    </w:p>
    <w:p w:rsidR="00C55DD3" w:rsidRPr="00C55DD3" w:rsidRDefault="00C55DD3" w:rsidP="00C55DD3">
      <w:pPr>
        <w:pStyle w:val="Bijschrift"/>
        <w:rPr>
          <w:lang w:val="en-US"/>
        </w:rPr>
      </w:pPr>
    </w:p>
    <w:p w:rsidR="00C55DD3" w:rsidRPr="00AA4AE2" w:rsidRDefault="00C55DD3" w:rsidP="00C55DD3">
      <w:pPr>
        <w:rPr>
          <w:lang w:val="en-US"/>
        </w:rPr>
      </w:pPr>
      <w:r w:rsidRPr="00CA0364">
        <w:rPr>
          <w:lang w:val="en-US"/>
        </w:rPr>
        <w:t xml:space="preserve">In this additional configuration menu (see </w:t>
      </w:r>
      <w:r>
        <w:fldChar w:fldCharType="begin"/>
      </w:r>
      <w:r w:rsidRPr="00CA0364">
        <w:rPr>
          <w:lang w:val="en-US"/>
        </w:rPr>
        <w:instrText xml:space="preserve"> REF _Ref330820391 \h </w:instrText>
      </w:r>
      <w:r>
        <w:fldChar w:fldCharType="separate"/>
      </w:r>
      <w:r w:rsidR="00C91965" w:rsidRPr="00D92197">
        <w:t xml:space="preserve">Figure </w:t>
      </w:r>
      <w:r w:rsidR="00C91965">
        <w:rPr>
          <w:noProof/>
        </w:rPr>
        <w:t>6</w:t>
      </w:r>
      <w:r w:rsidR="00C91965">
        <w:noBreakHyphen/>
      </w:r>
      <w:r w:rsidR="00C91965">
        <w:rPr>
          <w:noProof/>
        </w:rPr>
        <w:t>5</w:t>
      </w:r>
      <w:r>
        <w:fldChar w:fldCharType="end"/>
      </w:r>
      <w:r w:rsidRPr="00CA0364">
        <w:rPr>
          <w:lang w:val="en-US"/>
        </w:rPr>
        <w:t xml:space="preserve">) you can force all the settings for the regarding </w:t>
      </w:r>
      <w:proofErr w:type="spellStart"/>
      <w:r w:rsidRPr="00CA0364">
        <w:rPr>
          <w:lang w:val="en-US"/>
        </w:rPr>
        <w:t>Comm</w:t>
      </w:r>
      <w:proofErr w:type="spellEnd"/>
      <w:r w:rsidRPr="00CA0364">
        <w:rPr>
          <w:lang w:val="en-US"/>
        </w:rPr>
        <w:t xml:space="preserve"> port. </w:t>
      </w:r>
      <w:r w:rsidRPr="00AA4AE2">
        <w:rPr>
          <w:lang w:val="en-US"/>
        </w:rPr>
        <w:t>The following fields apply:</w:t>
      </w:r>
    </w:p>
    <w:p w:rsidR="00C55DD3" w:rsidRPr="00C55DD3" w:rsidRDefault="00C55DD3" w:rsidP="0031103D">
      <w:pPr>
        <w:pStyle w:val="Lijstalinea"/>
        <w:numPr>
          <w:ilvl w:val="0"/>
          <w:numId w:val="30"/>
        </w:numPr>
        <w:rPr>
          <w:lang w:val="en-US"/>
        </w:rPr>
      </w:pPr>
      <w:r w:rsidRPr="00C55DD3">
        <w:rPr>
          <w:lang w:val="en-US"/>
        </w:rPr>
        <w:t xml:space="preserve">Baud Rate: Set the appropriate </w:t>
      </w:r>
      <w:proofErr w:type="spellStart"/>
      <w:r w:rsidRPr="00C55DD3">
        <w:rPr>
          <w:lang w:val="en-US"/>
        </w:rPr>
        <w:t>baudrate</w:t>
      </w:r>
      <w:proofErr w:type="spellEnd"/>
      <w:r w:rsidRPr="00C55DD3">
        <w:rPr>
          <w:lang w:val="en-US"/>
        </w:rPr>
        <w:t xml:space="preserve"> (see manual attached device)</w:t>
      </w:r>
    </w:p>
    <w:p w:rsidR="00C55DD3" w:rsidRPr="00C55DD3" w:rsidRDefault="00C55DD3" w:rsidP="0031103D">
      <w:pPr>
        <w:pStyle w:val="Lijstalinea"/>
        <w:numPr>
          <w:ilvl w:val="0"/>
          <w:numId w:val="30"/>
        </w:numPr>
        <w:rPr>
          <w:lang w:val="en-US"/>
        </w:rPr>
      </w:pPr>
      <w:r w:rsidRPr="00C55DD3">
        <w:rPr>
          <w:lang w:val="en-US"/>
        </w:rPr>
        <w:t xml:space="preserve">Data Bits: The number of data bits in each character can be 5 (for </w:t>
      </w:r>
      <w:proofErr w:type="spellStart"/>
      <w:r w:rsidRPr="00C55DD3">
        <w:rPr>
          <w:lang w:val="en-US"/>
        </w:rPr>
        <w:t>Baudot</w:t>
      </w:r>
      <w:proofErr w:type="spellEnd"/>
      <w:r w:rsidRPr="00C55DD3">
        <w:rPr>
          <w:lang w:val="en-US"/>
        </w:rPr>
        <w:t xml:space="preserve"> code), 6 (rarely used), 7 (for true ASCII), 8 (for any kind of data, as this matches the size of a byte), or 9 (rarely used). 8 data bits are almost universally used in newer applications. 5 or 7 bits generally only make sense with older equipment such as </w:t>
      </w:r>
      <w:proofErr w:type="spellStart"/>
      <w:r w:rsidRPr="00C55DD3">
        <w:rPr>
          <w:lang w:val="en-US"/>
        </w:rPr>
        <w:t>teleprinters</w:t>
      </w:r>
      <w:proofErr w:type="spellEnd"/>
      <w:r w:rsidRPr="00C55DD3">
        <w:rPr>
          <w:lang w:val="en-US"/>
        </w:rPr>
        <w:t>.</w:t>
      </w:r>
    </w:p>
    <w:p w:rsidR="00C55DD3" w:rsidRPr="00C55DD3" w:rsidRDefault="00C55DD3" w:rsidP="0031103D">
      <w:pPr>
        <w:pStyle w:val="Lijstalinea"/>
        <w:numPr>
          <w:ilvl w:val="0"/>
          <w:numId w:val="30"/>
        </w:numPr>
        <w:rPr>
          <w:lang w:val="en-US"/>
        </w:rPr>
      </w:pPr>
      <w:r w:rsidRPr="00C55DD3">
        <w:rPr>
          <w:lang w:val="en-US"/>
        </w:rPr>
        <w:t xml:space="preserve">Parity: The parity bit in each character can be set to none (N), odd (O), even (E), mark (M), or space (S). None means that no parity bit is sent at all. Mark parity means that the parity bit is always set to the mark signal condition (logical 1) and likewise space parity always sends the parity bit in the space signal condition. Aside from uncommon applications that use the 9th (parity) bit for some form of addressing or special </w:t>
      </w:r>
      <w:proofErr w:type="spellStart"/>
      <w:r w:rsidRPr="00C55DD3">
        <w:rPr>
          <w:lang w:val="en-US"/>
        </w:rPr>
        <w:t>signalling</w:t>
      </w:r>
      <w:proofErr w:type="spellEnd"/>
      <w:r w:rsidRPr="00C55DD3">
        <w:rPr>
          <w:lang w:val="en-US"/>
        </w:rPr>
        <w:t>, mark or space parity is uncommon, as it adds no error detection information. Odd parity is more common than even, since it ensures that at least one state transition occurs in each character, which makes it more reliable. The most common parity setting, however, is "none", with error detection handled by a communication protocol.</w:t>
      </w:r>
    </w:p>
    <w:p w:rsidR="00C55DD3" w:rsidRPr="00B81B30" w:rsidRDefault="00C55DD3" w:rsidP="0031103D">
      <w:pPr>
        <w:pStyle w:val="Lijstalinea"/>
        <w:numPr>
          <w:ilvl w:val="0"/>
          <w:numId w:val="30"/>
        </w:numPr>
      </w:pPr>
      <w:r w:rsidRPr="00C55DD3">
        <w:rPr>
          <w:lang w:val="en-US"/>
        </w:rPr>
        <w:t xml:space="preserve">Stop Bits: Stop bits sent at the end of every character allow the receiving signal hardware to detect the end of a character and to </w:t>
      </w:r>
      <w:proofErr w:type="spellStart"/>
      <w:r w:rsidRPr="00C55DD3">
        <w:rPr>
          <w:lang w:val="en-US"/>
        </w:rPr>
        <w:t>resynchronise</w:t>
      </w:r>
      <w:proofErr w:type="spellEnd"/>
      <w:r w:rsidRPr="00C55DD3">
        <w:rPr>
          <w:lang w:val="en-US"/>
        </w:rPr>
        <w:t xml:space="preserve"> with the character stream. </w:t>
      </w:r>
      <w:r w:rsidRPr="00B81B30">
        <w:t>Electronic devices usually use one stop bit.</w:t>
      </w:r>
    </w:p>
    <w:p w:rsidR="00C55DD3" w:rsidRPr="00C55DD3" w:rsidRDefault="00C55DD3" w:rsidP="0031103D">
      <w:pPr>
        <w:pStyle w:val="Lijstalinea"/>
        <w:numPr>
          <w:ilvl w:val="0"/>
          <w:numId w:val="30"/>
        </w:numPr>
        <w:rPr>
          <w:lang w:val="en-US"/>
        </w:rPr>
      </w:pPr>
      <w:r w:rsidRPr="00C55DD3">
        <w:rPr>
          <w:lang w:val="en-US"/>
        </w:rPr>
        <w:t>Mode: In mode you can set the protocol that the serial port is using to communicate. Refer to your device for the proper protocol. You can choose between RS232, RS422 and RS485. In some occasions you can’t choose Mode cause the interface protocol can only work in a predefined Mode (</w:t>
      </w:r>
      <w:proofErr w:type="spellStart"/>
      <w:r w:rsidRPr="00C55DD3">
        <w:rPr>
          <w:lang w:val="en-US"/>
        </w:rPr>
        <w:t>i.e</w:t>
      </w:r>
      <w:proofErr w:type="spellEnd"/>
      <w:r w:rsidRPr="00C55DD3">
        <w:rPr>
          <w:lang w:val="en-US"/>
        </w:rPr>
        <w:t xml:space="preserve"> NMEA is always RS232).</w:t>
      </w:r>
    </w:p>
    <w:p w:rsidR="00C55DD3" w:rsidRPr="00C55DD3" w:rsidRDefault="00C55DD3" w:rsidP="0031103D">
      <w:pPr>
        <w:pStyle w:val="Lijstalinea"/>
        <w:numPr>
          <w:ilvl w:val="0"/>
          <w:numId w:val="30"/>
        </w:numPr>
        <w:rPr>
          <w:lang w:val="en-US"/>
        </w:rPr>
      </w:pPr>
      <w:r w:rsidRPr="00C55DD3">
        <w:rPr>
          <w:lang w:val="en-US"/>
        </w:rPr>
        <w:t>DTR: Data Terminal Ready, indicates presence of DTE to DCE (set high or low)</w:t>
      </w:r>
    </w:p>
    <w:p w:rsidR="00C55DD3" w:rsidRPr="00C55DD3" w:rsidRDefault="00C55DD3" w:rsidP="0031103D">
      <w:pPr>
        <w:pStyle w:val="Lijstalinea"/>
        <w:numPr>
          <w:ilvl w:val="0"/>
          <w:numId w:val="30"/>
        </w:numPr>
        <w:rPr>
          <w:lang w:val="en-US"/>
        </w:rPr>
      </w:pPr>
      <w:r w:rsidRPr="00C55DD3">
        <w:rPr>
          <w:lang w:val="en-US"/>
        </w:rPr>
        <w:t>RTS: Request to send, DTE requests the DCE prepare to receive data (set high or low)</w:t>
      </w:r>
    </w:p>
    <w:p w:rsidR="00C55DD3" w:rsidRPr="00C55DD3" w:rsidRDefault="00C55DD3" w:rsidP="0031103D">
      <w:pPr>
        <w:pStyle w:val="Lijstalinea"/>
        <w:numPr>
          <w:ilvl w:val="0"/>
          <w:numId w:val="30"/>
        </w:numPr>
        <w:rPr>
          <w:lang w:val="en-US"/>
        </w:rPr>
      </w:pPr>
      <w:r w:rsidRPr="00C55DD3">
        <w:rPr>
          <w:lang w:val="en-US"/>
        </w:rPr>
        <w:t xml:space="preserve">Alarm on no data: Gives an alarm when there is no data on the </w:t>
      </w:r>
      <w:proofErr w:type="spellStart"/>
      <w:r w:rsidRPr="00C55DD3">
        <w:rPr>
          <w:lang w:val="en-US"/>
        </w:rPr>
        <w:t>Comm</w:t>
      </w:r>
      <w:proofErr w:type="spellEnd"/>
      <w:r w:rsidRPr="00C55DD3">
        <w:rPr>
          <w:lang w:val="en-US"/>
        </w:rPr>
        <w:t xml:space="preserve"> port</w:t>
      </w:r>
    </w:p>
    <w:p w:rsidR="00C55DD3" w:rsidRPr="00C55DD3" w:rsidRDefault="00C55DD3" w:rsidP="0031103D">
      <w:pPr>
        <w:pStyle w:val="Lijstalinea"/>
        <w:numPr>
          <w:ilvl w:val="0"/>
          <w:numId w:val="30"/>
        </w:numPr>
        <w:rPr>
          <w:noProof/>
          <w:sz w:val="18"/>
          <w:szCs w:val="18"/>
          <w:lang w:val="en-US" w:eastAsia="nl-NL"/>
        </w:rPr>
      </w:pPr>
      <w:r w:rsidRPr="00C55DD3">
        <w:rPr>
          <w:lang w:val="en-US"/>
        </w:rPr>
        <w:t>Reset to protocol default: Resets standard configuration for chosen protocol</w:t>
      </w:r>
    </w:p>
    <w:p w:rsidR="00C55DD3" w:rsidRPr="00B81B30" w:rsidRDefault="00C55DD3" w:rsidP="00C55DD3">
      <w:pPr>
        <w:pStyle w:val="Kop2"/>
        <w:rPr>
          <w:noProof/>
          <w:lang w:eastAsia="nl-NL"/>
        </w:rPr>
      </w:pPr>
      <w:ins w:id="337" w:author="Unknown">
        <w:r>
          <w:rPr>
            <w:szCs w:val="22"/>
          </w:rPr>
          <w:lastRenderedPageBreak/>
          <w:t xml:space="preserve"> </w:t>
        </w:r>
      </w:ins>
      <w:bookmarkStart w:id="338" w:name="_Toc346630991"/>
      <w:bookmarkStart w:id="339" w:name="_Toc375561295"/>
      <w:r w:rsidRPr="00B81B30">
        <w:t>Serial</w:t>
      </w:r>
      <w:r>
        <w:fldChar w:fldCharType="begin"/>
      </w:r>
      <w:r>
        <w:instrText xml:space="preserve"> XE "Serial" </w:instrText>
      </w:r>
      <w:r>
        <w:fldChar w:fldCharType="end"/>
      </w:r>
      <w:r w:rsidRPr="00B81B30">
        <w:t xml:space="preserve"> LAN</w:t>
      </w:r>
      <w:r>
        <w:fldChar w:fldCharType="begin"/>
      </w:r>
      <w:r>
        <w:instrText xml:space="preserve"> XE "LAN" </w:instrText>
      </w:r>
      <w:r>
        <w:fldChar w:fldCharType="end"/>
      </w:r>
      <w:r w:rsidRPr="00B81B30">
        <w:t xml:space="preserve"> ports</w:t>
      </w:r>
      <w:bookmarkEnd w:id="329"/>
      <w:bookmarkEnd w:id="338"/>
      <w:bookmarkEnd w:id="339"/>
    </w:p>
    <w:p w:rsidR="00C55DD3" w:rsidRDefault="00C55DD3" w:rsidP="00C55DD3">
      <w:pPr>
        <w:rPr>
          <w:lang w:val="en-US"/>
        </w:rPr>
      </w:pPr>
      <w:r>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xml:space="preserve">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Pr>
          <w:lang w:val="en-US"/>
        </w:rPr>
        <w:t xml:space="preserve"> ports” (see </w:t>
      </w:r>
      <w:r>
        <w:rPr>
          <w:lang w:val="en-US"/>
        </w:rPr>
        <w:fldChar w:fldCharType="begin"/>
      </w:r>
      <w:r>
        <w:rPr>
          <w:lang w:val="en-US"/>
        </w:rPr>
        <w:instrText xml:space="preserve"> REF _Ref261423403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6</w:t>
      </w:r>
      <w:r>
        <w:rPr>
          <w:lang w:val="en-US"/>
        </w:rPr>
        <w:fldChar w:fldCharType="end"/>
      </w:r>
      <w:r>
        <w:rPr>
          <w:lang w:val="en-US"/>
        </w:rPr>
        <w:t xml:space="preserve">) the attached serial LAN device can be addressed and when necessary be calibrated. </w:t>
      </w:r>
    </w:p>
    <w:p w:rsidR="00C55DD3" w:rsidRDefault="00C55DD3" w:rsidP="00C55DD3">
      <w:pPr>
        <w:rPr>
          <w:lang w:val="en-US"/>
        </w:rPr>
      </w:pPr>
      <w:r>
        <w:rPr>
          <w:lang w:val="en-US"/>
        </w:rPr>
        <w:t>The following fields are available;</w:t>
      </w:r>
    </w:p>
    <w:p w:rsidR="00C55DD3" w:rsidRDefault="00C55DD3" w:rsidP="0031103D">
      <w:pPr>
        <w:numPr>
          <w:ilvl w:val="0"/>
          <w:numId w:val="21"/>
        </w:numPr>
        <w:rPr>
          <w:noProof/>
          <w:lang w:val="en-US"/>
        </w:rPr>
      </w:pPr>
      <w:r>
        <w:rPr>
          <w:lang w:val="en-US"/>
        </w:rPr>
        <w:t>Serial</w:t>
      </w:r>
      <w:r>
        <w:rPr>
          <w:lang w:val="en-US"/>
        </w:rPr>
        <w:fldChar w:fldCharType="begin"/>
      </w:r>
      <w:r>
        <w:rPr>
          <w:lang w:val="en-US"/>
        </w:rPr>
        <w:instrText xml:space="preserve"> XE "</w:instrText>
      </w:r>
      <w:r>
        <w:instrText>Serial"</w:instrText>
      </w:r>
      <w:r>
        <w:rPr>
          <w:lang w:val="en-US"/>
        </w:rPr>
        <w:instrText xml:space="preserve"> </w:instrText>
      </w:r>
      <w:r>
        <w:rPr>
          <w:lang w:val="en-US"/>
        </w:rPr>
        <w:fldChar w:fldCharType="end"/>
      </w:r>
      <w:r>
        <w:rPr>
          <w:lang w:val="en-US"/>
        </w:rPr>
        <w:t xml:space="preserve"> LAN</w:t>
      </w:r>
      <w:r>
        <w:rPr>
          <w:lang w:val="en-US"/>
        </w:rPr>
        <w:fldChar w:fldCharType="begin"/>
      </w:r>
      <w:r>
        <w:rPr>
          <w:lang w:val="en-US"/>
        </w:rPr>
        <w:instrText xml:space="preserve"> XE "</w:instrText>
      </w:r>
      <w:r>
        <w:instrText>LAN"</w:instrText>
      </w:r>
      <w:r>
        <w:rPr>
          <w:lang w:val="en-US"/>
        </w:rPr>
        <w:instrText xml:space="preserve"> </w:instrText>
      </w:r>
      <w:r>
        <w:rPr>
          <w:lang w:val="en-US"/>
        </w:rPr>
        <w:fldChar w:fldCharType="end"/>
      </w:r>
      <w:r>
        <w:rPr>
          <w:lang w:val="en-US"/>
        </w:rPr>
        <w:t xml:space="preserve"> server</w:t>
      </w:r>
    </w:p>
    <w:p w:rsidR="00C55DD3" w:rsidRDefault="00C55DD3" w:rsidP="0031103D">
      <w:pPr>
        <w:numPr>
          <w:ilvl w:val="0"/>
          <w:numId w:val="21"/>
        </w:numPr>
        <w:rPr>
          <w:noProof/>
          <w:lang w:val="en-US"/>
        </w:rPr>
      </w:pPr>
      <w:r>
        <w:rPr>
          <w:lang w:val="en-US"/>
        </w:rPr>
        <w:t>Type (serial LAN</w:t>
      </w:r>
      <w:r>
        <w:rPr>
          <w:lang w:val="en-US"/>
        </w:rPr>
        <w:fldChar w:fldCharType="begin"/>
      </w:r>
      <w:r>
        <w:rPr>
          <w:lang w:val="en-US"/>
        </w:rPr>
        <w:instrText xml:space="preserve"> XE "</w:instrText>
      </w:r>
      <w:r>
        <w:instrText>LAN"</w:instrText>
      </w:r>
      <w:r>
        <w:rPr>
          <w:lang w:val="en-US"/>
        </w:rPr>
        <w:instrText xml:space="preserve"> </w:instrText>
      </w:r>
      <w:r>
        <w:rPr>
          <w:lang w:val="en-US"/>
        </w:rPr>
        <w:fldChar w:fldCharType="end"/>
      </w:r>
      <w:r>
        <w:rPr>
          <w:lang w:val="en-US"/>
        </w:rPr>
        <w:t xml:space="preserve"> server)</w:t>
      </w:r>
    </w:p>
    <w:p w:rsidR="00C55DD3" w:rsidRDefault="00C55DD3" w:rsidP="0031103D">
      <w:pPr>
        <w:numPr>
          <w:ilvl w:val="0"/>
          <w:numId w:val="21"/>
        </w:numPr>
        <w:rPr>
          <w:noProof/>
          <w:lang w:val="en-US"/>
        </w:rPr>
      </w:pPr>
      <w:r>
        <w:rPr>
          <w:noProof/>
          <w:lang w:val="en-US"/>
        </w:rPr>
        <w:t>IP</w:t>
      </w:r>
      <w:r>
        <w:rPr>
          <w:noProof/>
          <w:lang w:val="en-US"/>
        </w:rPr>
        <w:fldChar w:fldCharType="begin"/>
      </w:r>
      <w:r>
        <w:rPr>
          <w:noProof/>
          <w:lang w:val="en-US"/>
        </w:rPr>
        <w:instrText xml:space="preserve"> XE "</w:instrText>
      </w:r>
      <w:r>
        <w:instrText>IP"</w:instrText>
      </w:r>
      <w:r>
        <w:rPr>
          <w:noProof/>
          <w:lang w:val="en-US"/>
        </w:rPr>
        <w:instrText xml:space="preserve"> </w:instrText>
      </w:r>
      <w:r>
        <w:rPr>
          <w:noProof/>
          <w:lang w:val="en-US"/>
        </w:rPr>
        <w:fldChar w:fldCharType="end"/>
      </w:r>
      <w:r>
        <w:rPr>
          <w:noProof/>
          <w:lang w:val="en-US"/>
        </w:rPr>
        <w:t xml:space="preserve"> address</w:t>
      </w:r>
    </w:p>
    <w:p w:rsidR="00C55DD3" w:rsidRDefault="00C55DD3" w:rsidP="0031103D">
      <w:pPr>
        <w:numPr>
          <w:ilvl w:val="0"/>
          <w:numId w:val="21"/>
        </w:numPr>
        <w:rPr>
          <w:noProof/>
          <w:lang w:val="en-US"/>
        </w:rPr>
      </w:pPr>
      <w:r>
        <w:rPr>
          <w:noProof/>
          <w:lang w:val="en-US"/>
        </w:rPr>
        <w:t>MAC address</w:t>
      </w:r>
    </w:p>
    <w:p w:rsidR="00C55DD3" w:rsidRDefault="00C55DD3" w:rsidP="0031103D">
      <w:pPr>
        <w:numPr>
          <w:ilvl w:val="0"/>
          <w:numId w:val="21"/>
        </w:numPr>
        <w:rPr>
          <w:noProof/>
          <w:lang w:val="en-US"/>
        </w:rPr>
      </w:pPr>
      <w:r>
        <w:rPr>
          <w:noProof/>
          <w:lang w:val="en-US"/>
        </w:rPr>
        <w:t>Data/control port</w:t>
      </w:r>
    </w:p>
    <w:p w:rsidR="00C55DD3" w:rsidRDefault="00C55DD3" w:rsidP="0031103D">
      <w:pPr>
        <w:numPr>
          <w:ilvl w:val="0"/>
          <w:numId w:val="21"/>
        </w:numPr>
        <w:rPr>
          <w:noProof/>
          <w:lang w:val="en-US"/>
        </w:rPr>
      </w:pPr>
      <w:r>
        <w:rPr>
          <w:noProof/>
          <w:lang w:val="en-US"/>
        </w:rPr>
        <w:t>LAN1 and LAN2</w:t>
      </w:r>
    </w:p>
    <w:p w:rsidR="00C55DD3" w:rsidRDefault="00C55DD3" w:rsidP="00C55DD3">
      <w:pPr>
        <w:rPr>
          <w:noProof/>
          <w:lang w:val="en-US"/>
        </w:rPr>
      </w:pPr>
      <w:r>
        <w:rPr>
          <w:lang w:val="en-US"/>
        </w:rPr>
        <w:t>After installation a calibration procedure must follow, to ensure that the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Pr>
          <w:lang w:val="en-US"/>
        </w:rPr>
        <w:t xml:space="preserve"> device will function properly.</w:t>
      </w:r>
      <w:r w:rsidRPr="007D5F04">
        <w:rPr>
          <w:noProof/>
          <w:lang w:val="en-US"/>
        </w:rPr>
        <w:t xml:space="preserve"> </w:t>
      </w:r>
    </w:p>
    <w:p w:rsidR="00C55DD3" w:rsidRDefault="00C55DD3" w:rsidP="00C55DD3">
      <w:pPr>
        <w:rPr>
          <w:noProof/>
          <w:lang w:val="en-US"/>
        </w:rPr>
      </w:pPr>
    </w:p>
    <w:p w:rsidR="00C55DD3" w:rsidRDefault="00C55DD3" w:rsidP="00C55DD3">
      <w:pPr>
        <w:keepNext/>
      </w:pPr>
      <w:r>
        <w:rPr>
          <w:noProof/>
          <w:lang w:val="nl-NL" w:eastAsia="nl-NL"/>
        </w:rPr>
        <w:drawing>
          <wp:inline distT="0" distB="0" distL="0" distR="0" wp14:anchorId="51587EF4" wp14:editId="4B0B3D71">
            <wp:extent cx="5934075" cy="3876675"/>
            <wp:effectExtent l="19050" t="0" r="9525" b="0"/>
            <wp:docPr id="52" name="Afbeelding 52"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ݻ°"/>
                    <pic:cNvPicPr>
                      <a:picLocks noChangeAspect="1" noChangeArrowheads="1"/>
                    </pic:cNvPicPr>
                  </pic:nvPicPr>
                  <pic:blipFill>
                    <a:blip r:embed="rId62" cstate="print"/>
                    <a:srcRect/>
                    <a:stretch>
                      <a:fillRect/>
                    </a:stretch>
                  </pic:blipFill>
                  <pic:spPr bwMode="auto">
                    <a:xfrm>
                      <a:off x="0" y="0"/>
                      <a:ext cx="5934075" cy="387667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40" w:name="_Ref261423403"/>
      <w:bookmarkStart w:id="341" w:name="_Toc346631189"/>
      <w:bookmarkStart w:id="342" w:name="_Toc375561390"/>
      <w:r w:rsidRPr="00D92197">
        <w:t xml:space="preserve">Figure </w:t>
      </w:r>
      <w:fldSimple w:instr=" STYLEREF 1 \s ">
        <w:r w:rsidR="00C91965">
          <w:rPr>
            <w:noProof/>
          </w:rPr>
          <w:t>6</w:t>
        </w:r>
      </w:fldSimple>
      <w:r w:rsidR="00F7104D">
        <w:noBreakHyphen/>
      </w:r>
      <w:fldSimple w:instr=" SEQ Figure \* ARABIC \s 1 ">
        <w:r w:rsidR="00C91965">
          <w:rPr>
            <w:noProof/>
          </w:rPr>
          <w:t>6</w:t>
        </w:r>
      </w:fldSimple>
      <w:bookmarkEnd w:id="340"/>
      <w:r w:rsidRPr="00D92197">
        <w:t>: Serial</w:t>
      </w:r>
      <w:r>
        <w:fldChar w:fldCharType="begin"/>
      </w:r>
      <w:r>
        <w:instrText xml:space="preserve"> XE "Serial" </w:instrText>
      </w:r>
      <w:r>
        <w:fldChar w:fldCharType="end"/>
      </w:r>
      <w:r w:rsidRPr="00D92197">
        <w:t xml:space="preserve"> LAN</w:t>
      </w:r>
      <w:r>
        <w:fldChar w:fldCharType="begin"/>
      </w:r>
      <w:r>
        <w:instrText xml:space="preserve"> XE "LAN" </w:instrText>
      </w:r>
      <w:r>
        <w:fldChar w:fldCharType="end"/>
      </w:r>
      <w:r w:rsidRPr="00D92197">
        <w:t xml:space="preserve"> ports</w:t>
      </w:r>
      <w:bookmarkEnd w:id="341"/>
      <w:bookmarkEnd w:id="342"/>
    </w:p>
    <w:p w:rsidR="00C55DD3" w:rsidRDefault="00C55DD3" w:rsidP="00C55DD3">
      <w:pPr>
        <w:rPr>
          <w:noProof/>
          <w:lang w:val="en-US"/>
        </w:rPr>
      </w:pPr>
    </w:p>
    <w:p w:rsidR="00C55DD3" w:rsidRDefault="00C55DD3" w:rsidP="00C55DD3">
      <w:pPr>
        <w:rPr>
          <w:noProof/>
          <w:lang w:val="en-US"/>
        </w:rPr>
      </w:pPr>
    </w:p>
    <w:p w:rsidR="00C55DD3" w:rsidRDefault="00C55DD3" w:rsidP="00C55DD3">
      <w:pPr>
        <w:rPr>
          <w:noProof/>
          <w:lang w:val="en-US"/>
        </w:rPr>
      </w:pPr>
    </w:p>
    <w:p w:rsidR="00C55DD3" w:rsidRDefault="00C55DD3" w:rsidP="00C55DD3">
      <w:pPr>
        <w:rPr>
          <w:noProof/>
          <w:lang w:val="en-US"/>
        </w:rPr>
      </w:pPr>
    </w:p>
    <w:p w:rsidR="00C55DD3" w:rsidRDefault="00C55DD3" w:rsidP="00C55DD3">
      <w:pPr>
        <w:rPr>
          <w:noProof/>
          <w:lang w:val="en-US"/>
        </w:rPr>
      </w:pPr>
    </w:p>
    <w:p w:rsidR="00C55DD3" w:rsidRDefault="00C55DD3" w:rsidP="00C55DD3">
      <w:pPr>
        <w:pStyle w:val="Kop2"/>
        <w:rPr>
          <w:noProof/>
          <w:lang w:eastAsia="nl-NL"/>
        </w:rPr>
      </w:pPr>
      <w:bookmarkStart w:id="343" w:name="_Toc275955969"/>
      <w:r>
        <w:rPr>
          <w:noProof/>
          <w:lang w:eastAsia="nl-NL"/>
        </w:rPr>
        <w:br w:type="page"/>
      </w:r>
      <w:bookmarkStart w:id="344" w:name="_Toc346630992"/>
      <w:bookmarkStart w:id="345" w:name="_Toc375561296"/>
      <w:r>
        <w:rPr>
          <w:noProof/>
          <w:lang w:eastAsia="nl-NL"/>
        </w:rPr>
        <w:lastRenderedPageBreak/>
        <w:t>Serial</w:t>
      </w:r>
      <w:r>
        <w:rPr>
          <w:noProof/>
          <w:lang w:eastAsia="nl-NL"/>
        </w:rPr>
        <w:fldChar w:fldCharType="begin"/>
      </w:r>
      <w:r>
        <w:rPr>
          <w:noProof/>
          <w:lang w:eastAsia="nl-NL"/>
        </w:rPr>
        <w:instrText xml:space="preserve"> XE "</w:instrText>
      </w:r>
      <w:r>
        <w:instrText>Serial"</w:instrText>
      </w:r>
      <w:r>
        <w:rPr>
          <w:noProof/>
          <w:lang w:eastAsia="nl-NL"/>
        </w:rPr>
        <w:instrText xml:space="preserve"> </w:instrText>
      </w:r>
      <w:r>
        <w:rPr>
          <w:noProof/>
          <w:lang w:eastAsia="nl-NL"/>
        </w:rPr>
        <w:fldChar w:fldCharType="end"/>
      </w:r>
      <w:r>
        <w:rPr>
          <w:noProof/>
          <w:lang w:eastAsia="nl-NL"/>
        </w:rPr>
        <w:t xml:space="preserve"> LAN</w:t>
      </w:r>
      <w:r>
        <w:rPr>
          <w:noProof/>
          <w:lang w:eastAsia="nl-NL"/>
        </w:rPr>
        <w:fldChar w:fldCharType="begin"/>
      </w:r>
      <w:r>
        <w:rPr>
          <w:noProof/>
          <w:lang w:eastAsia="nl-NL"/>
        </w:rPr>
        <w:instrText xml:space="preserve"> XE "</w:instrText>
      </w:r>
      <w:r>
        <w:instrText>LAN"</w:instrText>
      </w:r>
      <w:r>
        <w:rPr>
          <w:noProof/>
          <w:lang w:eastAsia="nl-NL"/>
        </w:rPr>
        <w:instrText xml:space="preserve"> </w:instrText>
      </w:r>
      <w:r>
        <w:rPr>
          <w:noProof/>
          <w:lang w:eastAsia="nl-NL"/>
        </w:rPr>
        <w:fldChar w:fldCharType="end"/>
      </w:r>
      <w:r>
        <w:rPr>
          <w:noProof/>
          <w:lang w:eastAsia="nl-NL"/>
        </w:rPr>
        <w:t xml:space="preserve"> server</w:t>
      </w:r>
      <w:bookmarkEnd w:id="343"/>
      <w:bookmarkEnd w:id="344"/>
      <w:bookmarkEnd w:id="345"/>
    </w:p>
    <w:p w:rsidR="00C55DD3" w:rsidRDefault="00C55DD3" w:rsidP="00C55DD3">
      <w:pPr>
        <w:rPr>
          <w:noProof/>
          <w:lang w:val="en-US"/>
        </w:rPr>
      </w:pPr>
      <w:r>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xml:space="preserve">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Pr>
          <w:lang w:val="en-US"/>
        </w:rPr>
        <w:t xml:space="preserve"> ports &gt; Serial LAN server” (see </w:t>
      </w:r>
      <w:r>
        <w:rPr>
          <w:lang w:val="en-US"/>
        </w:rPr>
        <w:fldChar w:fldCharType="begin"/>
      </w:r>
      <w:r>
        <w:rPr>
          <w:lang w:val="en-US"/>
        </w:rPr>
        <w:instrText xml:space="preserve"> REF _Ref330820529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7</w:t>
      </w:r>
      <w:r>
        <w:rPr>
          <w:lang w:val="en-US"/>
        </w:rPr>
        <w:fldChar w:fldCharType="end"/>
      </w:r>
      <w:r>
        <w:rPr>
          <w:lang w:val="en-US"/>
        </w:rPr>
        <w:t>) the server to be assigned can be selected. In addition under “Type” the LAN server type can be selected.</w:t>
      </w:r>
    </w:p>
    <w:p w:rsidR="00C55DD3" w:rsidRDefault="00C55DD3" w:rsidP="00C55DD3">
      <w:pPr>
        <w:rPr>
          <w:noProof/>
          <w:lang w:val="en-US"/>
        </w:rPr>
      </w:pPr>
    </w:p>
    <w:p w:rsidR="00C55DD3" w:rsidRDefault="00C55DD3" w:rsidP="00C55DD3">
      <w:pPr>
        <w:keepNext/>
      </w:pPr>
      <w:r>
        <w:rPr>
          <w:noProof/>
          <w:lang w:val="nl-NL" w:eastAsia="nl-NL"/>
        </w:rPr>
        <w:drawing>
          <wp:inline distT="0" distB="0" distL="0" distR="0" wp14:anchorId="5025C5E0" wp14:editId="5424F04D">
            <wp:extent cx="5934075" cy="3876675"/>
            <wp:effectExtent l="19050" t="0" r="9525" b="0"/>
            <wp:docPr id="53" name="Afbeelding 53"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ݻ°"/>
                    <pic:cNvPicPr>
                      <a:picLocks noChangeAspect="1" noChangeArrowheads="1"/>
                    </pic:cNvPicPr>
                  </pic:nvPicPr>
                  <pic:blipFill>
                    <a:blip r:embed="rId63" cstate="print"/>
                    <a:srcRect/>
                    <a:stretch>
                      <a:fillRect/>
                    </a:stretch>
                  </pic:blipFill>
                  <pic:spPr bwMode="auto">
                    <a:xfrm>
                      <a:off x="0" y="0"/>
                      <a:ext cx="5934075" cy="387667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46" w:name="_Ref330820529"/>
      <w:bookmarkStart w:id="347" w:name="_Toc346631190"/>
      <w:bookmarkStart w:id="348" w:name="_Toc375561391"/>
      <w:r w:rsidRPr="00D92197">
        <w:t xml:space="preserve">Figure </w:t>
      </w:r>
      <w:fldSimple w:instr=" STYLEREF 1 \s ">
        <w:r w:rsidR="00C91965">
          <w:rPr>
            <w:noProof/>
          </w:rPr>
          <w:t>6</w:t>
        </w:r>
      </w:fldSimple>
      <w:r w:rsidR="00F7104D">
        <w:noBreakHyphen/>
      </w:r>
      <w:fldSimple w:instr=" SEQ Figure \* ARABIC \s 1 ">
        <w:r w:rsidR="00C91965">
          <w:rPr>
            <w:noProof/>
          </w:rPr>
          <w:t>7</w:t>
        </w:r>
      </w:fldSimple>
      <w:bookmarkEnd w:id="346"/>
      <w:r w:rsidRPr="00D92197">
        <w:t>: Type (Moxa</w:t>
      </w:r>
      <w:r>
        <w:fldChar w:fldCharType="begin"/>
      </w:r>
      <w:r>
        <w:instrText xml:space="preserve"> XE "Moxa" </w:instrText>
      </w:r>
      <w:r>
        <w:fldChar w:fldCharType="end"/>
      </w:r>
      <w:r w:rsidRPr="00D92197">
        <w:t>)</w:t>
      </w:r>
      <w:bookmarkEnd w:id="347"/>
      <w:bookmarkEnd w:id="348"/>
    </w:p>
    <w:p w:rsidR="00C55DD3" w:rsidRDefault="00C55DD3" w:rsidP="00C55DD3">
      <w:pPr>
        <w:pStyle w:val="Kop3"/>
        <w:rPr>
          <w:lang w:eastAsia="nl-NL"/>
        </w:rPr>
      </w:pPr>
      <w:bookmarkStart w:id="349" w:name="_Toc346630993"/>
      <w:bookmarkStart w:id="350" w:name="_Toc375561297"/>
      <w:r>
        <w:rPr>
          <w:lang w:eastAsia="nl-NL"/>
        </w:rPr>
        <w:t>Type (Moxa</w:t>
      </w:r>
      <w:r>
        <w:rPr>
          <w:lang w:eastAsia="nl-NL"/>
        </w:rPr>
        <w:fldChar w:fldCharType="begin"/>
      </w:r>
      <w:r>
        <w:rPr>
          <w:lang w:eastAsia="nl-NL"/>
        </w:rPr>
        <w:instrText xml:space="preserve"> XE "</w:instrText>
      </w:r>
      <w:r>
        <w:instrText>Moxa"</w:instrText>
      </w:r>
      <w:r>
        <w:rPr>
          <w:lang w:eastAsia="nl-NL"/>
        </w:rPr>
        <w:instrText xml:space="preserve"> </w:instrText>
      </w:r>
      <w:r>
        <w:rPr>
          <w:lang w:eastAsia="nl-NL"/>
        </w:rPr>
        <w:fldChar w:fldCharType="end"/>
      </w:r>
      <w:r>
        <w:rPr>
          <w:lang w:eastAsia="nl-NL"/>
        </w:rPr>
        <w:t xml:space="preserve"> UC-711X)</w:t>
      </w:r>
      <w:bookmarkEnd w:id="349"/>
      <w:bookmarkEnd w:id="350"/>
    </w:p>
    <w:p w:rsidR="00C55DD3" w:rsidRDefault="00C55DD3" w:rsidP="00C55DD3">
      <w:pPr>
        <w:rPr>
          <w:lang w:val="en-US"/>
        </w:rPr>
      </w:pPr>
      <w:r>
        <w:rPr>
          <w:lang w:val="en-US"/>
        </w:rPr>
        <w:t>The Moxa</w:t>
      </w:r>
      <w:r>
        <w:rPr>
          <w:lang w:val="en-US"/>
        </w:rPr>
        <w:fldChar w:fldCharType="begin"/>
      </w:r>
      <w:r>
        <w:rPr>
          <w:lang w:val="en-US"/>
        </w:rPr>
        <w:instrText xml:space="preserve"> XE "</w:instrText>
      </w:r>
      <w:r w:rsidRPr="00CA46A0">
        <w:rPr>
          <w:lang w:val="en-US"/>
        </w:rPr>
        <w:instrText>Moxa"</w:instrText>
      </w:r>
      <w:r>
        <w:rPr>
          <w:lang w:val="en-US"/>
        </w:rPr>
        <w:instrText xml:space="preserve"> </w:instrText>
      </w:r>
      <w:r>
        <w:rPr>
          <w:lang w:val="en-US"/>
        </w:rPr>
        <w:fldChar w:fldCharType="end"/>
      </w:r>
      <w:r>
        <w:rPr>
          <w:lang w:val="en-US"/>
        </w:rPr>
        <w:t xml:space="preserve"> is found under “Type” &gt; “Moxa UC-711X” (see </w:t>
      </w:r>
      <w:r>
        <w:rPr>
          <w:lang w:val="en-US"/>
        </w:rPr>
        <w:fldChar w:fldCharType="begin"/>
      </w:r>
      <w:r>
        <w:rPr>
          <w:lang w:val="en-US"/>
        </w:rPr>
        <w:instrText xml:space="preserve"> REF _Ref330820529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7</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Moxa unit under “IP Address” (use same range as the PC i.e. 172.16.x.x, for Moxa the last digits are in the 40 range). </w:t>
      </w:r>
      <w:r>
        <w:rPr>
          <w:lang w:val="en-US"/>
        </w:rPr>
        <w:br/>
        <w:t>The very first connected Moxa unit is set to IP address 172.16.1.41 and the next available to 172.16.1.42 etc.</w:t>
      </w:r>
    </w:p>
    <w:p w:rsidR="00C55DD3" w:rsidRDefault="00C55DD3" w:rsidP="00C55DD3">
      <w:pPr>
        <w:rPr>
          <w:lang w:val="en-US"/>
        </w:rPr>
      </w:pPr>
    </w:p>
    <w:p w:rsidR="00C55DD3" w:rsidRDefault="00C55DD3" w:rsidP="00C55DD3">
      <w:pPr>
        <w:rPr>
          <w:i/>
          <w:lang w:val="en-US"/>
        </w:rPr>
      </w:pPr>
      <w:r>
        <w:rPr>
          <w:noProof/>
          <w:lang w:val="nl-NL" w:eastAsia="nl-NL"/>
        </w:rPr>
        <w:drawing>
          <wp:inline distT="0" distB="0" distL="0" distR="0" wp14:anchorId="79DDC058" wp14:editId="4B28E887">
            <wp:extent cx="416379" cy="342900"/>
            <wp:effectExtent l="0" t="0" r="3175" b="0"/>
            <wp:docPr id="162" name="Afbeelding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C55DD3" w:rsidRPr="00E1041F" w:rsidRDefault="00C55DD3" w:rsidP="00C55DD3">
      <w:pPr>
        <w:rPr>
          <w:i/>
          <w:lang w:val="en-US"/>
        </w:rPr>
      </w:pPr>
      <w:r w:rsidRPr="00E1041F">
        <w:rPr>
          <w:i/>
          <w:lang w:val="en-US"/>
        </w:rPr>
        <w:t>The MAC address can be found on the sticker underneath the unit.</w:t>
      </w:r>
    </w:p>
    <w:p w:rsidR="00C55DD3" w:rsidRDefault="00C55DD3" w:rsidP="00C55DD3">
      <w:pPr>
        <w:rPr>
          <w:lang w:val="en-US"/>
        </w:rPr>
      </w:pPr>
    </w:p>
    <w:p w:rsidR="00C55DD3" w:rsidRDefault="00C55DD3" w:rsidP="00C55DD3">
      <w:pPr>
        <w:rPr>
          <w:lang w:val="en-US"/>
        </w:rPr>
      </w:pPr>
      <w:r>
        <w:rPr>
          <w:lang w:val="en-US"/>
        </w:rPr>
        <w:t>For the Moxa</w:t>
      </w:r>
      <w:r>
        <w:rPr>
          <w:lang w:val="en-US"/>
        </w:rPr>
        <w:fldChar w:fldCharType="begin"/>
      </w:r>
      <w:r>
        <w:rPr>
          <w:lang w:val="en-US"/>
        </w:rPr>
        <w:instrText xml:space="preserve"> XE "</w:instrText>
      </w:r>
      <w:r w:rsidRPr="00CA46A0">
        <w:rPr>
          <w:lang w:val="en-US"/>
        </w:rPr>
        <w:instrText>Moxa"</w:instrText>
      </w:r>
      <w:r>
        <w:rPr>
          <w:lang w:val="en-US"/>
        </w:rPr>
        <w:instrText xml:space="preserve"> </w:instrText>
      </w:r>
      <w:r>
        <w:rPr>
          <w:lang w:val="en-US"/>
        </w:rPr>
        <w:fldChar w:fldCharType="end"/>
      </w:r>
      <w:r>
        <w:rPr>
          <w:lang w:val="en-US"/>
        </w:rPr>
        <w:t xml:space="preserve"> unit it is necessary to use a MAC address specified under “MAC Address”. </w:t>
      </w:r>
    </w:p>
    <w:p w:rsidR="00C55DD3" w:rsidRDefault="00C55DD3" w:rsidP="00C55DD3">
      <w:pPr>
        <w:rPr>
          <w:lang w:val="en-US"/>
        </w:rPr>
      </w:pPr>
      <w:r>
        <w:rPr>
          <w:lang w:val="en-US"/>
        </w:rPr>
        <w:t xml:space="preserve">If necessary, verify the LAN1 and/or LAN2 settings and choose the appropriate device interface / protocol (see chapter </w:t>
      </w:r>
      <w:r>
        <w:rPr>
          <w:lang w:val="en-US"/>
        </w:rPr>
        <w:fldChar w:fldCharType="begin"/>
      </w:r>
      <w:r>
        <w:rPr>
          <w:lang w:val="en-US"/>
        </w:rPr>
        <w:instrText xml:space="preserve"> REF _Ref333581187 \r \h </w:instrText>
      </w:r>
      <w:r>
        <w:rPr>
          <w:lang w:val="en-US"/>
        </w:rPr>
      </w:r>
      <w:r>
        <w:rPr>
          <w:lang w:val="en-US"/>
        </w:rPr>
        <w:fldChar w:fldCharType="separate"/>
      </w:r>
      <w:r w:rsidR="00C91965">
        <w:rPr>
          <w:lang w:val="en-US"/>
        </w:rPr>
        <w:t>6.3.1</w:t>
      </w:r>
      <w:r>
        <w:rPr>
          <w:lang w:val="en-US"/>
        </w:rPr>
        <w:fldChar w:fldCharType="end"/>
      </w:r>
      <w:r>
        <w:rPr>
          <w:lang w:val="en-US"/>
        </w:rPr>
        <w:t>).</w:t>
      </w:r>
    </w:p>
    <w:p w:rsidR="00C55DD3" w:rsidRDefault="00C55DD3" w:rsidP="00C55DD3">
      <w:pPr>
        <w:rPr>
          <w:lang w:val="en-US"/>
        </w:rPr>
      </w:pPr>
      <w:r>
        <w:rPr>
          <w:lang w:val="en-US"/>
        </w:rPr>
        <w:t xml:space="preserve">To confirm the settings, click “Accept and restart communication” and verify if the serial data is working within FT NavVision® </w:t>
      </w:r>
      <w:r w:rsidRPr="008C1EF2">
        <w:rPr>
          <w:rFonts w:cs="Arial"/>
          <w:vertAlign w:val="superscript"/>
          <w:lang w:val="en-US"/>
        </w:rPr>
        <w:t>®</w:t>
      </w:r>
      <w:r>
        <w:rPr>
          <w:lang w:val="en-US"/>
        </w:rPr>
        <w:t>.</w:t>
      </w:r>
    </w:p>
    <w:p w:rsidR="00C55DD3" w:rsidRDefault="00C55DD3" w:rsidP="00C55DD3">
      <w:pPr>
        <w:pStyle w:val="Kop3"/>
        <w:rPr>
          <w:lang w:eastAsia="nl-NL"/>
        </w:rPr>
      </w:pPr>
      <w:bookmarkStart w:id="351" w:name="_Toc275955971"/>
      <w:r>
        <w:rPr>
          <w:lang w:eastAsia="nl-NL"/>
        </w:rPr>
        <w:br w:type="page"/>
      </w:r>
      <w:bookmarkStart w:id="352" w:name="_Toc346630994"/>
      <w:bookmarkStart w:id="353" w:name="_Toc375561298"/>
      <w:r>
        <w:rPr>
          <w:lang w:eastAsia="nl-NL"/>
        </w:rPr>
        <w:lastRenderedPageBreak/>
        <w:t>Type (V-</w:t>
      </w:r>
      <w:proofErr w:type="spellStart"/>
      <w:r>
        <w:rPr>
          <w:lang w:eastAsia="nl-NL"/>
        </w:rPr>
        <w:t>Linx</w:t>
      </w:r>
      <w:proofErr w:type="spellEnd"/>
      <w:r>
        <w:rPr>
          <w:lang w:eastAsia="nl-NL"/>
        </w:rPr>
        <w:t xml:space="preserve"> ESR-904</w:t>
      </w:r>
      <w:bookmarkEnd w:id="351"/>
      <w:r>
        <w:rPr>
          <w:lang w:eastAsia="nl-NL"/>
        </w:rPr>
        <w:t xml:space="preserve">) </w:t>
      </w:r>
      <w:r w:rsidRPr="00DB5964">
        <w:rPr>
          <w:i/>
          <w:lang w:eastAsia="nl-NL"/>
        </w:rPr>
        <w:t>Obsolete</w:t>
      </w:r>
      <w:bookmarkEnd w:id="352"/>
      <w:bookmarkEnd w:id="353"/>
    </w:p>
    <w:p w:rsidR="00C55DD3" w:rsidRDefault="00C55DD3" w:rsidP="00C55DD3">
      <w:pPr>
        <w:rPr>
          <w:lang w:val="en-US"/>
        </w:rPr>
      </w:pPr>
      <w:r w:rsidRPr="00CA0364">
        <w:rPr>
          <w:lang w:val="en-US"/>
        </w:rPr>
        <w:t>The</w:t>
      </w:r>
      <w:r>
        <w:rPr>
          <w:lang w:val="en-US"/>
        </w:rPr>
        <w:t xml:space="preserve"> V-</w:t>
      </w:r>
      <w:proofErr w:type="spellStart"/>
      <w:r>
        <w:rPr>
          <w:lang w:val="en-US"/>
        </w:rPr>
        <w:t>Linx</w:t>
      </w:r>
      <w:proofErr w:type="spellEnd"/>
      <w:r>
        <w:rPr>
          <w:lang w:val="en-US"/>
        </w:rPr>
        <w:t xml:space="preserve"> is found under “Type” &gt; “V-</w:t>
      </w:r>
      <w:proofErr w:type="spellStart"/>
      <w:r>
        <w:rPr>
          <w:lang w:val="en-US"/>
        </w:rPr>
        <w:t>Linx</w:t>
      </w:r>
      <w:proofErr w:type="spellEnd"/>
      <w:r>
        <w:rPr>
          <w:lang w:val="en-US"/>
        </w:rPr>
        <w:t xml:space="preserve"> ESR-904” (see </w:t>
      </w:r>
      <w:r>
        <w:rPr>
          <w:lang w:val="en-US"/>
        </w:rPr>
        <w:fldChar w:fldCharType="begin"/>
      </w:r>
      <w:r>
        <w:rPr>
          <w:lang w:val="en-US"/>
        </w:rPr>
        <w:instrText xml:space="preserve"> REF _Ref330820575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8</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V-</w:t>
      </w:r>
      <w:proofErr w:type="spellStart"/>
      <w:r>
        <w:rPr>
          <w:lang w:val="en-US"/>
        </w:rPr>
        <w:t>Linx</w:t>
      </w:r>
      <w:proofErr w:type="spellEnd"/>
      <w:r>
        <w:rPr>
          <w:lang w:val="en-US"/>
        </w:rPr>
        <w:t xml:space="preserve"> unit under “IP Address” (use same range as the PC i.e. 172.16.x.x, for V-</w:t>
      </w:r>
      <w:proofErr w:type="spellStart"/>
      <w:r>
        <w:rPr>
          <w:lang w:val="en-US"/>
        </w:rPr>
        <w:t>Linx</w:t>
      </w:r>
      <w:proofErr w:type="spellEnd"/>
      <w:r>
        <w:rPr>
          <w:lang w:val="en-US"/>
        </w:rPr>
        <w:t xml:space="preserve"> the last digits are in the 40 range).</w:t>
      </w:r>
      <w:r>
        <w:rPr>
          <w:lang w:val="en-US"/>
        </w:rPr>
        <w:br/>
        <w:t>The very first connected V-</w:t>
      </w:r>
      <w:proofErr w:type="spellStart"/>
      <w:r>
        <w:rPr>
          <w:lang w:val="en-US"/>
        </w:rPr>
        <w:t>Linx</w:t>
      </w:r>
      <w:proofErr w:type="spellEnd"/>
      <w:r>
        <w:rPr>
          <w:lang w:val="en-US"/>
        </w:rPr>
        <w:t xml:space="preserve"> unit is set to IP address 172.16.1.41 and the next available to 172.16.1.42 etc.</w:t>
      </w:r>
    </w:p>
    <w:p w:rsidR="00C55DD3" w:rsidRDefault="00C55DD3" w:rsidP="00C55DD3">
      <w:pPr>
        <w:rPr>
          <w:lang w:val="en-US"/>
        </w:rPr>
      </w:pPr>
    </w:p>
    <w:p w:rsidR="00C55DD3" w:rsidRDefault="00C55DD3" w:rsidP="00C55DD3">
      <w:pPr>
        <w:rPr>
          <w:i/>
          <w:lang w:val="en-US"/>
        </w:rPr>
      </w:pPr>
      <w:r>
        <w:rPr>
          <w:noProof/>
          <w:lang w:val="nl-NL" w:eastAsia="nl-NL"/>
        </w:rPr>
        <w:drawing>
          <wp:inline distT="0" distB="0" distL="0" distR="0" wp14:anchorId="04B9805C" wp14:editId="5B7DF687">
            <wp:extent cx="416379" cy="342900"/>
            <wp:effectExtent l="0" t="0" r="3175" b="0"/>
            <wp:docPr id="163" name="Afbeelding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C55DD3" w:rsidRPr="00AF700B" w:rsidRDefault="00C55DD3" w:rsidP="00C55DD3">
      <w:pPr>
        <w:rPr>
          <w:i/>
          <w:lang w:val="en-US"/>
        </w:rPr>
      </w:pPr>
      <w:r>
        <w:rPr>
          <w:i/>
          <w:lang w:val="en-US"/>
        </w:rPr>
        <w:t>Please be aware that multiple units (</w:t>
      </w:r>
      <w:proofErr w:type="spellStart"/>
      <w:r>
        <w:rPr>
          <w:i/>
          <w:lang w:val="en-US"/>
        </w:rPr>
        <w:t>i.e</w:t>
      </w:r>
      <w:proofErr w:type="spellEnd"/>
      <w:r>
        <w:rPr>
          <w:i/>
          <w:lang w:val="en-US"/>
        </w:rPr>
        <w:t xml:space="preserve"> the </w:t>
      </w:r>
      <w:proofErr w:type="spellStart"/>
      <w:r>
        <w:rPr>
          <w:i/>
          <w:lang w:val="en-US"/>
        </w:rPr>
        <w:t>Moxa</w:t>
      </w:r>
      <w:r>
        <w:rPr>
          <w:i/>
          <w:lang w:val="en-US"/>
        </w:rPr>
        <w:fldChar w:fldCharType="begin"/>
      </w:r>
      <w:r>
        <w:rPr>
          <w:i/>
          <w:lang w:val="en-US"/>
        </w:rPr>
        <w:instrText xml:space="preserve"> XE "</w:instrText>
      </w:r>
      <w:r w:rsidRPr="00CA46A0">
        <w:rPr>
          <w:lang w:val="en-US"/>
        </w:rPr>
        <w:instrText>Moxa"</w:instrText>
      </w:r>
      <w:r>
        <w:rPr>
          <w:i/>
          <w:lang w:val="en-US"/>
        </w:rPr>
        <w:instrText xml:space="preserve"> </w:instrText>
      </w:r>
      <w:r>
        <w:rPr>
          <w:i/>
          <w:lang w:val="en-US"/>
        </w:rPr>
        <w:fldChar w:fldCharType="end"/>
      </w:r>
      <w:r>
        <w:rPr>
          <w:i/>
          <w:lang w:val="en-US"/>
        </w:rPr>
        <w:t>’s</w:t>
      </w:r>
      <w:proofErr w:type="spellEnd"/>
      <w:r w:rsidRPr="00AF700B">
        <w:rPr>
          <w:i/>
          <w:lang w:val="en-US"/>
        </w:rPr>
        <w:t xml:space="preserve">) will operate </w:t>
      </w:r>
      <w:r>
        <w:rPr>
          <w:i/>
          <w:lang w:val="en-US"/>
        </w:rPr>
        <w:t>within</w:t>
      </w:r>
      <w:r w:rsidRPr="00AF700B">
        <w:rPr>
          <w:i/>
          <w:lang w:val="en-US"/>
        </w:rPr>
        <w:t xml:space="preserve"> the same IP</w:t>
      </w:r>
      <w:r>
        <w:rPr>
          <w:i/>
          <w:lang w:val="en-US"/>
        </w:rPr>
        <w:fldChar w:fldCharType="begin"/>
      </w:r>
      <w:r>
        <w:rPr>
          <w:i/>
          <w:lang w:val="en-US"/>
        </w:rPr>
        <w:instrText xml:space="preserve"> XE "</w:instrText>
      </w:r>
      <w:r w:rsidRPr="00CA46A0">
        <w:rPr>
          <w:lang w:val="en-US"/>
        </w:rPr>
        <w:instrText>IP"</w:instrText>
      </w:r>
      <w:r>
        <w:rPr>
          <w:i/>
          <w:lang w:val="en-US"/>
        </w:rPr>
        <w:instrText xml:space="preserve"> </w:instrText>
      </w:r>
      <w:r>
        <w:rPr>
          <w:i/>
          <w:lang w:val="en-US"/>
        </w:rPr>
        <w:fldChar w:fldCharType="end"/>
      </w:r>
      <w:r w:rsidRPr="00AF700B">
        <w:rPr>
          <w:i/>
          <w:lang w:val="en-US"/>
        </w:rPr>
        <w:t xml:space="preserve"> address range (1</w:t>
      </w:r>
      <w:r>
        <w:rPr>
          <w:i/>
          <w:lang w:val="en-US"/>
        </w:rPr>
        <w:t>7</w:t>
      </w:r>
      <w:r w:rsidRPr="00AF700B">
        <w:rPr>
          <w:i/>
          <w:lang w:val="en-US"/>
        </w:rPr>
        <w:t>2.16.</w:t>
      </w:r>
      <w:r>
        <w:rPr>
          <w:i/>
          <w:lang w:val="en-US"/>
        </w:rPr>
        <w:t>1</w:t>
      </w:r>
      <w:r w:rsidRPr="00AF700B">
        <w:rPr>
          <w:i/>
          <w:lang w:val="en-US"/>
        </w:rPr>
        <w:t xml:space="preserve">.4x). </w:t>
      </w:r>
      <w:r>
        <w:rPr>
          <w:i/>
          <w:lang w:val="en-US"/>
        </w:rPr>
        <w:t>Use different IP addresses,</w:t>
      </w:r>
      <w:r w:rsidRPr="00AF700B">
        <w:rPr>
          <w:i/>
          <w:lang w:val="en-US"/>
        </w:rPr>
        <w:t xml:space="preserve"> otherwise the system </w:t>
      </w:r>
      <w:r>
        <w:rPr>
          <w:i/>
          <w:lang w:val="en-US"/>
        </w:rPr>
        <w:t>may</w:t>
      </w:r>
      <w:r w:rsidRPr="00AF700B">
        <w:rPr>
          <w:i/>
          <w:lang w:val="en-US"/>
        </w:rPr>
        <w:t xml:space="preserve"> not function properly.</w:t>
      </w:r>
    </w:p>
    <w:p w:rsidR="00C55DD3" w:rsidRPr="007631BB" w:rsidRDefault="00C55DD3" w:rsidP="00C55DD3">
      <w:pPr>
        <w:rPr>
          <w:i/>
          <w:lang w:val="en-US"/>
        </w:rPr>
      </w:pPr>
    </w:p>
    <w:p w:rsidR="00C55DD3" w:rsidRDefault="00C55DD3" w:rsidP="00C55DD3">
      <w:pPr>
        <w:rPr>
          <w:lang w:val="en-US"/>
        </w:rPr>
      </w:pPr>
      <w:r>
        <w:rPr>
          <w:lang w:val="en-US"/>
        </w:rPr>
        <w:t xml:space="preserve">Verify the LAN1 - LAN4 settings (if available) and select the appropriate device interface / protocol (see </w:t>
      </w:r>
      <w:r>
        <w:rPr>
          <w:lang w:val="en-US"/>
        </w:rPr>
        <w:fldChar w:fldCharType="begin"/>
      </w:r>
      <w:r>
        <w:rPr>
          <w:lang w:val="en-US"/>
        </w:rPr>
        <w:instrText xml:space="preserve"> REF _Ref333581370 \r \h </w:instrText>
      </w:r>
      <w:r>
        <w:rPr>
          <w:lang w:val="en-US"/>
        </w:rPr>
      </w:r>
      <w:r>
        <w:rPr>
          <w:lang w:val="en-US"/>
        </w:rPr>
        <w:fldChar w:fldCharType="separate"/>
      </w:r>
      <w:r w:rsidR="00C91965">
        <w:rPr>
          <w:lang w:val="en-US"/>
        </w:rPr>
        <w:t>6.3.1</w:t>
      </w:r>
      <w:r>
        <w:rPr>
          <w:lang w:val="en-US"/>
        </w:rPr>
        <w:fldChar w:fldCharType="end"/>
      </w:r>
      <w:r>
        <w:rPr>
          <w:lang w:val="en-US"/>
        </w:rPr>
        <w:t>).</w:t>
      </w:r>
    </w:p>
    <w:p w:rsidR="00C55DD3" w:rsidRDefault="00C55DD3" w:rsidP="00C55DD3">
      <w:pPr>
        <w:rPr>
          <w:lang w:val="en-US"/>
        </w:rPr>
      </w:pPr>
      <w:r>
        <w:rPr>
          <w:lang w:val="en-US"/>
        </w:rPr>
        <w:t xml:space="preserve">To confirm the settings, click “Accept and restart communication” and verify if the serial data is working within FT NavVision® </w:t>
      </w:r>
      <w:r w:rsidRPr="008C1EF2">
        <w:rPr>
          <w:rFonts w:cs="Arial"/>
          <w:vertAlign w:val="superscript"/>
          <w:lang w:val="en-US"/>
        </w:rPr>
        <w:t>®</w:t>
      </w:r>
      <w:r>
        <w:rPr>
          <w:lang w:val="en-US"/>
        </w:rPr>
        <w:t>.</w:t>
      </w:r>
    </w:p>
    <w:p w:rsidR="00C55DD3" w:rsidRDefault="00C55DD3" w:rsidP="00C55DD3">
      <w:pPr>
        <w:rPr>
          <w:lang w:val="en-US"/>
        </w:rPr>
      </w:pPr>
    </w:p>
    <w:p w:rsidR="00C55DD3" w:rsidRDefault="00C55DD3" w:rsidP="00C55DD3">
      <w:pPr>
        <w:keepNext/>
      </w:pPr>
      <w:r>
        <w:rPr>
          <w:noProof/>
          <w:lang w:val="nl-NL" w:eastAsia="nl-NL"/>
        </w:rPr>
        <w:drawing>
          <wp:inline distT="0" distB="0" distL="0" distR="0" wp14:anchorId="630CFE25" wp14:editId="047ECCC7">
            <wp:extent cx="5934075" cy="3848100"/>
            <wp:effectExtent l="19050" t="0" r="9525" b="0"/>
            <wp:docPr id="54" name="Afbeelding 54"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ݻ°"/>
                    <pic:cNvPicPr>
                      <a:picLocks noChangeAspect="1" noChangeArrowheads="1"/>
                    </pic:cNvPicPr>
                  </pic:nvPicPr>
                  <pic:blipFill>
                    <a:blip r:embed="rId64" cstate="print"/>
                    <a:srcRect/>
                    <a:stretch>
                      <a:fillRect/>
                    </a:stretch>
                  </pic:blipFill>
                  <pic:spPr bwMode="auto">
                    <a:xfrm>
                      <a:off x="0" y="0"/>
                      <a:ext cx="5934075" cy="3848100"/>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54" w:name="_Ref330820575"/>
      <w:bookmarkStart w:id="355" w:name="_Toc346631191"/>
      <w:bookmarkStart w:id="356" w:name="_Toc375561392"/>
      <w:r w:rsidRPr="00D92197">
        <w:t xml:space="preserve">Figure </w:t>
      </w:r>
      <w:fldSimple w:instr=" STYLEREF 1 \s ">
        <w:r w:rsidR="00C91965">
          <w:rPr>
            <w:noProof/>
          </w:rPr>
          <w:t>6</w:t>
        </w:r>
      </w:fldSimple>
      <w:r w:rsidR="00F7104D">
        <w:noBreakHyphen/>
      </w:r>
      <w:fldSimple w:instr=" SEQ Figure \* ARABIC \s 1 ">
        <w:r w:rsidR="00C91965">
          <w:rPr>
            <w:noProof/>
          </w:rPr>
          <w:t>8</w:t>
        </w:r>
      </w:fldSimple>
      <w:bookmarkEnd w:id="354"/>
      <w:r w:rsidRPr="00D92197">
        <w:t>: Type (V-</w:t>
      </w:r>
      <w:proofErr w:type="spellStart"/>
      <w:r w:rsidRPr="00D92197">
        <w:t>Linx</w:t>
      </w:r>
      <w:proofErr w:type="spellEnd"/>
      <w:r w:rsidRPr="00D92197">
        <w:t xml:space="preserve"> ESR-904)</w:t>
      </w:r>
      <w:bookmarkEnd w:id="355"/>
      <w:bookmarkEnd w:id="356"/>
    </w:p>
    <w:p w:rsidR="00C55DD3" w:rsidRDefault="00C55DD3" w:rsidP="00C55DD3">
      <w:pPr>
        <w:pStyle w:val="Kop3"/>
        <w:rPr>
          <w:lang w:eastAsia="nl-NL"/>
        </w:rPr>
      </w:pPr>
      <w:bookmarkStart w:id="357" w:name="_Toc275955972"/>
      <w:r>
        <w:rPr>
          <w:lang w:eastAsia="nl-NL"/>
        </w:rPr>
        <w:br w:type="page"/>
      </w:r>
      <w:bookmarkStart w:id="358" w:name="_Toc346630995"/>
      <w:bookmarkStart w:id="359" w:name="_Toc375561299"/>
      <w:r>
        <w:rPr>
          <w:lang w:eastAsia="nl-NL"/>
        </w:rPr>
        <w:lastRenderedPageBreak/>
        <w:t>Type (</w:t>
      </w:r>
      <w:proofErr w:type="spellStart"/>
      <w:r>
        <w:rPr>
          <w:lang w:eastAsia="nl-NL"/>
        </w:rPr>
        <w:t>ICPdas</w:t>
      </w:r>
      <w:proofErr w:type="spellEnd"/>
      <w:r>
        <w:rPr>
          <w:lang w:eastAsia="nl-NL"/>
        </w:rPr>
        <w:t xml:space="preserve"> i7540D</w:t>
      </w:r>
      <w:bookmarkEnd w:id="357"/>
      <w:r>
        <w:rPr>
          <w:lang w:eastAsia="nl-NL"/>
        </w:rPr>
        <w:t>)</w:t>
      </w:r>
      <w:bookmarkEnd w:id="358"/>
      <w:bookmarkEnd w:id="359"/>
    </w:p>
    <w:p w:rsidR="00C55DD3" w:rsidRDefault="00C55DD3" w:rsidP="00C55DD3">
      <w:pPr>
        <w:rPr>
          <w:lang w:val="en-US"/>
        </w:rPr>
      </w:pPr>
      <w:r>
        <w:rPr>
          <w:lang w:val="en-US"/>
        </w:rPr>
        <w:t xml:space="preserve">The </w:t>
      </w:r>
      <w:proofErr w:type="spellStart"/>
      <w:r>
        <w:rPr>
          <w:lang w:val="en-US"/>
        </w:rPr>
        <w:t>ICPdas</w:t>
      </w:r>
      <w:proofErr w:type="spellEnd"/>
      <w:r>
        <w:rPr>
          <w:lang w:val="en-US"/>
        </w:rPr>
        <w:t xml:space="preserve"> is found under “Type” “</w:t>
      </w:r>
      <w:proofErr w:type="spellStart"/>
      <w:r>
        <w:rPr>
          <w:lang w:val="en-US"/>
        </w:rPr>
        <w:t>ICPdas</w:t>
      </w:r>
      <w:proofErr w:type="spellEnd"/>
      <w:r>
        <w:rPr>
          <w:lang w:val="en-US"/>
        </w:rPr>
        <w:t xml:space="preserve"> i7540D” (see </w:t>
      </w:r>
      <w:r>
        <w:rPr>
          <w:lang w:val="en-US"/>
        </w:rPr>
        <w:fldChar w:fldCharType="begin"/>
      </w:r>
      <w:r>
        <w:rPr>
          <w:lang w:val="en-US"/>
        </w:rPr>
        <w:instrText xml:space="preserve"> REF _Ref330820598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9</w:t>
      </w:r>
      <w:r>
        <w:rPr>
          <w:lang w:val="en-US"/>
        </w:rPr>
        <w:fldChar w:fldCharType="end"/>
      </w:r>
      <w:r>
        <w:rPr>
          <w:lang w:val="en-US"/>
        </w:rPr>
        <w:t xml:space="preserve">). </w:t>
      </w:r>
      <w:r>
        <w:rPr>
          <w:lang w:val="en-US"/>
        </w:rPr>
        <w:b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of the </w:t>
      </w:r>
      <w:proofErr w:type="spellStart"/>
      <w:r>
        <w:rPr>
          <w:lang w:val="en-US"/>
        </w:rPr>
        <w:t>ICPdas</w:t>
      </w:r>
      <w:proofErr w:type="spellEnd"/>
      <w:r>
        <w:rPr>
          <w:lang w:val="en-US"/>
        </w:rPr>
        <w:t xml:space="preserve"> server under “IP Address” (same range as the PC i.e. 172.168.x.x, for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xml:space="preserve"> the last digits are in the 30 range).</w:t>
      </w:r>
    </w:p>
    <w:p w:rsidR="00C55DD3" w:rsidRPr="00CA0364" w:rsidRDefault="00C55DD3" w:rsidP="00C55DD3">
      <w:pPr>
        <w:keepNext/>
        <w:rPr>
          <w:noProof/>
          <w:lang w:val="en-US"/>
        </w:rPr>
      </w:pPr>
      <w:r>
        <w:rPr>
          <w:lang w:val="en-US"/>
        </w:rPr>
        <w:t>The very first connected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xml:space="preserve"> is set to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172.16.1.31 and the next available to 172.16.1.32 etc.</w:t>
      </w:r>
    </w:p>
    <w:p w:rsidR="00C55DD3" w:rsidRPr="00CA0364" w:rsidRDefault="00C55DD3" w:rsidP="00C55DD3">
      <w:pPr>
        <w:keepNext/>
        <w:rPr>
          <w:noProof/>
          <w:lang w:val="en-US"/>
        </w:rPr>
      </w:pPr>
    </w:p>
    <w:p w:rsidR="00C55DD3" w:rsidRPr="00E76B6F" w:rsidRDefault="00C55DD3" w:rsidP="00C55DD3">
      <w:pPr>
        <w:keepNext/>
        <w:rPr>
          <w:rFonts w:cs="Arial"/>
          <w:b/>
          <w:sz w:val="18"/>
          <w:lang w:val="en-US"/>
        </w:rPr>
      </w:pPr>
      <w:r>
        <w:rPr>
          <w:noProof/>
          <w:lang w:val="nl-NL" w:eastAsia="nl-NL"/>
        </w:rPr>
        <w:drawing>
          <wp:inline distT="0" distB="0" distL="0" distR="0" wp14:anchorId="0C8CBF58" wp14:editId="0E954D31">
            <wp:extent cx="5934075" cy="3895725"/>
            <wp:effectExtent l="19050" t="0" r="9525" b="0"/>
            <wp:docPr id="9" name="Afbeelding 9"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ݻ°"/>
                    <pic:cNvPicPr>
                      <a:picLocks noChangeAspect="1" noChangeArrowheads="1"/>
                    </pic:cNvPicPr>
                  </pic:nvPicPr>
                  <pic:blipFill>
                    <a:blip r:embed="rId65"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60" w:name="_Ref330820598"/>
      <w:bookmarkStart w:id="361" w:name="_Toc346631192"/>
      <w:bookmarkStart w:id="362" w:name="_Toc375561393"/>
      <w:r w:rsidRPr="00D92197">
        <w:t xml:space="preserve">Figure </w:t>
      </w:r>
      <w:fldSimple w:instr=" STYLEREF 1 \s ">
        <w:r w:rsidR="00C91965">
          <w:rPr>
            <w:noProof/>
          </w:rPr>
          <w:t>6</w:t>
        </w:r>
      </w:fldSimple>
      <w:r w:rsidR="00F7104D">
        <w:noBreakHyphen/>
      </w:r>
      <w:fldSimple w:instr=" SEQ Figure \* ARABIC \s 1 ">
        <w:r w:rsidR="00C91965">
          <w:rPr>
            <w:noProof/>
          </w:rPr>
          <w:t>9</w:t>
        </w:r>
      </w:fldSimple>
      <w:bookmarkEnd w:id="360"/>
      <w:r w:rsidRPr="00D92197">
        <w:t>: Type (</w:t>
      </w:r>
      <w:proofErr w:type="spellStart"/>
      <w:r w:rsidRPr="00D92197">
        <w:t>ICPdas</w:t>
      </w:r>
      <w:proofErr w:type="spellEnd"/>
      <w:r w:rsidRPr="00D92197">
        <w:t xml:space="preserve"> i7540D)</w:t>
      </w:r>
      <w:bookmarkEnd w:id="361"/>
      <w:bookmarkEnd w:id="362"/>
    </w:p>
    <w:p w:rsidR="00C55DD3" w:rsidRPr="00E76B6F" w:rsidRDefault="00C55DD3" w:rsidP="00C55DD3">
      <w:pPr>
        <w:rPr>
          <w:lang w:val="en-US"/>
        </w:rPr>
      </w:pPr>
      <w:bookmarkStart w:id="363" w:name="_Toc275955973"/>
      <w:r w:rsidRPr="00E76B6F">
        <w:rPr>
          <w:lang w:val="en-US"/>
        </w:rPr>
        <w:t>Verify the LAN1 and LAN2 settings (if available) and select the appropriate protocol (see</w:t>
      </w:r>
      <w:r w:rsidRPr="00CA0364">
        <w:rPr>
          <w:lang w:val="en-US"/>
        </w:rPr>
        <w:t xml:space="preserve"> </w:t>
      </w:r>
      <w:r>
        <w:fldChar w:fldCharType="begin"/>
      </w:r>
      <w:r w:rsidRPr="00CA0364">
        <w:rPr>
          <w:lang w:val="en-US"/>
        </w:rPr>
        <w:instrText xml:space="preserve"> REF _Ref333581576 \r \h </w:instrText>
      </w:r>
      <w:r>
        <w:fldChar w:fldCharType="separate"/>
      </w:r>
      <w:r w:rsidR="00C91965">
        <w:rPr>
          <w:lang w:val="en-US"/>
        </w:rPr>
        <w:t>6.3.1</w:t>
      </w:r>
      <w:r>
        <w:fldChar w:fldCharType="end"/>
      </w:r>
      <w:r w:rsidRPr="00E76B6F">
        <w:rPr>
          <w:lang w:val="en-US"/>
        </w:rPr>
        <w:t>).</w:t>
      </w:r>
    </w:p>
    <w:p w:rsidR="00C55DD3" w:rsidRPr="00E76B6F" w:rsidRDefault="00C55DD3" w:rsidP="00C55DD3">
      <w:pPr>
        <w:rPr>
          <w:lang w:val="en-US"/>
        </w:rPr>
      </w:pPr>
      <w:r w:rsidRPr="00E76B6F">
        <w:rPr>
          <w:lang w:val="en-US"/>
        </w:rPr>
        <w:t xml:space="preserve">To confirm the settings, click “Accept and restart communication” and verify if the serial data is working within </w:t>
      </w:r>
      <w:r>
        <w:rPr>
          <w:lang w:val="en-US"/>
        </w:rPr>
        <w:t xml:space="preserve">FT NavVision® </w:t>
      </w:r>
      <w:r w:rsidRPr="00E76B6F">
        <w:rPr>
          <w:lang w:val="en-US"/>
        </w:rPr>
        <w:t>®.</w:t>
      </w:r>
    </w:p>
    <w:p w:rsidR="00C55DD3" w:rsidRPr="00E76B6F" w:rsidRDefault="00C55DD3" w:rsidP="00C55DD3">
      <w:pPr>
        <w:pStyle w:val="Kop2"/>
        <w:rPr>
          <w:lang w:val="en-US"/>
        </w:rPr>
      </w:pPr>
      <w:r w:rsidRPr="00E76B6F">
        <w:rPr>
          <w:lang w:val="en-US"/>
        </w:rPr>
        <w:br w:type="page"/>
      </w:r>
      <w:bookmarkStart w:id="364" w:name="_Toc346630996"/>
      <w:bookmarkStart w:id="365" w:name="_Toc375561300"/>
      <w:r w:rsidRPr="00E76B6F">
        <w:rPr>
          <w:lang w:val="en-US"/>
        </w:rPr>
        <w:lastRenderedPageBreak/>
        <w:t>CAN ports</w:t>
      </w:r>
      <w:bookmarkEnd w:id="364"/>
      <w:bookmarkEnd w:id="365"/>
    </w:p>
    <w:p w:rsidR="00C55DD3" w:rsidRPr="00E76B6F" w:rsidRDefault="00C55DD3" w:rsidP="00C55DD3">
      <w:pPr>
        <w:rPr>
          <w:lang w:val="en-US"/>
        </w:rPr>
      </w:pPr>
      <w:r w:rsidRPr="00E76B6F">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sidRPr="00E76B6F">
        <w:rPr>
          <w:lang w:val="en-US"/>
        </w:rPr>
        <w:t xml:space="preserve"> &gt; CAN ports” the following menus are available:</w:t>
      </w:r>
    </w:p>
    <w:p w:rsidR="00C55DD3" w:rsidRPr="00E76B6F" w:rsidRDefault="00C55DD3" w:rsidP="0031103D">
      <w:pPr>
        <w:numPr>
          <w:ilvl w:val="0"/>
          <w:numId w:val="27"/>
        </w:numPr>
        <w:rPr>
          <w:lang w:val="en-US"/>
        </w:rPr>
      </w:pPr>
      <w:r w:rsidRPr="00E76B6F">
        <w:rPr>
          <w:lang w:val="en-US"/>
        </w:rPr>
        <w:t>Interface</w:t>
      </w:r>
    </w:p>
    <w:p w:rsidR="00C55DD3" w:rsidRPr="00E76B6F" w:rsidRDefault="00C55DD3" w:rsidP="0031103D">
      <w:pPr>
        <w:numPr>
          <w:ilvl w:val="0"/>
          <w:numId w:val="27"/>
        </w:numPr>
        <w:rPr>
          <w:lang w:val="en-US"/>
        </w:rPr>
      </w:pPr>
      <w:r w:rsidRPr="00E76B6F">
        <w:rPr>
          <w:lang w:val="en-US"/>
        </w:rPr>
        <w:t>Standard</w:t>
      </w:r>
    </w:p>
    <w:p w:rsidR="00C55DD3" w:rsidRPr="00E76B6F" w:rsidRDefault="00C55DD3" w:rsidP="0031103D">
      <w:pPr>
        <w:numPr>
          <w:ilvl w:val="0"/>
          <w:numId w:val="27"/>
        </w:numPr>
        <w:rPr>
          <w:lang w:val="en-US"/>
        </w:rPr>
      </w:pPr>
      <w:r w:rsidRPr="00E76B6F">
        <w:rPr>
          <w:lang w:val="en-US"/>
        </w:rPr>
        <w:t>IP</w:t>
      </w:r>
      <w:r>
        <w:rPr>
          <w:lang w:val="en-US"/>
        </w:rPr>
        <w:fldChar w:fldCharType="begin"/>
      </w:r>
      <w:r>
        <w:rPr>
          <w:lang w:val="en-US"/>
        </w:rPr>
        <w:instrText xml:space="preserve"> XE "</w:instrText>
      </w:r>
      <w:r>
        <w:instrText>IP"</w:instrText>
      </w:r>
      <w:r>
        <w:rPr>
          <w:lang w:val="en-US"/>
        </w:rPr>
        <w:instrText xml:space="preserve"> </w:instrText>
      </w:r>
      <w:r>
        <w:rPr>
          <w:lang w:val="en-US"/>
        </w:rPr>
        <w:fldChar w:fldCharType="end"/>
      </w:r>
    </w:p>
    <w:p w:rsidR="00C55DD3" w:rsidRPr="00E76B6F" w:rsidRDefault="00C55DD3" w:rsidP="0031103D">
      <w:pPr>
        <w:numPr>
          <w:ilvl w:val="0"/>
          <w:numId w:val="27"/>
        </w:numPr>
        <w:rPr>
          <w:lang w:val="en-US"/>
        </w:rPr>
      </w:pPr>
      <w:r w:rsidRPr="00E76B6F">
        <w:rPr>
          <w:lang w:val="en-US"/>
        </w:rPr>
        <w:t>Group.</w:t>
      </w:r>
    </w:p>
    <w:p w:rsidR="00C55DD3" w:rsidRPr="00E76B6F" w:rsidRDefault="00C55DD3" w:rsidP="00C55DD3">
      <w:pPr>
        <w:rPr>
          <w:rFonts w:cs="Arial"/>
          <w:b/>
          <w:sz w:val="18"/>
          <w:lang w:val="en-US"/>
        </w:rPr>
      </w:pPr>
    </w:p>
    <w:p w:rsidR="00C55DD3" w:rsidRPr="00E76B6F" w:rsidRDefault="00C55DD3" w:rsidP="00C55DD3">
      <w:pPr>
        <w:rPr>
          <w:rFonts w:cs="Arial"/>
          <w:b/>
          <w:sz w:val="18"/>
          <w:lang w:val="en-US"/>
        </w:rPr>
      </w:pPr>
    </w:p>
    <w:p w:rsidR="00C55DD3" w:rsidRPr="00E76B6F" w:rsidRDefault="00C55DD3" w:rsidP="00C55DD3">
      <w:pPr>
        <w:keepNext/>
        <w:rPr>
          <w:rFonts w:cs="Arial"/>
          <w:b/>
          <w:sz w:val="18"/>
          <w:lang w:val="en-US"/>
        </w:rPr>
      </w:pPr>
      <w:r>
        <w:rPr>
          <w:rFonts w:cs="Arial"/>
          <w:b/>
          <w:noProof/>
          <w:sz w:val="18"/>
          <w:lang w:val="nl-NL" w:eastAsia="nl-NL"/>
        </w:rPr>
        <w:drawing>
          <wp:inline distT="0" distB="0" distL="0" distR="0" wp14:anchorId="00465B83" wp14:editId="263153E2">
            <wp:extent cx="5934075" cy="3095625"/>
            <wp:effectExtent l="1905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66" w:name="_Ref330820689"/>
      <w:bookmarkStart w:id="367" w:name="_Toc346631193"/>
      <w:bookmarkStart w:id="368" w:name="_Toc375561394"/>
      <w:r w:rsidRPr="00D92197">
        <w:t xml:space="preserve">Figure </w:t>
      </w:r>
      <w:fldSimple w:instr=" STYLEREF 1 \s ">
        <w:r w:rsidR="00C91965">
          <w:rPr>
            <w:noProof/>
          </w:rPr>
          <w:t>6</w:t>
        </w:r>
      </w:fldSimple>
      <w:r w:rsidR="00F7104D">
        <w:noBreakHyphen/>
      </w:r>
      <w:fldSimple w:instr=" SEQ Figure \* ARABIC \s 1 ">
        <w:r w:rsidR="00C91965">
          <w:rPr>
            <w:noProof/>
          </w:rPr>
          <w:t>10</w:t>
        </w:r>
      </w:fldSimple>
      <w:bookmarkEnd w:id="366"/>
      <w:r w:rsidRPr="00D92197">
        <w:t xml:space="preserve">: </w:t>
      </w:r>
      <w:r>
        <w:t>Interface</w:t>
      </w:r>
      <w:bookmarkEnd w:id="367"/>
      <w:bookmarkEnd w:id="368"/>
    </w:p>
    <w:p w:rsidR="00C55DD3" w:rsidRDefault="00C55DD3" w:rsidP="00C55DD3">
      <w:pPr>
        <w:rPr>
          <w:lang w:val="en-US"/>
        </w:rPr>
      </w:pPr>
      <w:r>
        <w:rPr>
          <w:lang w:val="en-US"/>
        </w:rPr>
        <w:t>Under interface you can choose different kinds of Can</w:t>
      </w:r>
      <w:r>
        <w:rPr>
          <w:lang w:val="en-US"/>
        </w:rPr>
        <w:fldChar w:fldCharType="begin"/>
      </w:r>
      <w:r>
        <w:rPr>
          <w:lang w:val="en-US"/>
        </w:rPr>
        <w:instrText xml:space="preserve"> XE "</w:instrText>
      </w:r>
      <w:r w:rsidRPr="00CA46A0">
        <w:rPr>
          <w:lang w:val="en-US"/>
        </w:rPr>
        <w:instrText>Can"</w:instrText>
      </w:r>
      <w:r>
        <w:rPr>
          <w:lang w:val="en-US"/>
        </w:rPr>
        <w:instrText xml:space="preserve"> </w:instrText>
      </w:r>
      <w:r>
        <w:rPr>
          <w:lang w:val="en-US"/>
        </w:rPr>
        <w:fldChar w:fldCharType="end"/>
      </w:r>
      <w:r>
        <w:rPr>
          <w:lang w:val="en-US"/>
        </w:rPr>
        <w:t>-interfaces. The most used one is the ICP</w:t>
      </w:r>
      <w:r>
        <w:rPr>
          <w:lang w:val="en-US"/>
        </w:rPr>
        <w:fldChar w:fldCharType="begin"/>
      </w:r>
      <w:r>
        <w:rPr>
          <w:lang w:val="en-US"/>
        </w:rPr>
        <w:instrText xml:space="preserve"> XE "</w:instrText>
      </w:r>
      <w:r w:rsidRPr="00CA46A0">
        <w:rPr>
          <w:lang w:val="en-US"/>
        </w:rPr>
        <w:instrText>ICP"</w:instrText>
      </w:r>
      <w:r>
        <w:rPr>
          <w:lang w:val="en-US"/>
        </w:rPr>
        <w:instrText xml:space="preserve"> </w:instrText>
      </w:r>
      <w:r>
        <w:rPr>
          <w:lang w:val="en-US"/>
        </w:rPr>
        <w:fldChar w:fldCharType="end"/>
      </w:r>
      <w:r>
        <w:rPr>
          <w:lang w:val="en-US"/>
        </w:rPr>
        <w:t>. If you come across an older version, you can choose it here. (see</w:t>
      </w:r>
      <w:r>
        <w:t xml:space="preserve"> </w:t>
      </w:r>
      <w:r>
        <w:fldChar w:fldCharType="begin"/>
      </w:r>
      <w:r>
        <w:instrText xml:space="preserve"> REF _Ref330820689 \h </w:instrText>
      </w:r>
      <w:r>
        <w:fldChar w:fldCharType="separate"/>
      </w:r>
      <w:r w:rsidR="00C91965" w:rsidRPr="00D92197">
        <w:t xml:space="preserve">Figure </w:t>
      </w:r>
      <w:r w:rsidR="00C91965">
        <w:rPr>
          <w:noProof/>
        </w:rPr>
        <w:t>6</w:t>
      </w:r>
      <w:r w:rsidR="00C91965">
        <w:noBreakHyphen/>
      </w:r>
      <w:r w:rsidR="00C91965">
        <w:rPr>
          <w:noProof/>
        </w:rPr>
        <w:t>10</w:t>
      </w:r>
      <w:r>
        <w:fldChar w:fldCharType="end"/>
      </w:r>
      <w:r>
        <w:rPr>
          <w:lang w:val="en-US"/>
        </w:rPr>
        <w:t>).</w:t>
      </w:r>
    </w:p>
    <w:p w:rsidR="00C55DD3" w:rsidRDefault="00C55DD3" w:rsidP="00C55DD3">
      <w:pPr>
        <w:pStyle w:val="Bijschrift"/>
        <w:rPr>
          <w:b w:val="0"/>
          <w:lang w:val="en-US" w:eastAsia="nl-NL"/>
        </w:rPr>
      </w:pPr>
      <w:r>
        <w:rPr>
          <w:b w:val="0"/>
          <w:noProof/>
          <w:lang w:eastAsia="nl-NL"/>
        </w:rPr>
        <w:drawing>
          <wp:inline distT="0" distB="0" distL="0" distR="0" wp14:anchorId="4D6BCDC8" wp14:editId="3BC2613A">
            <wp:extent cx="5934075" cy="3105150"/>
            <wp:effectExtent l="1905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69" w:name="_Ref330820720"/>
      <w:bookmarkStart w:id="370" w:name="_Toc346631194"/>
      <w:bookmarkStart w:id="371" w:name="_Toc375561395"/>
      <w:r w:rsidRPr="00D92197">
        <w:t xml:space="preserve">Figure </w:t>
      </w:r>
      <w:fldSimple w:instr=" STYLEREF 1 \s ">
        <w:r w:rsidR="00C91965">
          <w:rPr>
            <w:noProof/>
          </w:rPr>
          <w:t>6</w:t>
        </w:r>
      </w:fldSimple>
      <w:r w:rsidR="00F7104D">
        <w:noBreakHyphen/>
      </w:r>
      <w:fldSimple w:instr=" SEQ Figure \* ARABIC \s 1 ">
        <w:r w:rsidR="00C91965">
          <w:rPr>
            <w:noProof/>
          </w:rPr>
          <w:t>11</w:t>
        </w:r>
      </w:fldSimple>
      <w:bookmarkEnd w:id="369"/>
      <w:r w:rsidRPr="00D92197">
        <w:t xml:space="preserve">: </w:t>
      </w:r>
      <w:r>
        <w:t>Standard</w:t>
      </w:r>
      <w:bookmarkEnd w:id="370"/>
      <w:bookmarkEnd w:id="371"/>
    </w:p>
    <w:p w:rsidR="00C55DD3" w:rsidRPr="00C55DD3" w:rsidRDefault="00C55DD3" w:rsidP="0031103D">
      <w:pPr>
        <w:pStyle w:val="Lijstalinea"/>
        <w:numPr>
          <w:ilvl w:val="0"/>
          <w:numId w:val="31"/>
        </w:numPr>
        <w:rPr>
          <w:lang w:val="en-US"/>
        </w:rPr>
      </w:pPr>
      <w:r w:rsidRPr="00C55DD3">
        <w:rPr>
          <w:lang w:val="en-US"/>
        </w:rPr>
        <w:lastRenderedPageBreak/>
        <w:t xml:space="preserve">Under Standard you choose the protocol you want to use with the interface (see </w:t>
      </w:r>
      <w:r>
        <w:fldChar w:fldCharType="begin"/>
      </w:r>
      <w:r w:rsidRPr="00C55DD3">
        <w:rPr>
          <w:lang w:val="en-US"/>
        </w:rPr>
        <w:instrText xml:space="preserve"> REF _Ref330820720 \h </w:instrText>
      </w:r>
      <w:r>
        <w:fldChar w:fldCharType="separate"/>
      </w:r>
      <w:r w:rsidR="00C91965" w:rsidRPr="00D92197">
        <w:t xml:space="preserve">Figure </w:t>
      </w:r>
      <w:r w:rsidR="00C91965">
        <w:rPr>
          <w:noProof/>
        </w:rPr>
        <w:t>6</w:t>
      </w:r>
      <w:r w:rsidR="00C91965">
        <w:noBreakHyphen/>
      </w:r>
      <w:r w:rsidR="00C91965">
        <w:rPr>
          <w:noProof/>
        </w:rPr>
        <w:t>11</w:t>
      </w:r>
      <w:r>
        <w:fldChar w:fldCharType="end"/>
      </w:r>
      <w:r w:rsidRPr="00C55DD3">
        <w:rPr>
          <w:lang w:val="en-US"/>
        </w:rPr>
        <w:t>). Most widely used are the NMEA 2000 and the SAE J1939</w:t>
      </w:r>
      <w:r w:rsidRPr="00C55DD3">
        <w:rPr>
          <w:lang w:val="en-US"/>
        </w:rPr>
        <w:fldChar w:fldCharType="begin"/>
      </w:r>
      <w:r w:rsidRPr="00C55DD3">
        <w:rPr>
          <w:lang w:val="en-US"/>
        </w:rPr>
        <w:instrText xml:space="preserve"> XE "J1939" </w:instrText>
      </w:r>
      <w:r w:rsidRPr="00C55DD3">
        <w:rPr>
          <w:lang w:val="en-US"/>
        </w:rPr>
        <w:fldChar w:fldCharType="end"/>
      </w:r>
      <w:r w:rsidRPr="00C55DD3">
        <w:rPr>
          <w:lang w:val="en-US"/>
        </w:rPr>
        <w:t>. Which to use is depending on your attached protocol.</w:t>
      </w:r>
    </w:p>
    <w:p w:rsidR="00C55DD3" w:rsidRPr="00C55DD3" w:rsidRDefault="00C55DD3" w:rsidP="0031103D">
      <w:pPr>
        <w:pStyle w:val="Lijstalinea"/>
        <w:numPr>
          <w:ilvl w:val="0"/>
          <w:numId w:val="31"/>
        </w:numPr>
        <w:rPr>
          <w:lang w:val="en-US" w:eastAsia="nl-NL"/>
        </w:rPr>
      </w:pPr>
      <w:r w:rsidRPr="00C55DD3">
        <w:rPr>
          <w:lang w:val="en-US" w:eastAsia="nl-NL"/>
        </w:rPr>
        <w:t>Under IP</w:t>
      </w:r>
      <w:r w:rsidRPr="00C55DD3">
        <w:rPr>
          <w:lang w:val="en-US" w:eastAsia="nl-NL"/>
        </w:rPr>
        <w:fldChar w:fldCharType="begin"/>
      </w:r>
      <w:r w:rsidRPr="00C55DD3">
        <w:rPr>
          <w:lang w:val="en-US" w:eastAsia="nl-NL"/>
        </w:rPr>
        <w:instrText xml:space="preserve"> XE "</w:instrText>
      </w:r>
      <w:r w:rsidRPr="00C55DD3">
        <w:rPr>
          <w:lang w:val="en-US"/>
        </w:rPr>
        <w:instrText>IP"</w:instrText>
      </w:r>
      <w:r w:rsidRPr="00C55DD3">
        <w:rPr>
          <w:lang w:val="en-US" w:eastAsia="nl-NL"/>
        </w:rPr>
        <w:instrText xml:space="preserve"> </w:instrText>
      </w:r>
      <w:r w:rsidRPr="00C55DD3">
        <w:rPr>
          <w:lang w:val="en-US" w:eastAsia="nl-NL"/>
        </w:rPr>
        <w:fldChar w:fldCharType="end"/>
      </w:r>
      <w:r w:rsidRPr="00C55DD3">
        <w:rPr>
          <w:lang w:val="en-US" w:eastAsia="nl-NL"/>
        </w:rPr>
        <w:t xml:space="preserve"> you can select the right IP address that reflects the connected ICP</w:t>
      </w:r>
      <w:r w:rsidRPr="00C55DD3">
        <w:rPr>
          <w:lang w:val="en-US" w:eastAsia="nl-NL"/>
        </w:rPr>
        <w:fldChar w:fldCharType="begin"/>
      </w:r>
      <w:r w:rsidRPr="00C55DD3">
        <w:rPr>
          <w:lang w:val="en-US" w:eastAsia="nl-NL"/>
        </w:rPr>
        <w:instrText xml:space="preserve"> XE "</w:instrText>
      </w:r>
      <w:r w:rsidRPr="00C55DD3">
        <w:rPr>
          <w:lang w:val="en-US"/>
        </w:rPr>
        <w:instrText>ICP"</w:instrText>
      </w:r>
      <w:r w:rsidRPr="00C55DD3">
        <w:rPr>
          <w:lang w:val="en-US" w:eastAsia="nl-NL"/>
        </w:rPr>
        <w:instrText xml:space="preserve"> </w:instrText>
      </w:r>
      <w:r w:rsidRPr="00C55DD3">
        <w:rPr>
          <w:lang w:val="en-US" w:eastAsia="nl-NL"/>
        </w:rPr>
        <w:fldChar w:fldCharType="end"/>
      </w:r>
      <w:r w:rsidRPr="00C55DD3">
        <w:rPr>
          <w:lang w:val="en-US" w:eastAsia="nl-NL"/>
        </w:rPr>
        <w:t xml:space="preserve"> for example. You can best leave it as it is by default (which will become the 172.16.1.x range). For information on how to set the right IP-address in the ICP, please refer to the ICP installation manual.</w:t>
      </w:r>
    </w:p>
    <w:p w:rsidR="00C55DD3" w:rsidRPr="00C55DD3" w:rsidRDefault="00C55DD3" w:rsidP="0031103D">
      <w:pPr>
        <w:pStyle w:val="Lijstalinea"/>
        <w:numPr>
          <w:ilvl w:val="0"/>
          <w:numId w:val="31"/>
        </w:numPr>
        <w:rPr>
          <w:lang w:val="en-US"/>
        </w:rPr>
      </w:pPr>
      <w:r w:rsidRPr="00C55DD3">
        <w:rPr>
          <w:lang w:val="en-US"/>
        </w:rPr>
        <w:t xml:space="preserve">The group you choose reflects under which group the information will be stored in NavVision. If you, for example, want the information from the interface to show up under Engine Port, you select that under Group (see </w:t>
      </w:r>
      <w:r>
        <w:fldChar w:fldCharType="begin"/>
      </w:r>
      <w:r w:rsidRPr="00C55DD3">
        <w:rPr>
          <w:lang w:val="en-US"/>
        </w:rPr>
        <w:instrText xml:space="preserve"> REF _Ref330820720 \h </w:instrText>
      </w:r>
      <w:r>
        <w:fldChar w:fldCharType="separate"/>
      </w:r>
      <w:r w:rsidR="00C91965" w:rsidRPr="00D92197">
        <w:t xml:space="preserve">Figure </w:t>
      </w:r>
      <w:r w:rsidR="00C91965">
        <w:rPr>
          <w:noProof/>
        </w:rPr>
        <w:t>6</w:t>
      </w:r>
      <w:r w:rsidR="00C91965">
        <w:noBreakHyphen/>
      </w:r>
      <w:r w:rsidR="00C91965">
        <w:rPr>
          <w:noProof/>
        </w:rPr>
        <w:t>11</w:t>
      </w:r>
      <w:r>
        <w:fldChar w:fldCharType="end"/>
      </w:r>
      <w:r w:rsidRPr="00C55DD3">
        <w:rPr>
          <w:lang w:val="en-US"/>
        </w:rPr>
        <w:t>).</w:t>
      </w:r>
    </w:p>
    <w:p w:rsidR="00C55DD3" w:rsidRPr="00C55DD3" w:rsidRDefault="00C55DD3" w:rsidP="0031103D">
      <w:pPr>
        <w:pStyle w:val="Lijstalinea"/>
        <w:numPr>
          <w:ilvl w:val="0"/>
          <w:numId w:val="31"/>
        </w:numPr>
        <w:rPr>
          <w:lang w:val="en-US" w:eastAsia="nl-NL"/>
        </w:rPr>
      </w:pPr>
      <w:r w:rsidRPr="00C55DD3">
        <w:rPr>
          <w:lang w:val="en-US" w:eastAsia="nl-NL"/>
        </w:rPr>
        <w:t>After each change you need to hit “Accept and restart communication” to save it to the system.</w:t>
      </w:r>
    </w:p>
    <w:p w:rsidR="00C55DD3" w:rsidRDefault="00C55DD3" w:rsidP="00C55DD3">
      <w:pPr>
        <w:pStyle w:val="Kop2"/>
        <w:rPr>
          <w:lang w:val="en-US" w:eastAsia="nl-NL"/>
        </w:rPr>
      </w:pPr>
      <w:r>
        <w:rPr>
          <w:lang w:val="en-US" w:eastAsia="nl-NL"/>
        </w:rPr>
        <w:br w:type="page"/>
      </w:r>
      <w:bookmarkStart w:id="372" w:name="_Toc346630997"/>
      <w:bookmarkStart w:id="373" w:name="_Toc375561301"/>
      <w:bookmarkEnd w:id="363"/>
      <w:r>
        <w:rPr>
          <w:lang w:val="en-US" w:eastAsia="nl-NL"/>
        </w:rPr>
        <w:lastRenderedPageBreak/>
        <w:t>Overview connected devices</w:t>
      </w:r>
      <w:bookmarkEnd w:id="372"/>
      <w:bookmarkEnd w:id="373"/>
    </w:p>
    <w:p w:rsidR="00C55DD3" w:rsidRDefault="00C55DD3" w:rsidP="00C55DD3">
      <w:pPr>
        <w:pStyle w:val="Kop2"/>
        <w:numPr>
          <w:ilvl w:val="0"/>
          <w:numId w:val="0"/>
        </w:numPr>
        <w:rPr>
          <w:lang w:val="en-US"/>
        </w:rPr>
      </w:pPr>
    </w:p>
    <w:p w:rsidR="00C55DD3" w:rsidRDefault="00C55DD3" w:rsidP="00C55DD3">
      <w:pPr>
        <w:pStyle w:val="Text"/>
        <w:rPr>
          <w:i/>
          <w:lang w:val="en-US" w:eastAsia="nl-NL"/>
        </w:rPr>
      </w:pPr>
      <w:r>
        <w:rPr>
          <w:noProof/>
          <w:lang w:val="nl-NL" w:eastAsia="nl-NL"/>
        </w:rPr>
        <w:drawing>
          <wp:inline distT="0" distB="0" distL="0" distR="0" wp14:anchorId="495F5C16" wp14:editId="6A5C99EC">
            <wp:extent cx="416379" cy="342900"/>
            <wp:effectExtent l="0" t="0" r="3175" b="0"/>
            <wp:docPr id="164" name="Afbeelding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eastAsia="nl-NL"/>
        </w:rPr>
        <w:t>:</w:t>
      </w:r>
    </w:p>
    <w:p w:rsidR="00C55DD3" w:rsidRPr="000804CB" w:rsidRDefault="00C55DD3" w:rsidP="00C55DD3">
      <w:pPr>
        <w:rPr>
          <w:i/>
          <w:lang w:val="en-US"/>
        </w:rPr>
      </w:pPr>
      <w:r w:rsidRPr="000804CB">
        <w:rPr>
          <w:i/>
          <w:lang w:val="en-US"/>
        </w:rPr>
        <w:t>The installation of serial devi</w:t>
      </w:r>
      <w:r>
        <w:rPr>
          <w:i/>
          <w:lang w:val="en-US"/>
        </w:rPr>
        <w:t xml:space="preserve">ces may require some </w:t>
      </w:r>
      <w:r w:rsidRPr="000804CB">
        <w:rPr>
          <w:i/>
          <w:lang w:val="en-US"/>
        </w:rPr>
        <w:t>calibration. For example, it may be possible that you need to make some adjustments in the “INI-files”. For more detailed information on this subject please refer to</w:t>
      </w:r>
      <w:r>
        <w:rPr>
          <w:i/>
          <w:lang w:val="en-US"/>
        </w:rPr>
        <w:t xml:space="preserve"> Free Technics</w:t>
      </w:r>
      <w:r w:rsidRPr="000804CB">
        <w:rPr>
          <w:i/>
          <w:lang w:val="en-US"/>
        </w:rPr>
        <w:t xml:space="preserve"> .</w:t>
      </w:r>
    </w:p>
    <w:p w:rsidR="00C55DD3" w:rsidRDefault="00C55DD3" w:rsidP="00C55DD3">
      <w:pPr>
        <w:rPr>
          <w:lang w:val="en-US"/>
        </w:rPr>
      </w:pPr>
    </w:p>
    <w:p w:rsidR="00C55DD3" w:rsidRPr="00CA0364" w:rsidRDefault="00C55DD3" w:rsidP="00C55DD3">
      <w:pPr>
        <w:rPr>
          <w:noProof/>
          <w:lang w:val="en-US"/>
        </w:rPr>
      </w:pPr>
      <w:r>
        <w:rPr>
          <w:lang w:val="en-US"/>
        </w:rPr>
        <w:t>Under “Serial</w:t>
      </w:r>
      <w:r>
        <w:rPr>
          <w:lang w:val="en-US"/>
        </w:rPr>
        <w:fldChar w:fldCharType="begin"/>
      </w:r>
      <w:r>
        <w:rPr>
          <w:lang w:val="en-US"/>
        </w:rPr>
        <w:instrText xml:space="preserve"> XE "</w:instrText>
      </w:r>
      <w:r w:rsidRPr="00CA46A0">
        <w:rPr>
          <w:lang w:val="en-US"/>
        </w:rPr>
        <w:instrText>Serial"</w:instrText>
      </w:r>
      <w:r>
        <w:rPr>
          <w:lang w:val="en-US"/>
        </w:rPr>
        <w:instrText xml:space="preserve"> </w:instrText>
      </w:r>
      <w:r>
        <w:rPr>
          <w:lang w:val="en-US"/>
        </w:rPr>
        <w:fldChar w:fldCharType="end"/>
      </w:r>
      <w:r>
        <w:rPr>
          <w:lang w:val="en-US"/>
        </w:rPr>
        <w:t xml:space="preserve"> &gt; Overview Connected Devices” (see </w:t>
      </w:r>
      <w:r>
        <w:rPr>
          <w:lang w:val="en-US"/>
        </w:rPr>
        <w:fldChar w:fldCharType="begin"/>
      </w:r>
      <w:r>
        <w:rPr>
          <w:lang w:val="en-US"/>
        </w:rPr>
        <w:instrText xml:space="preserve"> REF _Ref330820764 \h </w:instrText>
      </w:r>
      <w:r>
        <w:rPr>
          <w:lang w:val="en-US"/>
        </w:rPr>
      </w:r>
      <w:r>
        <w:rPr>
          <w:lang w:val="en-US"/>
        </w:rPr>
        <w:fldChar w:fldCharType="separate"/>
      </w:r>
      <w:r w:rsidR="00C91965" w:rsidRPr="00D92197">
        <w:t xml:space="preserve">Figure </w:t>
      </w:r>
      <w:r w:rsidR="00C91965">
        <w:rPr>
          <w:noProof/>
        </w:rPr>
        <w:t>6</w:t>
      </w:r>
      <w:r w:rsidR="00C91965">
        <w:noBreakHyphen/>
      </w:r>
      <w:r w:rsidR="00C91965">
        <w:rPr>
          <w:noProof/>
        </w:rPr>
        <w:t>12</w:t>
      </w:r>
      <w:r>
        <w:rPr>
          <w:lang w:val="en-US"/>
        </w:rPr>
        <w:fldChar w:fldCharType="end"/>
      </w:r>
      <w:r>
        <w:rPr>
          <w:lang w:val="en-US"/>
        </w:rPr>
        <w:t xml:space="preserve">) an overview of the connected devices is shown. </w:t>
      </w:r>
    </w:p>
    <w:p w:rsidR="00C55DD3" w:rsidRPr="00CA0364" w:rsidRDefault="00C55DD3" w:rsidP="00C55DD3">
      <w:pPr>
        <w:rPr>
          <w:noProof/>
          <w:lang w:val="en-US"/>
        </w:rPr>
      </w:pPr>
    </w:p>
    <w:p w:rsidR="00C55DD3" w:rsidRDefault="00C55DD3" w:rsidP="00C55DD3">
      <w:pPr>
        <w:keepNext/>
      </w:pPr>
      <w:r>
        <w:rPr>
          <w:noProof/>
          <w:lang w:val="nl-NL" w:eastAsia="nl-NL"/>
        </w:rPr>
        <w:drawing>
          <wp:inline distT="0" distB="0" distL="0" distR="0" wp14:anchorId="5D46A9F1" wp14:editId="7AF26873">
            <wp:extent cx="5934075" cy="3914775"/>
            <wp:effectExtent l="19050" t="0" r="9525" b="0"/>
            <wp:docPr id="12" name="Afbeelding 12" descr="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ݻ°"/>
                    <pic:cNvPicPr>
                      <a:picLocks noChangeAspect="1" noChangeArrowheads="1"/>
                    </pic:cNvPicPr>
                  </pic:nvPicPr>
                  <pic:blipFill>
                    <a:blip r:embed="rId68" cstate="print"/>
                    <a:srcRect/>
                    <a:stretch>
                      <a:fillRect/>
                    </a:stretch>
                  </pic:blipFill>
                  <pic:spPr bwMode="auto">
                    <a:xfrm>
                      <a:off x="0" y="0"/>
                      <a:ext cx="5934075" cy="3914775"/>
                    </a:xfrm>
                    <a:prstGeom prst="rect">
                      <a:avLst/>
                    </a:prstGeom>
                    <a:noFill/>
                    <a:ln w="9525">
                      <a:noFill/>
                      <a:miter lim="800000"/>
                      <a:headEnd/>
                      <a:tailEnd/>
                    </a:ln>
                  </pic:spPr>
                </pic:pic>
              </a:graphicData>
            </a:graphic>
          </wp:inline>
        </w:drawing>
      </w:r>
    </w:p>
    <w:p w:rsidR="00C55DD3" w:rsidRPr="00D92197" w:rsidRDefault="00C55DD3" w:rsidP="00C55DD3">
      <w:pPr>
        <w:pStyle w:val="Onderschrift"/>
      </w:pPr>
      <w:bookmarkStart w:id="374" w:name="_Ref330820764"/>
      <w:bookmarkStart w:id="375" w:name="_Toc346631195"/>
      <w:bookmarkStart w:id="376" w:name="_Toc375561396"/>
      <w:r w:rsidRPr="00D92197">
        <w:t xml:space="preserve">Figure </w:t>
      </w:r>
      <w:fldSimple w:instr=" STYLEREF 1 \s ">
        <w:r w:rsidR="00C91965">
          <w:rPr>
            <w:noProof/>
          </w:rPr>
          <w:t>6</w:t>
        </w:r>
      </w:fldSimple>
      <w:r w:rsidR="00F7104D">
        <w:noBreakHyphen/>
      </w:r>
      <w:fldSimple w:instr=" SEQ Figure \* ARABIC \s 1 ">
        <w:r w:rsidR="00C91965">
          <w:rPr>
            <w:noProof/>
          </w:rPr>
          <w:t>12</w:t>
        </w:r>
      </w:fldSimple>
      <w:bookmarkEnd w:id="374"/>
      <w:r w:rsidRPr="00D92197">
        <w:t>: Overview connected devices</w:t>
      </w:r>
      <w:bookmarkEnd w:id="375"/>
      <w:bookmarkEnd w:id="376"/>
    </w:p>
    <w:p w:rsidR="00C55DD3" w:rsidRDefault="00C55DD3" w:rsidP="00E772D6">
      <w:pPr>
        <w:pStyle w:val="Kop2"/>
        <w:rPr>
          <w:lang w:eastAsia="nl-NL"/>
        </w:rPr>
      </w:pPr>
      <w:bookmarkStart w:id="377" w:name="_Toc275955975"/>
      <w:r>
        <w:rPr>
          <w:lang w:eastAsia="nl-NL"/>
        </w:rPr>
        <w:br w:type="page"/>
      </w:r>
      <w:bookmarkStart w:id="378" w:name="_Toc346630998"/>
      <w:bookmarkStart w:id="379" w:name="_Toc375561302"/>
      <w:r>
        <w:rPr>
          <w:lang w:eastAsia="nl-NL"/>
        </w:rPr>
        <w:lastRenderedPageBreak/>
        <w:t>IP</w:t>
      </w:r>
      <w:r>
        <w:rPr>
          <w:lang w:eastAsia="nl-NL"/>
        </w:rPr>
        <w:fldChar w:fldCharType="begin"/>
      </w:r>
      <w:r>
        <w:rPr>
          <w:lang w:eastAsia="nl-NL"/>
        </w:rPr>
        <w:instrText xml:space="preserve"> XE "</w:instrText>
      </w:r>
      <w:r>
        <w:instrText>IP"</w:instrText>
      </w:r>
      <w:r>
        <w:rPr>
          <w:lang w:eastAsia="nl-NL"/>
        </w:rPr>
        <w:instrText xml:space="preserve"> </w:instrText>
      </w:r>
      <w:r>
        <w:rPr>
          <w:lang w:eastAsia="nl-NL"/>
        </w:rPr>
        <w:fldChar w:fldCharType="end"/>
      </w:r>
      <w:r>
        <w:rPr>
          <w:lang w:eastAsia="nl-NL"/>
        </w:rPr>
        <w:t>-Address standardization</w:t>
      </w:r>
      <w:bookmarkEnd w:id="377"/>
      <w:bookmarkEnd w:id="378"/>
      <w:bookmarkEnd w:id="379"/>
    </w:p>
    <w:p w:rsidR="00C55DD3" w:rsidRDefault="00C55DD3" w:rsidP="00C55DD3">
      <w:pPr>
        <w:rPr>
          <w:lang w:val="en-US"/>
        </w:rPr>
      </w:pPr>
      <w:r>
        <w:rPr>
          <w:lang w:val="en-US"/>
        </w:rPr>
        <w:t>For standardization purposes the same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-addresses are used throughout each system. In the table below you’ll find the IP-addresses (standard protocol) for most instruments.</w:t>
      </w:r>
    </w:p>
    <w:p w:rsidR="00C55DD3" w:rsidRDefault="00C55DD3" w:rsidP="00C55DD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231"/>
      </w:tblGrid>
      <w:tr w:rsidR="00C55DD3" w:rsidRPr="00B1180C" w:rsidTr="008D78D7">
        <w:tc>
          <w:tcPr>
            <w:tcW w:w="2088" w:type="dxa"/>
            <w:shd w:val="clear" w:color="auto" w:fill="0C0C0C"/>
          </w:tcPr>
          <w:p w:rsidR="00C55DD3" w:rsidRPr="00B1180C" w:rsidRDefault="00C55DD3" w:rsidP="008D78D7">
            <w:pPr>
              <w:rPr>
                <w:b/>
                <w:lang w:val="en-US"/>
              </w:rPr>
            </w:pPr>
            <w:r w:rsidRPr="00B1180C">
              <w:rPr>
                <w:b/>
                <w:lang w:val="en-US"/>
              </w:rPr>
              <w:t>Detail</w:t>
            </w:r>
          </w:p>
        </w:tc>
        <w:tc>
          <w:tcPr>
            <w:tcW w:w="7406" w:type="dxa"/>
            <w:shd w:val="clear" w:color="auto" w:fill="0C0C0C"/>
          </w:tcPr>
          <w:p w:rsidR="00C55DD3" w:rsidRPr="00B1180C" w:rsidRDefault="00C55DD3" w:rsidP="008D78D7">
            <w:pPr>
              <w:rPr>
                <w:b/>
                <w:lang w:val="en-US"/>
              </w:rPr>
            </w:pPr>
            <w:r w:rsidRPr="00B1180C">
              <w:rPr>
                <w:b/>
                <w:lang w:val="en-US"/>
              </w:rPr>
              <w:t>IP-</w:t>
            </w:r>
            <w:r>
              <w:rPr>
                <w:b/>
                <w:lang w:val="en-US"/>
              </w:rPr>
              <w:fldChar w:fldCharType="begin"/>
            </w:r>
            <w:r>
              <w:rPr>
                <w:b/>
                <w:lang w:val="en-US"/>
              </w:rPr>
              <w:instrText xml:space="preserve"> XE "</w:instrText>
            </w:r>
            <w:r>
              <w:instrText>IP"</w:instrText>
            </w:r>
            <w:r>
              <w:rPr>
                <w:b/>
                <w:lang w:val="en-US"/>
              </w:rPr>
              <w:instrText xml:space="preserve"> </w:instrText>
            </w:r>
            <w:r>
              <w:rPr>
                <w:b/>
                <w:lang w:val="en-US"/>
              </w:rPr>
              <w:fldChar w:fldCharType="end"/>
            </w:r>
            <w:r w:rsidRPr="00B1180C">
              <w:rPr>
                <w:b/>
                <w:lang w:val="en-US"/>
              </w:rPr>
              <w:t>Address</w:t>
            </w:r>
          </w:p>
        </w:tc>
      </w:tr>
      <w:tr w:rsidR="00C55DD3" w:rsidRPr="000F200F" w:rsidTr="008D78D7">
        <w:tc>
          <w:tcPr>
            <w:tcW w:w="2088" w:type="dxa"/>
          </w:tcPr>
          <w:p w:rsidR="00C55DD3" w:rsidRPr="00B1180C" w:rsidRDefault="00C55DD3" w:rsidP="008D78D7">
            <w:pPr>
              <w:rPr>
                <w:lang w:val="en-US"/>
              </w:rPr>
            </w:pPr>
            <w:r w:rsidRPr="00B1180C">
              <w:rPr>
                <w:lang w:val="en-US"/>
              </w:rPr>
              <w:t>PC I/O</w:t>
            </w:r>
          </w:p>
        </w:tc>
        <w:tc>
          <w:tcPr>
            <w:tcW w:w="7406" w:type="dxa"/>
          </w:tcPr>
          <w:p w:rsidR="00C55DD3" w:rsidRPr="00B1180C" w:rsidRDefault="00C55DD3" w:rsidP="008D78D7">
            <w:pPr>
              <w:rPr>
                <w:lang w:val="en-US"/>
              </w:rPr>
            </w:pPr>
            <w:r w:rsidRPr="00B1180C">
              <w:rPr>
                <w:lang w:val="en-US"/>
              </w:rPr>
              <w:t>1</w:t>
            </w:r>
            <w:r>
              <w:rPr>
                <w:lang w:val="en-US"/>
              </w:rPr>
              <w:t>72.16</w:t>
            </w:r>
            <w:r w:rsidRPr="00B1180C">
              <w:rPr>
                <w:lang w:val="en-US"/>
              </w:rPr>
              <w:t>.x.x (1</w:t>
            </w:r>
            <w:r>
              <w:rPr>
                <w:lang w:val="en-US"/>
              </w:rPr>
              <w:t>7</w:t>
            </w:r>
            <w:r w:rsidRPr="00B1180C">
              <w:rPr>
                <w:lang w:val="en-US"/>
              </w:rPr>
              <w:t>2.16.24.35 for key number 2435)</w:t>
            </w:r>
          </w:p>
        </w:tc>
      </w:tr>
      <w:tr w:rsidR="00C55DD3" w:rsidRPr="000F200F" w:rsidTr="008D78D7">
        <w:tc>
          <w:tcPr>
            <w:tcW w:w="2088" w:type="dxa"/>
          </w:tcPr>
          <w:p w:rsidR="00C55DD3" w:rsidRPr="00B1180C" w:rsidRDefault="00C55DD3" w:rsidP="008D78D7">
            <w:pPr>
              <w:rPr>
                <w:lang w:val="en-US"/>
              </w:rPr>
            </w:pPr>
            <w:r w:rsidRPr="00B1180C">
              <w:rPr>
                <w:lang w:val="en-US"/>
              </w:rPr>
              <w:t xml:space="preserve">PC </w:t>
            </w:r>
            <w:r>
              <w:rPr>
                <w:lang w:val="en-US"/>
              </w:rPr>
              <w:t>I/O next ring</w:t>
            </w:r>
          </w:p>
        </w:tc>
        <w:tc>
          <w:tcPr>
            <w:tcW w:w="7406" w:type="dxa"/>
          </w:tcPr>
          <w:p w:rsidR="00C55DD3" w:rsidRPr="00B1180C" w:rsidRDefault="00C55DD3" w:rsidP="008D78D7">
            <w:pPr>
              <w:rPr>
                <w:lang w:val="en-US"/>
              </w:rPr>
            </w:pPr>
            <w:r w:rsidRPr="00B1180C">
              <w:rPr>
                <w:lang w:val="en-US"/>
              </w:rPr>
              <w:t>172.1</w:t>
            </w:r>
            <w:r>
              <w:rPr>
                <w:lang w:val="en-US"/>
              </w:rPr>
              <w:t>7</w:t>
            </w:r>
            <w:r w:rsidRPr="00B1180C">
              <w:rPr>
                <w:lang w:val="en-US"/>
              </w:rPr>
              <w:t>.x.x (172.1</w:t>
            </w:r>
            <w:r>
              <w:rPr>
                <w:lang w:val="en-US"/>
              </w:rPr>
              <w:t>7</w:t>
            </w:r>
            <w:r w:rsidRPr="00B1180C">
              <w:rPr>
                <w:lang w:val="en-US"/>
              </w:rPr>
              <w:t>.24.35 for key number 2435)</w:t>
            </w:r>
          </w:p>
        </w:tc>
      </w:tr>
      <w:tr w:rsidR="00C55DD3" w:rsidRPr="00A67E0F" w:rsidTr="008D78D7">
        <w:tc>
          <w:tcPr>
            <w:tcW w:w="2088" w:type="dxa"/>
          </w:tcPr>
          <w:p w:rsidR="00C55DD3" w:rsidRPr="00B1180C" w:rsidRDefault="00C55DD3" w:rsidP="008D78D7">
            <w:pPr>
              <w:rPr>
                <w:lang w:val="en-US"/>
              </w:rPr>
            </w:pPr>
            <w:r w:rsidRPr="00B1180C">
              <w:rPr>
                <w:lang w:val="en-US"/>
              </w:rPr>
              <w:t>Duty Alarm Panel</w:t>
            </w:r>
            <w:r>
              <w:rPr>
                <w:lang w:val="en-US"/>
              </w:rPr>
              <w:fldChar w:fldCharType="begin"/>
            </w:r>
            <w:r>
              <w:rPr>
                <w:lang w:val="en-US"/>
              </w:rPr>
              <w:instrText xml:space="preserve"> XE "</w:instrText>
            </w:r>
            <w:r w:rsidRPr="00CA46A0">
              <w:rPr>
                <w:lang w:val="en-US"/>
              </w:rPr>
              <w:instrText>DAP"</w:instrText>
            </w:r>
            <w:r>
              <w:rPr>
                <w:lang w:val="en-US"/>
              </w:rPr>
              <w:instrText xml:space="preserve"> </w:instrText>
            </w:r>
            <w:r>
              <w:rPr>
                <w:lang w:val="en-US"/>
              </w:rPr>
              <w:fldChar w:fldCharType="end"/>
            </w:r>
            <w:r w:rsidRPr="00B1180C">
              <w:rPr>
                <w:lang w:val="en-US"/>
              </w:rPr>
              <w:t>s</w:t>
            </w:r>
          </w:p>
          <w:p w:rsidR="00C55DD3" w:rsidRPr="00B1180C" w:rsidRDefault="00C55DD3" w:rsidP="008D78D7">
            <w:pPr>
              <w:rPr>
                <w:lang w:val="en-US"/>
              </w:rPr>
            </w:pPr>
            <w:r w:rsidRPr="00B1180C">
              <w:rPr>
                <w:lang w:val="en-US"/>
              </w:rPr>
              <w:t>(DAP)</w:t>
            </w:r>
          </w:p>
        </w:tc>
        <w:tc>
          <w:tcPr>
            <w:tcW w:w="7406" w:type="dxa"/>
          </w:tcPr>
          <w:p w:rsidR="00C55DD3" w:rsidRPr="00B1180C" w:rsidRDefault="00C55DD3" w:rsidP="008D78D7">
            <w:pPr>
              <w:rPr>
                <w:lang w:val="en-US"/>
              </w:rPr>
            </w:pPr>
            <w:r w:rsidRPr="00B1180C">
              <w:rPr>
                <w:lang w:val="en-US"/>
              </w:rPr>
              <w:t>Using range x.x.1.8y</w:t>
            </w:r>
          </w:p>
          <w:p w:rsidR="00C55DD3" w:rsidRPr="00B1180C" w:rsidRDefault="00C55DD3" w:rsidP="008D78D7">
            <w:pPr>
              <w:rPr>
                <w:lang w:val="en-US"/>
              </w:rPr>
            </w:pPr>
            <w:r>
              <w:rPr>
                <w:lang w:val="en-US"/>
              </w:rPr>
              <w:t>Depending on the network connected</w:t>
            </w:r>
            <w:r w:rsidRPr="00B1180C">
              <w:rPr>
                <w:lang w:val="en-US"/>
              </w:rPr>
              <w:t>, this will result in:</w:t>
            </w:r>
          </w:p>
          <w:p w:rsidR="00C55DD3" w:rsidRPr="00D764FF" w:rsidRDefault="00C55DD3" w:rsidP="008D78D7">
            <w:r w:rsidRPr="00D764FF">
              <w:t xml:space="preserve">DAP 1: 172.16.1.81        </w:t>
            </w:r>
            <w:r w:rsidRPr="00D764FF">
              <w:br/>
              <w:t xml:space="preserve">DAP 2: 172.16.1.82        </w:t>
            </w:r>
            <w:r w:rsidRPr="00D764FF">
              <w:br/>
              <w:t xml:space="preserve">DAP 3: 172.16.1.83        </w:t>
            </w:r>
          </w:p>
        </w:tc>
      </w:tr>
      <w:tr w:rsidR="00C55DD3" w:rsidRPr="000F200F" w:rsidTr="008D78D7">
        <w:tc>
          <w:tcPr>
            <w:tcW w:w="2088" w:type="dxa"/>
          </w:tcPr>
          <w:p w:rsidR="00C55DD3" w:rsidRPr="00B1180C" w:rsidRDefault="00C55DD3" w:rsidP="008D78D7">
            <w:pPr>
              <w:rPr>
                <w:lang w:val="en-US"/>
              </w:rPr>
            </w:pPr>
            <w:r w:rsidRPr="00B1180C">
              <w:rPr>
                <w:lang w:val="en-US"/>
              </w:rPr>
              <w:t>Serial</w:t>
            </w:r>
            <w:r>
              <w:rPr>
                <w:lang w:val="en-US"/>
              </w:rPr>
              <w:fldChar w:fldCharType="begin"/>
            </w:r>
            <w:r>
              <w:rPr>
                <w:lang w:val="en-US"/>
              </w:rPr>
              <w:instrText xml:space="preserve"> XE "</w:instrText>
            </w:r>
            <w:r>
              <w:instrText>Serial"</w:instrText>
            </w:r>
            <w:r>
              <w:rPr>
                <w:lang w:val="en-US"/>
              </w:rPr>
              <w:instrText xml:space="preserve"> </w:instrText>
            </w:r>
            <w:r>
              <w:rPr>
                <w:lang w:val="en-US"/>
              </w:rPr>
              <w:fldChar w:fldCharType="end"/>
            </w:r>
            <w:r w:rsidRPr="00B1180C">
              <w:rPr>
                <w:lang w:val="en-US"/>
              </w:rPr>
              <w:t xml:space="preserve"> LAN</w:t>
            </w:r>
            <w:r>
              <w:rPr>
                <w:lang w:val="en-US"/>
              </w:rPr>
              <w:fldChar w:fldCharType="begin"/>
            </w:r>
            <w:r>
              <w:rPr>
                <w:lang w:val="en-US"/>
              </w:rPr>
              <w:instrText xml:space="preserve"> XE "</w:instrText>
            </w:r>
            <w:r>
              <w:instrText>LAN"</w:instrText>
            </w:r>
            <w:r>
              <w:rPr>
                <w:lang w:val="en-US"/>
              </w:rPr>
              <w:instrText xml:space="preserve"> </w:instrText>
            </w:r>
            <w:r>
              <w:rPr>
                <w:lang w:val="en-US"/>
              </w:rPr>
              <w:fldChar w:fldCharType="end"/>
            </w:r>
            <w:r w:rsidRPr="00B1180C">
              <w:rPr>
                <w:lang w:val="en-US"/>
              </w:rPr>
              <w:t xml:space="preserve"> servers</w:t>
            </w:r>
          </w:p>
        </w:tc>
        <w:tc>
          <w:tcPr>
            <w:tcW w:w="7406" w:type="dxa"/>
          </w:tcPr>
          <w:p w:rsidR="00C55DD3" w:rsidRPr="00B1180C" w:rsidRDefault="00C55DD3" w:rsidP="008D78D7">
            <w:pPr>
              <w:rPr>
                <w:lang w:val="en-US"/>
              </w:rPr>
            </w:pPr>
            <w:r w:rsidRPr="00B1180C">
              <w:rPr>
                <w:lang w:val="en-US"/>
              </w:rPr>
              <w:t>Using range 1</w:t>
            </w:r>
            <w:r>
              <w:rPr>
                <w:lang w:val="en-US"/>
              </w:rPr>
              <w:t>72.16</w:t>
            </w:r>
            <w:r w:rsidRPr="00B1180C">
              <w:rPr>
                <w:lang w:val="en-US"/>
              </w:rPr>
              <w:t>.1.4x (attached to I/O subnet</w:t>
            </w:r>
            <w:r>
              <w:rPr>
                <w:lang w:val="en-US"/>
              </w:rPr>
              <w:t xml:space="preserve"> 172.16</w:t>
            </w:r>
            <w:r w:rsidRPr="00B1180C">
              <w:rPr>
                <w:lang w:val="en-US"/>
              </w:rPr>
              <w:t>)</w:t>
            </w:r>
            <w:r w:rsidRPr="00B1180C">
              <w:rPr>
                <w:lang w:val="en-US"/>
              </w:rPr>
              <w:br/>
              <w:t>INT 1: 1</w:t>
            </w:r>
            <w:r>
              <w:rPr>
                <w:lang w:val="en-US"/>
              </w:rPr>
              <w:t>7</w:t>
            </w:r>
            <w:r w:rsidRPr="00B1180C">
              <w:rPr>
                <w:lang w:val="en-US"/>
              </w:rPr>
              <w:t>2.16.1.41</w:t>
            </w:r>
            <w:r w:rsidRPr="00B1180C">
              <w:rPr>
                <w:lang w:val="en-US"/>
              </w:rPr>
              <w:br/>
              <w:t>INT 2: 1</w:t>
            </w:r>
            <w:r>
              <w:rPr>
                <w:lang w:val="en-US"/>
              </w:rPr>
              <w:t>7</w:t>
            </w:r>
            <w:r w:rsidRPr="00B1180C">
              <w:rPr>
                <w:lang w:val="en-US"/>
              </w:rPr>
              <w:t>2.16.1.42</w:t>
            </w:r>
            <w:r w:rsidRPr="00B1180C">
              <w:rPr>
                <w:lang w:val="en-US"/>
              </w:rPr>
              <w:br/>
              <w:t>INT 3: 1</w:t>
            </w:r>
            <w:r>
              <w:rPr>
                <w:lang w:val="en-US"/>
              </w:rPr>
              <w:t>7</w:t>
            </w:r>
            <w:r w:rsidRPr="00B1180C">
              <w:rPr>
                <w:lang w:val="en-US"/>
              </w:rPr>
              <w:t>2.16.1.43</w:t>
            </w:r>
          </w:p>
        </w:tc>
      </w:tr>
      <w:tr w:rsidR="00C55DD3" w:rsidRPr="000F200F" w:rsidTr="008D78D7">
        <w:tc>
          <w:tcPr>
            <w:tcW w:w="2088" w:type="dxa"/>
          </w:tcPr>
          <w:p w:rsidR="00C55DD3" w:rsidRPr="00B1180C" w:rsidRDefault="00C55DD3" w:rsidP="008D78D7">
            <w:pPr>
              <w:rPr>
                <w:lang w:val="en-US"/>
              </w:rPr>
            </w:pPr>
            <w:r w:rsidRPr="00B1180C">
              <w:rPr>
                <w:lang w:val="en-US"/>
              </w:rPr>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p>
        </w:tc>
        <w:tc>
          <w:tcPr>
            <w:tcW w:w="7406" w:type="dxa"/>
          </w:tcPr>
          <w:p w:rsidR="00C55DD3" w:rsidRPr="00B1180C" w:rsidRDefault="00C55DD3" w:rsidP="008D78D7">
            <w:pPr>
              <w:rPr>
                <w:lang w:val="en-US"/>
              </w:rPr>
            </w:pPr>
            <w:r w:rsidRPr="00B1180C">
              <w:rPr>
                <w:lang w:val="en-US"/>
              </w:rPr>
              <w:t>Using range 1</w:t>
            </w:r>
            <w:r>
              <w:rPr>
                <w:lang w:val="en-US"/>
              </w:rPr>
              <w:t>7</w:t>
            </w:r>
            <w:r w:rsidRPr="00B1180C">
              <w:rPr>
                <w:lang w:val="en-US"/>
              </w:rPr>
              <w:t>2.16.1.9x (attached to I/O subnet</w:t>
            </w:r>
            <w:r>
              <w:rPr>
                <w:lang w:val="en-US"/>
              </w:rPr>
              <w:t xml:space="preserve"> 172.16</w:t>
            </w:r>
            <w:r w:rsidRPr="00B1180C">
              <w:rPr>
                <w:lang w:val="en-US"/>
              </w:rPr>
              <w:t>)</w:t>
            </w:r>
            <w:r w:rsidRPr="00B1180C">
              <w:rPr>
                <w:lang w:val="en-US"/>
              </w:rPr>
              <w:br/>
              <w:t>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B1180C">
              <w:rPr>
                <w:lang w:val="en-US"/>
              </w:rPr>
              <w:t xml:space="preserve"> substation 1: 1</w:t>
            </w:r>
            <w:r>
              <w:rPr>
                <w:lang w:val="en-US"/>
              </w:rPr>
              <w:t>7</w:t>
            </w:r>
            <w:r w:rsidRPr="00B1180C">
              <w:rPr>
                <w:lang w:val="en-US"/>
              </w:rPr>
              <w:t>2.16.1.91</w:t>
            </w:r>
            <w:r w:rsidRPr="00B1180C">
              <w:rPr>
                <w:lang w:val="en-US"/>
              </w:rPr>
              <w:br/>
              <w:t>Wago substation 2: 1</w:t>
            </w:r>
            <w:r>
              <w:rPr>
                <w:lang w:val="en-US"/>
              </w:rPr>
              <w:t>7</w:t>
            </w:r>
            <w:r w:rsidRPr="00B1180C">
              <w:rPr>
                <w:lang w:val="en-US"/>
              </w:rPr>
              <w:t>2.16.1.92</w:t>
            </w:r>
            <w:r w:rsidRPr="00B1180C">
              <w:rPr>
                <w:lang w:val="en-US"/>
              </w:rPr>
              <w:br/>
              <w:t>Wago substation 3: 1</w:t>
            </w:r>
            <w:r>
              <w:rPr>
                <w:lang w:val="en-US"/>
              </w:rPr>
              <w:t>7</w:t>
            </w:r>
            <w:r w:rsidRPr="00B1180C">
              <w:rPr>
                <w:lang w:val="en-US"/>
              </w:rPr>
              <w:t>2.16.1.93</w:t>
            </w:r>
          </w:p>
        </w:tc>
      </w:tr>
      <w:tr w:rsidR="00C55DD3" w:rsidRPr="000F200F" w:rsidTr="008D78D7">
        <w:tc>
          <w:tcPr>
            <w:tcW w:w="2088" w:type="dxa"/>
          </w:tcPr>
          <w:p w:rsidR="00C55DD3" w:rsidRPr="00B1180C" w:rsidRDefault="00C55DD3" w:rsidP="008D78D7">
            <w:pPr>
              <w:rPr>
                <w:lang w:val="en-US"/>
              </w:rPr>
            </w:pPr>
            <w:r w:rsidRPr="00B1180C">
              <w:rPr>
                <w:lang w:val="en-US"/>
              </w:rPr>
              <w:t>CAN-Interface</w:t>
            </w:r>
          </w:p>
        </w:tc>
        <w:tc>
          <w:tcPr>
            <w:tcW w:w="7406" w:type="dxa"/>
          </w:tcPr>
          <w:p w:rsidR="00C55DD3" w:rsidRPr="00B1180C" w:rsidRDefault="00C55DD3" w:rsidP="008D78D7">
            <w:pPr>
              <w:rPr>
                <w:lang w:val="en-US"/>
              </w:rPr>
            </w:pPr>
            <w:r w:rsidRPr="00B1180C">
              <w:rPr>
                <w:lang w:val="en-US"/>
              </w:rPr>
              <w:t>Using range 1</w:t>
            </w:r>
            <w:r>
              <w:rPr>
                <w:lang w:val="en-US"/>
              </w:rPr>
              <w:t>7</w:t>
            </w:r>
            <w:r w:rsidRPr="00B1180C">
              <w:rPr>
                <w:lang w:val="en-US"/>
              </w:rPr>
              <w:t>2.16.1.3x (attached to I/O subnet</w:t>
            </w:r>
            <w:r>
              <w:rPr>
                <w:lang w:val="en-US"/>
              </w:rPr>
              <w:t xml:space="preserve"> 172.16</w:t>
            </w:r>
            <w:r w:rsidRPr="00B1180C">
              <w:rPr>
                <w:lang w:val="en-US"/>
              </w:rPr>
              <w:t>)</w:t>
            </w:r>
            <w:r w:rsidRPr="00B1180C">
              <w:rPr>
                <w:lang w:val="en-US"/>
              </w:rPr>
              <w:br/>
              <w:t>CAN interface 1: 1</w:t>
            </w:r>
            <w:r>
              <w:rPr>
                <w:lang w:val="en-US"/>
              </w:rPr>
              <w:t>7</w:t>
            </w:r>
            <w:r w:rsidRPr="00B1180C">
              <w:rPr>
                <w:lang w:val="en-US"/>
              </w:rPr>
              <w:t>2.16.1.31</w:t>
            </w:r>
            <w:r w:rsidRPr="00B1180C">
              <w:rPr>
                <w:lang w:val="en-US"/>
              </w:rPr>
              <w:br/>
              <w:t>CAN interface 2: 1</w:t>
            </w:r>
            <w:r>
              <w:rPr>
                <w:lang w:val="en-US"/>
              </w:rPr>
              <w:t>7</w:t>
            </w:r>
            <w:r w:rsidRPr="00B1180C">
              <w:rPr>
                <w:lang w:val="en-US"/>
              </w:rPr>
              <w:t>2.16.1.32</w:t>
            </w:r>
            <w:r w:rsidRPr="00B1180C">
              <w:rPr>
                <w:lang w:val="en-US"/>
              </w:rPr>
              <w:br/>
              <w:t>CAN interface 3: 1</w:t>
            </w:r>
            <w:r>
              <w:rPr>
                <w:lang w:val="en-US"/>
              </w:rPr>
              <w:t>7</w:t>
            </w:r>
            <w:r w:rsidRPr="00B1180C">
              <w:rPr>
                <w:lang w:val="en-US"/>
              </w:rPr>
              <w:t>2.16.1.33</w:t>
            </w:r>
          </w:p>
        </w:tc>
      </w:tr>
      <w:tr w:rsidR="00C55DD3" w:rsidRPr="000F200F" w:rsidTr="008D78D7">
        <w:tc>
          <w:tcPr>
            <w:tcW w:w="2088" w:type="dxa"/>
          </w:tcPr>
          <w:p w:rsidR="00C55DD3" w:rsidRPr="00B1180C" w:rsidRDefault="00C55DD3" w:rsidP="008D78D7">
            <w:pPr>
              <w:rPr>
                <w:lang w:val="en-US"/>
              </w:rPr>
            </w:pPr>
            <w:r w:rsidRPr="00B1180C">
              <w:rPr>
                <w:lang w:val="en-US"/>
              </w:rPr>
              <w:t>Axis</w:t>
            </w:r>
          </w:p>
        </w:tc>
        <w:tc>
          <w:tcPr>
            <w:tcW w:w="7406" w:type="dxa"/>
          </w:tcPr>
          <w:p w:rsidR="00C55DD3" w:rsidRPr="00B1180C" w:rsidRDefault="00C55DD3" w:rsidP="008D78D7">
            <w:pPr>
              <w:rPr>
                <w:lang w:val="en-US"/>
              </w:rPr>
            </w:pPr>
            <w:r w:rsidRPr="00B1180C">
              <w:rPr>
                <w:lang w:val="en-US"/>
              </w:rPr>
              <w:t>Using range 1</w:t>
            </w:r>
            <w:r>
              <w:rPr>
                <w:lang w:val="en-US"/>
              </w:rPr>
              <w:t>72</w:t>
            </w:r>
            <w:r w:rsidRPr="00B1180C">
              <w:rPr>
                <w:lang w:val="en-US"/>
              </w:rPr>
              <w:t>.16.1.24x (attached to I/O subnet</w:t>
            </w:r>
            <w:r>
              <w:rPr>
                <w:lang w:val="en-US"/>
              </w:rPr>
              <w:t xml:space="preserve"> 172.16</w:t>
            </w:r>
            <w:r w:rsidRPr="00B1180C">
              <w:rPr>
                <w:lang w:val="en-US"/>
              </w:rPr>
              <w:t>)</w:t>
            </w:r>
            <w:r w:rsidRPr="00B1180C">
              <w:rPr>
                <w:lang w:val="en-US"/>
              </w:rPr>
              <w:br/>
              <w:t>Axis cam server 1: 1</w:t>
            </w:r>
            <w:r>
              <w:rPr>
                <w:lang w:val="en-US"/>
              </w:rPr>
              <w:t>7</w:t>
            </w:r>
            <w:r w:rsidRPr="00B1180C">
              <w:rPr>
                <w:lang w:val="en-US"/>
              </w:rPr>
              <w:t>2.16.1.241</w:t>
            </w:r>
            <w:r w:rsidRPr="00B1180C">
              <w:rPr>
                <w:lang w:val="en-US"/>
              </w:rPr>
              <w:br/>
              <w:t>Axis cam server 2: 1</w:t>
            </w:r>
            <w:r>
              <w:rPr>
                <w:lang w:val="en-US"/>
              </w:rPr>
              <w:t>7</w:t>
            </w:r>
            <w:r w:rsidRPr="00B1180C">
              <w:rPr>
                <w:lang w:val="en-US"/>
              </w:rPr>
              <w:t>2.16.1.242</w:t>
            </w:r>
            <w:r w:rsidRPr="00B1180C">
              <w:rPr>
                <w:lang w:val="en-US"/>
              </w:rPr>
              <w:br/>
              <w:t>Axis cam s</w:t>
            </w:r>
            <w:r>
              <w:rPr>
                <w:lang w:val="en-US"/>
              </w:rPr>
              <w:t>erver 3: 172</w:t>
            </w:r>
            <w:r w:rsidRPr="00B1180C">
              <w:rPr>
                <w:lang w:val="en-US"/>
              </w:rPr>
              <w:t>.16.1.243</w:t>
            </w:r>
          </w:p>
        </w:tc>
      </w:tr>
    </w:tbl>
    <w:p w:rsidR="00506A55" w:rsidRPr="00506A55" w:rsidRDefault="00506A55" w:rsidP="00E772D6">
      <w:pPr>
        <w:pStyle w:val="Kop2"/>
        <w:numPr>
          <w:ilvl w:val="0"/>
          <w:numId w:val="0"/>
        </w:numPr>
        <w:rPr>
          <w:lang w:val="en-US"/>
        </w:rPr>
      </w:pPr>
    </w:p>
    <w:p w:rsidR="00506A55" w:rsidRDefault="00506A55" w:rsidP="00E772D6">
      <w:pPr>
        <w:pStyle w:val="Kop2"/>
        <w:numPr>
          <w:ilvl w:val="0"/>
          <w:numId w:val="0"/>
        </w:numPr>
      </w:pPr>
    </w:p>
    <w:p w:rsidR="002C1C0D" w:rsidRDefault="002C1C0D" w:rsidP="002C1C0D">
      <w:pPr>
        <w:pStyle w:val="Kop1"/>
      </w:pPr>
      <w:bookmarkStart w:id="380" w:name="_Toc375561303"/>
      <w:r>
        <w:t>Wago</w:t>
      </w:r>
      <w:bookmarkEnd w:id="380"/>
    </w:p>
    <w:p w:rsidR="00E772D6" w:rsidRPr="006C38E8" w:rsidRDefault="00E772D6" w:rsidP="00E772D6">
      <w:pPr>
        <w:pStyle w:val="Kop2"/>
        <w:rPr>
          <w:lang w:val="en-US"/>
        </w:rPr>
      </w:pPr>
      <w:bookmarkStart w:id="381" w:name="_Toc346631000"/>
      <w:bookmarkStart w:id="382" w:name="_Toc375561304"/>
      <w:r>
        <w:rPr>
          <w:lang w:val="en-US"/>
        </w:rPr>
        <w:t>General</w:t>
      </w:r>
      <w:bookmarkEnd w:id="381"/>
      <w:bookmarkEnd w:id="382"/>
    </w:p>
    <w:p w:rsidR="00E772D6" w:rsidRDefault="00E772D6" w:rsidP="00E772D6">
      <w:pPr>
        <w:rPr>
          <w:lang w:val="en-US"/>
        </w:rPr>
      </w:pPr>
      <w:r>
        <w:rPr>
          <w:lang w:val="en-US"/>
        </w:rPr>
        <w:t>Under “Tools &gt; Configuration &gt;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(see </w:t>
      </w:r>
      <w:r>
        <w:rPr>
          <w:lang w:val="en-US"/>
        </w:rPr>
        <w:fldChar w:fldCharType="begin"/>
      </w:r>
      <w:r>
        <w:rPr>
          <w:lang w:val="en-US"/>
        </w:rPr>
        <w:instrText xml:space="preserve"> REF _Ref330980709 \h </w:instrText>
      </w:r>
      <w:r>
        <w:rPr>
          <w:lang w:val="en-US"/>
        </w:rPr>
      </w:r>
      <w:r>
        <w:rPr>
          <w:lang w:val="en-US"/>
        </w:rPr>
        <w:fldChar w:fldCharType="separate"/>
      </w:r>
      <w:r w:rsidR="00C91965">
        <w:t xml:space="preserve">Figure </w:t>
      </w:r>
      <w:r w:rsidR="00C91965">
        <w:rPr>
          <w:noProof/>
        </w:rPr>
        <w:t>7</w:t>
      </w:r>
      <w:r w:rsidR="00C91965">
        <w:noBreakHyphen/>
      </w:r>
      <w:r w:rsidR="00C91965">
        <w:rPr>
          <w:noProof/>
        </w:rPr>
        <w:t>1</w:t>
      </w:r>
      <w:r>
        <w:rPr>
          <w:lang w:val="en-US"/>
        </w:rPr>
        <w:fldChar w:fldCharType="end"/>
      </w:r>
      <w:r>
        <w:rPr>
          <w:lang w:val="en-US"/>
        </w:rPr>
        <w:t xml:space="preserve">) all detected and connected Wago devices become visible including the server to which they are connected to. </w:t>
      </w:r>
      <w:r>
        <w:rPr>
          <w:lang w:val="en-US"/>
        </w:rPr>
        <w:br/>
        <w:t>You can check the MAC-address and see if the Wago is connected or not.</w:t>
      </w:r>
    </w:p>
    <w:p w:rsidR="00E772D6" w:rsidRDefault="00E772D6" w:rsidP="00E772D6">
      <w:pPr>
        <w:rPr>
          <w:lang w:val="en-US"/>
        </w:rPr>
      </w:pPr>
    </w:p>
    <w:p w:rsidR="00E772D6" w:rsidRDefault="00E772D6" w:rsidP="00E772D6">
      <w:pPr>
        <w:rPr>
          <w:lang w:val="en-US"/>
        </w:rPr>
      </w:pPr>
      <w:r>
        <w:rPr>
          <w:lang w:val="en-US"/>
        </w:rPr>
        <w:t>In general, by means of the sensor list changes are made. But for minor changes or to improve the control of the device, please refer to this menu.</w:t>
      </w:r>
    </w:p>
    <w:p w:rsidR="00E772D6" w:rsidRDefault="00E772D6" w:rsidP="00E772D6">
      <w:pPr>
        <w:rPr>
          <w:lang w:val="en-US"/>
        </w:rPr>
      </w:pPr>
    </w:p>
    <w:p w:rsidR="00E772D6" w:rsidRDefault="00E772D6" w:rsidP="00E772D6">
      <w:pPr>
        <w:rPr>
          <w:lang w:val="en-US"/>
        </w:rPr>
      </w:pPr>
      <w:r>
        <w:rPr>
          <w:noProof/>
          <w:lang w:val="nl-NL" w:eastAsia="nl-NL"/>
        </w:rPr>
        <w:lastRenderedPageBreak/>
        <w:drawing>
          <wp:inline distT="0" distB="0" distL="0" distR="0" wp14:anchorId="6AB80EF7" wp14:editId="3222F957">
            <wp:extent cx="5939790" cy="4702702"/>
            <wp:effectExtent l="0" t="0" r="3810" b="317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702702"/>
                    </a:xfrm>
                    <a:prstGeom prst="rect">
                      <a:avLst/>
                    </a:prstGeom>
                  </pic:spPr>
                </pic:pic>
              </a:graphicData>
            </a:graphic>
          </wp:inline>
        </w:drawing>
      </w:r>
    </w:p>
    <w:p w:rsidR="00E772D6" w:rsidRDefault="00E772D6" w:rsidP="00E772D6">
      <w:pPr>
        <w:pStyle w:val="Onderschrift"/>
      </w:pPr>
      <w:bookmarkStart w:id="383" w:name="_Ref330980709"/>
      <w:bookmarkStart w:id="384" w:name="_Toc346631196"/>
      <w:bookmarkStart w:id="385" w:name="_Toc375561397"/>
      <w:r>
        <w:t xml:space="preserve">Figure </w:t>
      </w:r>
      <w:fldSimple w:instr=" STYLEREF 1 \s ">
        <w:r w:rsidR="00C91965">
          <w:rPr>
            <w:noProof/>
          </w:rPr>
          <w:t>7</w:t>
        </w:r>
      </w:fldSimple>
      <w:r w:rsidR="00F7104D">
        <w:noBreakHyphen/>
      </w:r>
      <w:fldSimple w:instr=" SEQ Figure \* ARABIC \s 1 ">
        <w:r w:rsidR="00C91965">
          <w:rPr>
            <w:noProof/>
          </w:rPr>
          <w:t>1</w:t>
        </w:r>
      </w:fldSimple>
      <w:bookmarkEnd w:id="383"/>
      <w:r>
        <w:t>: Wago</w:t>
      </w:r>
      <w:r>
        <w:fldChar w:fldCharType="begin"/>
      </w:r>
      <w:r>
        <w:instrText xml:space="preserve"> XE "Wago" </w:instrText>
      </w:r>
      <w:r>
        <w:fldChar w:fldCharType="end"/>
      </w:r>
      <w:r>
        <w:t xml:space="preserve"> configuration</w:t>
      </w:r>
      <w:bookmarkEnd w:id="384"/>
      <w:bookmarkEnd w:id="3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6893"/>
      </w:tblGrid>
      <w:tr w:rsidR="00E772D6" w:rsidRPr="00B1180C" w:rsidTr="008D78D7">
        <w:tc>
          <w:tcPr>
            <w:tcW w:w="2235" w:type="dxa"/>
            <w:shd w:val="clear" w:color="auto" w:fill="0C0C0C"/>
          </w:tcPr>
          <w:p w:rsidR="00E772D6" w:rsidRPr="00B1180C" w:rsidRDefault="00E772D6" w:rsidP="008D78D7">
            <w:pPr>
              <w:pStyle w:val="Text"/>
              <w:rPr>
                <w:b/>
                <w:lang w:val="en-US"/>
              </w:rPr>
            </w:pPr>
            <w:r w:rsidRPr="00B1180C">
              <w:rPr>
                <w:b/>
                <w:lang w:val="en-US"/>
              </w:rPr>
              <w:t>Detail</w:t>
            </w:r>
          </w:p>
        </w:tc>
        <w:tc>
          <w:tcPr>
            <w:tcW w:w="6893" w:type="dxa"/>
            <w:shd w:val="clear" w:color="auto" w:fill="0C0C0C"/>
          </w:tcPr>
          <w:p w:rsidR="00E772D6" w:rsidRPr="00B1180C" w:rsidRDefault="00E772D6" w:rsidP="008D78D7">
            <w:pPr>
              <w:pStyle w:val="Text"/>
              <w:rPr>
                <w:b/>
                <w:lang w:val="en-US"/>
              </w:rPr>
            </w:pPr>
            <w:r w:rsidRPr="00B1180C">
              <w:rPr>
                <w:b/>
                <w:lang w:val="en-US"/>
              </w:rPr>
              <w:t>Description</w:t>
            </w:r>
          </w:p>
        </w:tc>
      </w:tr>
      <w:tr w:rsidR="00E772D6" w:rsidRPr="000F200F" w:rsidTr="008D78D7">
        <w:tc>
          <w:tcPr>
            <w:tcW w:w="2235" w:type="dxa"/>
          </w:tcPr>
          <w:p w:rsidR="00E772D6" w:rsidRPr="00B1180C" w:rsidRDefault="00E772D6" w:rsidP="008D78D7">
            <w:pPr>
              <w:pStyle w:val="Text"/>
              <w:rPr>
                <w:lang w:val="en-US"/>
              </w:rPr>
            </w:pPr>
            <w:r>
              <w:rPr>
                <w:lang w:val="en-US"/>
              </w:rPr>
              <w:t>Print</w:t>
            </w:r>
          </w:p>
        </w:tc>
        <w:tc>
          <w:tcPr>
            <w:tcW w:w="6893" w:type="dxa"/>
          </w:tcPr>
          <w:p w:rsidR="00E772D6" w:rsidRPr="00B1180C" w:rsidRDefault="00E772D6" w:rsidP="008D78D7">
            <w:pPr>
              <w:pStyle w:val="Text"/>
              <w:rPr>
                <w:lang w:val="en-US"/>
              </w:rPr>
            </w:pPr>
            <w:r>
              <w:rPr>
                <w:lang w:val="en-US"/>
              </w:rPr>
              <w:t>Print the separate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layouts for your convenience</w:t>
            </w:r>
          </w:p>
        </w:tc>
      </w:tr>
      <w:tr w:rsidR="00E772D6" w:rsidRPr="000F200F" w:rsidTr="008D78D7">
        <w:tc>
          <w:tcPr>
            <w:tcW w:w="2235" w:type="dxa"/>
          </w:tcPr>
          <w:p w:rsidR="00E772D6" w:rsidRPr="00B1180C" w:rsidRDefault="00E772D6" w:rsidP="008D78D7">
            <w:pPr>
              <w:pStyle w:val="Text"/>
              <w:rPr>
                <w:lang w:val="en-US"/>
              </w:rPr>
            </w:pPr>
            <w:r>
              <w:rPr>
                <w:lang w:val="en-US"/>
              </w:rPr>
              <w:t>Full Screen</w:t>
            </w:r>
          </w:p>
        </w:tc>
        <w:tc>
          <w:tcPr>
            <w:tcW w:w="6893" w:type="dxa"/>
          </w:tcPr>
          <w:p w:rsidR="00E772D6" w:rsidRPr="00B1180C" w:rsidRDefault="00E772D6" w:rsidP="008D78D7">
            <w:pPr>
              <w:pStyle w:val="Text"/>
              <w:rPr>
                <w:lang w:val="en-US"/>
              </w:rPr>
            </w:pPr>
            <w:r>
              <w:rPr>
                <w:lang w:val="en-US"/>
              </w:rPr>
              <w:t>Shows the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layout full screen</w:t>
            </w:r>
          </w:p>
        </w:tc>
      </w:tr>
      <w:tr w:rsidR="00E772D6" w:rsidRPr="000F200F" w:rsidTr="008D78D7">
        <w:tc>
          <w:tcPr>
            <w:tcW w:w="2235" w:type="dxa"/>
          </w:tcPr>
          <w:p w:rsidR="00E772D6" w:rsidRPr="00B1180C" w:rsidRDefault="00E772D6" w:rsidP="008D78D7">
            <w:pPr>
              <w:pStyle w:val="Text"/>
              <w:rPr>
                <w:lang w:val="en-US"/>
              </w:rPr>
            </w:pPr>
            <w:r>
              <w:rPr>
                <w:lang w:val="en-US"/>
              </w:rPr>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Device Manager</w:t>
            </w:r>
          </w:p>
        </w:tc>
        <w:tc>
          <w:tcPr>
            <w:tcW w:w="6893" w:type="dxa"/>
          </w:tcPr>
          <w:p w:rsidR="00E772D6" w:rsidRPr="00B1180C" w:rsidRDefault="00E772D6" w:rsidP="008D78D7">
            <w:pPr>
              <w:pStyle w:val="Text"/>
              <w:rPr>
                <w:lang w:val="en-US"/>
              </w:rPr>
            </w:pPr>
            <w:r>
              <w:rPr>
                <w:lang w:val="en-US"/>
              </w:rPr>
              <w:t>Opens a new window where you can set specific configuration settings</w:t>
            </w:r>
          </w:p>
        </w:tc>
      </w:tr>
    </w:tbl>
    <w:p w:rsidR="00E772D6" w:rsidRDefault="00E772D6" w:rsidP="00E772D6">
      <w:pPr>
        <w:pStyle w:val="Onderschrift"/>
      </w:pPr>
    </w:p>
    <w:p w:rsidR="00E772D6" w:rsidRPr="00CA0364" w:rsidRDefault="00E772D6" w:rsidP="00E772D6">
      <w:pPr>
        <w:rPr>
          <w:lang w:val="en-US"/>
        </w:rPr>
      </w:pPr>
      <w:r w:rsidRPr="00CA0364">
        <w:rPr>
          <w:lang w:val="en-US"/>
        </w:rPr>
        <w:t>When you click on a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CA0364">
        <w:rPr>
          <w:lang w:val="en-US"/>
        </w:rPr>
        <w:t xml:space="preserve">, it will expand and show you the separate slices with the connected fields (see </w:t>
      </w:r>
      <w:r>
        <w:fldChar w:fldCharType="begin"/>
      </w:r>
      <w:r w:rsidRPr="00CA0364">
        <w:rPr>
          <w:lang w:val="en-US"/>
        </w:rPr>
        <w:instrText xml:space="preserve"> REF _Ref330981421 \h </w:instrText>
      </w:r>
      <w:r>
        <w:fldChar w:fldCharType="separate"/>
      </w:r>
      <w:r w:rsidR="00C91965">
        <w:t xml:space="preserve">Figure </w:t>
      </w:r>
      <w:r w:rsidR="00C91965">
        <w:rPr>
          <w:noProof/>
        </w:rPr>
        <w:t>7</w:t>
      </w:r>
      <w:r w:rsidR="00C91965">
        <w:noBreakHyphen/>
      </w:r>
      <w:r w:rsidR="00C91965">
        <w:rPr>
          <w:noProof/>
        </w:rPr>
        <w:t>2</w:t>
      </w:r>
      <w:r>
        <w:fldChar w:fldCharType="end"/>
      </w:r>
      <w:r w:rsidRPr="00CA0364">
        <w:rPr>
          <w:lang w:val="en-US"/>
        </w:rPr>
        <w:t>). Here you can fine-tune the selection, troubleshoot problems and calibrate sensors.</w:t>
      </w:r>
    </w:p>
    <w:p w:rsidR="00E772D6" w:rsidRPr="00CA0364" w:rsidRDefault="00E772D6" w:rsidP="00E772D6">
      <w:pPr>
        <w:rPr>
          <w:lang w:val="en-US"/>
        </w:rPr>
      </w:pPr>
    </w:p>
    <w:p w:rsidR="00E772D6" w:rsidRDefault="00E772D6" w:rsidP="00E772D6">
      <w:r>
        <w:rPr>
          <w:noProof/>
          <w:lang w:val="nl-NL" w:eastAsia="nl-NL"/>
        </w:rPr>
        <w:lastRenderedPageBreak/>
        <w:drawing>
          <wp:inline distT="0" distB="0" distL="0" distR="0" wp14:anchorId="39841900" wp14:editId="1BBFE866">
            <wp:extent cx="5939790" cy="4679968"/>
            <wp:effectExtent l="0" t="0" r="3810" b="635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4679968"/>
                    </a:xfrm>
                    <a:prstGeom prst="rect">
                      <a:avLst/>
                    </a:prstGeom>
                  </pic:spPr>
                </pic:pic>
              </a:graphicData>
            </a:graphic>
          </wp:inline>
        </w:drawing>
      </w:r>
    </w:p>
    <w:p w:rsidR="00E772D6" w:rsidRDefault="00E772D6" w:rsidP="00E772D6">
      <w:pPr>
        <w:pStyle w:val="Onderschrift"/>
      </w:pPr>
      <w:bookmarkStart w:id="386" w:name="_Ref330981421"/>
      <w:bookmarkStart w:id="387" w:name="_Toc346631197"/>
      <w:bookmarkStart w:id="388" w:name="_Toc375561398"/>
      <w:r>
        <w:t xml:space="preserve">Figure </w:t>
      </w:r>
      <w:fldSimple w:instr=" STYLEREF 1 \s ">
        <w:r w:rsidR="00C91965">
          <w:rPr>
            <w:noProof/>
          </w:rPr>
          <w:t>7</w:t>
        </w:r>
      </w:fldSimple>
      <w:r w:rsidR="00F7104D">
        <w:noBreakHyphen/>
      </w:r>
      <w:fldSimple w:instr=" SEQ Figure \* ARABIC \s 1 ">
        <w:r w:rsidR="00C91965">
          <w:rPr>
            <w:noProof/>
          </w:rPr>
          <w:t>2</w:t>
        </w:r>
      </w:fldSimple>
      <w:bookmarkEnd w:id="386"/>
      <w:r>
        <w:t>: Wago</w:t>
      </w:r>
      <w:r>
        <w:fldChar w:fldCharType="begin"/>
      </w:r>
      <w:r>
        <w:instrText xml:space="preserve"> XE "Wago" </w:instrText>
      </w:r>
      <w:r>
        <w:fldChar w:fldCharType="end"/>
      </w:r>
      <w:r>
        <w:t xml:space="preserve"> expanded view</w:t>
      </w:r>
      <w:bookmarkEnd w:id="387"/>
      <w:bookmarkEnd w:id="388"/>
    </w:p>
    <w:p w:rsidR="00E772D6" w:rsidRDefault="00E772D6" w:rsidP="00E772D6">
      <w:pPr>
        <w:pStyle w:val="Kop2"/>
      </w:pPr>
      <w:bookmarkStart w:id="389" w:name="_Toc346631001"/>
      <w:bookmarkStart w:id="390" w:name="_Toc375561305"/>
      <w:r>
        <w:t>Adding a field to the Wago</w:t>
      </w:r>
      <w:bookmarkEnd w:id="389"/>
      <w:bookmarkEnd w:id="390"/>
      <w:r>
        <w:fldChar w:fldCharType="begin"/>
      </w:r>
      <w:r>
        <w:instrText xml:space="preserve"> XE "Wago" </w:instrText>
      </w:r>
      <w:r>
        <w:fldChar w:fldCharType="end"/>
      </w:r>
    </w:p>
    <w:p w:rsidR="00E772D6" w:rsidRPr="00CA0364" w:rsidRDefault="00E772D6" w:rsidP="00E772D6">
      <w:pPr>
        <w:rPr>
          <w:lang w:val="en-US"/>
        </w:rPr>
      </w:pPr>
    </w:p>
    <w:p w:rsidR="00E772D6" w:rsidRPr="00CA0364" w:rsidRDefault="00E772D6" w:rsidP="00E772D6">
      <w:pPr>
        <w:rPr>
          <w:lang w:val="en-US"/>
        </w:rPr>
      </w:pPr>
      <w:r w:rsidRPr="00CA0364">
        <w:rPr>
          <w:lang w:val="en-US"/>
        </w:rPr>
        <w:t>If you want to add a new field to a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CA0364">
        <w:rPr>
          <w:lang w:val="en-US"/>
        </w:rPr>
        <w:t xml:space="preserve"> slice, just click on the field name box of the specific slice. If there was not already a field attached, the box will be blank (named sensor). By clicking it you will open a new window that shows all the fields within FT NavVision®  (see </w:t>
      </w:r>
      <w:r>
        <w:fldChar w:fldCharType="begin"/>
      </w:r>
      <w:r w:rsidRPr="00CA0364">
        <w:rPr>
          <w:lang w:val="en-US"/>
        </w:rPr>
        <w:instrText xml:space="preserve"> REF _Ref330982152 \h </w:instrText>
      </w:r>
      <w:r>
        <w:fldChar w:fldCharType="separate"/>
      </w:r>
      <w:r w:rsidR="00C91965">
        <w:t xml:space="preserve">Figure </w:t>
      </w:r>
      <w:r w:rsidR="00C91965">
        <w:rPr>
          <w:noProof/>
        </w:rPr>
        <w:t>7</w:t>
      </w:r>
      <w:r w:rsidR="00C91965">
        <w:noBreakHyphen/>
      </w:r>
      <w:r w:rsidR="00C91965">
        <w:rPr>
          <w:noProof/>
        </w:rPr>
        <w:t>3</w:t>
      </w:r>
      <w:r>
        <w:fldChar w:fldCharType="end"/>
      </w:r>
      <w:r w:rsidRPr="00CA0364">
        <w:rPr>
          <w:lang w:val="en-US"/>
        </w:rPr>
        <w:t>)</w:t>
      </w:r>
    </w:p>
    <w:p w:rsidR="00E772D6" w:rsidRPr="00CA0364" w:rsidRDefault="00E772D6" w:rsidP="00E772D6">
      <w:pPr>
        <w:rPr>
          <w:lang w:val="en-US"/>
        </w:rPr>
      </w:pPr>
    </w:p>
    <w:p w:rsidR="00E772D6" w:rsidRDefault="00E772D6" w:rsidP="00E772D6">
      <w:r>
        <w:rPr>
          <w:noProof/>
          <w:lang w:val="nl-NL" w:eastAsia="nl-NL"/>
        </w:rPr>
        <w:lastRenderedPageBreak/>
        <w:drawing>
          <wp:inline distT="0" distB="0" distL="0" distR="0" wp14:anchorId="684BEAD8" wp14:editId="437D4F5D">
            <wp:extent cx="3952875" cy="4615452"/>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52875" cy="4615452"/>
                    </a:xfrm>
                    <a:prstGeom prst="rect">
                      <a:avLst/>
                    </a:prstGeom>
                  </pic:spPr>
                </pic:pic>
              </a:graphicData>
            </a:graphic>
          </wp:inline>
        </w:drawing>
      </w:r>
    </w:p>
    <w:p w:rsidR="00E772D6" w:rsidRDefault="00E772D6" w:rsidP="00E772D6">
      <w:pPr>
        <w:pStyle w:val="Onderschrift"/>
      </w:pPr>
      <w:bookmarkStart w:id="391" w:name="_Ref330982152"/>
      <w:bookmarkStart w:id="392" w:name="_Toc346631198"/>
      <w:bookmarkStart w:id="393" w:name="_Toc375561399"/>
      <w:r>
        <w:t xml:space="preserve">Figure </w:t>
      </w:r>
      <w:fldSimple w:instr=" STYLEREF 1 \s ">
        <w:r w:rsidR="00C91965">
          <w:rPr>
            <w:noProof/>
          </w:rPr>
          <w:t>7</w:t>
        </w:r>
      </w:fldSimple>
      <w:r w:rsidR="00F7104D">
        <w:noBreakHyphen/>
      </w:r>
      <w:fldSimple w:instr=" SEQ Figure \* ARABIC \s 1 ">
        <w:r w:rsidR="00C91965">
          <w:rPr>
            <w:noProof/>
          </w:rPr>
          <w:t>3</w:t>
        </w:r>
      </w:fldSimple>
      <w:bookmarkEnd w:id="391"/>
      <w:r>
        <w:t>: Sensor-window</w:t>
      </w:r>
      <w:bookmarkEnd w:id="392"/>
      <w:bookmarkEnd w:id="393"/>
    </w:p>
    <w:p w:rsidR="00E772D6" w:rsidRDefault="00E772D6" w:rsidP="00E772D6">
      <w:pPr>
        <w:pStyle w:val="Onderschrift"/>
      </w:pPr>
    </w:p>
    <w:p w:rsidR="00E772D6" w:rsidRPr="00CA0364" w:rsidRDefault="00E772D6" w:rsidP="00E772D6">
      <w:pPr>
        <w:rPr>
          <w:lang w:val="en-US"/>
        </w:rPr>
      </w:pPr>
      <w:r w:rsidRPr="00CA0364">
        <w:rPr>
          <w:lang w:val="en-US"/>
        </w:rPr>
        <w:t>The following choices are possible:</w:t>
      </w:r>
    </w:p>
    <w:p w:rsidR="00E772D6" w:rsidRPr="00CA0364" w:rsidRDefault="00E772D6" w:rsidP="00E772D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177"/>
      </w:tblGrid>
      <w:tr w:rsidR="00E772D6" w:rsidRPr="00B1180C" w:rsidTr="008D78D7">
        <w:tc>
          <w:tcPr>
            <w:tcW w:w="1951" w:type="dxa"/>
            <w:shd w:val="clear" w:color="auto" w:fill="0C0C0C"/>
          </w:tcPr>
          <w:p w:rsidR="00E772D6" w:rsidRPr="00B1180C" w:rsidRDefault="00E772D6" w:rsidP="008D78D7">
            <w:pPr>
              <w:rPr>
                <w:b/>
                <w:lang w:val="en-US"/>
              </w:rPr>
            </w:pPr>
            <w:r w:rsidRPr="00B1180C">
              <w:rPr>
                <w:b/>
                <w:lang w:val="en-US"/>
              </w:rPr>
              <w:t>Detail</w:t>
            </w:r>
          </w:p>
        </w:tc>
        <w:tc>
          <w:tcPr>
            <w:tcW w:w="7177" w:type="dxa"/>
            <w:shd w:val="clear" w:color="auto" w:fill="0C0C0C"/>
          </w:tcPr>
          <w:p w:rsidR="00E772D6" w:rsidRPr="00B1180C" w:rsidRDefault="00E772D6" w:rsidP="008D78D7">
            <w:pPr>
              <w:rPr>
                <w:b/>
                <w:lang w:val="en-US"/>
              </w:rPr>
            </w:pPr>
            <w:r w:rsidRPr="00B1180C">
              <w:rPr>
                <w:b/>
                <w:lang w:val="en-US"/>
              </w:rPr>
              <w:t>Description</w:t>
            </w:r>
          </w:p>
        </w:tc>
      </w:tr>
      <w:tr w:rsidR="00E772D6" w:rsidRPr="00B1180C" w:rsidTr="008D78D7">
        <w:tc>
          <w:tcPr>
            <w:tcW w:w="1951" w:type="dxa"/>
          </w:tcPr>
          <w:p w:rsidR="00E772D6" w:rsidRPr="00B1180C" w:rsidRDefault="00E772D6" w:rsidP="008D78D7">
            <w:pPr>
              <w:rPr>
                <w:lang w:val="en-US"/>
              </w:rPr>
            </w:pPr>
            <w:r>
              <w:rPr>
                <w:lang w:val="en-US"/>
              </w:rPr>
              <w:t>Input</w:t>
            </w:r>
          </w:p>
        </w:tc>
        <w:tc>
          <w:tcPr>
            <w:tcW w:w="7177" w:type="dxa"/>
          </w:tcPr>
          <w:p w:rsidR="00E772D6" w:rsidRPr="00B1180C" w:rsidRDefault="00E772D6" w:rsidP="008D78D7">
            <w:pPr>
              <w:rPr>
                <w:b/>
                <w:lang w:val="en-US"/>
              </w:rPr>
            </w:pPr>
            <w:r>
              <w:rPr>
                <w:lang w:val="en-US"/>
              </w:rPr>
              <w:t>NO or NC</w:t>
            </w:r>
          </w:p>
        </w:tc>
      </w:tr>
      <w:tr w:rsidR="00E772D6" w:rsidRPr="000F200F" w:rsidTr="008D78D7">
        <w:tc>
          <w:tcPr>
            <w:tcW w:w="1951" w:type="dxa"/>
          </w:tcPr>
          <w:p w:rsidR="00E772D6" w:rsidRPr="00B1180C" w:rsidRDefault="00E772D6" w:rsidP="008D78D7">
            <w:pPr>
              <w:rPr>
                <w:lang w:val="en-US"/>
              </w:rPr>
            </w:pPr>
            <w:r>
              <w:rPr>
                <w:lang w:val="en-US"/>
              </w:rPr>
              <w:t>Type</w:t>
            </w:r>
          </w:p>
        </w:tc>
        <w:tc>
          <w:tcPr>
            <w:tcW w:w="7177" w:type="dxa"/>
          </w:tcPr>
          <w:p w:rsidR="00E772D6" w:rsidRPr="00B1180C" w:rsidRDefault="00E772D6" w:rsidP="008D78D7">
            <w:pPr>
              <w:rPr>
                <w:lang w:val="en-US"/>
              </w:rPr>
            </w:pPr>
            <w:r>
              <w:rPr>
                <w:lang w:val="en-US"/>
              </w:rPr>
              <w:t xml:space="preserve">The behavior of the field (see </w:t>
            </w:r>
            <w:r>
              <w:rPr>
                <w:lang w:val="en-US"/>
              </w:rPr>
              <w:fldChar w:fldCharType="begin"/>
            </w:r>
            <w:r>
              <w:rPr>
                <w:lang w:val="en-US"/>
              </w:rPr>
              <w:instrText xml:space="preserve"> REF _Ref331580129 \r \h </w:instrText>
            </w:r>
            <w:r>
              <w:rPr>
                <w:lang w:val="en-US"/>
              </w:rPr>
            </w:r>
            <w:r>
              <w:rPr>
                <w:lang w:val="en-US"/>
              </w:rPr>
              <w:fldChar w:fldCharType="separate"/>
            </w:r>
            <w:r w:rsidR="00C91965">
              <w:rPr>
                <w:lang w:val="en-US"/>
              </w:rPr>
              <w:t>7.3</w:t>
            </w:r>
            <w:r>
              <w:rPr>
                <w:lang w:val="en-US"/>
              </w:rPr>
              <w:fldChar w:fldCharType="end"/>
            </w:r>
            <w:r>
              <w:rPr>
                <w:lang w:val="en-US"/>
              </w:rPr>
              <w:t>)</w:t>
            </w:r>
          </w:p>
        </w:tc>
      </w:tr>
      <w:tr w:rsidR="00E772D6" w:rsidRPr="000F200F" w:rsidTr="008D78D7">
        <w:tc>
          <w:tcPr>
            <w:tcW w:w="1951" w:type="dxa"/>
          </w:tcPr>
          <w:p w:rsidR="00E772D6" w:rsidRPr="00B1180C" w:rsidRDefault="00E772D6" w:rsidP="008D78D7">
            <w:pPr>
              <w:rPr>
                <w:lang w:val="en-US"/>
              </w:rPr>
            </w:pPr>
            <w:r>
              <w:rPr>
                <w:lang w:val="en-US"/>
              </w:rPr>
              <w:t>Show all fields</w:t>
            </w:r>
          </w:p>
        </w:tc>
        <w:tc>
          <w:tcPr>
            <w:tcW w:w="7177" w:type="dxa"/>
          </w:tcPr>
          <w:p w:rsidR="00E772D6" w:rsidRPr="00B1180C" w:rsidRDefault="00E772D6" w:rsidP="008D78D7">
            <w:pPr>
              <w:rPr>
                <w:lang w:val="en-US"/>
              </w:rPr>
            </w:pPr>
            <w:r>
              <w:rPr>
                <w:lang w:val="en-US"/>
              </w:rPr>
              <w:t>Toggling between all fields and fields available</w:t>
            </w:r>
          </w:p>
        </w:tc>
      </w:tr>
      <w:tr w:rsidR="00E772D6" w:rsidRPr="000F200F" w:rsidTr="008D78D7">
        <w:tc>
          <w:tcPr>
            <w:tcW w:w="1951" w:type="dxa"/>
          </w:tcPr>
          <w:p w:rsidR="00E772D6" w:rsidRPr="00B1180C" w:rsidRDefault="00E772D6" w:rsidP="008D78D7">
            <w:pPr>
              <w:rPr>
                <w:lang w:val="en-US"/>
              </w:rPr>
            </w:pPr>
            <w:r>
              <w:rPr>
                <w:lang w:val="en-US"/>
              </w:rPr>
              <w:t>Search</w:t>
            </w:r>
          </w:p>
        </w:tc>
        <w:tc>
          <w:tcPr>
            <w:tcW w:w="7177" w:type="dxa"/>
          </w:tcPr>
          <w:p w:rsidR="00E772D6" w:rsidRPr="00B1180C" w:rsidRDefault="00E772D6" w:rsidP="008D78D7">
            <w:pPr>
              <w:rPr>
                <w:lang w:val="en-US"/>
              </w:rPr>
            </w:pPr>
            <w:r>
              <w:rPr>
                <w:lang w:val="en-US"/>
              </w:rPr>
              <w:t>Search for a specific field</w:t>
            </w:r>
          </w:p>
        </w:tc>
      </w:tr>
    </w:tbl>
    <w:p w:rsidR="00E772D6" w:rsidRDefault="00E772D6" w:rsidP="00E772D6">
      <w:pPr>
        <w:pStyle w:val="Onderschrift"/>
      </w:pPr>
    </w:p>
    <w:p w:rsidR="00E772D6" w:rsidRDefault="00E772D6" w:rsidP="00E772D6">
      <w:pPr>
        <w:pStyle w:val="Onderschrift"/>
      </w:pPr>
    </w:p>
    <w:p w:rsidR="00E772D6" w:rsidRDefault="00E772D6" w:rsidP="00E772D6">
      <w:pPr>
        <w:pStyle w:val="Onderschrift"/>
      </w:pPr>
    </w:p>
    <w:p w:rsidR="00E772D6" w:rsidRDefault="00E772D6" w:rsidP="00E772D6">
      <w:pPr>
        <w:pStyle w:val="Onderschrift"/>
      </w:pPr>
    </w:p>
    <w:p w:rsidR="00E772D6" w:rsidRDefault="00E772D6" w:rsidP="00E772D6">
      <w:pPr>
        <w:pStyle w:val="Kop2"/>
      </w:pPr>
      <w:bookmarkStart w:id="394" w:name="_Ref331580129"/>
      <w:bookmarkStart w:id="395" w:name="_Toc346631002"/>
      <w:bookmarkStart w:id="396" w:name="_Toc375561306"/>
      <w:r>
        <w:t>Wago</w:t>
      </w:r>
      <w:r>
        <w:fldChar w:fldCharType="begin"/>
      </w:r>
      <w:r>
        <w:instrText xml:space="preserve"> XE "Wago" </w:instrText>
      </w:r>
      <w:r>
        <w:fldChar w:fldCharType="end"/>
      </w:r>
      <w:r>
        <w:t xml:space="preserve"> “Type” explanation</w:t>
      </w:r>
      <w:bookmarkEnd w:id="394"/>
      <w:bookmarkEnd w:id="395"/>
      <w:bookmarkEnd w:id="396"/>
    </w:p>
    <w:p w:rsidR="00E772D6" w:rsidRDefault="00E772D6" w:rsidP="00E772D6"/>
    <w:p w:rsidR="00E772D6" w:rsidRPr="00EA40AE" w:rsidRDefault="00E772D6" w:rsidP="00E772D6">
      <w:pPr>
        <w:rPr>
          <w:lang w:val="en-US"/>
        </w:rPr>
      </w:pPr>
      <w:r w:rsidRPr="00CA0364">
        <w:rPr>
          <w:lang w:val="en-US"/>
        </w:rPr>
        <w:t xml:space="preserve">The Type architecture needs some extra explanation. Each field in FT NavVision®  has its own </w:t>
      </w:r>
      <w:proofErr w:type="spellStart"/>
      <w:r w:rsidRPr="00CA0364">
        <w:rPr>
          <w:lang w:val="en-US"/>
        </w:rPr>
        <w:t>behaviour</w:t>
      </w:r>
      <w:proofErr w:type="spellEnd"/>
      <w:r w:rsidRPr="00CA0364">
        <w:rPr>
          <w:lang w:val="en-US"/>
        </w:rPr>
        <w:t xml:space="preserve">. It can be an alarm, a status, or an analogue value. </w:t>
      </w:r>
      <w:r w:rsidRPr="00EA40AE">
        <w:rPr>
          <w:lang w:val="en-US"/>
        </w:rPr>
        <w:t xml:space="preserve">Sometimes you need to give a field a specific task. </w:t>
      </w:r>
      <w:r>
        <w:rPr>
          <w:lang w:val="en-US"/>
        </w:rPr>
        <w:t>As add-on</w:t>
      </w:r>
      <w:r w:rsidRPr="00EA40AE">
        <w:rPr>
          <w:lang w:val="en-US"/>
        </w:rPr>
        <w:t xml:space="preserve"> to its original task, or if the field is just a standard field.</w:t>
      </w:r>
    </w:p>
    <w:p w:rsidR="00E772D6" w:rsidRDefault="00E772D6" w:rsidP="00E772D6">
      <w:pPr>
        <w:rPr>
          <w:lang w:val="en-US"/>
        </w:rPr>
      </w:pPr>
    </w:p>
    <w:p w:rsidR="00E772D6" w:rsidRDefault="00E772D6" w:rsidP="00E772D6">
      <w:pPr>
        <w:rPr>
          <w:lang w:val="en-US"/>
        </w:rPr>
      </w:pPr>
      <w:r>
        <w:rPr>
          <w:lang w:val="en-US"/>
        </w:rPr>
        <w:lastRenderedPageBreak/>
        <w:t>By default the sensor will have “standard” as its type-value. This will set the behavior to the standard mode of the field. The choices you have and their behavior will be explained in the next paragraph.</w:t>
      </w:r>
    </w:p>
    <w:p w:rsidR="00E772D6" w:rsidRDefault="00E772D6" w:rsidP="00E772D6">
      <w:pPr>
        <w:rPr>
          <w:lang w:val="en-US"/>
        </w:rPr>
      </w:pPr>
    </w:p>
    <w:p w:rsidR="00E772D6" w:rsidRDefault="00E772D6" w:rsidP="0031103D">
      <w:pPr>
        <w:pStyle w:val="Kop3"/>
        <w:numPr>
          <w:ilvl w:val="2"/>
          <w:numId w:val="3"/>
        </w:numPr>
        <w:rPr>
          <w:lang w:val="en-US"/>
        </w:rPr>
      </w:pPr>
      <w:bookmarkStart w:id="397" w:name="_Toc346631003"/>
      <w:bookmarkStart w:id="398" w:name="_Toc375561307"/>
      <w:r>
        <w:rPr>
          <w:lang w:val="en-US"/>
        </w:rPr>
        <w:t>Type and behavior</w:t>
      </w:r>
      <w:bookmarkEnd w:id="397"/>
      <w:bookmarkEnd w:id="398"/>
    </w:p>
    <w:p w:rsidR="00E772D6" w:rsidRDefault="00E772D6" w:rsidP="00E772D6">
      <w:pPr>
        <w:rPr>
          <w:lang w:val="en-US"/>
        </w:rPr>
      </w:pPr>
    </w:p>
    <w:p w:rsidR="00E772D6" w:rsidRPr="00EB2A0D" w:rsidRDefault="00E772D6" w:rsidP="00E772D6">
      <w:pPr>
        <w:rPr>
          <w:lang w:val="en-US"/>
        </w:rPr>
      </w:pPr>
    </w:p>
    <w:p w:rsidR="00E772D6" w:rsidRDefault="00E772D6" w:rsidP="00E772D6">
      <w:pPr>
        <w:rPr>
          <w:lang w:val="en-US"/>
        </w:rPr>
      </w:pPr>
      <w:r>
        <w:rPr>
          <w:lang w:val="en-US"/>
        </w:rPr>
        <w:t xml:space="preserve">Under “Type” (sensor type) a variety of sensor types can be chosen. The most commonly used types are described. </w:t>
      </w:r>
      <w:r>
        <w:rPr>
          <w:lang w:val="en-US"/>
        </w:rPr>
        <w:br/>
        <w:t xml:space="preserve">Click the arrow button of the dropdown menu to open the sensor type list (see </w:t>
      </w:r>
      <w:r>
        <w:rPr>
          <w:lang w:val="en-US"/>
        </w:rPr>
        <w:fldChar w:fldCharType="begin"/>
      </w:r>
      <w:r>
        <w:rPr>
          <w:lang w:val="en-US"/>
        </w:rPr>
        <w:instrText xml:space="preserve"> REF _Ref263314885 \h </w:instrText>
      </w:r>
      <w:r>
        <w:rPr>
          <w:lang w:val="en-US"/>
        </w:rPr>
      </w:r>
      <w:r>
        <w:rPr>
          <w:lang w:val="en-US"/>
        </w:rPr>
        <w:fldChar w:fldCharType="separate"/>
      </w:r>
      <w:r w:rsidR="00C91965" w:rsidRPr="00D92197">
        <w:t xml:space="preserve">Figure </w:t>
      </w:r>
      <w:r w:rsidR="00C91965">
        <w:rPr>
          <w:noProof/>
        </w:rPr>
        <w:t>7</w:t>
      </w:r>
      <w:r w:rsidR="00C91965">
        <w:noBreakHyphen/>
      </w:r>
      <w:r w:rsidR="00C91965">
        <w:rPr>
          <w:noProof/>
        </w:rPr>
        <w:t>4</w:t>
      </w:r>
      <w:r>
        <w:rPr>
          <w:lang w:val="en-US"/>
        </w:rPr>
        <w:fldChar w:fldCharType="end"/>
      </w:r>
      <w:r>
        <w:rPr>
          <w:lang w:val="en-US"/>
        </w:rPr>
        <w:t>).</w:t>
      </w:r>
    </w:p>
    <w:p w:rsidR="00E772D6" w:rsidRDefault="00E772D6" w:rsidP="00E772D6">
      <w:pPr>
        <w:keepNext/>
      </w:pPr>
      <w:r>
        <w:rPr>
          <w:noProof/>
          <w:lang w:val="nl-NL" w:eastAsia="nl-NL"/>
        </w:rPr>
        <w:drawing>
          <wp:inline distT="0" distB="0" distL="0" distR="0" wp14:anchorId="627CFCDA" wp14:editId="6FFD26E9">
            <wp:extent cx="3314700" cy="4624961"/>
            <wp:effectExtent l="0" t="0" r="0" b="4445"/>
            <wp:docPr id="55" name="Afbeelding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72" cstate="print"/>
                    <a:srcRect/>
                    <a:stretch>
                      <a:fillRect/>
                    </a:stretch>
                  </pic:blipFill>
                  <pic:spPr bwMode="auto">
                    <a:xfrm>
                      <a:off x="0" y="0"/>
                      <a:ext cx="3314700" cy="4624961"/>
                    </a:xfrm>
                    <a:prstGeom prst="rect">
                      <a:avLst/>
                    </a:prstGeom>
                    <a:noFill/>
                    <a:ln w="9525">
                      <a:noFill/>
                      <a:miter lim="800000"/>
                      <a:headEnd/>
                      <a:tailEnd/>
                    </a:ln>
                  </pic:spPr>
                </pic:pic>
              </a:graphicData>
            </a:graphic>
          </wp:inline>
        </w:drawing>
      </w:r>
    </w:p>
    <w:p w:rsidR="00E772D6" w:rsidRPr="00D92197" w:rsidRDefault="00E772D6" w:rsidP="00E772D6">
      <w:pPr>
        <w:pStyle w:val="Onderschrift"/>
      </w:pPr>
      <w:bookmarkStart w:id="399" w:name="_Ref263314885"/>
      <w:bookmarkStart w:id="400" w:name="_Toc346631199"/>
      <w:bookmarkStart w:id="401" w:name="_Toc375561400"/>
      <w:r w:rsidRPr="00D92197">
        <w:t xml:space="preserve">Figure </w:t>
      </w:r>
      <w:fldSimple w:instr=" STYLEREF 1 \s ">
        <w:r w:rsidR="00C91965">
          <w:rPr>
            <w:noProof/>
          </w:rPr>
          <w:t>7</w:t>
        </w:r>
      </w:fldSimple>
      <w:r w:rsidR="00F7104D">
        <w:noBreakHyphen/>
      </w:r>
      <w:fldSimple w:instr=" SEQ Figure \* ARABIC \s 1 ">
        <w:r w:rsidR="00C91965">
          <w:rPr>
            <w:noProof/>
          </w:rPr>
          <w:t>4</w:t>
        </w:r>
      </w:fldSimple>
      <w:bookmarkEnd w:id="399"/>
      <w:r w:rsidRPr="00D92197">
        <w:t>: Sensor type list</w:t>
      </w:r>
      <w:bookmarkEnd w:id="400"/>
      <w:bookmarkEnd w:id="401"/>
    </w:p>
    <w:p w:rsidR="00E772D6" w:rsidRDefault="00E772D6" w:rsidP="00E772D6">
      <w:pPr>
        <w:rPr>
          <w:lang w:val="en-US"/>
        </w:rPr>
      </w:pPr>
    </w:p>
    <w:p w:rsidR="00E772D6" w:rsidRDefault="00E772D6" w:rsidP="0031103D">
      <w:pPr>
        <w:pStyle w:val="Kop4"/>
        <w:numPr>
          <w:ilvl w:val="3"/>
          <w:numId w:val="3"/>
        </w:numPr>
        <w:rPr>
          <w:lang w:val="en-US"/>
        </w:rPr>
      </w:pPr>
      <w:bookmarkStart w:id="402" w:name="_Toc346631004"/>
      <w:bookmarkStart w:id="403" w:name="_Toc375561308"/>
      <w:r>
        <w:rPr>
          <w:lang w:val="en-US"/>
        </w:rPr>
        <w:t>Alarm</w:t>
      </w:r>
      <w:bookmarkEnd w:id="402"/>
      <w:bookmarkEnd w:id="403"/>
    </w:p>
    <w:p w:rsidR="00E772D6" w:rsidRPr="009A3281" w:rsidRDefault="00E772D6" w:rsidP="00E772D6">
      <w:pPr>
        <w:rPr>
          <w:lang w:val="en-US"/>
        </w:rPr>
      </w:pPr>
    </w:p>
    <w:p w:rsidR="00E772D6" w:rsidRPr="00C47D4E" w:rsidRDefault="00E772D6" w:rsidP="00E772D6">
      <w:pPr>
        <w:rPr>
          <w:lang w:val="en-US"/>
        </w:rPr>
      </w:pPr>
      <w:r>
        <w:rPr>
          <w:lang w:val="en-US"/>
        </w:rPr>
        <w:t>If the connected field isn’t a specific alarm field (see “Field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&gt; Alarm”) it is possible you still like it to act as an alarm. Just set the type to Alarm.</w:t>
      </w:r>
    </w:p>
    <w:p w:rsidR="00E772D6" w:rsidRDefault="00E772D6" w:rsidP="0031103D">
      <w:pPr>
        <w:pStyle w:val="Kop4"/>
        <w:numPr>
          <w:ilvl w:val="3"/>
          <w:numId w:val="3"/>
        </w:numPr>
        <w:rPr>
          <w:lang w:val="en-US"/>
        </w:rPr>
      </w:pPr>
      <w:bookmarkStart w:id="404" w:name="_Toc346631005"/>
      <w:bookmarkStart w:id="405" w:name="_Toc375561309"/>
      <w:r>
        <w:rPr>
          <w:lang w:val="en-US"/>
        </w:rPr>
        <w:t>Alarm Buzzer</w:t>
      </w:r>
      <w:bookmarkEnd w:id="404"/>
      <w:bookmarkEnd w:id="405"/>
    </w:p>
    <w:p w:rsidR="00E772D6" w:rsidRPr="009A3281" w:rsidRDefault="00E772D6" w:rsidP="00E772D6">
      <w:pPr>
        <w:rPr>
          <w:lang w:val="en-US"/>
        </w:rPr>
      </w:pPr>
    </w:p>
    <w:p w:rsidR="00E772D6" w:rsidRPr="00C47D4E" w:rsidRDefault="00E772D6" w:rsidP="00E772D6">
      <w:pPr>
        <w:rPr>
          <w:lang w:val="en-US"/>
        </w:rPr>
      </w:pPr>
      <w:r>
        <w:rPr>
          <w:lang w:val="en-US"/>
        </w:rPr>
        <w:t>If a field has to react at the same pace as an alarm buzzer, you can choose this type. If you, for example, put it on an output, You can let a lamp blink as the alarm goes off.</w:t>
      </w:r>
    </w:p>
    <w:p w:rsidR="00E772D6" w:rsidRDefault="00E772D6" w:rsidP="0031103D">
      <w:pPr>
        <w:pStyle w:val="Kop4"/>
        <w:numPr>
          <w:ilvl w:val="3"/>
          <w:numId w:val="3"/>
        </w:numPr>
        <w:rPr>
          <w:lang w:val="en-US"/>
        </w:rPr>
      </w:pPr>
      <w:bookmarkStart w:id="406" w:name="_Toc346631006"/>
      <w:bookmarkStart w:id="407" w:name="_Toc375561310"/>
      <w:r>
        <w:rPr>
          <w:lang w:val="en-US"/>
        </w:rPr>
        <w:lastRenderedPageBreak/>
        <w:t>Alarm Status</w:t>
      </w:r>
      <w:bookmarkEnd w:id="406"/>
      <w:bookmarkEnd w:id="407"/>
    </w:p>
    <w:p w:rsidR="00E772D6" w:rsidRDefault="00E772D6" w:rsidP="00E772D6">
      <w:pPr>
        <w:rPr>
          <w:lang w:val="en-US"/>
        </w:rPr>
      </w:pPr>
    </w:p>
    <w:p w:rsidR="00E772D6" w:rsidRPr="00C47D4E" w:rsidRDefault="00E772D6" w:rsidP="00E772D6">
      <w:pPr>
        <w:rPr>
          <w:lang w:val="en-US"/>
        </w:rPr>
      </w:pPr>
      <w:r>
        <w:rPr>
          <w:lang w:val="en-US"/>
        </w:rPr>
        <w:t xml:space="preserve">Sometimes you need to feed a </w:t>
      </w:r>
      <w:proofErr w:type="spellStart"/>
      <w:r>
        <w:rPr>
          <w:lang w:val="en-US"/>
        </w:rPr>
        <w:t>led</w:t>
      </w:r>
      <w:proofErr w:type="spellEnd"/>
      <w:r>
        <w:rPr>
          <w:lang w:val="en-US"/>
        </w:rPr>
        <w:t xml:space="preserve">-board to show all the alarms on a separate place. With type Alarm Status, you can set a field to set high if this field is in alarm. This way you can feed a </w:t>
      </w:r>
      <w:proofErr w:type="spellStart"/>
      <w:r>
        <w:rPr>
          <w:lang w:val="en-US"/>
        </w:rPr>
        <w:t>led</w:t>
      </w:r>
      <w:proofErr w:type="spellEnd"/>
      <w:r>
        <w:rPr>
          <w:lang w:val="en-US"/>
        </w:rPr>
        <w:t>-lamp.</w:t>
      </w:r>
    </w:p>
    <w:p w:rsidR="00E772D6" w:rsidRDefault="00E772D6" w:rsidP="0031103D">
      <w:pPr>
        <w:pStyle w:val="Kop4"/>
        <w:numPr>
          <w:ilvl w:val="3"/>
          <w:numId w:val="3"/>
        </w:numPr>
        <w:rPr>
          <w:lang w:val="en-US"/>
        </w:rPr>
      </w:pPr>
      <w:bookmarkStart w:id="408" w:name="_Toc346631007"/>
      <w:bookmarkStart w:id="409" w:name="_Toc375561311"/>
      <w:r>
        <w:rPr>
          <w:lang w:val="en-US"/>
        </w:rPr>
        <w:t>Auto</w:t>
      </w:r>
      <w:bookmarkEnd w:id="408"/>
      <w:bookmarkEnd w:id="409"/>
    </w:p>
    <w:p w:rsidR="00E772D6" w:rsidRDefault="00E772D6" w:rsidP="00E772D6">
      <w:pPr>
        <w:rPr>
          <w:lang w:val="en-US"/>
        </w:rPr>
      </w:pPr>
    </w:p>
    <w:p w:rsidR="00E772D6" w:rsidRPr="00C47D4E" w:rsidRDefault="00E772D6" w:rsidP="00E772D6">
      <w:pPr>
        <w:rPr>
          <w:lang w:val="en-US"/>
        </w:rPr>
      </w:pPr>
      <w:r>
        <w:rPr>
          <w:lang w:val="en-US"/>
        </w:rPr>
        <w:t>Auto is used in the combination Auto/Manual. If you choose this type, you can see when a sensor is ready to be controlled through FT NavVision® .</w:t>
      </w:r>
    </w:p>
    <w:p w:rsidR="00E772D6" w:rsidRDefault="00E772D6" w:rsidP="0031103D">
      <w:pPr>
        <w:pStyle w:val="Kop4"/>
        <w:numPr>
          <w:ilvl w:val="3"/>
          <w:numId w:val="3"/>
        </w:numPr>
        <w:rPr>
          <w:lang w:val="en-US"/>
        </w:rPr>
      </w:pPr>
      <w:bookmarkStart w:id="410" w:name="_Toc346631008"/>
      <w:bookmarkStart w:id="411" w:name="_Toc375561312"/>
      <w:r>
        <w:rPr>
          <w:lang w:val="en-US"/>
        </w:rPr>
        <w:t>Closed</w:t>
      </w:r>
      <w:bookmarkEnd w:id="410"/>
      <w:bookmarkEnd w:id="411"/>
    </w:p>
    <w:p w:rsidR="00E772D6" w:rsidRPr="005B6EE3" w:rsidRDefault="00E772D6" w:rsidP="00E772D6">
      <w:pPr>
        <w:rPr>
          <w:lang w:val="en-US"/>
        </w:rPr>
      </w:pPr>
    </w:p>
    <w:p w:rsidR="00E772D6" w:rsidRDefault="00E772D6" w:rsidP="00E772D6">
      <w:pPr>
        <w:rPr>
          <w:lang w:val="en-US"/>
        </w:rPr>
      </w:pPr>
      <w:r>
        <w:rPr>
          <w:lang w:val="en-US"/>
        </w:rPr>
        <w:t>Does the same as the set/reset request but then on the DI. Look at a specific sensor to find out that it is functioning. When on is detected it knows the position is closed.</w:t>
      </w:r>
    </w:p>
    <w:p w:rsidR="00E772D6" w:rsidRDefault="00E772D6" w:rsidP="0031103D">
      <w:pPr>
        <w:pStyle w:val="Kop4"/>
        <w:numPr>
          <w:ilvl w:val="3"/>
          <w:numId w:val="3"/>
        </w:numPr>
        <w:rPr>
          <w:lang w:val="en-US"/>
        </w:rPr>
      </w:pPr>
      <w:bookmarkStart w:id="412" w:name="_Toc346631009"/>
      <w:bookmarkStart w:id="413" w:name="_Toc375561313"/>
      <w:r>
        <w:rPr>
          <w:lang w:val="en-US"/>
        </w:rPr>
        <w:t>Failure</w:t>
      </w:r>
      <w:bookmarkEnd w:id="412"/>
      <w:bookmarkEnd w:id="413"/>
    </w:p>
    <w:p w:rsidR="00E772D6" w:rsidRPr="005B6EE3" w:rsidRDefault="00E772D6" w:rsidP="00E772D6">
      <w:pPr>
        <w:rPr>
          <w:lang w:val="en-US"/>
        </w:rPr>
      </w:pPr>
    </w:p>
    <w:p w:rsidR="00E772D6" w:rsidRPr="003C0AF8" w:rsidRDefault="00E772D6" w:rsidP="00E772D6">
      <w:pPr>
        <w:rPr>
          <w:lang w:val="en-US"/>
        </w:rPr>
      </w:pPr>
      <w:r>
        <w:rPr>
          <w:lang w:val="en-US"/>
        </w:rPr>
        <w:t>It is the same as status, but in this case mostly used as a setting to check whether the sensor is in failure. It is used to set failure status on bulb failure or as general alarm from attached devices.</w:t>
      </w:r>
    </w:p>
    <w:p w:rsidR="00E772D6" w:rsidRDefault="00E772D6" w:rsidP="0031103D">
      <w:pPr>
        <w:pStyle w:val="Kop4"/>
        <w:numPr>
          <w:ilvl w:val="3"/>
          <w:numId w:val="3"/>
        </w:numPr>
        <w:rPr>
          <w:lang w:val="en-US"/>
        </w:rPr>
      </w:pPr>
      <w:bookmarkStart w:id="414" w:name="_Toc346631010"/>
      <w:bookmarkStart w:id="415" w:name="_Toc375561314"/>
      <w:r>
        <w:rPr>
          <w:lang w:val="en-US"/>
        </w:rPr>
        <w:t>High</w:t>
      </w:r>
      <w:bookmarkEnd w:id="414"/>
      <w:bookmarkEnd w:id="415"/>
    </w:p>
    <w:p w:rsidR="00E772D6" w:rsidRPr="005B6EE3" w:rsidRDefault="00E772D6" w:rsidP="00E772D6">
      <w:pPr>
        <w:rPr>
          <w:lang w:val="en-US"/>
        </w:rPr>
      </w:pPr>
    </w:p>
    <w:p w:rsidR="00E772D6" w:rsidRDefault="00E772D6" w:rsidP="00E772D6">
      <w:pPr>
        <w:rPr>
          <w:lang w:val="en-US"/>
        </w:rPr>
      </w:pPr>
      <w:r>
        <w:rPr>
          <w:lang w:val="en-US"/>
        </w:rPr>
        <w:t>See low alarm.</w:t>
      </w:r>
    </w:p>
    <w:p w:rsidR="00E772D6" w:rsidRPr="003C0AF8" w:rsidRDefault="00E772D6" w:rsidP="00E772D6">
      <w:pPr>
        <w:rPr>
          <w:lang w:val="en-US"/>
        </w:rPr>
      </w:pPr>
    </w:p>
    <w:p w:rsidR="00E772D6" w:rsidRDefault="00E772D6" w:rsidP="0031103D">
      <w:pPr>
        <w:pStyle w:val="Kop4"/>
        <w:numPr>
          <w:ilvl w:val="3"/>
          <w:numId w:val="3"/>
        </w:numPr>
        <w:rPr>
          <w:lang w:val="en-US"/>
        </w:rPr>
      </w:pPr>
      <w:bookmarkStart w:id="416" w:name="_Toc346631011"/>
      <w:bookmarkStart w:id="417" w:name="_Toc375561315"/>
      <w:r>
        <w:rPr>
          <w:lang w:val="en-US"/>
        </w:rPr>
        <w:t>High Level</w:t>
      </w:r>
      <w:bookmarkEnd w:id="416"/>
      <w:bookmarkEnd w:id="417"/>
    </w:p>
    <w:p w:rsidR="00E772D6" w:rsidRDefault="00E772D6" w:rsidP="00E772D6">
      <w:pPr>
        <w:rPr>
          <w:lang w:val="en-US"/>
        </w:rPr>
      </w:pPr>
    </w:p>
    <w:p w:rsidR="00E772D6" w:rsidRDefault="00E772D6" w:rsidP="00E772D6">
      <w:pPr>
        <w:rPr>
          <w:lang w:val="en-US"/>
        </w:rPr>
      </w:pPr>
      <w:r>
        <w:rPr>
          <w:lang w:val="en-US"/>
        </w:rPr>
        <w:t>See low alarm.</w:t>
      </w:r>
    </w:p>
    <w:p w:rsidR="00E772D6" w:rsidRDefault="00E772D6" w:rsidP="0031103D">
      <w:pPr>
        <w:pStyle w:val="Kop4"/>
        <w:numPr>
          <w:ilvl w:val="3"/>
          <w:numId w:val="3"/>
        </w:numPr>
        <w:rPr>
          <w:lang w:val="en-US"/>
        </w:rPr>
      </w:pPr>
      <w:bookmarkStart w:id="418" w:name="_Toc346631012"/>
      <w:bookmarkStart w:id="419" w:name="_Toc375561316"/>
      <w:r>
        <w:rPr>
          <w:lang w:val="en-US"/>
        </w:rPr>
        <w:t>Impulse</w:t>
      </w:r>
      <w:bookmarkEnd w:id="418"/>
      <w:bookmarkEnd w:id="419"/>
    </w:p>
    <w:p w:rsidR="00E772D6" w:rsidRPr="005B6EE3" w:rsidRDefault="00E772D6" w:rsidP="00E772D6">
      <w:pPr>
        <w:rPr>
          <w:lang w:val="en-US"/>
        </w:rPr>
      </w:pPr>
    </w:p>
    <w:p w:rsidR="00E772D6" w:rsidRPr="0052119A" w:rsidRDefault="00E772D6" w:rsidP="00E772D6">
      <w:pPr>
        <w:rPr>
          <w:lang w:val="en-US"/>
        </w:rPr>
      </w:pPr>
      <w:r>
        <w:rPr>
          <w:lang w:val="en-US"/>
        </w:rPr>
        <w:t xml:space="preserve">If an </w:t>
      </w:r>
      <w:proofErr w:type="spellStart"/>
      <w:r>
        <w:rPr>
          <w:lang w:val="en-US"/>
        </w:rPr>
        <w:t>impuls</w:t>
      </w:r>
      <w:proofErr w:type="spellEnd"/>
      <w:r>
        <w:rPr>
          <w:lang w:val="en-US"/>
        </w:rPr>
        <w:t xml:space="preserve"> relay is connected to a DO you don’t want to generate a constant voltage. Put the status on “</w:t>
      </w:r>
      <w:proofErr w:type="spellStart"/>
      <w:r>
        <w:rPr>
          <w:lang w:val="en-US"/>
        </w:rPr>
        <w:t>Impuls</w:t>
      </w:r>
      <w:proofErr w:type="spellEnd"/>
      <w:r>
        <w:rPr>
          <w:lang w:val="en-US"/>
        </w:rPr>
        <w:t xml:space="preserve"> Relay” and the DO will give a short pulse when triggered.</w:t>
      </w:r>
    </w:p>
    <w:p w:rsidR="00E772D6" w:rsidRDefault="00E772D6" w:rsidP="0031103D">
      <w:pPr>
        <w:pStyle w:val="Kop4"/>
        <w:numPr>
          <w:ilvl w:val="3"/>
          <w:numId w:val="3"/>
        </w:numPr>
        <w:rPr>
          <w:lang w:val="en-US"/>
        </w:rPr>
      </w:pPr>
      <w:bookmarkStart w:id="420" w:name="_Toc346631013"/>
      <w:bookmarkStart w:id="421" w:name="_Toc375561317"/>
      <w:r>
        <w:rPr>
          <w:lang w:val="en-US"/>
        </w:rPr>
        <w:t>Lamp</w:t>
      </w:r>
      <w:bookmarkEnd w:id="420"/>
      <w:bookmarkEnd w:id="421"/>
      <w:r>
        <w:rPr>
          <w:lang w:val="en-US"/>
        </w:rPr>
        <w:t xml:space="preserve"> </w:t>
      </w:r>
    </w:p>
    <w:p w:rsidR="00E772D6" w:rsidRDefault="00E772D6" w:rsidP="00E772D6">
      <w:pPr>
        <w:rPr>
          <w:lang w:val="en-US"/>
        </w:rPr>
      </w:pPr>
    </w:p>
    <w:p w:rsidR="00E772D6" w:rsidRPr="004F289C" w:rsidRDefault="00E772D6" w:rsidP="00E772D6">
      <w:pPr>
        <w:rPr>
          <w:lang w:val="en-US"/>
        </w:rPr>
      </w:pPr>
      <w:r>
        <w:rPr>
          <w:lang w:val="en-US"/>
        </w:rPr>
        <w:t>If, in addition to FT NavVision® , you also need to show the lights on an analogue panel, it is wise to give all the lights the type “Lamp”. This way it will be possible to use the lamp test function. By using this function, all the fields with “Lamp” as type will lit up once the lamp test is pressed. Also you can use it to test the real lights. When pressing the lamp-test button you can check all the bulbs.</w:t>
      </w:r>
    </w:p>
    <w:p w:rsidR="00E772D6" w:rsidRDefault="00E772D6" w:rsidP="0031103D">
      <w:pPr>
        <w:pStyle w:val="Kop4"/>
        <w:numPr>
          <w:ilvl w:val="3"/>
          <w:numId w:val="3"/>
        </w:numPr>
        <w:rPr>
          <w:lang w:val="en-US"/>
        </w:rPr>
      </w:pPr>
      <w:bookmarkStart w:id="422" w:name="_Toc346631014"/>
      <w:bookmarkStart w:id="423" w:name="_Toc375561318"/>
      <w:r>
        <w:rPr>
          <w:lang w:val="en-US"/>
        </w:rPr>
        <w:t>Low</w:t>
      </w:r>
      <w:bookmarkEnd w:id="422"/>
      <w:bookmarkEnd w:id="423"/>
      <w:r>
        <w:rPr>
          <w:lang w:val="en-US"/>
        </w:rPr>
        <w:t xml:space="preserve"> </w:t>
      </w:r>
    </w:p>
    <w:p w:rsidR="00E772D6" w:rsidRPr="005B6EE3" w:rsidRDefault="00E772D6" w:rsidP="00E772D6">
      <w:pPr>
        <w:rPr>
          <w:lang w:val="en-US"/>
        </w:rPr>
      </w:pPr>
    </w:p>
    <w:p w:rsidR="00E772D6" w:rsidRDefault="00E772D6" w:rsidP="00E772D6">
      <w:pPr>
        <w:rPr>
          <w:lang w:val="en-US"/>
        </w:rPr>
      </w:pPr>
      <w:r>
        <w:rPr>
          <w:lang w:val="en-US"/>
        </w:rPr>
        <w:t>If the connected FT-field isn’t a specific alarm field (see “Field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&gt; Alarm”) it is possible you still like it to act upon an alarm. For example if you have the field “Fresh water level” you could like to have an alarm when the tank is almost empty. Here is where you can put the status to “low alarm”. The system will identify it as an alarm field and will consequently show the alarm on the alarm panel and logbook. Note that it states “ext.” on the alarm panel to indicate that it is an external alarm.</w:t>
      </w:r>
    </w:p>
    <w:p w:rsidR="00E772D6" w:rsidRPr="003C0AF8" w:rsidRDefault="00E772D6" w:rsidP="00E772D6">
      <w:pPr>
        <w:rPr>
          <w:lang w:val="en-US"/>
        </w:rPr>
      </w:pPr>
    </w:p>
    <w:p w:rsidR="00E772D6" w:rsidRDefault="00E772D6" w:rsidP="0031103D">
      <w:pPr>
        <w:pStyle w:val="Kop4"/>
        <w:numPr>
          <w:ilvl w:val="3"/>
          <w:numId w:val="3"/>
        </w:numPr>
        <w:rPr>
          <w:lang w:val="en-US"/>
        </w:rPr>
      </w:pPr>
      <w:bookmarkStart w:id="424" w:name="_Toc346631015"/>
      <w:bookmarkStart w:id="425" w:name="_Toc375561319"/>
      <w:r>
        <w:rPr>
          <w:lang w:val="en-US"/>
        </w:rPr>
        <w:lastRenderedPageBreak/>
        <w:t>Low Level</w:t>
      </w:r>
      <w:bookmarkEnd w:id="424"/>
      <w:bookmarkEnd w:id="425"/>
    </w:p>
    <w:p w:rsidR="00E772D6" w:rsidRDefault="00E772D6" w:rsidP="00E772D6">
      <w:pPr>
        <w:rPr>
          <w:lang w:val="en-US"/>
        </w:rPr>
      </w:pPr>
    </w:p>
    <w:p w:rsidR="00E772D6" w:rsidRDefault="00E772D6" w:rsidP="00E772D6">
      <w:pPr>
        <w:rPr>
          <w:lang w:val="en-US"/>
        </w:rPr>
      </w:pPr>
      <w:r>
        <w:rPr>
          <w:lang w:val="en-US"/>
        </w:rPr>
        <w:t>See low alarm.</w:t>
      </w:r>
    </w:p>
    <w:p w:rsidR="00E772D6" w:rsidRDefault="00E772D6" w:rsidP="0031103D">
      <w:pPr>
        <w:pStyle w:val="Kop4"/>
        <w:numPr>
          <w:ilvl w:val="3"/>
          <w:numId w:val="3"/>
        </w:numPr>
        <w:rPr>
          <w:lang w:val="en-US"/>
        </w:rPr>
      </w:pPr>
      <w:bookmarkStart w:id="426" w:name="_Toc346631016"/>
      <w:bookmarkStart w:id="427" w:name="_Toc375561320"/>
      <w:r>
        <w:rPr>
          <w:lang w:val="en-US"/>
        </w:rPr>
        <w:t>Off Lamp</w:t>
      </w:r>
      <w:bookmarkEnd w:id="426"/>
      <w:bookmarkEnd w:id="427"/>
    </w:p>
    <w:p w:rsidR="00E772D6" w:rsidRDefault="00E772D6" w:rsidP="00E772D6">
      <w:pPr>
        <w:rPr>
          <w:lang w:val="en-US"/>
        </w:rPr>
      </w:pPr>
    </w:p>
    <w:p w:rsidR="00E772D6" w:rsidRPr="004F289C" w:rsidRDefault="00E772D6" w:rsidP="00E772D6">
      <w:pPr>
        <w:rPr>
          <w:lang w:val="en-US"/>
        </w:rPr>
      </w:pPr>
      <w:r>
        <w:rPr>
          <w:lang w:val="en-US"/>
        </w:rPr>
        <w:t>See Lamp.</w:t>
      </w:r>
    </w:p>
    <w:p w:rsidR="00E772D6" w:rsidRDefault="00E772D6" w:rsidP="0031103D">
      <w:pPr>
        <w:pStyle w:val="Kop4"/>
        <w:numPr>
          <w:ilvl w:val="3"/>
          <w:numId w:val="3"/>
        </w:numPr>
        <w:rPr>
          <w:lang w:val="en-US"/>
        </w:rPr>
      </w:pPr>
      <w:bookmarkStart w:id="428" w:name="_Toc346631017"/>
      <w:bookmarkStart w:id="429" w:name="_Toc375561321"/>
      <w:r>
        <w:rPr>
          <w:lang w:val="en-US"/>
        </w:rPr>
        <w:t>On Lamp</w:t>
      </w:r>
      <w:bookmarkEnd w:id="428"/>
      <w:bookmarkEnd w:id="429"/>
    </w:p>
    <w:p w:rsidR="00E772D6" w:rsidRDefault="00E772D6" w:rsidP="00E772D6">
      <w:pPr>
        <w:rPr>
          <w:lang w:val="en-US"/>
        </w:rPr>
      </w:pPr>
    </w:p>
    <w:p w:rsidR="00E772D6" w:rsidRPr="004F289C" w:rsidRDefault="00E772D6" w:rsidP="00E772D6">
      <w:pPr>
        <w:rPr>
          <w:lang w:val="en-US"/>
        </w:rPr>
      </w:pPr>
      <w:r>
        <w:rPr>
          <w:lang w:val="en-US"/>
        </w:rPr>
        <w:t>See Lamp.</w:t>
      </w:r>
    </w:p>
    <w:p w:rsidR="00E772D6" w:rsidRDefault="00E772D6" w:rsidP="0031103D">
      <w:pPr>
        <w:pStyle w:val="Kop4"/>
        <w:numPr>
          <w:ilvl w:val="3"/>
          <w:numId w:val="3"/>
        </w:numPr>
        <w:rPr>
          <w:lang w:val="en-US"/>
        </w:rPr>
      </w:pPr>
      <w:bookmarkStart w:id="430" w:name="_Toc346631018"/>
      <w:bookmarkStart w:id="431" w:name="_Toc375561322"/>
      <w:r>
        <w:rPr>
          <w:lang w:val="en-US"/>
        </w:rPr>
        <w:t>Open</w:t>
      </w:r>
      <w:bookmarkEnd w:id="430"/>
      <w:bookmarkEnd w:id="431"/>
    </w:p>
    <w:p w:rsidR="00E772D6" w:rsidRPr="005B6EE3" w:rsidRDefault="00E772D6" w:rsidP="00E772D6">
      <w:pPr>
        <w:rPr>
          <w:lang w:val="en-US"/>
        </w:rPr>
      </w:pPr>
    </w:p>
    <w:p w:rsidR="00E772D6" w:rsidRDefault="00E772D6" w:rsidP="00E772D6">
      <w:pPr>
        <w:rPr>
          <w:lang w:val="en-US"/>
        </w:rPr>
      </w:pPr>
      <w:r>
        <w:rPr>
          <w:lang w:val="en-US"/>
        </w:rPr>
        <w:t>Does the same as the set/reset request but then on the DI. Look at a specific sensor to find out it is off. When off is detected it knows the position is opened.</w:t>
      </w:r>
    </w:p>
    <w:p w:rsidR="00E772D6" w:rsidRPr="003C0AF8" w:rsidRDefault="00E772D6" w:rsidP="00E772D6">
      <w:pPr>
        <w:rPr>
          <w:lang w:val="en-US"/>
        </w:rPr>
      </w:pPr>
    </w:p>
    <w:p w:rsidR="00E772D6" w:rsidRDefault="00E772D6" w:rsidP="0031103D">
      <w:pPr>
        <w:pStyle w:val="Kop4"/>
        <w:numPr>
          <w:ilvl w:val="3"/>
          <w:numId w:val="3"/>
        </w:numPr>
        <w:rPr>
          <w:lang w:val="en-US"/>
        </w:rPr>
      </w:pPr>
      <w:bookmarkStart w:id="432" w:name="_Toc346631019"/>
      <w:bookmarkStart w:id="433" w:name="_Toc375561323"/>
      <w:r>
        <w:rPr>
          <w:lang w:val="en-US"/>
        </w:rPr>
        <w:t>Pending</w:t>
      </w:r>
      <w:bookmarkEnd w:id="432"/>
      <w:bookmarkEnd w:id="433"/>
    </w:p>
    <w:p w:rsidR="00E772D6" w:rsidRDefault="00E772D6" w:rsidP="00E772D6">
      <w:pPr>
        <w:rPr>
          <w:lang w:val="en-US"/>
        </w:rPr>
      </w:pPr>
    </w:p>
    <w:p w:rsidR="00E772D6" w:rsidRPr="005712FD" w:rsidRDefault="00E772D6" w:rsidP="00E772D6">
      <w:pPr>
        <w:rPr>
          <w:lang w:val="en-US"/>
        </w:rPr>
      </w:pPr>
      <w:r>
        <w:rPr>
          <w:lang w:val="en-US"/>
        </w:rPr>
        <w:t xml:space="preserve">Used on a DO. Once selected it gives a signal as long as the particular task is not fulfilled. I.e. in a mimic you can show by a blinking icon that the action is still taking place. </w:t>
      </w:r>
    </w:p>
    <w:p w:rsidR="00E772D6" w:rsidRDefault="00E772D6" w:rsidP="0031103D">
      <w:pPr>
        <w:pStyle w:val="Kop4"/>
        <w:numPr>
          <w:ilvl w:val="3"/>
          <w:numId w:val="3"/>
        </w:numPr>
        <w:rPr>
          <w:lang w:val="en-US"/>
        </w:rPr>
      </w:pPr>
      <w:bookmarkStart w:id="434" w:name="_Toc346631020"/>
      <w:bookmarkStart w:id="435" w:name="_Toc375561324"/>
      <w:r>
        <w:rPr>
          <w:lang w:val="en-US"/>
        </w:rPr>
        <w:t>Pulse</w:t>
      </w:r>
      <w:bookmarkEnd w:id="434"/>
      <w:bookmarkEnd w:id="435"/>
    </w:p>
    <w:p w:rsidR="00E772D6" w:rsidRDefault="00E772D6" w:rsidP="00E772D6">
      <w:pPr>
        <w:rPr>
          <w:lang w:val="en-US"/>
        </w:rPr>
      </w:pPr>
    </w:p>
    <w:p w:rsidR="00E772D6" w:rsidRPr="005712FD" w:rsidRDefault="00E772D6" w:rsidP="00E772D6">
      <w:pPr>
        <w:rPr>
          <w:lang w:val="en-US"/>
        </w:rPr>
      </w:pPr>
      <w:r>
        <w:rPr>
          <w:lang w:val="en-US"/>
        </w:rPr>
        <w:t>When a sensor needs a short pulse instead of a steady signal, use Type “Pulse”.</w:t>
      </w:r>
    </w:p>
    <w:p w:rsidR="00E772D6" w:rsidRDefault="00E772D6" w:rsidP="0031103D">
      <w:pPr>
        <w:pStyle w:val="Kop4"/>
        <w:numPr>
          <w:ilvl w:val="3"/>
          <w:numId w:val="3"/>
        </w:numPr>
        <w:rPr>
          <w:lang w:val="en-US"/>
        </w:rPr>
      </w:pPr>
      <w:bookmarkStart w:id="436" w:name="_Toc346631021"/>
      <w:bookmarkStart w:id="437" w:name="_Toc375561325"/>
      <w:r>
        <w:rPr>
          <w:lang w:val="en-US"/>
        </w:rPr>
        <w:t>Push</w:t>
      </w:r>
      <w:bookmarkEnd w:id="436"/>
      <w:bookmarkEnd w:id="437"/>
    </w:p>
    <w:p w:rsidR="00E772D6" w:rsidRDefault="00E772D6" w:rsidP="00E772D6">
      <w:pPr>
        <w:rPr>
          <w:lang w:val="en-US"/>
        </w:rPr>
      </w:pPr>
    </w:p>
    <w:p w:rsidR="00E772D6" w:rsidRPr="005712FD" w:rsidRDefault="00E772D6" w:rsidP="00E772D6">
      <w:pPr>
        <w:rPr>
          <w:lang w:val="en-US"/>
        </w:rPr>
      </w:pPr>
      <w:r>
        <w:rPr>
          <w:lang w:val="en-US"/>
        </w:rPr>
        <w:t>Same as Switch, but then used as a second type for the same sensor. Also used to control the sensor through a mimic button.</w:t>
      </w:r>
    </w:p>
    <w:p w:rsidR="00E772D6" w:rsidRDefault="00E772D6" w:rsidP="0031103D">
      <w:pPr>
        <w:pStyle w:val="Kop4"/>
        <w:numPr>
          <w:ilvl w:val="3"/>
          <w:numId w:val="3"/>
        </w:numPr>
        <w:rPr>
          <w:lang w:val="en-US"/>
        </w:rPr>
      </w:pPr>
      <w:bookmarkStart w:id="438" w:name="_Toc346631022"/>
      <w:bookmarkStart w:id="439" w:name="_Toc375561326"/>
      <w:r>
        <w:rPr>
          <w:lang w:val="en-US"/>
        </w:rPr>
        <w:t>Ready</w:t>
      </w:r>
      <w:bookmarkEnd w:id="438"/>
      <w:bookmarkEnd w:id="439"/>
    </w:p>
    <w:p w:rsidR="00E772D6" w:rsidRDefault="00E772D6" w:rsidP="00E772D6">
      <w:pPr>
        <w:rPr>
          <w:lang w:val="en-US"/>
        </w:rPr>
      </w:pPr>
    </w:p>
    <w:p w:rsidR="00E772D6" w:rsidRPr="00141694" w:rsidRDefault="00E772D6" w:rsidP="00E772D6">
      <w:pPr>
        <w:rPr>
          <w:lang w:val="en-US"/>
        </w:rPr>
      </w:pPr>
      <w:r>
        <w:rPr>
          <w:lang w:val="en-US"/>
        </w:rPr>
        <w:t>When the sensor is ready for use, “ready” will get high.</w:t>
      </w:r>
    </w:p>
    <w:p w:rsidR="00E772D6" w:rsidRDefault="00E772D6" w:rsidP="0031103D">
      <w:pPr>
        <w:pStyle w:val="Kop4"/>
        <w:numPr>
          <w:ilvl w:val="3"/>
          <w:numId w:val="3"/>
        </w:numPr>
        <w:rPr>
          <w:lang w:val="en-US"/>
        </w:rPr>
      </w:pPr>
      <w:bookmarkStart w:id="440" w:name="_Toc346631023"/>
      <w:bookmarkStart w:id="441" w:name="_Toc375561327"/>
      <w:r>
        <w:rPr>
          <w:lang w:val="en-US"/>
        </w:rPr>
        <w:t>Remote</w:t>
      </w:r>
      <w:bookmarkEnd w:id="440"/>
      <w:bookmarkEnd w:id="441"/>
    </w:p>
    <w:p w:rsidR="00E772D6" w:rsidRDefault="00E772D6" w:rsidP="00E772D6">
      <w:pPr>
        <w:rPr>
          <w:lang w:val="en-US"/>
        </w:rPr>
      </w:pPr>
    </w:p>
    <w:p w:rsidR="00E772D6" w:rsidRDefault="00E772D6" w:rsidP="00E772D6">
      <w:pPr>
        <w:rPr>
          <w:lang w:val="en-US"/>
        </w:rPr>
      </w:pPr>
      <w:r>
        <w:rPr>
          <w:lang w:val="en-US"/>
        </w:rPr>
        <w:t>Used in conjunction with Local. To see if the sensor can be controlled locally or remote.</w:t>
      </w:r>
    </w:p>
    <w:p w:rsidR="00E772D6" w:rsidRPr="00141694" w:rsidRDefault="00E772D6" w:rsidP="00E772D6">
      <w:pPr>
        <w:rPr>
          <w:lang w:val="en-US"/>
        </w:rPr>
      </w:pPr>
      <w:r>
        <w:rPr>
          <w:noProof/>
          <w:lang w:val="nl-NL" w:eastAsia="nl-NL"/>
        </w:rPr>
        <w:drawing>
          <wp:inline distT="0" distB="0" distL="0" distR="0" wp14:anchorId="6BA86F51" wp14:editId="37C376B4">
            <wp:extent cx="416379" cy="342900"/>
            <wp:effectExtent l="0" t="0" r="3175" b="0"/>
            <wp:docPr id="165" name="Afbeelding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lang w:val="en-US"/>
        </w:rPr>
        <w:t>: local is at the sensor and remote is in FT NavVision® .</w:t>
      </w:r>
    </w:p>
    <w:p w:rsidR="00E772D6" w:rsidRDefault="00E772D6" w:rsidP="0031103D">
      <w:pPr>
        <w:pStyle w:val="Kop4"/>
        <w:numPr>
          <w:ilvl w:val="3"/>
          <w:numId w:val="3"/>
        </w:numPr>
        <w:rPr>
          <w:lang w:val="en-US"/>
        </w:rPr>
      </w:pPr>
      <w:bookmarkStart w:id="442" w:name="_Toc346631024"/>
      <w:bookmarkStart w:id="443" w:name="_Toc375561328"/>
      <w:r>
        <w:rPr>
          <w:lang w:val="en-US"/>
        </w:rPr>
        <w:t>Request</w:t>
      </w:r>
      <w:bookmarkEnd w:id="442"/>
      <w:bookmarkEnd w:id="443"/>
    </w:p>
    <w:p w:rsidR="00E772D6" w:rsidRDefault="00E772D6" w:rsidP="00E772D6">
      <w:pPr>
        <w:rPr>
          <w:lang w:val="en-US"/>
        </w:rPr>
      </w:pPr>
    </w:p>
    <w:p w:rsidR="00E772D6" w:rsidRPr="00141694" w:rsidRDefault="00E772D6" w:rsidP="00E772D6">
      <w:pPr>
        <w:rPr>
          <w:lang w:val="en-US"/>
        </w:rPr>
      </w:pPr>
      <w:r>
        <w:rPr>
          <w:lang w:val="en-US"/>
        </w:rPr>
        <w:t>See Switch.</w:t>
      </w:r>
    </w:p>
    <w:p w:rsidR="00E772D6" w:rsidRDefault="00E772D6" w:rsidP="0031103D">
      <w:pPr>
        <w:pStyle w:val="Kop4"/>
        <w:numPr>
          <w:ilvl w:val="3"/>
          <w:numId w:val="3"/>
        </w:numPr>
        <w:rPr>
          <w:lang w:val="en-US"/>
        </w:rPr>
      </w:pPr>
      <w:bookmarkStart w:id="444" w:name="_Toc346631025"/>
      <w:bookmarkStart w:id="445" w:name="_Toc375561329"/>
      <w:r>
        <w:rPr>
          <w:lang w:val="en-US"/>
        </w:rPr>
        <w:t>Reset (Request)</w:t>
      </w:r>
      <w:bookmarkEnd w:id="444"/>
      <w:bookmarkEnd w:id="445"/>
    </w:p>
    <w:p w:rsidR="00E772D6" w:rsidRPr="005B6EE3" w:rsidRDefault="00E772D6" w:rsidP="00E772D6">
      <w:pPr>
        <w:rPr>
          <w:lang w:val="en-US"/>
        </w:rPr>
      </w:pPr>
    </w:p>
    <w:p w:rsidR="00E772D6" w:rsidRDefault="00E772D6" w:rsidP="00E772D6">
      <w:pPr>
        <w:rPr>
          <w:i/>
          <w:lang w:val="en-US"/>
        </w:rPr>
      </w:pPr>
      <w:r>
        <w:rPr>
          <w:noProof/>
          <w:lang w:val="nl-NL" w:eastAsia="nl-NL"/>
        </w:rPr>
        <w:drawing>
          <wp:inline distT="0" distB="0" distL="0" distR="0" wp14:anchorId="329DFB86" wp14:editId="71C714AD">
            <wp:extent cx="416379" cy="342900"/>
            <wp:effectExtent l="0" t="0" r="3175" b="0"/>
            <wp:docPr id="166" name="Afbeelding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E772D6" w:rsidRDefault="00E772D6" w:rsidP="00E772D6">
      <w:pPr>
        <w:rPr>
          <w:lang w:val="en-US"/>
        </w:rPr>
      </w:pPr>
      <w:r>
        <w:rPr>
          <w:i/>
          <w:lang w:val="en-US"/>
        </w:rPr>
        <w:t xml:space="preserve">Does not function without Digital In (DI) </w:t>
      </w:r>
      <w:r w:rsidRPr="00906246">
        <w:rPr>
          <w:i/>
          <w:lang w:val="en-US"/>
        </w:rPr>
        <w:t>status.</w:t>
      </w:r>
    </w:p>
    <w:p w:rsidR="00E772D6" w:rsidRDefault="00E772D6" w:rsidP="00E772D6">
      <w:pPr>
        <w:rPr>
          <w:lang w:val="en-US"/>
        </w:rPr>
      </w:pPr>
    </w:p>
    <w:p w:rsidR="00E772D6" w:rsidRDefault="00E772D6" w:rsidP="00E772D6">
      <w:pPr>
        <w:rPr>
          <w:lang w:val="en-US"/>
        </w:rPr>
      </w:pPr>
      <w:r>
        <w:rPr>
          <w:lang w:val="en-US"/>
        </w:rPr>
        <w:lastRenderedPageBreak/>
        <w:t>The “Reset request” signal output in general is a Digital Output (DO).</w:t>
      </w:r>
    </w:p>
    <w:p w:rsidR="00E772D6" w:rsidRDefault="00E772D6" w:rsidP="00E772D6">
      <w:pPr>
        <w:rPr>
          <w:lang w:val="en-US"/>
        </w:rPr>
      </w:pPr>
      <w:r>
        <w:rPr>
          <w:lang w:val="en-US"/>
        </w:rPr>
        <w:t xml:space="preserve">Once selected, a request will be set to the attached sensor (e.g. a valve or other device that can be steered to open), and it will stay set until it gets a status back that the request is fulfilled. Needs to be combined with a DI where the status of the sensor will be connected to (i.e. open/close). </w:t>
      </w:r>
    </w:p>
    <w:p w:rsidR="00E772D6" w:rsidRPr="0052119A" w:rsidRDefault="00E772D6" w:rsidP="00E772D6">
      <w:pPr>
        <w:rPr>
          <w:lang w:val="en-US"/>
        </w:rPr>
      </w:pPr>
    </w:p>
    <w:p w:rsidR="00E772D6" w:rsidRDefault="00E772D6" w:rsidP="0031103D">
      <w:pPr>
        <w:pStyle w:val="Kop4"/>
        <w:numPr>
          <w:ilvl w:val="3"/>
          <w:numId w:val="3"/>
        </w:numPr>
        <w:rPr>
          <w:lang w:val="en-US"/>
        </w:rPr>
      </w:pPr>
      <w:bookmarkStart w:id="446" w:name="_Toc346631026"/>
      <w:bookmarkStart w:id="447" w:name="_Toc375561330"/>
      <w:r>
        <w:rPr>
          <w:lang w:val="en-US"/>
        </w:rPr>
        <w:t>Running</w:t>
      </w:r>
      <w:bookmarkEnd w:id="446"/>
      <w:bookmarkEnd w:id="447"/>
    </w:p>
    <w:p w:rsidR="00E772D6" w:rsidRDefault="00E772D6" w:rsidP="00E772D6">
      <w:pPr>
        <w:rPr>
          <w:lang w:val="en-US"/>
        </w:rPr>
      </w:pPr>
    </w:p>
    <w:p w:rsidR="00E772D6" w:rsidRPr="00141694" w:rsidRDefault="00E772D6" w:rsidP="00E772D6">
      <w:pPr>
        <w:rPr>
          <w:lang w:val="en-US"/>
        </w:rPr>
      </w:pPr>
      <w:r>
        <w:rPr>
          <w:lang w:val="en-US"/>
        </w:rPr>
        <w:t>DI that is coming from the sensor to show that it is running. Used to measure the total time etc.</w:t>
      </w:r>
    </w:p>
    <w:p w:rsidR="00E772D6" w:rsidRDefault="00E772D6" w:rsidP="0031103D">
      <w:pPr>
        <w:pStyle w:val="Kop4"/>
        <w:numPr>
          <w:ilvl w:val="3"/>
          <w:numId w:val="3"/>
        </w:numPr>
        <w:rPr>
          <w:lang w:val="en-US"/>
        </w:rPr>
      </w:pPr>
      <w:bookmarkStart w:id="448" w:name="_Toc346631027"/>
      <w:bookmarkStart w:id="449" w:name="_Toc375561331"/>
      <w:r>
        <w:rPr>
          <w:lang w:val="en-US"/>
        </w:rPr>
        <w:t>Running Hours</w:t>
      </w:r>
      <w:bookmarkEnd w:id="448"/>
      <w:bookmarkEnd w:id="449"/>
    </w:p>
    <w:p w:rsidR="00E772D6" w:rsidRDefault="00E772D6" w:rsidP="00E772D6">
      <w:pPr>
        <w:rPr>
          <w:lang w:val="en-US"/>
        </w:rPr>
      </w:pPr>
    </w:p>
    <w:p w:rsidR="00E772D6" w:rsidRPr="00141694" w:rsidRDefault="00E772D6" w:rsidP="00E772D6">
      <w:pPr>
        <w:rPr>
          <w:lang w:val="en-US"/>
        </w:rPr>
      </w:pPr>
      <w:r>
        <w:rPr>
          <w:lang w:val="en-US"/>
        </w:rPr>
        <w:t>Internal calculation. Once the sensor is high, this field will start the count for running hours based upon the time that the sensor is high (also when switched on but not running, so less accurate).</w:t>
      </w:r>
    </w:p>
    <w:p w:rsidR="00E772D6" w:rsidRDefault="00E772D6" w:rsidP="0031103D">
      <w:pPr>
        <w:pStyle w:val="Kop4"/>
        <w:numPr>
          <w:ilvl w:val="3"/>
          <w:numId w:val="3"/>
        </w:numPr>
        <w:rPr>
          <w:lang w:val="en-US"/>
        </w:rPr>
      </w:pPr>
      <w:bookmarkStart w:id="450" w:name="_Toc346631028"/>
      <w:bookmarkStart w:id="451" w:name="_Toc375561332"/>
      <w:r>
        <w:rPr>
          <w:lang w:val="en-US"/>
        </w:rPr>
        <w:t>Set (Request)</w:t>
      </w:r>
      <w:bookmarkEnd w:id="450"/>
      <w:bookmarkEnd w:id="451"/>
    </w:p>
    <w:p w:rsidR="00E772D6" w:rsidRPr="005B6EE3" w:rsidRDefault="00E772D6" w:rsidP="00E772D6">
      <w:pPr>
        <w:rPr>
          <w:lang w:val="en-US"/>
        </w:rPr>
      </w:pPr>
    </w:p>
    <w:p w:rsidR="00E772D6" w:rsidRDefault="00E772D6" w:rsidP="00E772D6">
      <w:pPr>
        <w:rPr>
          <w:i/>
          <w:lang w:val="en-US"/>
        </w:rPr>
      </w:pPr>
      <w:r>
        <w:rPr>
          <w:noProof/>
          <w:lang w:val="nl-NL" w:eastAsia="nl-NL"/>
        </w:rPr>
        <w:drawing>
          <wp:inline distT="0" distB="0" distL="0" distR="0" wp14:anchorId="088D0D46" wp14:editId="2642E3C3">
            <wp:extent cx="416379" cy="342900"/>
            <wp:effectExtent l="0" t="0" r="3175" b="0"/>
            <wp:docPr id="167" name="Afbeelding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E772D6" w:rsidRDefault="00E772D6" w:rsidP="00E772D6">
      <w:pPr>
        <w:rPr>
          <w:lang w:val="en-US"/>
        </w:rPr>
      </w:pPr>
      <w:r>
        <w:rPr>
          <w:i/>
          <w:lang w:val="en-US"/>
        </w:rPr>
        <w:t xml:space="preserve">Does not function without Digital In (DI) </w:t>
      </w:r>
      <w:r w:rsidRPr="00906246">
        <w:rPr>
          <w:i/>
          <w:lang w:val="en-US"/>
        </w:rPr>
        <w:t>status.</w:t>
      </w:r>
    </w:p>
    <w:p w:rsidR="00E772D6" w:rsidRDefault="00E772D6" w:rsidP="00E772D6">
      <w:pPr>
        <w:rPr>
          <w:lang w:val="en-US"/>
        </w:rPr>
      </w:pPr>
    </w:p>
    <w:p w:rsidR="00E772D6" w:rsidRDefault="00E772D6" w:rsidP="00E772D6">
      <w:pPr>
        <w:rPr>
          <w:lang w:val="en-US"/>
        </w:rPr>
      </w:pPr>
      <w:r>
        <w:rPr>
          <w:lang w:val="en-US"/>
        </w:rPr>
        <w:t>The “Set request” signal output generally is a digital output.</w:t>
      </w:r>
      <w:r>
        <w:rPr>
          <w:lang w:val="en-US"/>
        </w:rPr>
        <w:br/>
        <w:t xml:space="preserve">Once selected, a request will be set to the attached sensor (e.g. a valve or other device that can be steered to open), and it will stay set until it gets a status back that the request is fulfilled. Needs to be combined with a DI where the status of the sensor will be connected to (i.e. open/close). </w:t>
      </w:r>
    </w:p>
    <w:p w:rsidR="00E772D6" w:rsidRPr="0052119A" w:rsidRDefault="00E772D6" w:rsidP="00E772D6">
      <w:pPr>
        <w:rPr>
          <w:lang w:val="en-US"/>
        </w:rPr>
      </w:pPr>
    </w:p>
    <w:p w:rsidR="00E772D6" w:rsidRDefault="00E772D6" w:rsidP="0031103D">
      <w:pPr>
        <w:pStyle w:val="Kop4"/>
        <w:numPr>
          <w:ilvl w:val="3"/>
          <w:numId w:val="3"/>
        </w:numPr>
        <w:rPr>
          <w:lang w:val="en-US"/>
        </w:rPr>
      </w:pPr>
      <w:bookmarkStart w:id="452" w:name="_Toc346631029"/>
      <w:bookmarkStart w:id="453" w:name="_Toc375561333"/>
      <w:r>
        <w:rPr>
          <w:lang w:val="en-US"/>
        </w:rPr>
        <w:t>Standard</w:t>
      </w:r>
      <w:bookmarkEnd w:id="452"/>
      <w:bookmarkEnd w:id="453"/>
    </w:p>
    <w:p w:rsidR="00E772D6" w:rsidRPr="005B6EE3" w:rsidRDefault="00E772D6" w:rsidP="00E772D6">
      <w:pPr>
        <w:rPr>
          <w:lang w:val="en-US"/>
        </w:rPr>
      </w:pPr>
    </w:p>
    <w:p w:rsidR="00E772D6" w:rsidRPr="0052119A" w:rsidRDefault="00E772D6" w:rsidP="00E772D6">
      <w:pPr>
        <w:rPr>
          <w:lang w:val="en-US"/>
        </w:rPr>
      </w:pPr>
      <w:r>
        <w:rPr>
          <w:lang w:val="en-US"/>
        </w:rPr>
        <w:t>This is the standard setting. Via this setting nothing extra will be added to the field. Leave it on standard if nothing else is required or if you don’t know.</w:t>
      </w:r>
    </w:p>
    <w:p w:rsidR="00E772D6" w:rsidRDefault="00E772D6" w:rsidP="0031103D">
      <w:pPr>
        <w:pStyle w:val="Kop4"/>
        <w:numPr>
          <w:ilvl w:val="3"/>
          <w:numId w:val="3"/>
        </w:numPr>
        <w:rPr>
          <w:lang w:val="en-US"/>
        </w:rPr>
      </w:pPr>
      <w:bookmarkStart w:id="454" w:name="_Toc346631030"/>
      <w:bookmarkStart w:id="455" w:name="_Toc375561334"/>
      <w:r>
        <w:rPr>
          <w:lang w:val="en-US"/>
        </w:rPr>
        <w:t>Standby</w:t>
      </w:r>
      <w:bookmarkEnd w:id="454"/>
      <w:bookmarkEnd w:id="455"/>
    </w:p>
    <w:p w:rsidR="00E772D6" w:rsidRDefault="00E772D6" w:rsidP="00E772D6">
      <w:pPr>
        <w:rPr>
          <w:lang w:val="en-US"/>
        </w:rPr>
      </w:pPr>
    </w:p>
    <w:p w:rsidR="00E772D6" w:rsidRPr="00141694" w:rsidRDefault="00E772D6" w:rsidP="00E772D6">
      <w:pPr>
        <w:rPr>
          <w:lang w:val="en-US"/>
        </w:rPr>
      </w:pPr>
      <w:r>
        <w:rPr>
          <w:lang w:val="en-US"/>
        </w:rPr>
        <w:t>See Ready.</w:t>
      </w:r>
    </w:p>
    <w:p w:rsidR="00E772D6" w:rsidRDefault="00E772D6" w:rsidP="0031103D">
      <w:pPr>
        <w:pStyle w:val="Kop4"/>
        <w:numPr>
          <w:ilvl w:val="3"/>
          <w:numId w:val="3"/>
        </w:numPr>
        <w:rPr>
          <w:lang w:val="en-US"/>
        </w:rPr>
      </w:pPr>
      <w:bookmarkStart w:id="456" w:name="_Toc346631031"/>
      <w:bookmarkStart w:id="457" w:name="_Toc375561335"/>
      <w:r>
        <w:rPr>
          <w:lang w:val="en-US"/>
        </w:rPr>
        <w:t>Status</w:t>
      </w:r>
      <w:bookmarkEnd w:id="456"/>
      <w:bookmarkEnd w:id="457"/>
    </w:p>
    <w:p w:rsidR="00E772D6" w:rsidRPr="005B6EE3" w:rsidRDefault="00E772D6" w:rsidP="00E772D6">
      <w:pPr>
        <w:rPr>
          <w:lang w:val="en-US"/>
        </w:rPr>
      </w:pPr>
    </w:p>
    <w:p w:rsidR="00E772D6" w:rsidRDefault="00E772D6" w:rsidP="00E772D6">
      <w:pPr>
        <w:rPr>
          <w:lang w:val="en-US"/>
        </w:rPr>
      </w:pPr>
      <w:r>
        <w:rPr>
          <w:lang w:val="en-US"/>
        </w:rPr>
        <w:t>Is general used on DI. If you need to know the status on an attached sensor but that sensor is in use by the PLC</w:t>
      </w:r>
      <w:r>
        <w:rPr>
          <w:lang w:val="en-US"/>
        </w:rPr>
        <w:fldChar w:fldCharType="begin"/>
      </w:r>
      <w:r>
        <w:rPr>
          <w:lang w:val="en-US"/>
        </w:rPr>
        <w:instrText xml:space="preserve"> XE "</w:instrText>
      </w:r>
      <w:r w:rsidRPr="00CA46A0">
        <w:rPr>
          <w:lang w:val="en-US"/>
        </w:rPr>
        <w:instrText>PLC"</w:instrText>
      </w:r>
      <w:r>
        <w:rPr>
          <w:lang w:val="en-US"/>
        </w:rPr>
        <w:instrText xml:space="preserve"> </w:instrText>
      </w:r>
      <w:r>
        <w:rPr>
          <w:lang w:val="en-US"/>
        </w:rPr>
        <w:fldChar w:fldCharType="end"/>
      </w:r>
      <w:r>
        <w:rPr>
          <w:lang w:val="en-US"/>
        </w:rPr>
        <w:t>-program, you can use status in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configuration. Now it reads the status of the sensor without interfering with the PLC-program.</w:t>
      </w:r>
    </w:p>
    <w:p w:rsidR="00E772D6" w:rsidRDefault="00E772D6" w:rsidP="0031103D">
      <w:pPr>
        <w:pStyle w:val="Kop4"/>
        <w:numPr>
          <w:ilvl w:val="3"/>
          <w:numId w:val="3"/>
        </w:numPr>
        <w:rPr>
          <w:lang w:val="en-US"/>
        </w:rPr>
      </w:pPr>
      <w:bookmarkStart w:id="458" w:name="_Toc346631032"/>
      <w:bookmarkStart w:id="459" w:name="_Toc375561336"/>
      <w:r>
        <w:rPr>
          <w:lang w:val="en-US"/>
        </w:rPr>
        <w:t>Switch</w:t>
      </w:r>
      <w:bookmarkEnd w:id="458"/>
      <w:bookmarkEnd w:id="459"/>
    </w:p>
    <w:p w:rsidR="00E772D6" w:rsidRPr="005B6EE3" w:rsidRDefault="00E772D6" w:rsidP="00E772D6">
      <w:pPr>
        <w:rPr>
          <w:lang w:val="en-US"/>
        </w:rPr>
      </w:pPr>
    </w:p>
    <w:p w:rsidR="00E772D6" w:rsidRDefault="00E772D6" w:rsidP="00E772D6">
      <w:pPr>
        <w:rPr>
          <w:lang w:val="en-US"/>
        </w:rPr>
      </w:pPr>
      <w:r w:rsidRPr="00C31213">
        <w:rPr>
          <w:lang w:val="en-US"/>
        </w:rPr>
        <w:t>When a switch is connected to a DI</w:t>
      </w:r>
      <w:r>
        <w:rPr>
          <w:lang w:val="en-US"/>
        </w:rPr>
        <w:t xml:space="preserve"> (i.e. an external pushbutton) you must set the status to switch. A box will appear which reads “request”. Now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will know that it has a switch connected and will act accordingly. If this status isn’t set upon a hardwired button, this button will not work.</w:t>
      </w:r>
    </w:p>
    <w:p w:rsidR="00E772D6" w:rsidRPr="003C0AF8" w:rsidRDefault="00E772D6" w:rsidP="00E772D6">
      <w:pPr>
        <w:rPr>
          <w:lang w:val="en-US"/>
        </w:rPr>
      </w:pPr>
    </w:p>
    <w:p w:rsidR="00E772D6" w:rsidRDefault="00E772D6" w:rsidP="0031103D">
      <w:pPr>
        <w:pStyle w:val="Kop4"/>
        <w:numPr>
          <w:ilvl w:val="3"/>
          <w:numId w:val="3"/>
        </w:numPr>
        <w:rPr>
          <w:lang w:val="en-US"/>
        </w:rPr>
      </w:pPr>
      <w:bookmarkStart w:id="460" w:name="_Toc346631033"/>
      <w:bookmarkStart w:id="461" w:name="_Toc375561337"/>
      <w:r>
        <w:rPr>
          <w:lang w:val="en-US"/>
        </w:rPr>
        <w:lastRenderedPageBreak/>
        <w:t>Timeout</w:t>
      </w:r>
      <w:bookmarkEnd w:id="460"/>
      <w:bookmarkEnd w:id="461"/>
    </w:p>
    <w:p w:rsidR="00E772D6" w:rsidRDefault="00E772D6" w:rsidP="00E772D6">
      <w:pPr>
        <w:rPr>
          <w:lang w:val="en-US"/>
        </w:rPr>
      </w:pPr>
    </w:p>
    <w:p w:rsidR="00E772D6" w:rsidRPr="00141694" w:rsidRDefault="00E772D6" w:rsidP="00E772D6">
      <w:pPr>
        <w:rPr>
          <w:lang w:val="en-US"/>
        </w:rPr>
      </w:pPr>
      <w:r>
        <w:rPr>
          <w:lang w:val="en-US"/>
        </w:rPr>
        <w:t>Some sensors, i.e. valves, have a separate connection to show that the action has timed out. When not available use Timeout as type. If no signal is coming back (DI) within a certain amount of time, it will give a timeout.</w:t>
      </w:r>
    </w:p>
    <w:p w:rsidR="00E772D6" w:rsidRDefault="00E772D6" w:rsidP="0031103D">
      <w:pPr>
        <w:pStyle w:val="Kop4"/>
        <w:numPr>
          <w:ilvl w:val="3"/>
          <w:numId w:val="3"/>
        </w:numPr>
        <w:rPr>
          <w:lang w:val="en-US"/>
        </w:rPr>
      </w:pPr>
      <w:bookmarkStart w:id="462" w:name="_Toc346631034"/>
      <w:bookmarkStart w:id="463" w:name="_Toc375561338"/>
      <w:r>
        <w:rPr>
          <w:lang w:val="en-US"/>
        </w:rPr>
        <w:t>Too High</w:t>
      </w:r>
      <w:bookmarkEnd w:id="462"/>
      <w:bookmarkEnd w:id="463"/>
    </w:p>
    <w:p w:rsidR="00E772D6" w:rsidRPr="005B6EE3" w:rsidRDefault="00E772D6" w:rsidP="00E772D6">
      <w:pPr>
        <w:rPr>
          <w:lang w:val="en-US"/>
        </w:rPr>
      </w:pPr>
    </w:p>
    <w:p w:rsidR="00E772D6" w:rsidRPr="003C0AF8" w:rsidRDefault="00E772D6" w:rsidP="00E772D6">
      <w:pPr>
        <w:rPr>
          <w:lang w:val="en-US"/>
        </w:rPr>
      </w:pPr>
      <w:r>
        <w:rPr>
          <w:lang w:val="en-US"/>
        </w:rPr>
        <w:t>See low alarm.</w:t>
      </w:r>
    </w:p>
    <w:p w:rsidR="00E772D6" w:rsidRDefault="00E772D6" w:rsidP="0031103D">
      <w:pPr>
        <w:pStyle w:val="Kop4"/>
        <w:numPr>
          <w:ilvl w:val="3"/>
          <w:numId w:val="3"/>
        </w:numPr>
        <w:rPr>
          <w:lang w:val="en-US"/>
        </w:rPr>
      </w:pPr>
      <w:bookmarkStart w:id="464" w:name="_Toc346631035"/>
      <w:bookmarkStart w:id="465" w:name="_Toc375561339"/>
      <w:r>
        <w:rPr>
          <w:lang w:val="en-US"/>
        </w:rPr>
        <w:t>Too High Level</w:t>
      </w:r>
      <w:bookmarkEnd w:id="464"/>
      <w:bookmarkEnd w:id="465"/>
    </w:p>
    <w:p w:rsidR="00E772D6" w:rsidRPr="005B6EE3" w:rsidRDefault="00E772D6" w:rsidP="00E772D6">
      <w:pPr>
        <w:rPr>
          <w:lang w:val="en-US"/>
        </w:rPr>
      </w:pPr>
    </w:p>
    <w:p w:rsidR="00E772D6" w:rsidRDefault="00E772D6" w:rsidP="00E772D6">
      <w:pPr>
        <w:rPr>
          <w:lang w:val="en-US"/>
        </w:rPr>
      </w:pPr>
      <w:r>
        <w:rPr>
          <w:lang w:val="en-US"/>
        </w:rPr>
        <w:t>See low alarm.</w:t>
      </w:r>
    </w:p>
    <w:p w:rsidR="00E772D6" w:rsidRPr="0052119A" w:rsidRDefault="00E772D6" w:rsidP="00E772D6">
      <w:pPr>
        <w:rPr>
          <w:lang w:val="en-US"/>
        </w:rPr>
      </w:pPr>
    </w:p>
    <w:p w:rsidR="00E772D6" w:rsidRDefault="00E772D6" w:rsidP="0031103D">
      <w:pPr>
        <w:pStyle w:val="Kop4"/>
        <w:numPr>
          <w:ilvl w:val="3"/>
          <w:numId w:val="3"/>
        </w:numPr>
        <w:rPr>
          <w:lang w:val="en-US"/>
        </w:rPr>
      </w:pPr>
      <w:bookmarkStart w:id="466" w:name="_Toc346631036"/>
      <w:bookmarkStart w:id="467" w:name="_Toc375561340"/>
      <w:r>
        <w:rPr>
          <w:lang w:val="en-US"/>
        </w:rPr>
        <w:t>Too Low</w:t>
      </w:r>
      <w:bookmarkEnd w:id="466"/>
      <w:bookmarkEnd w:id="467"/>
    </w:p>
    <w:p w:rsidR="00E772D6" w:rsidRPr="005B6EE3" w:rsidRDefault="00E772D6" w:rsidP="00E772D6">
      <w:pPr>
        <w:rPr>
          <w:lang w:val="en-US"/>
        </w:rPr>
      </w:pPr>
    </w:p>
    <w:p w:rsidR="00E772D6" w:rsidRDefault="00E772D6" w:rsidP="00E772D6">
      <w:pPr>
        <w:rPr>
          <w:lang w:val="en-US"/>
        </w:rPr>
      </w:pPr>
      <w:r>
        <w:rPr>
          <w:lang w:val="en-US"/>
        </w:rPr>
        <w:t>See low alarm.</w:t>
      </w:r>
    </w:p>
    <w:p w:rsidR="00E772D6" w:rsidRPr="003C0AF8" w:rsidRDefault="00E772D6" w:rsidP="00E772D6">
      <w:pPr>
        <w:rPr>
          <w:lang w:val="en-US"/>
        </w:rPr>
      </w:pPr>
    </w:p>
    <w:p w:rsidR="00E772D6" w:rsidRDefault="00E772D6" w:rsidP="0031103D">
      <w:pPr>
        <w:pStyle w:val="Kop4"/>
        <w:numPr>
          <w:ilvl w:val="3"/>
          <w:numId w:val="3"/>
        </w:numPr>
        <w:rPr>
          <w:lang w:val="en-US"/>
        </w:rPr>
      </w:pPr>
      <w:bookmarkStart w:id="468" w:name="_Toc346631037"/>
      <w:bookmarkStart w:id="469" w:name="_Toc375561341"/>
      <w:r>
        <w:rPr>
          <w:lang w:val="en-US"/>
        </w:rPr>
        <w:t>Too Low Level</w:t>
      </w:r>
      <w:bookmarkEnd w:id="468"/>
      <w:bookmarkEnd w:id="469"/>
    </w:p>
    <w:p w:rsidR="00E772D6" w:rsidRPr="005B6EE3" w:rsidRDefault="00E772D6" w:rsidP="00E772D6">
      <w:pPr>
        <w:rPr>
          <w:lang w:val="en-US"/>
        </w:rPr>
      </w:pPr>
    </w:p>
    <w:p w:rsidR="00E772D6" w:rsidRDefault="00E772D6" w:rsidP="00E772D6">
      <w:pPr>
        <w:rPr>
          <w:lang w:val="en-US"/>
        </w:rPr>
      </w:pPr>
      <w:r>
        <w:rPr>
          <w:lang w:val="en-US"/>
        </w:rPr>
        <w:t>See low alarm.</w:t>
      </w: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rPr>
          <w:lang w:val="en-US"/>
        </w:rPr>
      </w:pPr>
    </w:p>
    <w:p w:rsidR="00E772D6" w:rsidRDefault="00E772D6" w:rsidP="00E772D6">
      <w:pPr>
        <w:pStyle w:val="Kop2"/>
        <w:rPr>
          <w:lang w:val="en-US"/>
        </w:rPr>
      </w:pPr>
      <w:bookmarkStart w:id="470" w:name="_Toc275955995"/>
      <w:bookmarkStart w:id="471" w:name="_Toc346631038"/>
      <w:bookmarkStart w:id="472" w:name="_Toc375561342"/>
      <w:r>
        <w:rPr>
          <w:lang w:val="en-US"/>
        </w:rPr>
        <w:lastRenderedPageBreak/>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Device Manager</w:t>
      </w:r>
      <w:bookmarkEnd w:id="470"/>
      <w:bookmarkEnd w:id="471"/>
      <w:bookmarkEnd w:id="472"/>
    </w:p>
    <w:p w:rsidR="00E772D6" w:rsidRDefault="00E772D6" w:rsidP="00E772D6">
      <w:pPr>
        <w:rPr>
          <w:lang w:val="en-US"/>
        </w:rPr>
      </w:pPr>
      <w:r>
        <w:rPr>
          <w:lang w:val="en-US"/>
        </w:rPr>
        <w:t>Under “Configuration &gt;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&gt; Wago Device Manager” the following window appears:</w:t>
      </w:r>
    </w:p>
    <w:p w:rsidR="00E772D6" w:rsidRDefault="00E772D6" w:rsidP="00E772D6">
      <w:pPr>
        <w:rPr>
          <w:lang w:val="en-US"/>
        </w:rPr>
      </w:pPr>
    </w:p>
    <w:p w:rsidR="00E772D6" w:rsidRDefault="00E772D6" w:rsidP="00E772D6">
      <w:pPr>
        <w:keepNext/>
      </w:pPr>
      <w:r>
        <w:rPr>
          <w:noProof/>
          <w:lang w:val="nl-NL" w:eastAsia="nl-NL"/>
        </w:rPr>
        <w:drawing>
          <wp:inline distT="0" distB="0" distL="0" distR="0" wp14:anchorId="032822E6" wp14:editId="35CF743F">
            <wp:extent cx="5934075" cy="4972050"/>
            <wp:effectExtent l="19050" t="0" r="9525" b="0"/>
            <wp:docPr id="20" name="Afbeelding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73" cstate="print"/>
                    <a:srcRect/>
                    <a:stretch>
                      <a:fillRect/>
                    </a:stretch>
                  </pic:blipFill>
                  <pic:spPr bwMode="auto">
                    <a:xfrm>
                      <a:off x="0" y="0"/>
                      <a:ext cx="5934075" cy="4972050"/>
                    </a:xfrm>
                    <a:prstGeom prst="rect">
                      <a:avLst/>
                    </a:prstGeom>
                    <a:noFill/>
                    <a:ln w="9525">
                      <a:noFill/>
                      <a:miter lim="800000"/>
                      <a:headEnd/>
                      <a:tailEnd/>
                    </a:ln>
                  </pic:spPr>
                </pic:pic>
              </a:graphicData>
            </a:graphic>
          </wp:inline>
        </w:drawing>
      </w:r>
    </w:p>
    <w:p w:rsidR="00E772D6" w:rsidRPr="00D92197" w:rsidRDefault="00E772D6" w:rsidP="00E772D6">
      <w:pPr>
        <w:pStyle w:val="Onderschrift"/>
      </w:pPr>
      <w:bookmarkStart w:id="473" w:name="_Ref262797146"/>
      <w:bookmarkStart w:id="474" w:name="_Toc346631200"/>
      <w:bookmarkStart w:id="475" w:name="_Toc375561401"/>
      <w:r w:rsidRPr="00D92197">
        <w:t xml:space="preserve">Figure </w:t>
      </w:r>
      <w:fldSimple w:instr=" STYLEREF 1 \s ">
        <w:r w:rsidR="00C91965">
          <w:rPr>
            <w:noProof/>
          </w:rPr>
          <w:t>7</w:t>
        </w:r>
      </w:fldSimple>
      <w:r w:rsidR="00F7104D">
        <w:noBreakHyphen/>
      </w:r>
      <w:fldSimple w:instr=" SEQ Figure \* ARABIC \s 1 ">
        <w:r w:rsidR="00C91965">
          <w:rPr>
            <w:noProof/>
          </w:rPr>
          <w:t>5</w:t>
        </w:r>
      </w:fldSimple>
      <w:bookmarkEnd w:id="473"/>
      <w:r w:rsidRPr="00D92197">
        <w:t>: Wago</w:t>
      </w:r>
      <w:r>
        <w:fldChar w:fldCharType="begin"/>
      </w:r>
      <w:r>
        <w:instrText xml:space="preserve"> XE "Wago" </w:instrText>
      </w:r>
      <w:r>
        <w:fldChar w:fldCharType="end"/>
      </w:r>
      <w:r w:rsidRPr="00D92197">
        <w:t xml:space="preserve"> Device Manager</w:t>
      </w:r>
      <w:bookmarkEnd w:id="474"/>
      <w:bookmarkEnd w:id="475"/>
    </w:p>
    <w:p w:rsidR="00E772D6" w:rsidRDefault="00E772D6" w:rsidP="00E772D6">
      <w:pPr>
        <w:rPr>
          <w:noProof/>
          <w:lang w:val="en-US"/>
        </w:rPr>
      </w:pPr>
      <w:r>
        <w:rPr>
          <w:lang w:val="en-US"/>
        </w:rPr>
        <w:br w:type="page"/>
      </w:r>
      <w:r>
        <w:rPr>
          <w:lang w:val="en-US"/>
        </w:rPr>
        <w:lastRenderedPageBreak/>
        <w:t>When the devices are correctly installed and connected, the respective MAC addresses will be shown via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 Manager” window. The “Mod0” and others that are found are shown green. If a Wago is specified with an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and there is no connection, the Text will be red.</w:t>
      </w:r>
      <w:r w:rsidRPr="00315F98">
        <w:rPr>
          <w:noProof/>
          <w:lang w:val="en-US"/>
        </w:rPr>
        <w:t xml:space="preserve"> </w:t>
      </w:r>
      <w:r>
        <w:rPr>
          <w:noProof/>
          <w:lang w:val="en-US"/>
        </w:rPr>
        <w:t xml:space="preserve">(see </w:t>
      </w:r>
      <w:r>
        <w:rPr>
          <w:noProof/>
          <w:lang w:val="en-US"/>
        </w:rPr>
        <w:fldChar w:fldCharType="begin"/>
      </w:r>
      <w:r>
        <w:rPr>
          <w:noProof/>
          <w:lang w:val="en-US"/>
        </w:rPr>
        <w:instrText xml:space="preserve"> REF _Ref331585473 \h </w:instrText>
      </w:r>
      <w:r>
        <w:rPr>
          <w:noProof/>
          <w:lang w:val="en-US"/>
        </w:rPr>
      </w:r>
      <w:r>
        <w:rPr>
          <w:noProof/>
          <w:lang w:val="en-US"/>
        </w:rPr>
        <w:fldChar w:fldCharType="separate"/>
      </w:r>
      <w:r w:rsidR="00C91965">
        <w:t xml:space="preserve">Figure </w:t>
      </w:r>
      <w:r w:rsidR="00C91965">
        <w:rPr>
          <w:noProof/>
        </w:rPr>
        <w:t>7</w:t>
      </w:r>
      <w:r w:rsidR="00C91965">
        <w:noBreakHyphen/>
      </w:r>
      <w:r w:rsidR="00C91965">
        <w:rPr>
          <w:noProof/>
        </w:rPr>
        <w:t>6</w:t>
      </w:r>
      <w:r>
        <w:rPr>
          <w:noProof/>
          <w:lang w:val="en-US"/>
        </w:rPr>
        <w:fldChar w:fldCharType="end"/>
      </w:r>
      <w:r>
        <w:rPr>
          <w:noProof/>
          <w:lang w:val="en-US"/>
        </w:rPr>
        <w:t>)</w:t>
      </w:r>
    </w:p>
    <w:p w:rsidR="00E772D6" w:rsidRDefault="00E772D6" w:rsidP="00E772D6">
      <w:pPr>
        <w:rPr>
          <w:noProof/>
          <w:lang w:val="en-US"/>
        </w:rPr>
      </w:pPr>
    </w:p>
    <w:p w:rsidR="00E772D6" w:rsidRDefault="00E772D6" w:rsidP="00E772D6">
      <w:pPr>
        <w:rPr>
          <w:lang w:val="en-US"/>
        </w:rPr>
      </w:pPr>
      <w:r>
        <w:rPr>
          <w:noProof/>
          <w:lang w:val="nl-NL" w:eastAsia="nl-NL"/>
        </w:rPr>
        <w:drawing>
          <wp:inline distT="0" distB="0" distL="0" distR="0" wp14:anchorId="470FA9B6" wp14:editId="3EEE7C91">
            <wp:extent cx="5939790" cy="5134009"/>
            <wp:effectExtent l="0" t="0" r="381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5134009"/>
                    </a:xfrm>
                    <a:prstGeom prst="rect">
                      <a:avLst/>
                    </a:prstGeom>
                  </pic:spPr>
                </pic:pic>
              </a:graphicData>
            </a:graphic>
          </wp:inline>
        </w:drawing>
      </w:r>
    </w:p>
    <w:p w:rsidR="00E772D6" w:rsidRDefault="00E772D6" w:rsidP="00E772D6">
      <w:pPr>
        <w:pStyle w:val="Onderschrift"/>
      </w:pPr>
      <w:bookmarkStart w:id="476" w:name="_Ref331585473"/>
      <w:bookmarkStart w:id="477" w:name="_Ref331585393"/>
      <w:bookmarkStart w:id="478" w:name="_Toc346631201"/>
      <w:bookmarkStart w:id="479" w:name="_Toc375561402"/>
      <w:r>
        <w:t xml:space="preserve">Figure </w:t>
      </w:r>
      <w:fldSimple w:instr=" STYLEREF 1 \s ">
        <w:r w:rsidR="00C91965">
          <w:rPr>
            <w:noProof/>
          </w:rPr>
          <w:t>7</w:t>
        </w:r>
      </w:fldSimple>
      <w:r w:rsidR="00F7104D">
        <w:noBreakHyphen/>
      </w:r>
      <w:fldSimple w:instr=" SEQ Figure \* ARABIC \s 1 ">
        <w:r w:rsidR="00C91965">
          <w:rPr>
            <w:noProof/>
          </w:rPr>
          <w:t>6</w:t>
        </w:r>
      </w:fldSimple>
      <w:bookmarkEnd w:id="476"/>
      <w:r>
        <w:t>: Device Manager</w:t>
      </w:r>
      <w:bookmarkEnd w:id="477"/>
      <w:bookmarkEnd w:id="478"/>
      <w:bookmarkEnd w:id="479"/>
    </w:p>
    <w:p w:rsidR="00E772D6" w:rsidRDefault="00E772D6" w:rsidP="00E772D6">
      <w:pPr>
        <w:rPr>
          <w:lang w:val="en-US"/>
        </w:rPr>
      </w:pPr>
      <w:r>
        <w:rPr>
          <w:lang w:val="en-US"/>
        </w:rPr>
        <w:br/>
        <w:t>If the MAC addresses does not show, it is possible that there is no connection with the specific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or the Wago devices need to be restarted. This can be accomplished by</w:t>
      </w:r>
    </w:p>
    <w:p w:rsidR="00E772D6" w:rsidRDefault="00E772D6" w:rsidP="0031103D">
      <w:pPr>
        <w:numPr>
          <w:ilvl w:val="0"/>
          <w:numId w:val="19"/>
        </w:numPr>
        <w:rPr>
          <w:lang w:val="en-US"/>
        </w:rPr>
      </w:pPr>
      <w:r>
        <w:rPr>
          <w:lang w:val="en-US"/>
        </w:rPr>
        <w:t>Disconnecting electrical power from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 for a short period of time</w:t>
      </w:r>
    </w:p>
    <w:p w:rsidR="00E772D6" w:rsidRDefault="00E772D6" w:rsidP="0031103D">
      <w:pPr>
        <w:numPr>
          <w:ilvl w:val="0"/>
          <w:numId w:val="19"/>
        </w:numPr>
        <w:rPr>
          <w:lang w:val="en-US"/>
        </w:rPr>
      </w:pPr>
      <w:r>
        <w:rPr>
          <w:lang w:val="en-US"/>
        </w:rPr>
        <w:t xml:space="preserve">By pushing down the operating mode switch (see </w:t>
      </w:r>
      <w:r>
        <w:rPr>
          <w:lang w:val="en-US"/>
        </w:rPr>
        <w:fldChar w:fldCharType="begin"/>
      </w:r>
      <w:r>
        <w:rPr>
          <w:lang w:val="en-US"/>
        </w:rPr>
        <w:instrText xml:space="preserve"> REF _Ref262800556 \h </w:instrText>
      </w:r>
      <w:r>
        <w:rPr>
          <w:lang w:val="en-US"/>
        </w:rPr>
      </w:r>
      <w:r>
        <w:rPr>
          <w:lang w:val="en-US"/>
        </w:rPr>
        <w:fldChar w:fldCharType="separate"/>
      </w:r>
      <w:r w:rsidR="00C91965" w:rsidRPr="00D92197">
        <w:t xml:space="preserve">Figure </w:t>
      </w:r>
      <w:r w:rsidR="00C91965">
        <w:rPr>
          <w:noProof/>
        </w:rPr>
        <w:t>7</w:t>
      </w:r>
      <w:r w:rsidR="00C91965">
        <w:noBreakHyphen/>
      </w:r>
      <w:r w:rsidR="00C91965">
        <w:rPr>
          <w:noProof/>
        </w:rPr>
        <w:t>7</w:t>
      </w:r>
      <w:r>
        <w:rPr>
          <w:lang w:val="en-US"/>
        </w:rPr>
        <w:fldChar w:fldCharType="end"/>
      </w:r>
      <w:r>
        <w:rPr>
          <w:lang w:val="en-US"/>
        </w:rPr>
        <w:t>).</w:t>
      </w:r>
    </w:p>
    <w:p w:rsidR="00E772D6" w:rsidRDefault="00E772D6" w:rsidP="00E772D6">
      <w:pPr>
        <w:rPr>
          <w:lang w:val="en-US"/>
        </w:rPr>
      </w:pPr>
    </w:p>
    <w:p w:rsidR="00E772D6" w:rsidRDefault="00E772D6" w:rsidP="00E772D6">
      <w:pPr>
        <w:keepNext/>
      </w:pPr>
      <w:r>
        <w:rPr>
          <w:noProof/>
          <w:lang w:val="nl-NL" w:eastAsia="nl-NL"/>
        </w:rPr>
        <w:lastRenderedPageBreak/>
        <w:drawing>
          <wp:inline distT="0" distB="0" distL="0" distR="0" wp14:anchorId="7DC39125" wp14:editId="52A44322">
            <wp:extent cx="3705225" cy="1495425"/>
            <wp:effectExtent l="19050" t="0" r="9525" b="0"/>
            <wp:docPr id="57" name="Afbeelding 57" descr="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ݶ°"/>
                    <pic:cNvPicPr>
                      <a:picLocks noChangeAspect="1" noChangeArrowheads="1"/>
                    </pic:cNvPicPr>
                  </pic:nvPicPr>
                  <pic:blipFill>
                    <a:blip r:embed="rId75" cstate="print"/>
                    <a:srcRect/>
                    <a:stretch>
                      <a:fillRect/>
                    </a:stretch>
                  </pic:blipFill>
                  <pic:spPr bwMode="auto">
                    <a:xfrm>
                      <a:off x="0" y="0"/>
                      <a:ext cx="3705225" cy="1495425"/>
                    </a:xfrm>
                    <a:prstGeom prst="rect">
                      <a:avLst/>
                    </a:prstGeom>
                    <a:noFill/>
                    <a:ln w="9525">
                      <a:noFill/>
                      <a:miter lim="800000"/>
                      <a:headEnd/>
                      <a:tailEnd/>
                    </a:ln>
                  </pic:spPr>
                </pic:pic>
              </a:graphicData>
            </a:graphic>
          </wp:inline>
        </w:drawing>
      </w:r>
    </w:p>
    <w:p w:rsidR="00E772D6" w:rsidRPr="00D92197" w:rsidRDefault="00E772D6" w:rsidP="00E772D6">
      <w:pPr>
        <w:pStyle w:val="Onderschrift"/>
      </w:pPr>
      <w:bookmarkStart w:id="480" w:name="_Ref262800556"/>
      <w:bookmarkStart w:id="481" w:name="_Toc346631202"/>
      <w:bookmarkStart w:id="482" w:name="_Toc375561403"/>
      <w:r w:rsidRPr="00D92197">
        <w:t xml:space="preserve">Figure </w:t>
      </w:r>
      <w:fldSimple w:instr=" STYLEREF 1 \s ">
        <w:r w:rsidR="00C91965">
          <w:rPr>
            <w:noProof/>
          </w:rPr>
          <w:t>7</w:t>
        </w:r>
      </w:fldSimple>
      <w:r w:rsidR="00F7104D">
        <w:noBreakHyphen/>
      </w:r>
      <w:fldSimple w:instr=" SEQ Figure \* ARABIC \s 1 ">
        <w:r w:rsidR="00C91965">
          <w:rPr>
            <w:noProof/>
          </w:rPr>
          <w:t>7</w:t>
        </w:r>
      </w:fldSimple>
      <w:bookmarkEnd w:id="480"/>
      <w:r w:rsidRPr="00D92197">
        <w:t>: Operating mode switch (Wago</w:t>
      </w:r>
      <w:r>
        <w:fldChar w:fldCharType="begin"/>
      </w:r>
      <w:r>
        <w:instrText xml:space="preserve"> XE "Wago" </w:instrText>
      </w:r>
      <w:r>
        <w:fldChar w:fldCharType="end"/>
      </w:r>
      <w:r w:rsidRPr="00D92197">
        <w:t>)</w:t>
      </w:r>
      <w:bookmarkEnd w:id="481"/>
      <w:bookmarkEnd w:id="482"/>
    </w:p>
    <w:p w:rsidR="00E772D6" w:rsidRPr="00CA0364" w:rsidRDefault="00E772D6" w:rsidP="00E772D6">
      <w:pPr>
        <w:rPr>
          <w:lang w:val="en-US"/>
        </w:rPr>
      </w:pPr>
      <w:r w:rsidRPr="00CA0364">
        <w:rPr>
          <w:lang w:val="en-US"/>
        </w:rPr>
        <w:t xml:space="preserve">The operating mode switch (see </w:t>
      </w:r>
      <w:r>
        <w:fldChar w:fldCharType="begin"/>
      </w:r>
      <w:r w:rsidRPr="00CA0364">
        <w:rPr>
          <w:lang w:val="en-US"/>
        </w:rPr>
        <w:instrText xml:space="preserve"> REF _Ref262800556 \h </w:instrText>
      </w:r>
      <w:r>
        <w:fldChar w:fldCharType="separate"/>
      </w:r>
      <w:r w:rsidR="00C91965" w:rsidRPr="00D92197">
        <w:t xml:space="preserve">Figure </w:t>
      </w:r>
      <w:r w:rsidR="00C91965">
        <w:rPr>
          <w:noProof/>
        </w:rPr>
        <w:t>7</w:t>
      </w:r>
      <w:r w:rsidR="00C91965">
        <w:noBreakHyphen/>
      </w:r>
      <w:r w:rsidR="00C91965">
        <w:rPr>
          <w:noProof/>
        </w:rPr>
        <w:t>7</w:t>
      </w:r>
      <w:r>
        <w:fldChar w:fldCharType="end"/>
      </w:r>
      <w:r w:rsidRPr="00CA0364">
        <w:rPr>
          <w:lang w:val="en-US"/>
        </w:rPr>
        <w:t>) is a push/slide switch with 3 settings and a hold-to-run function.</w:t>
      </w:r>
    </w:p>
    <w:p w:rsidR="00E772D6" w:rsidRPr="00CA0364" w:rsidRDefault="00E772D6" w:rsidP="00E772D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8"/>
        <w:gridCol w:w="5540"/>
      </w:tblGrid>
      <w:tr w:rsidR="00E772D6" w:rsidRPr="00B1180C" w:rsidTr="008D78D7">
        <w:tc>
          <w:tcPr>
            <w:tcW w:w="3848" w:type="dxa"/>
            <w:shd w:val="clear" w:color="auto" w:fill="0C0C0C"/>
          </w:tcPr>
          <w:p w:rsidR="00E772D6" w:rsidRPr="00B1180C" w:rsidRDefault="00E772D6" w:rsidP="008D78D7">
            <w:pPr>
              <w:rPr>
                <w:b/>
                <w:lang w:val="en-US"/>
              </w:rPr>
            </w:pPr>
            <w:r w:rsidRPr="00B1180C">
              <w:rPr>
                <w:b/>
                <w:lang w:val="en-US"/>
              </w:rPr>
              <w:t>Operating mode switch</w:t>
            </w:r>
          </w:p>
        </w:tc>
        <w:tc>
          <w:tcPr>
            <w:tcW w:w="5722" w:type="dxa"/>
            <w:shd w:val="clear" w:color="auto" w:fill="0C0C0C"/>
          </w:tcPr>
          <w:p w:rsidR="00E772D6" w:rsidRPr="00B1180C" w:rsidRDefault="00E772D6" w:rsidP="008D78D7">
            <w:pPr>
              <w:rPr>
                <w:b/>
                <w:lang w:val="en-US"/>
              </w:rPr>
            </w:pPr>
            <w:r w:rsidRPr="00B1180C">
              <w:rPr>
                <w:b/>
                <w:lang w:val="en-US"/>
              </w:rPr>
              <w:t>Function</w:t>
            </w:r>
          </w:p>
        </w:tc>
      </w:tr>
      <w:tr w:rsidR="00E772D6" w:rsidRPr="00B1180C" w:rsidTr="008D78D7">
        <w:tc>
          <w:tcPr>
            <w:tcW w:w="3848" w:type="dxa"/>
          </w:tcPr>
          <w:p w:rsidR="00E772D6" w:rsidRPr="00B1180C" w:rsidRDefault="00E772D6" w:rsidP="008D78D7">
            <w:pPr>
              <w:rPr>
                <w:lang w:val="en-US"/>
              </w:rPr>
            </w:pPr>
            <w:r w:rsidRPr="00B1180C">
              <w:rPr>
                <w:lang w:val="en-US"/>
              </w:rPr>
              <w:t>From center to top position</w:t>
            </w:r>
          </w:p>
        </w:tc>
        <w:tc>
          <w:tcPr>
            <w:tcW w:w="5722" w:type="dxa"/>
          </w:tcPr>
          <w:p w:rsidR="00E772D6" w:rsidRPr="00B1180C" w:rsidRDefault="00E772D6" w:rsidP="008D78D7">
            <w:pPr>
              <w:rPr>
                <w:lang w:val="en-US"/>
              </w:rPr>
            </w:pPr>
            <w:r w:rsidRPr="00B1180C">
              <w:rPr>
                <w:lang w:val="en-US"/>
              </w:rPr>
              <w:t>Activate program processing (RUN)</w:t>
            </w:r>
          </w:p>
        </w:tc>
      </w:tr>
      <w:tr w:rsidR="00E772D6" w:rsidRPr="00B1180C" w:rsidTr="008D78D7">
        <w:tc>
          <w:tcPr>
            <w:tcW w:w="3848" w:type="dxa"/>
          </w:tcPr>
          <w:p w:rsidR="00E772D6" w:rsidRPr="00B1180C" w:rsidRDefault="00E772D6" w:rsidP="008D78D7">
            <w:pPr>
              <w:rPr>
                <w:lang w:val="en-US"/>
              </w:rPr>
            </w:pPr>
            <w:r w:rsidRPr="00B1180C">
              <w:rPr>
                <w:lang w:val="en-US"/>
              </w:rPr>
              <w:t>From top to center position</w:t>
            </w:r>
          </w:p>
        </w:tc>
        <w:tc>
          <w:tcPr>
            <w:tcW w:w="5722" w:type="dxa"/>
          </w:tcPr>
          <w:p w:rsidR="00E772D6" w:rsidRPr="00B1180C" w:rsidRDefault="00E772D6" w:rsidP="008D78D7">
            <w:pPr>
              <w:rPr>
                <w:lang w:val="en-US"/>
              </w:rPr>
            </w:pPr>
            <w:r w:rsidRPr="00B1180C">
              <w:rPr>
                <w:lang w:val="en-US"/>
              </w:rPr>
              <w:t>Stop program processing (STOP)</w:t>
            </w:r>
          </w:p>
        </w:tc>
      </w:tr>
      <w:tr w:rsidR="00E772D6" w:rsidRPr="000F200F" w:rsidTr="008D78D7">
        <w:tc>
          <w:tcPr>
            <w:tcW w:w="3848" w:type="dxa"/>
          </w:tcPr>
          <w:p w:rsidR="00E772D6" w:rsidRPr="00B1180C" w:rsidRDefault="00E772D6" w:rsidP="008D78D7">
            <w:pPr>
              <w:rPr>
                <w:lang w:val="en-US"/>
              </w:rPr>
            </w:pPr>
            <w:r w:rsidRPr="00B1180C">
              <w:rPr>
                <w:lang w:val="en-US"/>
              </w:rPr>
              <w:t>Lower, bootstrap</w:t>
            </w:r>
          </w:p>
        </w:tc>
        <w:tc>
          <w:tcPr>
            <w:tcW w:w="5722" w:type="dxa"/>
          </w:tcPr>
          <w:p w:rsidR="00E772D6" w:rsidRPr="00B1180C" w:rsidRDefault="00E772D6" w:rsidP="008D78D7">
            <w:pPr>
              <w:rPr>
                <w:lang w:val="en-US"/>
              </w:rPr>
            </w:pPr>
            <w:r w:rsidRPr="00B1180C">
              <w:rPr>
                <w:lang w:val="en-US"/>
              </w:rPr>
              <w:t>For original loading of firmware, not necessary for user</w:t>
            </w:r>
          </w:p>
        </w:tc>
      </w:tr>
      <w:tr w:rsidR="00E772D6" w:rsidRPr="000F200F" w:rsidTr="008D78D7">
        <w:tc>
          <w:tcPr>
            <w:tcW w:w="3848" w:type="dxa"/>
          </w:tcPr>
          <w:p w:rsidR="00E772D6" w:rsidRPr="00B1180C" w:rsidRDefault="00E772D6" w:rsidP="008D78D7">
            <w:pPr>
              <w:rPr>
                <w:lang w:val="en-US"/>
              </w:rPr>
            </w:pPr>
            <w:r w:rsidRPr="00B1180C">
              <w:rPr>
                <w:lang w:val="en-US"/>
              </w:rPr>
              <w:t>Push down (i.e. with screwdriver)</w:t>
            </w:r>
          </w:p>
        </w:tc>
        <w:tc>
          <w:tcPr>
            <w:tcW w:w="5722" w:type="dxa"/>
          </w:tcPr>
          <w:p w:rsidR="00E772D6" w:rsidRPr="00B1180C" w:rsidRDefault="00E772D6" w:rsidP="008D78D7">
            <w:pPr>
              <w:rPr>
                <w:lang w:val="en-US"/>
              </w:rPr>
            </w:pPr>
            <w:r w:rsidRPr="00B1180C">
              <w:rPr>
                <w:lang w:val="en-US"/>
              </w:rPr>
              <w:t>Hardware reset.</w:t>
            </w:r>
          </w:p>
          <w:p w:rsidR="00E772D6" w:rsidRPr="00B1180C" w:rsidRDefault="00E772D6" w:rsidP="008D78D7">
            <w:pPr>
              <w:rPr>
                <w:lang w:val="en-US"/>
              </w:rPr>
            </w:pPr>
            <w:r w:rsidRPr="00B1180C">
              <w:rPr>
                <w:lang w:val="en-US"/>
              </w:rPr>
              <w:t>All outputs and flags are reset; variables are reset to 0 or to FALSE or to an initial value.</w:t>
            </w:r>
          </w:p>
          <w:p w:rsidR="00E772D6" w:rsidRPr="00B1180C" w:rsidRDefault="00E772D6" w:rsidP="008D78D7">
            <w:pPr>
              <w:rPr>
                <w:lang w:val="en-US"/>
              </w:rPr>
            </w:pPr>
            <w:r w:rsidRPr="00B1180C">
              <w:rPr>
                <w:lang w:val="en-US"/>
              </w:rPr>
              <w:t>Retain variables or flags are not changed.</w:t>
            </w:r>
          </w:p>
          <w:p w:rsidR="00E772D6" w:rsidRPr="00B1180C" w:rsidRDefault="00E772D6" w:rsidP="008D78D7">
            <w:pPr>
              <w:rPr>
                <w:lang w:val="en-US"/>
              </w:rPr>
            </w:pPr>
            <w:r w:rsidRPr="00B1180C">
              <w:rPr>
                <w:lang w:val="en-US"/>
              </w:rPr>
              <w:t>The hardware reset can be performed with STOP as well as RUN in any position of the operating mode switch!</w:t>
            </w:r>
          </w:p>
        </w:tc>
      </w:tr>
    </w:tbl>
    <w:p w:rsidR="00E772D6" w:rsidRDefault="00E772D6" w:rsidP="00E772D6">
      <w:pPr>
        <w:rPr>
          <w:lang w:val="en-US"/>
        </w:rPr>
      </w:pPr>
    </w:p>
    <w:p w:rsidR="00E772D6" w:rsidRDefault="00E772D6" w:rsidP="00E772D6">
      <w:pPr>
        <w:rPr>
          <w:lang w:val="en-US"/>
        </w:rPr>
      </w:pPr>
      <w:r>
        <w:rPr>
          <w:lang w:val="en-US"/>
        </w:rPr>
        <w:t>If the device manager shows a MAC address, check this against the MAC address on the head station on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If it is right, click the check box.</w:t>
      </w:r>
      <w:r w:rsidRPr="00B13DB3">
        <w:rPr>
          <w:lang w:val="en-US"/>
        </w:rPr>
        <w:t xml:space="preserve"> </w:t>
      </w:r>
    </w:p>
    <w:p w:rsidR="00E772D6" w:rsidRDefault="00E772D6" w:rsidP="00E772D6">
      <w:pPr>
        <w:rPr>
          <w:lang w:val="en-US"/>
        </w:rPr>
      </w:pPr>
      <w:r>
        <w:rPr>
          <w:lang w:val="en-US"/>
        </w:rP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 (must be in the same range as the PC, i.e. 172.16.x.x).</w:t>
      </w:r>
      <w:r>
        <w:rPr>
          <w:lang w:val="en-US"/>
        </w:rPr>
        <w:br/>
        <w:t>For Wago the last digits are in the 90 range. The very first connected Wago will be set to 172.16.1.91 and the next available to 172.16.1.92 etc.</w:t>
      </w:r>
    </w:p>
    <w:p w:rsidR="00E772D6" w:rsidRDefault="00E772D6" w:rsidP="00E772D6">
      <w:pPr>
        <w:rPr>
          <w:lang w:val="en-US"/>
        </w:rPr>
      </w:pPr>
      <w:r>
        <w:rPr>
          <w:lang w:val="en-US"/>
        </w:rPr>
        <w:t>Confirm the settings by c</w:t>
      </w:r>
      <w:r w:rsidRPr="00C26B9D">
        <w:rPr>
          <w:lang w:val="en-US"/>
        </w:rPr>
        <w:t>lick</w:t>
      </w:r>
      <w:r>
        <w:rPr>
          <w:lang w:val="en-US"/>
        </w:rPr>
        <w:t>ing</w:t>
      </w:r>
      <w:r w:rsidRPr="00C26B9D">
        <w:rPr>
          <w:lang w:val="en-US"/>
        </w:rPr>
        <w:t xml:space="preserve"> </w:t>
      </w:r>
      <w:r>
        <w:rPr>
          <w:lang w:val="en-US"/>
        </w:rPr>
        <w:t>the “</w:t>
      </w:r>
      <w:r w:rsidRPr="00C26B9D">
        <w:rPr>
          <w:lang w:val="en-US"/>
        </w:rPr>
        <w:t>OK</w:t>
      </w:r>
      <w:r>
        <w:rPr>
          <w:lang w:val="en-US"/>
        </w:rPr>
        <w:t>”</w:t>
      </w:r>
      <w:r w:rsidRPr="00C26B9D">
        <w:rPr>
          <w:lang w:val="en-US"/>
        </w:rPr>
        <w:t xml:space="preserve"> </w:t>
      </w:r>
      <w:r>
        <w:rPr>
          <w:lang w:val="en-US"/>
        </w:rPr>
        <w:t>button. T</w:t>
      </w:r>
      <w:r w:rsidRPr="00C26B9D">
        <w:rPr>
          <w:lang w:val="en-US"/>
        </w:rPr>
        <w:t>he screen will s</w:t>
      </w:r>
      <w:r>
        <w:rPr>
          <w:lang w:val="en-US"/>
        </w:rPr>
        <w:t>how the connected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devices, their respective MAC addresses, their given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addresses and the server they are connected to.</w:t>
      </w:r>
      <w:r w:rsidRPr="00C26B9D">
        <w:rPr>
          <w:lang w:val="en-US"/>
        </w:rPr>
        <w:t xml:space="preserve"> </w:t>
      </w:r>
    </w:p>
    <w:p w:rsidR="002C1C0D" w:rsidRDefault="002C1C0D" w:rsidP="00E772D6">
      <w:pPr>
        <w:pStyle w:val="Kop2"/>
        <w:numPr>
          <w:ilvl w:val="0"/>
          <w:numId w:val="0"/>
        </w:numPr>
      </w:pPr>
    </w:p>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Pr="00475916" w:rsidRDefault="00E772D6" w:rsidP="00E772D6">
      <w:pPr>
        <w:rPr>
          <w:rFonts w:ascii="Arial Black" w:hAnsi="Arial Black"/>
          <w:lang w:val="en-US"/>
        </w:rPr>
      </w:pPr>
      <w:r w:rsidRPr="00475916">
        <w:rPr>
          <w:rFonts w:ascii="Arial Black" w:hAnsi="Arial Black"/>
          <w:lang w:val="en-US"/>
        </w:rPr>
        <w:t>Free Technics</w:t>
      </w:r>
    </w:p>
    <w:p w:rsidR="00E772D6" w:rsidRPr="00CA0364" w:rsidRDefault="00E772D6" w:rsidP="00E772D6">
      <w:pPr>
        <w:rPr>
          <w:rFonts w:ascii="Frutiger-ExtraBlackCn" w:hAnsi="Frutiger-ExtraBlackCn" w:cs="Frutiger-ExtraBlackCn"/>
          <w:b/>
          <w:bCs/>
          <w:sz w:val="17"/>
          <w:szCs w:val="17"/>
          <w:lang w:val="en-US"/>
        </w:rPr>
      </w:pPr>
    </w:p>
    <w:p w:rsidR="00E772D6" w:rsidRPr="00CA0364" w:rsidRDefault="00E772D6" w:rsidP="00E772D6">
      <w:pPr>
        <w:rPr>
          <w:rFonts w:ascii="Frutiger-ExtraBlackCn" w:hAnsi="Frutiger-ExtraBlackCn" w:cs="Frutiger-ExtraBlackCn"/>
          <w:b/>
          <w:bCs/>
          <w:sz w:val="17"/>
          <w:szCs w:val="17"/>
          <w:lang w:val="en-US"/>
        </w:rPr>
      </w:pPr>
      <w:r w:rsidRPr="00CA0364">
        <w:rPr>
          <w:rFonts w:ascii="Frutiger-ExtraBlackCn" w:hAnsi="Frutiger-ExtraBlackCn" w:cs="Frutiger-ExtraBlackCn"/>
          <w:bCs/>
          <w:sz w:val="17"/>
          <w:szCs w:val="17"/>
          <w:lang w:val="en-US"/>
        </w:rPr>
        <w:t>Technical &amp; customer support</w:t>
      </w:r>
      <w:r w:rsidRPr="00CA0364">
        <w:rPr>
          <w:rFonts w:ascii="Frutiger-ExtraBlackCn" w:hAnsi="Frutiger-ExtraBlackCn" w:cs="Frutiger-ExtraBlackCn"/>
          <w:b/>
          <w:bCs/>
          <w:sz w:val="17"/>
          <w:szCs w:val="17"/>
          <w:lang w:val="en-US"/>
        </w:rPr>
        <w:t xml:space="preserve"> </w:t>
      </w:r>
      <w:r w:rsidRPr="00CA0364">
        <w:rPr>
          <w:rFonts w:ascii="Frutiger-ExtraBlackCn" w:hAnsi="Frutiger-ExtraBlackCn" w:cs="Frutiger-ExtraBlackCn"/>
          <w:b/>
          <w:bCs/>
          <w:sz w:val="17"/>
          <w:szCs w:val="17"/>
          <w:lang w:val="en-US"/>
        </w:rPr>
        <w:br/>
        <w:t>The Netherlands</w:t>
      </w:r>
    </w:p>
    <w:p w:rsidR="00E772D6" w:rsidRPr="00CA0364" w:rsidRDefault="00E772D6" w:rsidP="00E772D6">
      <w:pPr>
        <w:rPr>
          <w:rFonts w:ascii="Frutiger-ExtraBlackCn" w:hAnsi="Frutiger-ExtraBlackCn" w:cs="Frutiger-ExtraBlackCn"/>
          <w:b/>
          <w:bCs/>
          <w:sz w:val="17"/>
          <w:szCs w:val="17"/>
          <w:lang w:val="en-US"/>
        </w:rPr>
      </w:pPr>
    </w:p>
    <w:p w:rsidR="00E772D6" w:rsidRPr="002309BE" w:rsidRDefault="00E772D6" w:rsidP="00E772D6">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Free Technics B.V.</w:t>
      </w:r>
    </w:p>
    <w:p w:rsidR="00E772D6" w:rsidRPr="002309BE" w:rsidRDefault="00E772D6" w:rsidP="00E772D6">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Eikenlaan 259J</w:t>
      </w:r>
    </w:p>
    <w:p w:rsidR="00E772D6" w:rsidRPr="002309BE" w:rsidRDefault="00E772D6" w:rsidP="00E772D6">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2404 BP, Alphen aan den Rijn</w:t>
      </w:r>
    </w:p>
    <w:p w:rsidR="00E772D6" w:rsidRPr="002309BE" w:rsidRDefault="00E772D6" w:rsidP="00E772D6">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The Netherlands</w:t>
      </w:r>
    </w:p>
    <w:p w:rsidR="00E772D6" w:rsidRPr="002309BE" w:rsidRDefault="00E772D6" w:rsidP="00E772D6">
      <w:pPr>
        <w:rPr>
          <w:rFonts w:ascii="Frutiger-ExtraBlackCn" w:hAnsi="Frutiger-ExtraBlackCn" w:cs="Frutiger-ExtraBlackCn"/>
          <w:bCs/>
          <w:sz w:val="17"/>
          <w:szCs w:val="17"/>
          <w:lang w:val="nl-NL"/>
        </w:rPr>
      </w:pPr>
    </w:p>
    <w:p w:rsidR="00E772D6" w:rsidRPr="00CA46A0" w:rsidRDefault="00E772D6" w:rsidP="00E772D6">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Telephone: +31 172418 890</w:t>
      </w:r>
    </w:p>
    <w:p w:rsidR="00E772D6" w:rsidRPr="00CA46A0" w:rsidRDefault="00E772D6" w:rsidP="00E772D6">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Fax: +31 172418 899</w:t>
      </w:r>
    </w:p>
    <w:p w:rsidR="00E772D6" w:rsidRPr="00CA46A0" w:rsidRDefault="00E772D6" w:rsidP="00E772D6">
      <w:pPr>
        <w:rPr>
          <w:lang w:val="en-US"/>
        </w:rPr>
      </w:pPr>
      <w:r w:rsidRPr="00CA46A0">
        <w:rPr>
          <w:rFonts w:ascii="Frutiger-ExtraBlackCn" w:hAnsi="Frutiger-ExtraBlackCn" w:cs="Frutiger-ExtraBlackCn"/>
          <w:bCs/>
          <w:sz w:val="17"/>
          <w:szCs w:val="17"/>
          <w:lang w:val="en-US"/>
        </w:rPr>
        <w:t>www.freetechnics.eu</w:t>
      </w:r>
    </w:p>
    <w:p w:rsidR="00E772D6" w:rsidRPr="00E772D6" w:rsidRDefault="00E772D6" w:rsidP="00E772D6"/>
    <w:sectPr w:rsidR="00E772D6" w:rsidRPr="00E772D6" w:rsidSect="000A10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ADB" w:rsidRDefault="00423ADB" w:rsidP="000A10C8">
      <w:r>
        <w:separator/>
      </w:r>
    </w:p>
  </w:endnote>
  <w:endnote w:type="continuationSeparator" w:id="0">
    <w:p w:rsidR="00423ADB" w:rsidRDefault="00423ADB" w:rsidP="000A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Frutiger-ExtraBlackC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4D" w:rsidRDefault="00F7104D">
    <w:pPr>
      <w:pStyle w:val="Voettekst"/>
    </w:pPr>
    <w:r>
      <w:tab/>
      <w:t xml:space="preserve">© Company </w:t>
    </w:r>
    <w:r>
      <w:fldChar w:fldCharType="begin"/>
    </w:r>
    <w:r>
      <w:instrText xml:space="preserve"> TIME  \@ "yyyy" \* MERGEFORMAT </w:instrText>
    </w:r>
    <w:r>
      <w:fldChar w:fldCharType="separate"/>
    </w:r>
    <w:r>
      <w:rPr>
        <w:noProof/>
      </w:rPr>
      <w:t>2013</w:t>
    </w:r>
    <w:r>
      <w:rPr>
        <w:noProof/>
      </w:rPr>
      <w:fldChar w:fldCharType="end"/>
    </w:r>
    <w:r>
      <w:t>. All rights reserved.</w:t>
    </w:r>
  </w:p>
  <w:p w:rsidR="00F7104D" w:rsidRDefault="00F7104D">
    <w:pPr>
      <w:pStyle w:val="Voettekst"/>
    </w:pPr>
    <w:r>
      <w:t xml:space="preserve">Page </w:t>
    </w:r>
    <w:r>
      <w:fldChar w:fldCharType="begin"/>
    </w:r>
    <w:r>
      <w:instrText xml:space="preserve"> PAGE   \* MERGEFORMAT </w:instrText>
    </w:r>
    <w:r>
      <w:fldChar w:fldCharType="separate"/>
    </w:r>
    <w:r>
      <w:rPr>
        <w:noProof/>
      </w:rPr>
      <w:t>2</w:t>
    </w:r>
    <w:r>
      <w:rPr>
        <w:noProof/>
      </w:rPr>
      <w:fldChar w:fldCharType="end"/>
    </w:r>
    <w:r>
      <w:t xml:space="preserve"> of </w:t>
    </w:r>
    <w:r>
      <w:fldChar w:fldCharType="begin"/>
    </w:r>
    <w:r>
      <w:instrText xml:space="preserve"> NUMPAGES  \# "0"  \* MERGEFORMAT </w:instrText>
    </w:r>
    <w:r>
      <w:fldChar w:fldCharType="separate"/>
    </w:r>
    <w:r>
      <w:rPr>
        <w:noProof/>
      </w:rPr>
      <w:t>9</w:t>
    </w:r>
    <w:r>
      <w:rPr>
        <w:noProof/>
      </w:rPr>
      <w:fldChar w:fldCharType="end"/>
    </w:r>
    <w:r>
      <w:tab/>
      <w:t>Document Name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0" w:type="dxa"/>
      <w:tblInd w:w="108" w:type="dxa"/>
      <w:tblLayout w:type="fixed"/>
      <w:tblCellMar>
        <w:right w:w="0" w:type="dxa"/>
      </w:tblCellMar>
      <w:tblLook w:val="0000" w:firstRow="0" w:lastRow="0" w:firstColumn="0" w:lastColumn="0" w:noHBand="0" w:noVBand="0"/>
    </w:tblPr>
    <w:tblGrid>
      <w:gridCol w:w="770"/>
      <w:gridCol w:w="3348"/>
      <w:gridCol w:w="612"/>
      <w:gridCol w:w="3410"/>
      <w:gridCol w:w="1210"/>
    </w:tblGrid>
    <w:tr w:rsidR="00F7104D" w:rsidTr="00BD1951">
      <w:tc>
        <w:tcPr>
          <w:tcW w:w="770" w:type="dxa"/>
        </w:tcPr>
        <w:p w:rsidR="00F7104D" w:rsidRDefault="00F7104D" w:rsidP="00BD1951">
          <w:pPr>
            <w:pStyle w:val="zFooterText1"/>
          </w:pPr>
          <w:r>
            <w:t>Pub. no.:</w:t>
          </w:r>
        </w:p>
      </w:tc>
      <w:tc>
        <w:tcPr>
          <w:tcW w:w="3348" w:type="dxa"/>
          <w:tcMar>
            <w:left w:w="0" w:type="dxa"/>
            <w:right w:w="0" w:type="dxa"/>
          </w:tcMar>
        </w:tcPr>
        <w:p w:rsidR="00F7104D" w:rsidRDefault="00F7104D" w:rsidP="002C1C0D">
          <w:pPr>
            <w:pStyle w:val="zFooterText1"/>
          </w:pPr>
          <w:r>
            <w:t>FTT1301001</w:t>
          </w:r>
        </w:p>
      </w:tc>
      <w:tc>
        <w:tcPr>
          <w:tcW w:w="612" w:type="dxa"/>
        </w:tcPr>
        <w:p w:rsidR="00F7104D" w:rsidRDefault="00F7104D" w:rsidP="00BD1951">
          <w:pPr>
            <w:pStyle w:val="zFooterText1"/>
          </w:pPr>
          <w:r>
            <w:t>Date:</w:t>
          </w:r>
        </w:p>
      </w:tc>
      <w:tc>
        <w:tcPr>
          <w:tcW w:w="3410" w:type="dxa"/>
          <w:tcMar>
            <w:left w:w="0" w:type="dxa"/>
            <w:right w:w="0" w:type="dxa"/>
          </w:tcMar>
        </w:tcPr>
        <w:p w:rsidR="00F7104D" w:rsidRDefault="00F7104D" w:rsidP="00BD1951">
          <w:pPr>
            <w:pStyle w:val="zFooterText1"/>
          </w:pPr>
          <w:r>
            <w:fldChar w:fldCharType="begin"/>
          </w:r>
          <w:r>
            <w:instrText xml:space="preserve"> DATE \@ "dd MMMM yyyy" </w:instrText>
          </w:r>
          <w:r>
            <w:fldChar w:fldCharType="separate"/>
          </w:r>
          <w:r>
            <w:t>23 December 2013</w:t>
          </w:r>
          <w:r>
            <w:fldChar w:fldCharType="end"/>
          </w:r>
        </w:p>
      </w:tc>
      <w:tc>
        <w:tcPr>
          <w:tcW w:w="1210" w:type="dxa"/>
        </w:tcPr>
        <w:p w:rsidR="00F7104D" w:rsidRDefault="00F7104D" w:rsidP="00BD1951">
          <w:pPr>
            <w:pStyle w:val="zFooterText1"/>
          </w:pPr>
          <w:r>
            <w:t xml:space="preserve">Page </w:t>
          </w:r>
          <w:r>
            <w:fldChar w:fldCharType="begin"/>
          </w:r>
          <w:r>
            <w:instrText xml:space="preserve"> Page  \* MERGEFORMAT </w:instrText>
          </w:r>
          <w:r>
            <w:fldChar w:fldCharType="separate"/>
          </w:r>
          <w:r w:rsidR="00C91965">
            <w:t>1</w:t>
          </w:r>
          <w:r>
            <w:fldChar w:fldCharType="end"/>
          </w:r>
          <w:r>
            <w:t xml:space="preserve"> of </w:t>
          </w:r>
          <w:fldSimple w:instr=" NumPages  \* MERGEFORMAT ">
            <w:r w:rsidR="00C91965">
              <w:t>73</w:t>
            </w:r>
          </w:fldSimple>
        </w:p>
      </w:tc>
    </w:tr>
  </w:tbl>
  <w:p w:rsidR="00F7104D" w:rsidRDefault="00F7104D">
    <w:pPr>
      <w:pStyle w:val="Voettekst"/>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ADB" w:rsidRDefault="00423ADB" w:rsidP="000A10C8">
      <w:r>
        <w:separator/>
      </w:r>
    </w:p>
  </w:footnote>
  <w:footnote w:type="continuationSeparator" w:id="0">
    <w:p w:rsidR="00423ADB" w:rsidRDefault="00423ADB" w:rsidP="000A10C8">
      <w:r>
        <w:continuationSeparator/>
      </w:r>
    </w:p>
  </w:footnote>
  <w:footnote w:id="1">
    <w:p w:rsidR="00F7104D" w:rsidRPr="00C27A99" w:rsidRDefault="00F7104D" w:rsidP="00394566">
      <w:pPr>
        <w:pStyle w:val="Voetnoottekst"/>
        <w:rPr>
          <w:lang w:val="en-US"/>
        </w:rPr>
      </w:pPr>
      <w:r>
        <w:rPr>
          <w:rStyle w:val="Voetnootmarkering"/>
        </w:rPr>
        <w:footnoteRef/>
      </w:r>
      <w:r>
        <w:t xml:space="preserve"> </w:t>
      </w:r>
      <w:r w:rsidRPr="006303B7">
        <w:rPr>
          <w:sz w:val="18"/>
          <w:szCs w:val="18"/>
        </w:rPr>
        <w:t>UTC = Universal Time Coordinated</w:t>
      </w:r>
    </w:p>
  </w:footnote>
  <w:footnote w:id="2">
    <w:p w:rsidR="00F7104D" w:rsidRPr="00AF3969" w:rsidRDefault="00F7104D" w:rsidP="00394566">
      <w:pPr>
        <w:rPr>
          <w:rFonts w:cs="Calibri"/>
          <w:sz w:val="18"/>
          <w:szCs w:val="18"/>
          <w:lang w:val="en-US"/>
        </w:rPr>
      </w:pPr>
      <w:r>
        <w:rPr>
          <w:rStyle w:val="Voetnootmarkering"/>
        </w:rPr>
        <w:footnoteRef/>
      </w:r>
      <w:r w:rsidRPr="00CA0364">
        <w:rPr>
          <w:lang w:val="en-US"/>
        </w:rPr>
        <w:t xml:space="preserve"> </w:t>
      </w:r>
      <w:r w:rsidRPr="00AF3969">
        <w:rPr>
          <w:rFonts w:cs="Calibri"/>
          <w:sz w:val="18"/>
          <w:szCs w:val="18"/>
          <w:lang w:val="en-US"/>
        </w:rPr>
        <w:t>Functionality only applicable with SMS hardware module + license</w:t>
      </w:r>
    </w:p>
    <w:p w:rsidR="00F7104D" w:rsidRPr="00465C87" w:rsidRDefault="00F7104D" w:rsidP="00394566">
      <w:pPr>
        <w:pStyle w:val="Voetnootteks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4D" w:rsidRDefault="00F7104D">
    <w:pPr>
      <w:pStyle w:val="Koptekst"/>
      <w:pBdr>
        <w:bottom w:val="none" w:sz="0" w:space="0" w:color="auto"/>
      </w:pBdr>
    </w:pPr>
    <w:r>
      <w:tab/>
    </w:r>
    <w:r>
      <w:rPr>
        <w:noProof/>
        <w:lang w:val="nl-NL" w:eastAsia="nl-NL"/>
      </w:rPr>
      <w:drawing>
        <wp:inline distT="0" distB="0" distL="0" distR="0">
          <wp:extent cx="1133475" cy="527339"/>
          <wp:effectExtent l="19050" t="0" r="9525" b="0"/>
          <wp:docPr id="1" name="Afbeelding 1" descr="FT-logo-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logo-vector"/>
                  <pic:cNvPicPr>
                    <a:picLocks noChangeAspect="1" noChangeArrowheads="1"/>
                  </pic:cNvPicPr>
                </pic:nvPicPr>
                <pic:blipFill>
                  <a:blip r:embed="rId1"/>
                  <a:srcRect/>
                  <a:stretch>
                    <a:fillRect/>
                  </a:stretch>
                </pic:blipFill>
                <pic:spPr bwMode="auto">
                  <a:xfrm>
                    <a:off x="0" y="0"/>
                    <a:ext cx="1133475" cy="52733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D0DFA8"/>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C988EE1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3F5283D0"/>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FB"/>
    <w:multiLevelType w:val="multilevel"/>
    <w:tmpl w:val="61AC87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rPr>
        <w:lang w:val="en-GB"/>
      </w:rPr>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0EB570F"/>
    <w:multiLevelType w:val="hybridMultilevel"/>
    <w:tmpl w:val="6180E02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7915DA"/>
    <w:multiLevelType w:val="hybridMultilevel"/>
    <w:tmpl w:val="E6F61F3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DF6F50"/>
    <w:multiLevelType w:val="hybridMultilevel"/>
    <w:tmpl w:val="225ED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58A7205"/>
    <w:multiLevelType w:val="hybridMultilevel"/>
    <w:tmpl w:val="F1E234C0"/>
    <w:lvl w:ilvl="0" w:tplc="04090001">
      <w:start w:val="1"/>
      <w:numFmt w:val="bullet"/>
      <w:lvlText w:val=""/>
      <w:lvlJc w:val="left"/>
      <w:pPr>
        <w:tabs>
          <w:tab w:val="num" w:pos="360"/>
        </w:tabs>
        <w:ind w:left="360" w:hanging="360"/>
      </w:pPr>
      <w:rPr>
        <w:rFonts w:ascii="Symbol" w:hAnsi="Symbol" w:hint="default"/>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13">
    <w:nsid w:val="1A2B0C7A"/>
    <w:multiLevelType w:val="hybridMultilevel"/>
    <w:tmpl w:val="C1AA2E7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38A211B"/>
    <w:multiLevelType w:val="hybridMultilevel"/>
    <w:tmpl w:val="64DCC6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6070576"/>
    <w:multiLevelType w:val="hybridMultilevel"/>
    <w:tmpl w:val="771C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26AB22A0"/>
    <w:multiLevelType w:val="hybridMultilevel"/>
    <w:tmpl w:val="032634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A287418"/>
    <w:multiLevelType w:val="hybridMultilevel"/>
    <w:tmpl w:val="4AD43E1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nsid w:val="2E164DBC"/>
    <w:multiLevelType w:val="hybridMultilevel"/>
    <w:tmpl w:val="C08AFC1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3F90728"/>
    <w:multiLevelType w:val="hybridMultilevel"/>
    <w:tmpl w:val="672A355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80B7F69"/>
    <w:multiLevelType w:val="hybridMultilevel"/>
    <w:tmpl w:val="446428CA"/>
    <w:lvl w:ilvl="0" w:tplc="04130003">
      <w:start w:val="1"/>
      <w:numFmt w:val="bullet"/>
      <w:lvlText w:val="o"/>
      <w:lvlJc w:val="left"/>
      <w:pPr>
        <w:tabs>
          <w:tab w:val="num" w:pos="1484"/>
        </w:tabs>
        <w:ind w:left="1484" w:hanging="360"/>
      </w:pPr>
      <w:rPr>
        <w:rFonts w:ascii="Courier New" w:hAnsi="Courier New" w:cs="Courier New" w:hint="default"/>
      </w:rPr>
    </w:lvl>
    <w:lvl w:ilvl="1" w:tplc="04090003">
      <w:start w:val="1"/>
      <w:numFmt w:val="bullet"/>
      <w:lvlText w:val="o"/>
      <w:lvlJc w:val="left"/>
      <w:pPr>
        <w:tabs>
          <w:tab w:val="num" w:pos="2204"/>
        </w:tabs>
        <w:ind w:left="2204" w:hanging="360"/>
      </w:pPr>
      <w:rPr>
        <w:rFonts w:ascii="Courier New" w:hAnsi="Courier New" w:cs="Courier New" w:hint="default"/>
      </w:rPr>
    </w:lvl>
    <w:lvl w:ilvl="2" w:tplc="04090005" w:tentative="1">
      <w:start w:val="1"/>
      <w:numFmt w:val="bullet"/>
      <w:lvlText w:val=""/>
      <w:lvlJc w:val="left"/>
      <w:pPr>
        <w:tabs>
          <w:tab w:val="num" w:pos="2924"/>
        </w:tabs>
        <w:ind w:left="2924" w:hanging="360"/>
      </w:pPr>
      <w:rPr>
        <w:rFonts w:ascii="Wingdings" w:hAnsi="Wingdings" w:hint="default"/>
      </w:rPr>
    </w:lvl>
    <w:lvl w:ilvl="3" w:tplc="04090001" w:tentative="1">
      <w:start w:val="1"/>
      <w:numFmt w:val="bullet"/>
      <w:lvlText w:val=""/>
      <w:lvlJc w:val="left"/>
      <w:pPr>
        <w:tabs>
          <w:tab w:val="num" w:pos="3644"/>
        </w:tabs>
        <w:ind w:left="3644" w:hanging="360"/>
      </w:pPr>
      <w:rPr>
        <w:rFonts w:ascii="Symbol" w:hAnsi="Symbol" w:hint="default"/>
      </w:rPr>
    </w:lvl>
    <w:lvl w:ilvl="4" w:tplc="04090003" w:tentative="1">
      <w:start w:val="1"/>
      <w:numFmt w:val="bullet"/>
      <w:lvlText w:val="o"/>
      <w:lvlJc w:val="left"/>
      <w:pPr>
        <w:tabs>
          <w:tab w:val="num" w:pos="4364"/>
        </w:tabs>
        <w:ind w:left="4364" w:hanging="360"/>
      </w:pPr>
      <w:rPr>
        <w:rFonts w:ascii="Courier New" w:hAnsi="Courier New" w:cs="Courier New" w:hint="default"/>
      </w:rPr>
    </w:lvl>
    <w:lvl w:ilvl="5" w:tplc="04090005" w:tentative="1">
      <w:start w:val="1"/>
      <w:numFmt w:val="bullet"/>
      <w:lvlText w:val=""/>
      <w:lvlJc w:val="left"/>
      <w:pPr>
        <w:tabs>
          <w:tab w:val="num" w:pos="5084"/>
        </w:tabs>
        <w:ind w:left="5084" w:hanging="360"/>
      </w:pPr>
      <w:rPr>
        <w:rFonts w:ascii="Wingdings" w:hAnsi="Wingdings" w:hint="default"/>
      </w:rPr>
    </w:lvl>
    <w:lvl w:ilvl="6" w:tplc="04090001" w:tentative="1">
      <w:start w:val="1"/>
      <w:numFmt w:val="bullet"/>
      <w:lvlText w:val=""/>
      <w:lvlJc w:val="left"/>
      <w:pPr>
        <w:tabs>
          <w:tab w:val="num" w:pos="5804"/>
        </w:tabs>
        <w:ind w:left="5804" w:hanging="360"/>
      </w:pPr>
      <w:rPr>
        <w:rFonts w:ascii="Symbol" w:hAnsi="Symbol" w:hint="default"/>
      </w:rPr>
    </w:lvl>
    <w:lvl w:ilvl="7" w:tplc="04090003" w:tentative="1">
      <w:start w:val="1"/>
      <w:numFmt w:val="bullet"/>
      <w:lvlText w:val="o"/>
      <w:lvlJc w:val="left"/>
      <w:pPr>
        <w:tabs>
          <w:tab w:val="num" w:pos="6524"/>
        </w:tabs>
        <w:ind w:left="6524" w:hanging="360"/>
      </w:pPr>
      <w:rPr>
        <w:rFonts w:ascii="Courier New" w:hAnsi="Courier New" w:cs="Courier New" w:hint="default"/>
      </w:rPr>
    </w:lvl>
    <w:lvl w:ilvl="8" w:tplc="04090005" w:tentative="1">
      <w:start w:val="1"/>
      <w:numFmt w:val="bullet"/>
      <w:lvlText w:val=""/>
      <w:lvlJc w:val="left"/>
      <w:pPr>
        <w:tabs>
          <w:tab w:val="num" w:pos="7244"/>
        </w:tabs>
        <w:ind w:left="7244" w:hanging="360"/>
      </w:pPr>
      <w:rPr>
        <w:rFonts w:ascii="Wingdings" w:hAnsi="Wingdings" w:hint="default"/>
      </w:rPr>
    </w:lvl>
  </w:abstractNum>
  <w:abstractNum w:abstractNumId="21">
    <w:nsid w:val="570346FD"/>
    <w:multiLevelType w:val="hybridMultilevel"/>
    <w:tmpl w:val="3D429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1EB2FC0"/>
    <w:multiLevelType w:val="hybridMultilevel"/>
    <w:tmpl w:val="2264D58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3AC0B38"/>
    <w:multiLevelType w:val="hybridMultilevel"/>
    <w:tmpl w:val="1CF8BA32"/>
    <w:lvl w:ilvl="0" w:tplc="FFD4F8B4">
      <w:start w:val="1"/>
      <w:numFmt w:val="bullet"/>
      <w:pStyle w:val="Heading1noNr"/>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68E2F89"/>
    <w:multiLevelType w:val="hybridMultilevel"/>
    <w:tmpl w:val="CB809706"/>
    <w:lvl w:ilvl="0" w:tplc="4C7A77BE">
      <w:start w:val="1"/>
      <w:numFmt w:val="decimal"/>
      <w:pStyle w:val="Lijstnummering"/>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68431605"/>
    <w:multiLevelType w:val="hybridMultilevel"/>
    <w:tmpl w:val="EE2491CC"/>
    <w:lvl w:ilvl="0" w:tplc="04090001">
      <w:start w:val="1"/>
      <w:numFmt w:val="bullet"/>
      <w:lvlText w:val=""/>
      <w:lvlJc w:val="left"/>
      <w:pPr>
        <w:tabs>
          <w:tab w:val="num" w:pos="360"/>
        </w:tabs>
        <w:ind w:left="360" w:hanging="360"/>
      </w:pPr>
      <w:rPr>
        <w:rFonts w:ascii="Symbol" w:hAnsi="Symbol" w:hint="default"/>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26">
    <w:nsid w:val="6FD64268"/>
    <w:multiLevelType w:val="hybridMultilevel"/>
    <w:tmpl w:val="A41EAEA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7833D9"/>
    <w:multiLevelType w:val="hybridMultilevel"/>
    <w:tmpl w:val="1520F202"/>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8">
    <w:nsid w:val="760F69FE"/>
    <w:multiLevelType w:val="hybridMultilevel"/>
    <w:tmpl w:val="26A626A4"/>
    <w:lvl w:ilvl="0" w:tplc="CE3A1732">
      <w:numFmt w:val="bullet"/>
      <w:pStyle w:val="Appendix"/>
      <w:lvlText w:val=""/>
      <w:lvlJc w:val="left"/>
      <w:pPr>
        <w:tabs>
          <w:tab w:val="num" w:pos="720"/>
        </w:tabs>
        <w:ind w:left="720" w:hanging="360"/>
      </w:pPr>
      <w:rPr>
        <w:rFonts w:ascii="Symbol" w:eastAsia="Times New Roman" w:hAnsi="Symbol" w:hint="default"/>
      </w:rPr>
    </w:lvl>
    <w:lvl w:ilvl="1" w:tplc="04090003" w:tentative="1">
      <w:start w:val="1"/>
      <w:numFmt w:val="bullet"/>
      <w:pStyle w:val="Heading2noNr"/>
      <w:lvlText w:val="o"/>
      <w:lvlJc w:val="left"/>
      <w:pPr>
        <w:tabs>
          <w:tab w:val="num" w:pos="1440"/>
        </w:tabs>
        <w:ind w:left="1440" w:hanging="360"/>
      </w:pPr>
      <w:rPr>
        <w:rFonts w:ascii="Courier New" w:hAnsi="Courier New" w:cs="Courier New" w:hint="default"/>
      </w:rPr>
    </w:lvl>
    <w:lvl w:ilvl="2" w:tplc="04090005" w:tentative="1">
      <w:start w:val="1"/>
      <w:numFmt w:val="bullet"/>
      <w:pStyle w:val="Heading3noNr"/>
      <w:lvlText w:val=""/>
      <w:lvlJc w:val="left"/>
      <w:pPr>
        <w:tabs>
          <w:tab w:val="num" w:pos="2160"/>
        </w:tabs>
        <w:ind w:left="2160" w:hanging="360"/>
      </w:pPr>
      <w:rPr>
        <w:rFonts w:ascii="Wingdings" w:hAnsi="Wingdings" w:hint="default"/>
      </w:rPr>
    </w:lvl>
    <w:lvl w:ilvl="3" w:tplc="04090001" w:tentative="1">
      <w:start w:val="1"/>
      <w:numFmt w:val="bullet"/>
      <w:pStyle w:val="Heading4noNr"/>
      <w:lvlText w:val=""/>
      <w:lvlJc w:val="left"/>
      <w:pPr>
        <w:tabs>
          <w:tab w:val="num" w:pos="2880"/>
        </w:tabs>
        <w:ind w:left="2880" w:hanging="360"/>
      </w:pPr>
      <w:rPr>
        <w:rFonts w:ascii="Symbol" w:hAnsi="Symbol" w:hint="default"/>
      </w:rPr>
    </w:lvl>
    <w:lvl w:ilvl="4" w:tplc="04090003" w:tentative="1">
      <w:start w:val="1"/>
      <w:numFmt w:val="bullet"/>
      <w:pStyle w:val="Heading5noNr"/>
      <w:lvlText w:val="o"/>
      <w:lvlJc w:val="left"/>
      <w:pPr>
        <w:tabs>
          <w:tab w:val="num" w:pos="3600"/>
        </w:tabs>
        <w:ind w:left="3600" w:hanging="360"/>
      </w:pPr>
      <w:rPr>
        <w:rFonts w:ascii="Courier New" w:hAnsi="Courier New" w:cs="Courier New" w:hint="default"/>
      </w:rPr>
    </w:lvl>
    <w:lvl w:ilvl="5" w:tplc="04090005" w:tentative="1">
      <w:start w:val="1"/>
      <w:numFmt w:val="bullet"/>
      <w:pStyle w:val="Heading6noNr"/>
      <w:lvlText w:val=""/>
      <w:lvlJc w:val="left"/>
      <w:pPr>
        <w:tabs>
          <w:tab w:val="num" w:pos="4320"/>
        </w:tabs>
        <w:ind w:left="4320" w:hanging="360"/>
      </w:pPr>
      <w:rPr>
        <w:rFonts w:ascii="Wingdings" w:hAnsi="Wingdings" w:hint="default"/>
      </w:rPr>
    </w:lvl>
    <w:lvl w:ilvl="6" w:tplc="04090001" w:tentative="1">
      <w:start w:val="1"/>
      <w:numFmt w:val="bullet"/>
      <w:pStyle w:val="Heading7noNr"/>
      <w:lvlText w:val=""/>
      <w:lvlJc w:val="left"/>
      <w:pPr>
        <w:tabs>
          <w:tab w:val="num" w:pos="5040"/>
        </w:tabs>
        <w:ind w:left="5040" w:hanging="360"/>
      </w:pPr>
      <w:rPr>
        <w:rFonts w:ascii="Symbol" w:hAnsi="Symbol" w:hint="default"/>
      </w:rPr>
    </w:lvl>
    <w:lvl w:ilvl="7" w:tplc="04090003" w:tentative="1">
      <w:start w:val="1"/>
      <w:numFmt w:val="bullet"/>
      <w:pStyle w:val="Heading8noNr"/>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3"/>
  </w:num>
  <w:num w:numId="2">
    <w:abstractNumId w:val="11"/>
  </w:num>
  <w:num w:numId="3">
    <w:abstractNumId w:val="7"/>
  </w:num>
  <w:num w:numId="4">
    <w:abstractNumId w:val="7"/>
  </w:num>
  <w:num w:numId="5">
    <w:abstractNumId w:val="12"/>
  </w:num>
  <w:num w:numId="6">
    <w:abstractNumId w:val="25"/>
  </w:num>
  <w:num w:numId="7">
    <w:abstractNumId w:val="16"/>
  </w:num>
  <w:num w:numId="8">
    <w:abstractNumId w:val="10"/>
  </w:num>
  <w:num w:numId="9">
    <w:abstractNumId w:val="17"/>
  </w:num>
  <w:num w:numId="10">
    <w:abstractNumId w:val="29"/>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24"/>
  </w:num>
  <w:num w:numId="19">
    <w:abstractNumId w:val="8"/>
  </w:num>
  <w:num w:numId="20">
    <w:abstractNumId w:val="19"/>
  </w:num>
  <w:num w:numId="21">
    <w:abstractNumId w:val="26"/>
  </w:num>
  <w:num w:numId="22">
    <w:abstractNumId w:val="9"/>
  </w:num>
  <w:num w:numId="23">
    <w:abstractNumId w:val="18"/>
  </w:num>
  <w:num w:numId="24">
    <w:abstractNumId w:val="13"/>
  </w:num>
  <w:num w:numId="25">
    <w:abstractNumId w:val="22"/>
  </w:num>
  <w:num w:numId="26">
    <w:abstractNumId w:val="28"/>
  </w:num>
  <w:num w:numId="27">
    <w:abstractNumId w:val="21"/>
  </w:num>
  <w:num w:numId="28">
    <w:abstractNumId w:val="27"/>
  </w:num>
  <w:num w:numId="29">
    <w:abstractNumId w:val="20"/>
  </w:num>
  <w:num w:numId="30">
    <w:abstractNumId w:val="15"/>
  </w:num>
  <w:num w:numId="3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0C8"/>
    <w:rsid w:val="000071A4"/>
    <w:rsid w:val="000154C3"/>
    <w:rsid w:val="00066456"/>
    <w:rsid w:val="0007436B"/>
    <w:rsid w:val="00081DDD"/>
    <w:rsid w:val="00082DF8"/>
    <w:rsid w:val="000936A6"/>
    <w:rsid w:val="000A10C8"/>
    <w:rsid w:val="000E0127"/>
    <w:rsid w:val="000E68E7"/>
    <w:rsid w:val="0010085A"/>
    <w:rsid w:val="00106D8B"/>
    <w:rsid w:val="00120B1A"/>
    <w:rsid w:val="00123226"/>
    <w:rsid w:val="0012614D"/>
    <w:rsid w:val="00164AEF"/>
    <w:rsid w:val="00172177"/>
    <w:rsid w:val="0018441A"/>
    <w:rsid w:val="00185BDD"/>
    <w:rsid w:val="001A28E4"/>
    <w:rsid w:val="001A7EC6"/>
    <w:rsid w:val="001B46CD"/>
    <w:rsid w:val="001C5114"/>
    <w:rsid w:val="001F521E"/>
    <w:rsid w:val="001F7E32"/>
    <w:rsid w:val="00225E8F"/>
    <w:rsid w:val="0023650E"/>
    <w:rsid w:val="00250BB6"/>
    <w:rsid w:val="00251CE8"/>
    <w:rsid w:val="00262062"/>
    <w:rsid w:val="0027790D"/>
    <w:rsid w:val="002B0CBC"/>
    <w:rsid w:val="002B24DC"/>
    <w:rsid w:val="002B74F8"/>
    <w:rsid w:val="002C1C0D"/>
    <w:rsid w:val="002F0AD1"/>
    <w:rsid w:val="00305BBB"/>
    <w:rsid w:val="0031103D"/>
    <w:rsid w:val="00323294"/>
    <w:rsid w:val="0037052E"/>
    <w:rsid w:val="00370A3D"/>
    <w:rsid w:val="003764A3"/>
    <w:rsid w:val="00394566"/>
    <w:rsid w:val="003C6AA1"/>
    <w:rsid w:val="003D06AC"/>
    <w:rsid w:val="003F2C7F"/>
    <w:rsid w:val="004006EE"/>
    <w:rsid w:val="0041171F"/>
    <w:rsid w:val="00413173"/>
    <w:rsid w:val="004237E1"/>
    <w:rsid w:val="00423ADB"/>
    <w:rsid w:val="004506CC"/>
    <w:rsid w:val="00450BCD"/>
    <w:rsid w:val="00451E3F"/>
    <w:rsid w:val="004577DF"/>
    <w:rsid w:val="00467EC1"/>
    <w:rsid w:val="0047031A"/>
    <w:rsid w:val="004730D9"/>
    <w:rsid w:val="0047392E"/>
    <w:rsid w:val="0049273F"/>
    <w:rsid w:val="004B22D0"/>
    <w:rsid w:val="004D0A91"/>
    <w:rsid w:val="004E3CE7"/>
    <w:rsid w:val="004F6545"/>
    <w:rsid w:val="00506A55"/>
    <w:rsid w:val="00531264"/>
    <w:rsid w:val="00571D88"/>
    <w:rsid w:val="005733F4"/>
    <w:rsid w:val="00573682"/>
    <w:rsid w:val="005F752B"/>
    <w:rsid w:val="006060AC"/>
    <w:rsid w:val="00607617"/>
    <w:rsid w:val="006167DF"/>
    <w:rsid w:val="0061689F"/>
    <w:rsid w:val="00646FD0"/>
    <w:rsid w:val="0068213A"/>
    <w:rsid w:val="006C77B7"/>
    <w:rsid w:val="007263E3"/>
    <w:rsid w:val="007533F0"/>
    <w:rsid w:val="00754611"/>
    <w:rsid w:val="007628EA"/>
    <w:rsid w:val="007740EE"/>
    <w:rsid w:val="0077483D"/>
    <w:rsid w:val="00774BB3"/>
    <w:rsid w:val="00793B7B"/>
    <w:rsid w:val="007A0A50"/>
    <w:rsid w:val="007A0D0F"/>
    <w:rsid w:val="007A174D"/>
    <w:rsid w:val="007A181A"/>
    <w:rsid w:val="007A38E8"/>
    <w:rsid w:val="007B2C73"/>
    <w:rsid w:val="007B6AAB"/>
    <w:rsid w:val="007B745E"/>
    <w:rsid w:val="007C2A31"/>
    <w:rsid w:val="007E447D"/>
    <w:rsid w:val="007E4514"/>
    <w:rsid w:val="007F6FF2"/>
    <w:rsid w:val="008036C5"/>
    <w:rsid w:val="00811D98"/>
    <w:rsid w:val="0082335D"/>
    <w:rsid w:val="00833AD6"/>
    <w:rsid w:val="0084417D"/>
    <w:rsid w:val="00844E10"/>
    <w:rsid w:val="00856348"/>
    <w:rsid w:val="0087390D"/>
    <w:rsid w:val="00880D75"/>
    <w:rsid w:val="00883775"/>
    <w:rsid w:val="008A33E6"/>
    <w:rsid w:val="008A462B"/>
    <w:rsid w:val="008A4E62"/>
    <w:rsid w:val="008B75A7"/>
    <w:rsid w:val="008D78D7"/>
    <w:rsid w:val="008E03B6"/>
    <w:rsid w:val="008E30AB"/>
    <w:rsid w:val="008F0FB8"/>
    <w:rsid w:val="008F4490"/>
    <w:rsid w:val="008F543D"/>
    <w:rsid w:val="0090731D"/>
    <w:rsid w:val="00913F25"/>
    <w:rsid w:val="00925D3D"/>
    <w:rsid w:val="00944ABB"/>
    <w:rsid w:val="00974E71"/>
    <w:rsid w:val="009E37A7"/>
    <w:rsid w:val="009F1F50"/>
    <w:rsid w:val="009F4372"/>
    <w:rsid w:val="009F494D"/>
    <w:rsid w:val="00A23741"/>
    <w:rsid w:val="00A2652A"/>
    <w:rsid w:val="00A31100"/>
    <w:rsid w:val="00A36ADE"/>
    <w:rsid w:val="00A40A4F"/>
    <w:rsid w:val="00A95C51"/>
    <w:rsid w:val="00AB5B12"/>
    <w:rsid w:val="00AC4AE0"/>
    <w:rsid w:val="00AD4A9C"/>
    <w:rsid w:val="00AE3A6D"/>
    <w:rsid w:val="00AF0BA0"/>
    <w:rsid w:val="00AF4DC7"/>
    <w:rsid w:val="00B05A71"/>
    <w:rsid w:val="00B31D3E"/>
    <w:rsid w:val="00B67704"/>
    <w:rsid w:val="00B77264"/>
    <w:rsid w:val="00B8380B"/>
    <w:rsid w:val="00B84A17"/>
    <w:rsid w:val="00B9014E"/>
    <w:rsid w:val="00BB7813"/>
    <w:rsid w:val="00BD1951"/>
    <w:rsid w:val="00C137BD"/>
    <w:rsid w:val="00C41790"/>
    <w:rsid w:val="00C55DD3"/>
    <w:rsid w:val="00C5687F"/>
    <w:rsid w:val="00C64966"/>
    <w:rsid w:val="00C84451"/>
    <w:rsid w:val="00C8494A"/>
    <w:rsid w:val="00C84E95"/>
    <w:rsid w:val="00C91965"/>
    <w:rsid w:val="00CB49AD"/>
    <w:rsid w:val="00CC781B"/>
    <w:rsid w:val="00CE2ECC"/>
    <w:rsid w:val="00CE69DF"/>
    <w:rsid w:val="00CF0EC6"/>
    <w:rsid w:val="00D113A1"/>
    <w:rsid w:val="00D120EA"/>
    <w:rsid w:val="00D222ED"/>
    <w:rsid w:val="00D25741"/>
    <w:rsid w:val="00D32478"/>
    <w:rsid w:val="00D461F3"/>
    <w:rsid w:val="00D639C2"/>
    <w:rsid w:val="00D76BB0"/>
    <w:rsid w:val="00D83C1E"/>
    <w:rsid w:val="00D84B15"/>
    <w:rsid w:val="00DA1458"/>
    <w:rsid w:val="00DB7300"/>
    <w:rsid w:val="00DD71CD"/>
    <w:rsid w:val="00DF2147"/>
    <w:rsid w:val="00E01068"/>
    <w:rsid w:val="00E41875"/>
    <w:rsid w:val="00E53885"/>
    <w:rsid w:val="00E772D6"/>
    <w:rsid w:val="00E80A5F"/>
    <w:rsid w:val="00E8716A"/>
    <w:rsid w:val="00E91CAE"/>
    <w:rsid w:val="00EA00BC"/>
    <w:rsid w:val="00EA00F8"/>
    <w:rsid w:val="00EA1F58"/>
    <w:rsid w:val="00EC2B42"/>
    <w:rsid w:val="00EF09EC"/>
    <w:rsid w:val="00F11C1B"/>
    <w:rsid w:val="00F15160"/>
    <w:rsid w:val="00F1539E"/>
    <w:rsid w:val="00F25161"/>
    <w:rsid w:val="00F34AA0"/>
    <w:rsid w:val="00F45407"/>
    <w:rsid w:val="00F45A5D"/>
    <w:rsid w:val="00F5028B"/>
    <w:rsid w:val="00F5251F"/>
    <w:rsid w:val="00F7104D"/>
    <w:rsid w:val="00F840C7"/>
    <w:rsid w:val="00FA7973"/>
    <w:rsid w:val="00FB464E"/>
    <w:rsid w:val="00FB5840"/>
    <w:rsid w:val="00FB5CD6"/>
    <w:rsid w:val="00FC0D0E"/>
    <w:rsid w:val="00FC3E6F"/>
    <w:rsid w:val="00FF2BB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06A55"/>
    <w:pPr>
      <w:overflowPunct w:val="0"/>
      <w:autoSpaceDE w:val="0"/>
      <w:autoSpaceDN w:val="0"/>
      <w:adjustRightInd w:val="0"/>
      <w:textAlignment w:val="baseline"/>
    </w:pPr>
    <w:rPr>
      <w:rFonts w:ascii="Arial" w:eastAsia="MS Mincho" w:hAnsi="Arial"/>
      <w:sz w:val="22"/>
      <w:lang w:val="en-GB"/>
    </w:rPr>
  </w:style>
  <w:style w:type="paragraph" w:styleId="Kop1">
    <w:name w:val="heading 1"/>
    <w:aliases w:val="Hoofdstuk,Module"/>
    <w:basedOn w:val="Standaard"/>
    <w:next w:val="Kop2"/>
    <w:link w:val="Kop1Char"/>
    <w:qFormat/>
    <w:rsid w:val="00506A55"/>
    <w:pPr>
      <w:keepNext/>
      <w:numPr>
        <w:numId w:val="4"/>
      </w:numPr>
      <w:spacing w:before="240" w:after="120" w:line="480" w:lineRule="atLeast"/>
      <w:outlineLvl w:val="0"/>
    </w:pPr>
    <w:rPr>
      <w:rFonts w:eastAsiaTheme="majorEastAsia" w:cstheme="majorBidi"/>
      <w:b/>
      <w:sz w:val="32"/>
    </w:rPr>
  </w:style>
  <w:style w:type="paragraph" w:styleId="Kop2">
    <w:name w:val="heading 2"/>
    <w:aliases w:val="Alinea,2,Para level 2,h2,heading 2,Level 2,hd2,w2,sub-sect,Titre 2,l2,l 2,two,Memo 2,21,22,23,24,211,221,231,Sub,Module + Onder: (Enkel,Auto,0,75 pt Lijndikte),Module + ...,Module + Onder: (Enkel1,Auto1,01,75 pt Lijndikte)1"/>
    <w:basedOn w:val="Standaard"/>
    <w:next w:val="Standaard"/>
    <w:link w:val="Kop2Char"/>
    <w:qFormat/>
    <w:rsid w:val="00506A55"/>
    <w:pPr>
      <w:keepNext/>
      <w:numPr>
        <w:ilvl w:val="1"/>
        <w:numId w:val="4"/>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506A55"/>
    <w:pPr>
      <w:numPr>
        <w:ilvl w:val="2"/>
      </w:numPr>
      <w:outlineLvl w:val="2"/>
    </w:pPr>
    <w:rPr>
      <w:sz w:val="22"/>
    </w:rPr>
  </w:style>
  <w:style w:type="paragraph" w:styleId="Kop4">
    <w:name w:val="heading 4"/>
    <w:aliases w:val="Onderdeel,Sectie"/>
    <w:basedOn w:val="Kop2"/>
    <w:next w:val="Standaard"/>
    <w:link w:val="Kop4Char"/>
    <w:qFormat/>
    <w:rsid w:val="00506A55"/>
    <w:pPr>
      <w:numPr>
        <w:ilvl w:val="3"/>
      </w:numPr>
      <w:outlineLvl w:val="3"/>
    </w:pPr>
  </w:style>
  <w:style w:type="paragraph" w:styleId="Kop5">
    <w:name w:val="heading 5"/>
    <w:basedOn w:val="Kop2"/>
    <w:next w:val="Standaard"/>
    <w:link w:val="Kop5Char"/>
    <w:qFormat/>
    <w:rsid w:val="00506A55"/>
    <w:pPr>
      <w:numPr>
        <w:ilvl w:val="4"/>
      </w:numPr>
      <w:outlineLvl w:val="4"/>
    </w:pPr>
  </w:style>
  <w:style w:type="paragraph" w:styleId="Kop6">
    <w:name w:val="heading 6"/>
    <w:basedOn w:val="Kop2"/>
    <w:next w:val="Standaard"/>
    <w:link w:val="Kop6Char"/>
    <w:qFormat/>
    <w:rsid w:val="00506A55"/>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506A55"/>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506A55"/>
    <w:pPr>
      <w:numPr>
        <w:ilvl w:val="7"/>
      </w:numPr>
      <w:outlineLvl w:val="7"/>
    </w:pPr>
  </w:style>
  <w:style w:type="paragraph" w:styleId="Kop9">
    <w:name w:val="heading 9"/>
    <w:basedOn w:val="Kop2"/>
    <w:next w:val="Standaard"/>
    <w:link w:val="Kop9Char"/>
    <w:qFormat/>
    <w:rsid w:val="00506A55"/>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aliases w:val="Alinea Char,2 Char,Para level 2 Char,h2 Char,heading 2 Char,Level 2 Char,hd2 Char,w2 Char,sub-sect Char,Titre 2 Char,l2 Char,l 2 Char,two Char,Memo 2 Char,21 Char,22 Char,23 Char,24 Char,211 Char,221 Char,231 Char,Sub Char,Auto Char,0 Char"/>
    <w:basedOn w:val="Standaardalinea-lettertype"/>
    <w:link w:val="Kop2"/>
    <w:rsid w:val="00506A55"/>
    <w:rPr>
      <w:rFonts w:ascii="Arial" w:eastAsiaTheme="majorEastAsia" w:hAnsi="Arial" w:cstheme="majorBidi"/>
      <w:b/>
      <w:sz w:val="24"/>
      <w:lang w:val="en-GB"/>
    </w:rPr>
  </w:style>
  <w:style w:type="character" w:customStyle="1" w:styleId="Kop1Char">
    <w:name w:val="Kop 1 Char"/>
    <w:aliases w:val="Hoofdstuk Char,Module Char"/>
    <w:basedOn w:val="Standaardalinea-lettertype"/>
    <w:link w:val="Kop1"/>
    <w:rsid w:val="00506A55"/>
    <w:rPr>
      <w:rFonts w:ascii="Arial" w:eastAsiaTheme="majorEastAsia" w:hAnsi="Arial" w:cstheme="majorBidi"/>
      <w:b/>
      <w:sz w:val="32"/>
      <w:lang w:val="en-GB"/>
    </w:rPr>
  </w:style>
  <w:style w:type="character" w:customStyle="1" w:styleId="Kop3Char">
    <w:name w:val="Kop 3 Char"/>
    <w:aliases w:val="paragraaf Char,Paragraaf Char"/>
    <w:basedOn w:val="Standaardalinea-lettertype"/>
    <w:link w:val="Kop3"/>
    <w:rsid w:val="00506A55"/>
    <w:rPr>
      <w:rFonts w:ascii="Arial" w:eastAsiaTheme="majorEastAsia" w:hAnsi="Arial" w:cstheme="majorBidi"/>
      <w:b/>
      <w:sz w:val="22"/>
      <w:lang w:val="en-GB"/>
    </w:rPr>
  </w:style>
  <w:style w:type="paragraph" w:customStyle="1" w:styleId="CompanyAddress">
    <w:name w:val="Company Address"/>
    <w:semiHidden/>
    <w:rsid w:val="000A10C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0A10C8"/>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0A10C8"/>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0A10C8"/>
    <w:pPr>
      <w:spacing w:before="600" w:line="216" w:lineRule="auto"/>
      <w:jc w:val="right"/>
    </w:pPr>
    <w:rPr>
      <w:rFonts w:ascii="Helvetica" w:eastAsia="MS Mincho" w:hAnsi="Helvetica"/>
      <w:b/>
      <w:color w:val="AD052E"/>
      <w:spacing w:val="-20"/>
      <w:kern w:val="48"/>
      <w:sz w:val="96"/>
      <w:szCs w:val="48"/>
      <w:lang w:val="en-US" w:eastAsia="en-GB"/>
    </w:rPr>
  </w:style>
  <w:style w:type="paragraph" w:styleId="Voettekst">
    <w:name w:val="footer"/>
    <w:link w:val="VoettekstChar"/>
    <w:rsid w:val="000A10C8"/>
    <w:pPr>
      <w:pBdr>
        <w:top w:val="single" w:sz="4" w:space="1" w:color="003366"/>
      </w:pBdr>
      <w:tabs>
        <w:tab w:val="right" w:pos="9072"/>
      </w:tabs>
      <w:spacing w:before="180" w:after="60" w:line="300" w:lineRule="auto"/>
    </w:pPr>
    <w:rPr>
      <w:rFonts w:ascii="Helvetica" w:eastAsia="MS Mincho" w:hAnsi="Helvetica"/>
      <w:color w:val="282282"/>
      <w:sz w:val="16"/>
      <w:szCs w:val="16"/>
      <w:lang w:val="en-US" w:eastAsia="en-GB"/>
    </w:rPr>
  </w:style>
  <w:style w:type="character" w:customStyle="1" w:styleId="VoettekstChar">
    <w:name w:val="Voettekst Char"/>
    <w:basedOn w:val="Standaardalinea-lettertype"/>
    <w:link w:val="Voettekst"/>
    <w:rsid w:val="000A10C8"/>
    <w:rPr>
      <w:rFonts w:ascii="Helvetica" w:eastAsia="MS Mincho" w:hAnsi="Helvetica" w:cs="Times New Roman"/>
      <w:color w:val="282282"/>
      <w:sz w:val="16"/>
      <w:szCs w:val="16"/>
      <w:lang w:val="en-US" w:eastAsia="en-GB"/>
    </w:rPr>
  </w:style>
  <w:style w:type="paragraph" w:styleId="Koptekst">
    <w:name w:val="header"/>
    <w:aliases w:val="Header style"/>
    <w:link w:val="KoptekstChar"/>
    <w:rsid w:val="000A10C8"/>
    <w:pPr>
      <w:pBdr>
        <w:bottom w:val="single" w:sz="4" w:space="1" w:color="003366"/>
      </w:pBdr>
      <w:tabs>
        <w:tab w:val="right" w:pos="9072"/>
      </w:tabs>
      <w:spacing w:before="60" w:after="180" w:line="300" w:lineRule="auto"/>
    </w:pPr>
    <w:rPr>
      <w:rFonts w:ascii="Helvetica" w:eastAsia="MS Mincho" w:hAnsi="Helvetica"/>
      <w:color w:val="282282"/>
      <w:lang w:val="en-US" w:eastAsia="en-GB"/>
    </w:rPr>
  </w:style>
  <w:style w:type="character" w:customStyle="1" w:styleId="KoptekstChar">
    <w:name w:val="Koptekst Char"/>
    <w:aliases w:val="Header style Char"/>
    <w:basedOn w:val="Standaardalinea-lettertype"/>
    <w:link w:val="Koptekst"/>
    <w:rsid w:val="000A10C8"/>
    <w:rPr>
      <w:rFonts w:ascii="Helvetica" w:eastAsia="MS Mincho" w:hAnsi="Helvetica" w:cs="Times New Roman"/>
      <w:color w:val="282282"/>
      <w:sz w:val="20"/>
      <w:szCs w:val="20"/>
      <w:lang w:val="en-US" w:eastAsia="en-GB"/>
    </w:rPr>
  </w:style>
  <w:style w:type="character" w:styleId="Hyperlink">
    <w:name w:val="Hyperlink"/>
    <w:basedOn w:val="Standaardalinea-lettertype"/>
    <w:uiPriority w:val="99"/>
    <w:rsid w:val="000A10C8"/>
    <w:rPr>
      <w:color w:val="0000FF"/>
      <w:u w:val="single"/>
    </w:rPr>
  </w:style>
  <w:style w:type="paragraph" w:customStyle="1" w:styleId="DocumentVersion">
    <w:name w:val="Document Version"/>
    <w:basedOn w:val="Standaard"/>
    <w:semiHidden/>
    <w:rsid w:val="000A10C8"/>
    <w:pPr>
      <w:spacing w:before="160" w:after="60"/>
      <w:jc w:val="right"/>
    </w:pPr>
    <w:rPr>
      <w:rFonts w:ascii="Helvetica" w:hAnsi="Helvetica"/>
      <w:color w:val="AD052E"/>
    </w:rPr>
  </w:style>
  <w:style w:type="paragraph" w:styleId="Ballontekst">
    <w:name w:val="Balloon Text"/>
    <w:basedOn w:val="Standaard"/>
    <w:link w:val="BallontekstChar"/>
    <w:semiHidden/>
    <w:unhideWhenUsed/>
    <w:rsid w:val="000A10C8"/>
    <w:rPr>
      <w:rFonts w:ascii="Tahoma" w:hAnsi="Tahoma" w:cs="Tahoma"/>
      <w:sz w:val="16"/>
      <w:szCs w:val="16"/>
    </w:rPr>
  </w:style>
  <w:style w:type="character" w:customStyle="1" w:styleId="BallontekstChar">
    <w:name w:val="Ballontekst Char"/>
    <w:basedOn w:val="Standaardalinea-lettertype"/>
    <w:link w:val="Ballontekst"/>
    <w:semiHidden/>
    <w:rsid w:val="000A10C8"/>
    <w:rPr>
      <w:rFonts w:ascii="Tahoma" w:eastAsia="MS Mincho" w:hAnsi="Tahoma" w:cs="Tahoma"/>
      <w:sz w:val="16"/>
      <w:szCs w:val="16"/>
      <w:lang w:val="en-US" w:eastAsia="en-GB"/>
    </w:rPr>
  </w:style>
  <w:style w:type="paragraph" w:customStyle="1" w:styleId="zAdmLeft">
    <w:name w:val="z_AdmLeft"/>
    <w:basedOn w:val="Standaard"/>
    <w:rsid w:val="000A10C8"/>
    <w:pPr>
      <w:jc w:val="right"/>
    </w:pPr>
    <w:rPr>
      <w:rFonts w:eastAsia="Times New Roman"/>
      <w:noProof/>
    </w:rPr>
  </w:style>
  <w:style w:type="paragraph" w:customStyle="1" w:styleId="zAdmNameLeft">
    <w:name w:val="z_AdmNameLeft"/>
    <w:basedOn w:val="zAdmLeft"/>
    <w:rsid w:val="000A10C8"/>
    <w:pPr>
      <w:spacing w:before="480"/>
    </w:pPr>
  </w:style>
  <w:style w:type="paragraph" w:customStyle="1" w:styleId="zAdmRight">
    <w:name w:val="z_AdmRight"/>
    <w:basedOn w:val="zAdmLeft"/>
    <w:rsid w:val="000A10C8"/>
    <w:pPr>
      <w:jc w:val="left"/>
    </w:pPr>
  </w:style>
  <w:style w:type="paragraph" w:customStyle="1" w:styleId="zAdmNameRightOK">
    <w:name w:val="z_AdmNameRightOK"/>
    <w:basedOn w:val="Standaard"/>
    <w:rsid w:val="000A10C8"/>
    <w:pPr>
      <w:spacing w:before="480"/>
    </w:pPr>
    <w:rPr>
      <w:rFonts w:eastAsia="Times New Roman"/>
      <w:noProof/>
    </w:rPr>
  </w:style>
  <w:style w:type="paragraph" w:styleId="Geenafstand">
    <w:name w:val="No Spacing"/>
    <w:uiPriority w:val="1"/>
    <w:qFormat/>
    <w:rsid w:val="00506A55"/>
    <w:pPr>
      <w:overflowPunct w:val="0"/>
      <w:autoSpaceDE w:val="0"/>
      <w:autoSpaceDN w:val="0"/>
      <w:adjustRightInd w:val="0"/>
      <w:textAlignment w:val="baseline"/>
    </w:pPr>
    <w:rPr>
      <w:rFonts w:ascii="Arial" w:eastAsia="MS Mincho" w:hAnsi="Arial"/>
      <w:sz w:val="22"/>
      <w:lang w:val="en-GB"/>
    </w:rPr>
  </w:style>
  <w:style w:type="character" w:styleId="Zwaar">
    <w:name w:val="Strong"/>
    <w:basedOn w:val="Standaardalinea-lettertype"/>
    <w:rsid w:val="00A95C51"/>
    <w:rPr>
      <w:b/>
      <w:bCs/>
    </w:rPr>
  </w:style>
  <w:style w:type="paragraph" w:styleId="Inhopg1">
    <w:name w:val="toc 1"/>
    <w:basedOn w:val="Standaard"/>
    <w:next w:val="Standaard"/>
    <w:autoRedefine/>
    <w:uiPriority w:val="39"/>
    <w:unhideWhenUsed/>
    <w:rsid w:val="002F0AD1"/>
    <w:pPr>
      <w:tabs>
        <w:tab w:val="right" w:leader="dot" w:pos="9062"/>
      </w:tabs>
    </w:pPr>
    <w:rPr>
      <w:rFonts w:asciiTheme="minorHAnsi" w:hAnsiTheme="minorHAnsi" w:cstheme="minorHAnsi"/>
      <w:b/>
      <w:bCs/>
      <w:caps/>
    </w:rPr>
  </w:style>
  <w:style w:type="paragraph" w:styleId="Inhopg2">
    <w:name w:val="toc 2"/>
    <w:basedOn w:val="Standaard"/>
    <w:next w:val="Standaard"/>
    <w:autoRedefine/>
    <w:uiPriority w:val="39"/>
    <w:unhideWhenUsed/>
    <w:rsid w:val="002B0CBC"/>
    <w:pPr>
      <w:ind w:left="200"/>
    </w:pPr>
    <w:rPr>
      <w:rFonts w:asciiTheme="minorHAnsi" w:hAnsiTheme="minorHAnsi" w:cstheme="minorHAnsi"/>
      <w:smallCaps/>
    </w:rPr>
  </w:style>
  <w:style w:type="paragraph" w:styleId="Inhopg3">
    <w:name w:val="toc 3"/>
    <w:basedOn w:val="Standaard"/>
    <w:next w:val="Standaard"/>
    <w:autoRedefine/>
    <w:uiPriority w:val="39"/>
    <w:unhideWhenUsed/>
    <w:rsid w:val="002B0CBC"/>
    <w:pPr>
      <w:ind w:left="400"/>
    </w:pPr>
    <w:rPr>
      <w:rFonts w:asciiTheme="minorHAnsi" w:hAnsiTheme="minorHAnsi" w:cstheme="minorHAnsi"/>
      <w:i/>
      <w:iCs/>
    </w:rPr>
  </w:style>
  <w:style w:type="paragraph" w:styleId="Inhopg4">
    <w:name w:val="toc 4"/>
    <w:basedOn w:val="Standaard"/>
    <w:next w:val="Standaard"/>
    <w:autoRedefine/>
    <w:uiPriority w:val="39"/>
    <w:unhideWhenUsed/>
    <w:rsid w:val="002B0CBC"/>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2B0CBC"/>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2B0CBC"/>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2B0CBC"/>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2B0CBC"/>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2B0CBC"/>
    <w:pPr>
      <w:ind w:left="1600"/>
    </w:pPr>
    <w:rPr>
      <w:rFonts w:asciiTheme="minorHAnsi" w:hAnsiTheme="minorHAnsi" w:cstheme="minorHAnsi"/>
      <w:sz w:val="18"/>
      <w:szCs w:val="18"/>
    </w:rPr>
  </w:style>
  <w:style w:type="paragraph" w:styleId="Kopvaninhoudsopgave">
    <w:name w:val="TOC Heading"/>
    <w:basedOn w:val="Kop1"/>
    <w:next w:val="Standaard"/>
    <w:uiPriority w:val="39"/>
    <w:semiHidden/>
    <w:unhideWhenUsed/>
    <w:qFormat/>
    <w:rsid w:val="00506A55"/>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character" w:customStyle="1" w:styleId="Kop4Char">
    <w:name w:val="Kop 4 Char"/>
    <w:aliases w:val="Onderdeel Char,Sectie Char"/>
    <w:link w:val="Kop4"/>
    <w:rsid w:val="00506A55"/>
    <w:rPr>
      <w:rFonts w:ascii="Arial" w:eastAsiaTheme="majorEastAsia" w:hAnsi="Arial" w:cstheme="majorBidi"/>
      <w:b/>
      <w:sz w:val="24"/>
      <w:lang w:val="en-GB"/>
    </w:rPr>
  </w:style>
  <w:style w:type="paragraph" w:styleId="Lijstalinea">
    <w:name w:val="List Paragraph"/>
    <w:basedOn w:val="Standaard"/>
    <w:uiPriority w:val="99"/>
    <w:rsid w:val="00FB5CD6"/>
    <w:pPr>
      <w:ind w:left="720"/>
      <w:contextualSpacing/>
    </w:pPr>
  </w:style>
  <w:style w:type="paragraph" w:customStyle="1" w:styleId="Text">
    <w:name w:val="Text"/>
    <w:basedOn w:val="Standaard"/>
    <w:link w:val="TextChar"/>
    <w:rsid w:val="00B67704"/>
    <w:rPr>
      <w:rFonts w:eastAsia="Times New Roman"/>
      <w:szCs w:val="24"/>
    </w:rPr>
  </w:style>
  <w:style w:type="character" w:customStyle="1" w:styleId="TextChar">
    <w:name w:val="Text Char"/>
    <w:basedOn w:val="Standaardalinea-lettertype"/>
    <w:link w:val="Text"/>
    <w:rsid w:val="00B67704"/>
    <w:rPr>
      <w:rFonts w:ascii="Arial" w:eastAsia="Times New Roman" w:hAnsi="Arial" w:cs="Times New Roman"/>
      <w:szCs w:val="24"/>
      <w:lang w:val="en-GB"/>
    </w:rPr>
  </w:style>
  <w:style w:type="paragraph" w:styleId="Titel">
    <w:name w:val="Title"/>
    <w:aliases w:val="Kop 4l,onderdeel"/>
    <w:basedOn w:val="Standaard"/>
    <w:next w:val="Standaard"/>
    <w:link w:val="TitelChar"/>
    <w:rsid w:val="00EA00BC"/>
    <w:pPr>
      <w:pBdr>
        <w:bottom w:val="single" w:sz="8" w:space="4" w:color="4F81BD" w:themeColor="accent1"/>
      </w:pBdr>
      <w:spacing w:after="300"/>
      <w:contextualSpacing/>
    </w:pPr>
    <w:rPr>
      <w:rFonts w:eastAsiaTheme="majorEastAsia" w:cstheme="majorBidi"/>
      <w:color w:val="31849B" w:themeColor="accent5" w:themeShade="BF"/>
      <w:spacing w:val="5"/>
      <w:kern w:val="28"/>
      <w:szCs w:val="52"/>
    </w:rPr>
  </w:style>
  <w:style w:type="character" w:customStyle="1" w:styleId="TitelChar">
    <w:name w:val="Titel Char"/>
    <w:aliases w:val="Kop 4l Char,onderdeel Char"/>
    <w:basedOn w:val="Standaardalinea-lettertype"/>
    <w:link w:val="Titel"/>
    <w:rsid w:val="00EA00BC"/>
    <w:rPr>
      <w:rFonts w:ascii="Arial" w:eastAsiaTheme="majorEastAsia" w:hAnsi="Arial" w:cstheme="majorBidi"/>
      <w:color w:val="31849B" w:themeColor="accent5" w:themeShade="BF"/>
      <w:spacing w:val="5"/>
      <w:kern w:val="28"/>
      <w:sz w:val="20"/>
      <w:szCs w:val="52"/>
      <w:lang w:val="en-US" w:eastAsia="en-GB"/>
    </w:rPr>
  </w:style>
  <w:style w:type="paragraph" w:styleId="Bijschrift">
    <w:name w:val="caption"/>
    <w:basedOn w:val="Standaard"/>
    <w:next w:val="Standaard"/>
    <w:qFormat/>
    <w:rsid w:val="003C6AA1"/>
    <w:rPr>
      <w:rFonts w:ascii="Calibri" w:eastAsia="Calibri" w:hAnsi="Calibri"/>
      <w:b/>
      <w:bCs/>
      <w:color w:val="4F81BD"/>
      <w:sz w:val="18"/>
      <w:szCs w:val="18"/>
      <w:lang w:val="nl-NL"/>
    </w:rPr>
  </w:style>
  <w:style w:type="paragraph" w:customStyle="1" w:styleId="Onderschrift">
    <w:name w:val="Onderschrift"/>
    <w:basedOn w:val="Bijschrift"/>
    <w:autoRedefine/>
    <w:qFormat/>
    <w:rsid w:val="007F6FF2"/>
    <w:pPr>
      <w:spacing w:before="120" w:after="240"/>
    </w:pPr>
    <w:rPr>
      <w:rFonts w:ascii="Arial" w:eastAsia="Times New Roman" w:hAnsi="Arial" w:cs="Arial"/>
      <w:bCs w:val="0"/>
      <w:color w:val="auto"/>
      <w:szCs w:val="22"/>
      <w:lang w:val="en-US"/>
    </w:rPr>
  </w:style>
  <w:style w:type="character" w:customStyle="1" w:styleId="Kop5Char">
    <w:name w:val="Kop 5 Char"/>
    <w:basedOn w:val="Standaardalinea-lettertype"/>
    <w:link w:val="Kop5"/>
    <w:rsid w:val="00506A55"/>
    <w:rPr>
      <w:rFonts w:ascii="Arial" w:eastAsiaTheme="majorEastAsia" w:hAnsi="Arial" w:cstheme="majorBidi"/>
      <w:b/>
      <w:sz w:val="24"/>
      <w:lang w:val="en-GB"/>
    </w:rPr>
  </w:style>
  <w:style w:type="character" w:customStyle="1" w:styleId="Kop6Char">
    <w:name w:val="Kop 6 Char"/>
    <w:basedOn w:val="Standaardalinea-lettertype"/>
    <w:link w:val="Kop6"/>
    <w:rsid w:val="00506A55"/>
    <w:rPr>
      <w:rFonts w:ascii="Arial" w:eastAsiaTheme="majorEastAsia" w:hAnsi="Arial" w:cstheme="majorBidi"/>
      <w:b/>
      <w:sz w:val="24"/>
      <w:lang w:val="en-GB"/>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506A55"/>
    <w:rPr>
      <w:rFonts w:ascii="Arial" w:eastAsiaTheme="majorEastAsia" w:hAnsi="Arial" w:cstheme="majorBidi"/>
      <w:b/>
      <w:sz w:val="24"/>
      <w:lang w:val="en-GB"/>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506A55"/>
    <w:rPr>
      <w:rFonts w:ascii="Arial" w:eastAsiaTheme="majorEastAsia" w:hAnsi="Arial" w:cstheme="majorBidi"/>
      <w:b/>
      <w:sz w:val="24"/>
      <w:lang w:val="en-GB"/>
    </w:rPr>
  </w:style>
  <w:style w:type="character" w:customStyle="1" w:styleId="Kop9Char">
    <w:name w:val="Kop 9 Char"/>
    <w:basedOn w:val="Standaardalinea-lettertype"/>
    <w:link w:val="Kop9"/>
    <w:rsid w:val="00506A55"/>
    <w:rPr>
      <w:rFonts w:ascii="Arial" w:eastAsiaTheme="majorEastAsia" w:hAnsi="Arial" w:cstheme="majorBidi"/>
      <w:b/>
      <w:sz w:val="24"/>
      <w:lang w:val="en-GB"/>
    </w:rPr>
  </w:style>
  <w:style w:type="paragraph" w:customStyle="1" w:styleId="zFooterText1">
    <w:name w:val="z_FooterText1"/>
    <w:basedOn w:val="Standaard"/>
    <w:rsid w:val="002C1C0D"/>
    <w:pPr>
      <w:spacing w:line="160" w:lineRule="exact"/>
    </w:pPr>
    <w:rPr>
      <w:rFonts w:eastAsia="Times New Roman"/>
      <w:noProof/>
      <w:sz w:val="16"/>
    </w:rPr>
  </w:style>
  <w:style w:type="character" w:styleId="Tekstvantijdelijkeaanduiding">
    <w:name w:val="Placeholder Text"/>
    <w:basedOn w:val="Standaardalinea-lettertype"/>
    <w:uiPriority w:val="99"/>
    <w:semiHidden/>
    <w:rsid w:val="004006EE"/>
    <w:rPr>
      <w:color w:val="808080"/>
    </w:rPr>
  </w:style>
  <w:style w:type="character" w:customStyle="1" w:styleId="Titelvanboek1">
    <w:name w:val="Titel van boek1"/>
    <w:qFormat/>
    <w:rsid w:val="00FC0D0E"/>
    <w:rPr>
      <w:b/>
      <w:bCs/>
      <w:smallCaps/>
      <w:spacing w:val="5"/>
    </w:rPr>
  </w:style>
  <w:style w:type="character" w:customStyle="1" w:styleId="Subtielebenadrukking1">
    <w:name w:val="Subtiele benadrukking1"/>
    <w:qFormat/>
    <w:rsid w:val="00FC0D0E"/>
    <w:rPr>
      <w:rFonts w:cs="Times New Roman"/>
      <w:i/>
      <w:iCs/>
      <w:color w:val="808080"/>
    </w:rPr>
  </w:style>
  <w:style w:type="paragraph" w:customStyle="1" w:styleId="Heading1noNr">
    <w:name w:val="Heading 1 no Nr."/>
    <w:basedOn w:val="Kop1"/>
    <w:next w:val="Standaard"/>
    <w:rsid w:val="009F4372"/>
    <w:pPr>
      <w:numPr>
        <w:numId w:val="1"/>
      </w:numPr>
      <w:ind w:left="851" w:hanging="851"/>
      <w:outlineLvl w:val="9"/>
    </w:pPr>
    <w:rPr>
      <w:rFonts w:eastAsia="Times New Roman" w:cs="Times New Roman"/>
      <w:lang w:val="en-US"/>
    </w:rPr>
  </w:style>
  <w:style w:type="paragraph" w:styleId="Lijstmetafbeeldingen">
    <w:name w:val="table of figures"/>
    <w:basedOn w:val="Standaard"/>
    <w:next w:val="Text"/>
    <w:uiPriority w:val="99"/>
    <w:rsid w:val="009F4372"/>
    <w:pPr>
      <w:tabs>
        <w:tab w:val="right" w:pos="9355"/>
      </w:tabs>
      <w:ind w:left="400" w:right="566" w:hanging="400"/>
    </w:pPr>
    <w:rPr>
      <w:rFonts w:eastAsia="Times New Roman"/>
      <w:noProof/>
      <w:sz w:val="20"/>
      <w:lang w:val="en-US"/>
    </w:rPr>
  </w:style>
  <w:style w:type="paragraph" w:customStyle="1" w:styleId="Bijschrift1">
    <w:name w:val="Bijschrift 1"/>
    <w:basedOn w:val="Bijschrift"/>
    <w:autoRedefine/>
    <w:rsid w:val="00CE2ECC"/>
    <w:pPr>
      <w:spacing w:before="120" w:after="240"/>
    </w:pPr>
    <w:rPr>
      <w:rFonts w:ascii="Arial" w:eastAsia="Times New Roman" w:hAnsi="Arial"/>
      <w:bCs w:val="0"/>
      <w:color w:val="auto"/>
      <w:szCs w:val="20"/>
      <w:lang w:val="en-GB"/>
    </w:rPr>
  </w:style>
  <w:style w:type="paragraph" w:styleId="Lijstopsomteken2">
    <w:name w:val="List Bullet 2"/>
    <w:basedOn w:val="Standaard"/>
    <w:autoRedefine/>
    <w:rsid w:val="00D76BB0"/>
    <w:pPr>
      <w:ind w:left="283"/>
      <w:jc w:val="both"/>
    </w:pPr>
    <w:rPr>
      <w:rFonts w:eastAsia="Times New Roman" w:cs="Arial"/>
      <w:color w:val="333333"/>
      <w:szCs w:val="14"/>
    </w:rPr>
  </w:style>
  <w:style w:type="paragraph" w:customStyle="1" w:styleId="opmaakwissen">
    <w:name w:val="opmaak wissen"/>
    <w:basedOn w:val="Lijst"/>
    <w:rsid w:val="00D76BB0"/>
    <w:pPr>
      <w:overflowPunct/>
      <w:autoSpaceDE/>
      <w:autoSpaceDN/>
      <w:adjustRightInd/>
      <w:contextualSpacing w:val="0"/>
      <w:jc w:val="both"/>
      <w:textAlignment w:val="auto"/>
    </w:pPr>
    <w:rPr>
      <w:rFonts w:ascii="Times New Roman" w:eastAsia="Times New Roman" w:hAnsi="Times New Roman"/>
      <w:sz w:val="20"/>
      <w:szCs w:val="24"/>
      <w:lang w:eastAsia="nl-NL"/>
    </w:rPr>
  </w:style>
  <w:style w:type="paragraph" w:styleId="Lijst">
    <w:name w:val="List"/>
    <w:basedOn w:val="Standaard"/>
    <w:unhideWhenUsed/>
    <w:rsid w:val="00D76BB0"/>
    <w:pPr>
      <w:ind w:left="283" w:hanging="283"/>
      <w:contextualSpacing/>
    </w:pPr>
  </w:style>
  <w:style w:type="character" w:styleId="Subtieleverwijzing">
    <w:name w:val="Subtle Reference"/>
    <w:aliases w:val="masterkop"/>
    <w:basedOn w:val="Standaardalinea-lettertype"/>
    <w:uiPriority w:val="31"/>
    <w:rsid w:val="00394566"/>
    <w:rPr>
      <w:rFonts w:asciiTheme="majorHAnsi" w:hAnsiTheme="majorHAnsi"/>
      <w:caps w:val="0"/>
      <w:smallCaps/>
      <w:color w:val="auto"/>
      <w:sz w:val="20"/>
      <w:u w:val="single"/>
      <w:vertAlign w:val="subscript"/>
    </w:rPr>
  </w:style>
  <w:style w:type="paragraph" w:customStyle="1" w:styleId="Abbreviations">
    <w:name w:val="Abbreviations"/>
    <w:basedOn w:val="Standaard"/>
    <w:rsid w:val="00394566"/>
    <w:pPr>
      <w:ind w:left="1134" w:hanging="1134"/>
    </w:pPr>
    <w:rPr>
      <w:rFonts w:eastAsia="Times New Roman"/>
    </w:rPr>
  </w:style>
  <w:style w:type="paragraph" w:customStyle="1" w:styleId="Appendix">
    <w:name w:val="Appendix"/>
    <w:basedOn w:val="Kop1"/>
    <w:next w:val="Standaard"/>
    <w:rsid w:val="00394566"/>
    <w:pPr>
      <w:numPr>
        <w:numId w:val="26"/>
      </w:numPr>
      <w:ind w:left="1701" w:hanging="1701"/>
      <w:outlineLvl w:val="9"/>
    </w:pPr>
    <w:rPr>
      <w:rFonts w:eastAsia="Times New Roman" w:cs="Times New Roman"/>
      <w:bCs/>
    </w:rPr>
  </w:style>
  <w:style w:type="paragraph" w:customStyle="1" w:styleId="CaptionCentre">
    <w:name w:val="CaptionCentre"/>
    <w:basedOn w:val="Bijschrift"/>
    <w:next w:val="Standaard"/>
    <w:rsid w:val="00394566"/>
    <w:pPr>
      <w:spacing w:before="120" w:after="240"/>
      <w:jc w:val="center"/>
    </w:pPr>
    <w:rPr>
      <w:rFonts w:ascii="Arial" w:eastAsia="Times New Roman" w:hAnsi="Arial"/>
      <w:bCs w:val="0"/>
      <w:color w:val="auto"/>
      <w:sz w:val="22"/>
      <w:szCs w:val="20"/>
      <w:lang w:val="en-GB"/>
    </w:rPr>
  </w:style>
  <w:style w:type="paragraph" w:customStyle="1" w:styleId="CaptionLeft">
    <w:name w:val="CaptionLeft"/>
    <w:basedOn w:val="Bijschrift"/>
    <w:next w:val="Standaard"/>
    <w:rsid w:val="00394566"/>
    <w:pPr>
      <w:spacing w:before="120" w:after="240"/>
    </w:pPr>
    <w:rPr>
      <w:rFonts w:ascii="Arial" w:eastAsia="Times New Roman" w:hAnsi="Arial"/>
      <w:bCs w:val="0"/>
      <w:color w:val="auto"/>
      <w:sz w:val="22"/>
      <w:szCs w:val="20"/>
      <w:lang w:val="en-GB"/>
    </w:rPr>
  </w:style>
  <w:style w:type="paragraph" w:customStyle="1" w:styleId="CaptionRight">
    <w:name w:val="CaptionRight"/>
    <w:basedOn w:val="Bijschrift"/>
    <w:next w:val="Standaard"/>
    <w:rsid w:val="00394566"/>
    <w:pPr>
      <w:spacing w:before="120" w:after="240"/>
      <w:jc w:val="right"/>
    </w:pPr>
    <w:rPr>
      <w:rFonts w:ascii="Arial" w:eastAsia="Times New Roman" w:hAnsi="Arial"/>
      <w:bCs w:val="0"/>
      <w:color w:val="auto"/>
      <w:sz w:val="22"/>
      <w:szCs w:val="20"/>
      <w:lang w:val="en-GB"/>
    </w:rPr>
  </w:style>
  <w:style w:type="paragraph" w:styleId="Afsluiting">
    <w:name w:val="Closing"/>
    <w:basedOn w:val="Standaard"/>
    <w:link w:val="AfsluitingChar"/>
    <w:rsid w:val="00394566"/>
    <w:pPr>
      <w:ind w:left="4252"/>
    </w:pPr>
    <w:rPr>
      <w:rFonts w:eastAsia="Times New Roman"/>
    </w:rPr>
  </w:style>
  <w:style w:type="character" w:customStyle="1" w:styleId="AfsluitingChar">
    <w:name w:val="Afsluiting Char"/>
    <w:basedOn w:val="Standaardalinea-lettertype"/>
    <w:link w:val="Afsluiting"/>
    <w:rsid w:val="00394566"/>
    <w:rPr>
      <w:rFonts w:ascii="Arial" w:hAnsi="Arial"/>
      <w:sz w:val="22"/>
      <w:lang w:val="en-GB"/>
    </w:rPr>
  </w:style>
  <w:style w:type="character" w:styleId="Verwijzingopmerking">
    <w:name w:val="annotation reference"/>
    <w:semiHidden/>
    <w:rsid w:val="00394566"/>
    <w:rPr>
      <w:sz w:val="16"/>
    </w:rPr>
  </w:style>
  <w:style w:type="paragraph" w:styleId="Tekstopmerking">
    <w:name w:val="annotation text"/>
    <w:basedOn w:val="Standaard"/>
    <w:link w:val="TekstopmerkingChar"/>
    <w:semiHidden/>
    <w:rsid w:val="00394566"/>
    <w:rPr>
      <w:rFonts w:eastAsia="Times New Roman"/>
    </w:rPr>
  </w:style>
  <w:style w:type="character" w:customStyle="1" w:styleId="TekstopmerkingChar">
    <w:name w:val="Tekst opmerking Char"/>
    <w:basedOn w:val="Standaardalinea-lettertype"/>
    <w:link w:val="Tekstopmerking"/>
    <w:semiHidden/>
    <w:rsid w:val="00394566"/>
    <w:rPr>
      <w:rFonts w:ascii="Arial" w:hAnsi="Arial"/>
      <w:sz w:val="22"/>
      <w:lang w:val="en-GB"/>
    </w:rPr>
  </w:style>
  <w:style w:type="character" w:styleId="Voetnootmarkering">
    <w:name w:val="footnote reference"/>
    <w:semiHidden/>
    <w:rsid w:val="00394566"/>
    <w:rPr>
      <w:position w:val="6"/>
      <w:sz w:val="16"/>
    </w:rPr>
  </w:style>
  <w:style w:type="paragraph" w:styleId="Voetnoottekst">
    <w:name w:val="footnote text"/>
    <w:basedOn w:val="Standaard"/>
    <w:link w:val="VoetnoottekstChar"/>
    <w:semiHidden/>
    <w:rsid w:val="00394566"/>
    <w:rPr>
      <w:rFonts w:eastAsia="Times New Roman"/>
    </w:rPr>
  </w:style>
  <w:style w:type="character" w:customStyle="1" w:styleId="VoetnoottekstChar">
    <w:name w:val="Voetnoottekst Char"/>
    <w:basedOn w:val="Standaardalinea-lettertype"/>
    <w:link w:val="Voetnoottekst"/>
    <w:semiHidden/>
    <w:rsid w:val="00394566"/>
    <w:rPr>
      <w:rFonts w:ascii="Arial" w:hAnsi="Arial"/>
      <w:sz w:val="22"/>
      <w:lang w:val="en-GB"/>
    </w:rPr>
  </w:style>
  <w:style w:type="paragraph" w:customStyle="1" w:styleId="Heading2noNr">
    <w:name w:val="Heading 2 no Nr."/>
    <w:basedOn w:val="Kop2"/>
    <w:next w:val="Standaard"/>
    <w:rsid w:val="00394566"/>
    <w:pPr>
      <w:numPr>
        <w:numId w:val="26"/>
      </w:numPr>
      <w:ind w:left="0" w:firstLine="0"/>
      <w:outlineLvl w:val="9"/>
    </w:pPr>
  </w:style>
  <w:style w:type="paragraph" w:customStyle="1" w:styleId="Heading3noNr">
    <w:name w:val="Heading 3 no Nr."/>
    <w:basedOn w:val="Kop3"/>
    <w:next w:val="Standaard"/>
    <w:rsid w:val="00394566"/>
    <w:pPr>
      <w:numPr>
        <w:numId w:val="26"/>
      </w:numPr>
      <w:ind w:left="0" w:firstLine="0"/>
      <w:outlineLvl w:val="9"/>
    </w:pPr>
  </w:style>
  <w:style w:type="paragraph" w:customStyle="1" w:styleId="Heading4noNr">
    <w:name w:val="Heading 4 no Nr."/>
    <w:basedOn w:val="Kop4"/>
    <w:next w:val="Standaard"/>
    <w:rsid w:val="00394566"/>
    <w:pPr>
      <w:numPr>
        <w:numId w:val="26"/>
      </w:numPr>
      <w:ind w:left="0" w:firstLine="0"/>
      <w:outlineLvl w:val="9"/>
    </w:pPr>
  </w:style>
  <w:style w:type="paragraph" w:customStyle="1" w:styleId="Heading5noNr">
    <w:name w:val="Heading 5 no Nr."/>
    <w:basedOn w:val="Kop5"/>
    <w:next w:val="Standaard"/>
    <w:link w:val="Heading5noNrChar"/>
    <w:rsid w:val="00394566"/>
    <w:pPr>
      <w:numPr>
        <w:numId w:val="26"/>
      </w:numPr>
      <w:ind w:left="0" w:firstLine="0"/>
      <w:outlineLvl w:val="9"/>
    </w:pPr>
  </w:style>
  <w:style w:type="paragraph" w:customStyle="1" w:styleId="Heading6noNr">
    <w:name w:val="Heading 6 no Nr."/>
    <w:basedOn w:val="Kop6"/>
    <w:next w:val="Standaard"/>
    <w:rsid w:val="00394566"/>
    <w:pPr>
      <w:numPr>
        <w:numId w:val="26"/>
      </w:numPr>
      <w:ind w:left="0" w:firstLine="0"/>
      <w:outlineLvl w:val="9"/>
    </w:pPr>
  </w:style>
  <w:style w:type="paragraph" w:customStyle="1" w:styleId="Heading7noNr">
    <w:name w:val="Heading 7 no Nr."/>
    <w:basedOn w:val="Kop7"/>
    <w:next w:val="Standaard"/>
    <w:rsid w:val="00394566"/>
    <w:pPr>
      <w:numPr>
        <w:numId w:val="26"/>
      </w:numPr>
      <w:ind w:left="0" w:firstLine="0"/>
      <w:outlineLvl w:val="9"/>
    </w:pPr>
  </w:style>
  <w:style w:type="paragraph" w:customStyle="1" w:styleId="Heading8noNr">
    <w:name w:val="Heading 8 no Nr."/>
    <w:basedOn w:val="Kop8"/>
    <w:next w:val="Standaard"/>
    <w:rsid w:val="00394566"/>
    <w:pPr>
      <w:numPr>
        <w:numId w:val="26"/>
      </w:numPr>
      <w:outlineLvl w:val="9"/>
    </w:pPr>
  </w:style>
  <w:style w:type="paragraph" w:customStyle="1" w:styleId="Heading9noNr">
    <w:name w:val="Heading 9 no Nr."/>
    <w:basedOn w:val="Kop9"/>
    <w:next w:val="Standaard"/>
    <w:rsid w:val="00394566"/>
    <w:pPr>
      <w:numPr>
        <w:ilvl w:val="8"/>
      </w:numPr>
      <w:outlineLvl w:val="9"/>
    </w:pPr>
  </w:style>
  <w:style w:type="paragraph" w:customStyle="1" w:styleId="INDENT05">
    <w:name w:val="INDENT 0.5"/>
    <w:basedOn w:val="Text"/>
    <w:rsid w:val="00394566"/>
    <w:pPr>
      <w:keepNext/>
      <w:keepLines/>
      <w:ind w:left="284"/>
    </w:pPr>
    <w:rPr>
      <w:szCs w:val="20"/>
    </w:rPr>
  </w:style>
  <w:style w:type="paragraph" w:customStyle="1" w:styleId="INDENT1">
    <w:name w:val="INDENT 1"/>
    <w:basedOn w:val="INDENT05"/>
    <w:rsid w:val="00394566"/>
    <w:pPr>
      <w:ind w:left="567"/>
    </w:pPr>
  </w:style>
  <w:style w:type="paragraph" w:customStyle="1" w:styleId="INDENT15">
    <w:name w:val="INDENT 1.5"/>
    <w:basedOn w:val="INDENT05"/>
    <w:rsid w:val="00394566"/>
    <w:pPr>
      <w:ind w:left="851"/>
    </w:pPr>
  </w:style>
  <w:style w:type="paragraph" w:customStyle="1" w:styleId="INDENT2">
    <w:name w:val="INDENT 2"/>
    <w:basedOn w:val="INDENT05"/>
    <w:rsid w:val="00394566"/>
    <w:pPr>
      <w:ind w:left="1134"/>
    </w:pPr>
  </w:style>
  <w:style w:type="paragraph" w:customStyle="1" w:styleId="INDENT25">
    <w:name w:val="INDENT 2.5"/>
    <w:basedOn w:val="INDENT05"/>
    <w:rsid w:val="00394566"/>
    <w:pPr>
      <w:ind w:left="1418"/>
    </w:pPr>
  </w:style>
  <w:style w:type="paragraph" w:customStyle="1" w:styleId="INDENT3">
    <w:name w:val="INDENT 3"/>
    <w:basedOn w:val="INDENT2"/>
    <w:rsid w:val="00394566"/>
    <w:pPr>
      <w:ind w:left="1701"/>
    </w:pPr>
  </w:style>
  <w:style w:type="paragraph" w:styleId="Index1">
    <w:name w:val="index 1"/>
    <w:basedOn w:val="Standaard"/>
    <w:next w:val="Standaard"/>
    <w:uiPriority w:val="99"/>
    <w:semiHidden/>
    <w:rsid w:val="00394566"/>
    <w:rPr>
      <w:rFonts w:eastAsia="Times New Roman"/>
    </w:rPr>
  </w:style>
  <w:style w:type="paragraph" w:styleId="Index2">
    <w:name w:val="index 2"/>
    <w:basedOn w:val="Standaard"/>
    <w:next w:val="Standaard"/>
    <w:semiHidden/>
    <w:rsid w:val="00394566"/>
    <w:pPr>
      <w:ind w:left="283"/>
    </w:pPr>
    <w:rPr>
      <w:rFonts w:eastAsia="Times New Roman"/>
    </w:rPr>
  </w:style>
  <w:style w:type="paragraph" w:styleId="Index3">
    <w:name w:val="index 3"/>
    <w:basedOn w:val="Standaard"/>
    <w:next w:val="Standaard"/>
    <w:semiHidden/>
    <w:rsid w:val="00394566"/>
    <w:pPr>
      <w:ind w:left="566"/>
    </w:pPr>
    <w:rPr>
      <w:rFonts w:eastAsia="Times New Roman"/>
    </w:rPr>
  </w:style>
  <w:style w:type="paragraph" w:styleId="Index4">
    <w:name w:val="index 4"/>
    <w:basedOn w:val="Standaard"/>
    <w:next w:val="Standaard"/>
    <w:semiHidden/>
    <w:rsid w:val="00394566"/>
    <w:pPr>
      <w:ind w:left="849"/>
    </w:pPr>
    <w:rPr>
      <w:rFonts w:eastAsia="Times New Roman"/>
    </w:rPr>
  </w:style>
  <w:style w:type="paragraph" w:styleId="Index5">
    <w:name w:val="index 5"/>
    <w:basedOn w:val="Standaard"/>
    <w:next w:val="Standaard"/>
    <w:semiHidden/>
    <w:rsid w:val="00394566"/>
    <w:pPr>
      <w:ind w:left="1132"/>
    </w:pPr>
    <w:rPr>
      <w:rFonts w:eastAsia="Times New Roman"/>
    </w:rPr>
  </w:style>
  <w:style w:type="paragraph" w:styleId="Index6">
    <w:name w:val="index 6"/>
    <w:basedOn w:val="Standaard"/>
    <w:next w:val="Standaard"/>
    <w:semiHidden/>
    <w:rsid w:val="00394566"/>
    <w:pPr>
      <w:ind w:left="1415"/>
    </w:pPr>
    <w:rPr>
      <w:rFonts w:eastAsia="Times New Roman"/>
    </w:rPr>
  </w:style>
  <w:style w:type="paragraph" w:styleId="Index7">
    <w:name w:val="index 7"/>
    <w:basedOn w:val="Standaard"/>
    <w:next w:val="Standaard"/>
    <w:semiHidden/>
    <w:rsid w:val="00394566"/>
    <w:pPr>
      <w:ind w:left="1698"/>
    </w:pPr>
    <w:rPr>
      <w:rFonts w:eastAsia="Times New Roman"/>
    </w:rPr>
  </w:style>
  <w:style w:type="paragraph" w:styleId="Indexkop">
    <w:name w:val="index heading"/>
    <w:basedOn w:val="Standaard"/>
    <w:next w:val="Index1"/>
    <w:uiPriority w:val="99"/>
    <w:semiHidden/>
    <w:rsid w:val="00394566"/>
    <w:rPr>
      <w:rFonts w:eastAsia="Times New Roman"/>
    </w:rPr>
  </w:style>
  <w:style w:type="paragraph" w:customStyle="1" w:styleId="KWNposCentre">
    <w:name w:val="KWNposCentre"/>
    <w:basedOn w:val="Text"/>
    <w:next w:val="Text"/>
    <w:rsid w:val="00394566"/>
    <w:pPr>
      <w:keepNext/>
      <w:jc w:val="center"/>
    </w:pPr>
    <w:rPr>
      <w:szCs w:val="20"/>
    </w:rPr>
  </w:style>
  <w:style w:type="paragraph" w:customStyle="1" w:styleId="KWNposLeft">
    <w:name w:val="KWNposLeft"/>
    <w:basedOn w:val="Text"/>
    <w:next w:val="Text"/>
    <w:rsid w:val="00394566"/>
    <w:pPr>
      <w:keepNext/>
    </w:pPr>
    <w:rPr>
      <w:szCs w:val="20"/>
    </w:rPr>
  </w:style>
  <w:style w:type="paragraph" w:customStyle="1" w:styleId="KWNposRight">
    <w:name w:val="KWNposRight"/>
    <w:basedOn w:val="Text"/>
    <w:next w:val="Text"/>
    <w:rsid w:val="00394566"/>
    <w:pPr>
      <w:keepNext/>
      <w:jc w:val="right"/>
    </w:pPr>
    <w:rPr>
      <w:szCs w:val="20"/>
    </w:rPr>
  </w:style>
  <w:style w:type="character" w:styleId="Regelnummer">
    <w:name w:val="line number"/>
    <w:basedOn w:val="Standaardalinea-lettertype"/>
    <w:rsid w:val="00394566"/>
  </w:style>
  <w:style w:type="paragraph" w:styleId="Macrotekst">
    <w:name w:val="macro"/>
    <w:link w:val="MacrotekstChar"/>
    <w:semiHidden/>
    <w:rsid w:val="0039456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rPr>
  </w:style>
  <w:style w:type="character" w:customStyle="1" w:styleId="MacrotekstChar">
    <w:name w:val="Macrotekst Char"/>
    <w:basedOn w:val="Standaardalinea-lettertype"/>
    <w:link w:val="Macrotekst"/>
    <w:semiHidden/>
    <w:rsid w:val="00394566"/>
    <w:rPr>
      <w:rFonts w:ascii="Arial" w:hAnsi="Arial"/>
      <w:b/>
      <w:lang w:val="en-GB"/>
    </w:rPr>
  </w:style>
  <w:style w:type="paragraph" w:styleId="Standaardinspringing">
    <w:name w:val="Normal Indent"/>
    <w:basedOn w:val="Standaard"/>
    <w:rsid w:val="00394566"/>
    <w:pPr>
      <w:ind w:left="284"/>
    </w:pPr>
    <w:rPr>
      <w:rFonts w:eastAsia="Times New Roman"/>
    </w:rPr>
  </w:style>
  <w:style w:type="character" w:styleId="Paginanummer">
    <w:name w:val="page number"/>
    <w:basedOn w:val="Standaardalinea-lettertype"/>
    <w:rsid w:val="00394566"/>
  </w:style>
  <w:style w:type="paragraph" w:customStyle="1" w:styleId="PosCentre">
    <w:name w:val="PosCentre"/>
    <w:basedOn w:val="Text"/>
    <w:next w:val="Text"/>
    <w:rsid w:val="00394566"/>
    <w:pPr>
      <w:jc w:val="center"/>
    </w:pPr>
    <w:rPr>
      <w:szCs w:val="20"/>
    </w:rPr>
  </w:style>
  <w:style w:type="paragraph" w:customStyle="1" w:styleId="PosLeft">
    <w:name w:val="PosLeft"/>
    <w:basedOn w:val="Text"/>
    <w:next w:val="Text"/>
    <w:rsid w:val="00394566"/>
    <w:rPr>
      <w:szCs w:val="20"/>
    </w:rPr>
  </w:style>
  <w:style w:type="paragraph" w:customStyle="1" w:styleId="PosRight">
    <w:name w:val="PosRight"/>
    <w:basedOn w:val="Text"/>
    <w:next w:val="Text"/>
    <w:rsid w:val="00394566"/>
    <w:pPr>
      <w:jc w:val="right"/>
    </w:pPr>
    <w:rPr>
      <w:szCs w:val="20"/>
    </w:rPr>
  </w:style>
  <w:style w:type="paragraph" w:customStyle="1" w:styleId="References">
    <w:name w:val="References"/>
    <w:basedOn w:val="Abbreviations"/>
    <w:rsid w:val="00394566"/>
    <w:pPr>
      <w:numPr>
        <w:numId w:val="10"/>
      </w:numPr>
    </w:pPr>
    <w:rPr>
      <w:lang w:val="en-US"/>
    </w:rPr>
  </w:style>
  <w:style w:type="paragraph" w:styleId="Ondertitel">
    <w:name w:val="Subtitle"/>
    <w:basedOn w:val="Standaard"/>
    <w:link w:val="OndertitelChar"/>
    <w:rsid w:val="00394566"/>
    <w:pPr>
      <w:spacing w:after="60"/>
      <w:jc w:val="center"/>
    </w:pPr>
    <w:rPr>
      <w:rFonts w:eastAsia="Times New Roman"/>
      <w:i/>
      <w:sz w:val="24"/>
    </w:rPr>
  </w:style>
  <w:style w:type="character" w:customStyle="1" w:styleId="OndertitelChar">
    <w:name w:val="Ondertitel Char"/>
    <w:basedOn w:val="Standaardalinea-lettertype"/>
    <w:link w:val="Ondertitel"/>
    <w:rsid w:val="00394566"/>
    <w:rPr>
      <w:rFonts w:ascii="Arial" w:hAnsi="Arial"/>
      <w:i/>
      <w:sz w:val="24"/>
      <w:lang w:val="en-GB"/>
    </w:rPr>
  </w:style>
  <w:style w:type="paragraph" w:customStyle="1" w:styleId="zAdmText">
    <w:name w:val="z_AdmText"/>
    <w:basedOn w:val="Standaard"/>
    <w:rsid w:val="00394566"/>
    <w:rPr>
      <w:rFonts w:eastAsia="Times New Roman"/>
      <w:noProof/>
    </w:rPr>
  </w:style>
  <w:style w:type="paragraph" w:customStyle="1" w:styleId="TextBold">
    <w:name w:val="TextBold"/>
    <w:basedOn w:val="Text"/>
    <w:next w:val="Text"/>
    <w:rsid w:val="00394566"/>
    <w:rPr>
      <w:b/>
      <w:szCs w:val="20"/>
    </w:rPr>
  </w:style>
  <w:style w:type="paragraph" w:customStyle="1" w:styleId="TextList1">
    <w:name w:val="TextList1"/>
    <w:basedOn w:val="Text"/>
    <w:rsid w:val="00394566"/>
    <w:pPr>
      <w:spacing w:before="120"/>
    </w:pPr>
    <w:rPr>
      <w:szCs w:val="20"/>
    </w:rPr>
  </w:style>
  <w:style w:type="paragraph" w:customStyle="1" w:styleId="TextList2">
    <w:name w:val="TextList2"/>
    <w:basedOn w:val="Text"/>
    <w:rsid w:val="00394566"/>
    <w:pPr>
      <w:tabs>
        <w:tab w:val="left" w:pos="142"/>
        <w:tab w:val="decimal" w:pos="1559"/>
      </w:tabs>
      <w:spacing w:before="120"/>
    </w:pPr>
    <w:rPr>
      <w:szCs w:val="20"/>
    </w:rPr>
  </w:style>
  <w:style w:type="paragraph" w:customStyle="1" w:styleId="TextListAutoNum">
    <w:name w:val="TextListAutoNum"/>
    <w:basedOn w:val="Text"/>
    <w:rsid w:val="00394566"/>
    <w:pPr>
      <w:spacing w:before="120"/>
      <w:ind w:left="284" w:hanging="284"/>
    </w:pPr>
    <w:rPr>
      <w:szCs w:val="20"/>
    </w:rPr>
  </w:style>
  <w:style w:type="paragraph" w:customStyle="1" w:styleId="TOCtitle">
    <w:name w:val="TOCtitle"/>
    <w:basedOn w:val="Heading1noNr"/>
    <w:rsid w:val="00394566"/>
    <w:pPr>
      <w:numPr>
        <w:numId w:val="0"/>
      </w:numPr>
      <w:pBdr>
        <w:bottom w:val="double" w:sz="6" w:space="1" w:color="0000FF"/>
      </w:pBdr>
      <w:tabs>
        <w:tab w:val="num" w:pos="720"/>
      </w:tabs>
    </w:pPr>
    <w:rPr>
      <w:bCs/>
      <w:spacing w:val="20"/>
      <w:lang w:val="en-GB"/>
    </w:rPr>
  </w:style>
  <w:style w:type="paragraph" w:customStyle="1" w:styleId="zAdmAdrLabel">
    <w:name w:val="z_AdmAdrLabel"/>
    <w:basedOn w:val="zAdmText"/>
    <w:rsid w:val="00394566"/>
  </w:style>
  <w:style w:type="paragraph" w:customStyle="1" w:styleId="zAdmChapterTitle">
    <w:name w:val="z_AdmChapterTitle"/>
    <w:basedOn w:val="Kop1"/>
    <w:next w:val="Text"/>
    <w:rsid w:val="00394566"/>
    <w:pPr>
      <w:numPr>
        <w:numId w:val="0"/>
      </w:numPr>
      <w:tabs>
        <w:tab w:val="num" w:pos="720"/>
      </w:tabs>
      <w:outlineLvl w:val="9"/>
    </w:pPr>
    <w:rPr>
      <w:rFonts w:eastAsia="Times New Roman" w:cs="Times New Roman"/>
      <w:bCs/>
      <w:sz w:val="40"/>
    </w:rPr>
  </w:style>
  <w:style w:type="paragraph" w:customStyle="1" w:styleId="zAdmCompAddress">
    <w:name w:val="z_AdmCompAddress"/>
    <w:basedOn w:val="zAdmText"/>
    <w:rsid w:val="00394566"/>
    <w:pPr>
      <w:spacing w:line="240" w:lineRule="atLeast"/>
    </w:pPr>
    <w:rPr>
      <w:sz w:val="14"/>
    </w:rPr>
  </w:style>
  <w:style w:type="paragraph" w:customStyle="1" w:styleId="zAdmCompBU">
    <w:name w:val="z_AdmCompBU"/>
    <w:basedOn w:val="Standaard"/>
    <w:next w:val="Standaard"/>
    <w:rsid w:val="00394566"/>
    <w:pPr>
      <w:spacing w:before="240" w:line="240" w:lineRule="atLeast"/>
    </w:pPr>
    <w:rPr>
      <w:rFonts w:eastAsia="Times New Roman"/>
      <w:b/>
      <w:noProof/>
      <w:sz w:val="18"/>
    </w:rPr>
  </w:style>
  <w:style w:type="paragraph" w:customStyle="1" w:styleId="zAdmDate">
    <w:name w:val="z_AdmDate"/>
    <w:basedOn w:val="Standaard"/>
    <w:rsid w:val="00394566"/>
    <w:rPr>
      <w:rFonts w:eastAsia="Times New Roman"/>
    </w:rPr>
  </w:style>
  <w:style w:type="paragraph" w:customStyle="1" w:styleId="zAdmDateCel">
    <w:name w:val="z_AdmDateCel"/>
    <w:basedOn w:val="zAdmDate"/>
    <w:rsid w:val="00394566"/>
    <w:pPr>
      <w:ind w:left="57"/>
    </w:pPr>
  </w:style>
  <w:style w:type="paragraph" w:customStyle="1" w:styleId="zAdmDateHidden">
    <w:name w:val="z_AdmDateHidden"/>
    <w:basedOn w:val="zAdmDate"/>
    <w:rsid w:val="00394566"/>
    <w:pPr>
      <w:spacing w:line="11" w:lineRule="exact"/>
    </w:pPr>
    <w:rPr>
      <w:vanish/>
      <w:lang w:val="nl-NL"/>
    </w:rPr>
  </w:style>
  <w:style w:type="paragraph" w:customStyle="1" w:styleId="zAdmLeft1">
    <w:name w:val="z_AdmLeft1"/>
    <w:basedOn w:val="zAdmLeft"/>
    <w:rsid w:val="00394566"/>
    <w:pPr>
      <w:spacing w:after="480"/>
    </w:pPr>
  </w:style>
  <w:style w:type="paragraph" w:customStyle="1" w:styleId="zAdmLeft8pt">
    <w:name w:val="z_AdmLeft8pt"/>
    <w:basedOn w:val="zAdmLeft"/>
    <w:rsid w:val="00394566"/>
    <w:pPr>
      <w:spacing w:before="40" w:after="40"/>
    </w:pPr>
    <w:rPr>
      <w:rFonts w:ascii="Arial Narrow" w:hAnsi="Arial Narrow"/>
      <w:sz w:val="16"/>
    </w:rPr>
  </w:style>
  <w:style w:type="paragraph" w:customStyle="1" w:styleId="zAdmNameRight">
    <w:name w:val="z_AdmNameRight"/>
    <w:basedOn w:val="zAdmRight"/>
    <w:rsid w:val="00394566"/>
    <w:pPr>
      <w:spacing w:before="480"/>
    </w:pPr>
  </w:style>
  <w:style w:type="paragraph" w:customStyle="1" w:styleId="zAdmNameSign">
    <w:name w:val="z_AdmNameSign"/>
    <w:basedOn w:val="zAdmText"/>
    <w:rsid w:val="00394566"/>
    <w:pPr>
      <w:tabs>
        <w:tab w:val="left" w:pos="4962"/>
        <w:tab w:val="right" w:pos="9214"/>
      </w:tabs>
      <w:spacing w:before="480"/>
    </w:pPr>
    <w:rPr>
      <w:b/>
    </w:rPr>
  </w:style>
  <w:style w:type="paragraph" w:customStyle="1" w:styleId="zAdmRight1">
    <w:name w:val="z_AdmRight1"/>
    <w:basedOn w:val="zAdmLeft1"/>
    <w:rsid w:val="00394566"/>
    <w:pPr>
      <w:jc w:val="left"/>
    </w:pPr>
  </w:style>
  <w:style w:type="paragraph" w:customStyle="1" w:styleId="zAdmRight8pt">
    <w:name w:val="z_AdmRight8pt"/>
    <w:basedOn w:val="zAdmNameRight"/>
    <w:rsid w:val="00394566"/>
    <w:pPr>
      <w:spacing w:before="40" w:after="40"/>
    </w:pPr>
    <w:rPr>
      <w:rFonts w:ascii="Arial Narrow" w:hAnsi="Arial Narrow"/>
      <w:sz w:val="16"/>
    </w:rPr>
  </w:style>
  <w:style w:type="paragraph" w:customStyle="1" w:styleId="zAdmRightTab">
    <w:name w:val="z_AdmRightTab"/>
    <w:basedOn w:val="zAdmRight"/>
    <w:rsid w:val="00394566"/>
    <w:pPr>
      <w:tabs>
        <w:tab w:val="left" w:pos="2552"/>
      </w:tabs>
    </w:pPr>
  </w:style>
  <w:style w:type="paragraph" w:customStyle="1" w:styleId="zAdmSpecial">
    <w:name w:val="z_AdmSpecial"/>
    <w:basedOn w:val="zAdmText"/>
    <w:rsid w:val="00394566"/>
    <w:pPr>
      <w:spacing w:before="400"/>
    </w:pPr>
    <w:rPr>
      <w:rFonts w:ascii="Monotype Corsiva" w:hAnsi="Monotype Corsiva"/>
      <w:b/>
      <w:i/>
      <w:sz w:val="30"/>
    </w:rPr>
  </w:style>
  <w:style w:type="paragraph" w:customStyle="1" w:styleId="zAdmText11ptB">
    <w:name w:val="z_AdmText11ptB"/>
    <w:basedOn w:val="zAdmText"/>
    <w:rsid w:val="00394566"/>
    <w:pPr>
      <w:ind w:left="57"/>
    </w:pPr>
    <w:rPr>
      <w:b/>
    </w:rPr>
  </w:style>
  <w:style w:type="paragraph" w:customStyle="1" w:styleId="zAdmText9ptB">
    <w:name w:val="z_AdmText9ptB"/>
    <w:basedOn w:val="zAdmText"/>
    <w:rsid w:val="00394566"/>
    <w:pPr>
      <w:spacing w:before="40" w:after="40"/>
      <w:jc w:val="right"/>
    </w:pPr>
    <w:rPr>
      <w:b/>
      <w:sz w:val="18"/>
    </w:rPr>
  </w:style>
  <w:style w:type="paragraph" w:customStyle="1" w:styleId="zAdmTextCel">
    <w:name w:val="z_AdmTextCel"/>
    <w:basedOn w:val="zAdmText"/>
    <w:rsid w:val="00394566"/>
    <w:pPr>
      <w:ind w:left="57"/>
    </w:pPr>
  </w:style>
  <w:style w:type="paragraph" w:customStyle="1" w:styleId="zAdmTextCelLast">
    <w:name w:val="z_AdmTextCelLast"/>
    <w:basedOn w:val="zAdmTextCel"/>
    <w:rsid w:val="00394566"/>
    <w:pPr>
      <w:spacing w:after="480"/>
    </w:pPr>
  </w:style>
  <w:style w:type="paragraph" w:customStyle="1" w:styleId="zAdmTextDummy">
    <w:name w:val="z_AdmTextDummy"/>
    <w:basedOn w:val="zAdmText"/>
    <w:rsid w:val="00394566"/>
    <w:pPr>
      <w:spacing w:line="20" w:lineRule="exact"/>
    </w:pPr>
    <w:rPr>
      <w:sz w:val="8"/>
    </w:rPr>
  </w:style>
  <w:style w:type="paragraph" w:customStyle="1" w:styleId="zAdmTextDummy1">
    <w:name w:val="z_AdmTextDummy1"/>
    <w:basedOn w:val="zAdmTextDummy"/>
    <w:rsid w:val="00394566"/>
    <w:pPr>
      <w:ind w:left="-709"/>
    </w:pPr>
  </w:style>
  <w:style w:type="paragraph" w:customStyle="1" w:styleId="zAdmTextHidden">
    <w:name w:val="z_AdmTextHidden"/>
    <w:basedOn w:val="zAdmTextDummy"/>
    <w:rsid w:val="00394566"/>
    <w:pPr>
      <w:spacing w:line="11" w:lineRule="exact"/>
    </w:pPr>
    <w:rPr>
      <w:vanish/>
      <w:sz w:val="16"/>
    </w:rPr>
  </w:style>
  <w:style w:type="paragraph" w:customStyle="1" w:styleId="zAdmTextLeft">
    <w:name w:val="z_AdmTextLeft"/>
    <w:basedOn w:val="zAdmText"/>
    <w:rsid w:val="00394566"/>
    <w:pPr>
      <w:jc w:val="right"/>
    </w:pPr>
  </w:style>
  <w:style w:type="paragraph" w:customStyle="1" w:styleId="zAdmTextOff">
    <w:name w:val="z_AdmTextOff"/>
    <w:basedOn w:val="zAdmLeft"/>
    <w:rsid w:val="00394566"/>
    <w:rPr>
      <w:b/>
    </w:rPr>
  </w:style>
  <w:style w:type="paragraph" w:customStyle="1" w:styleId="zAdmTextOK">
    <w:name w:val="z_AdmTextOK"/>
    <w:basedOn w:val="zAdmText"/>
    <w:rsid w:val="00394566"/>
  </w:style>
  <w:style w:type="paragraph" w:customStyle="1" w:styleId="zAdmTname">
    <w:name w:val="z_AdmTname"/>
    <w:basedOn w:val="zAdmText"/>
    <w:rsid w:val="00394566"/>
    <w:pPr>
      <w:spacing w:before="360"/>
    </w:pPr>
    <w:rPr>
      <w:b/>
      <w:sz w:val="40"/>
    </w:rPr>
  </w:style>
  <w:style w:type="paragraph" w:customStyle="1" w:styleId="zCompanyName1">
    <w:name w:val="z_CompanyName1"/>
    <w:basedOn w:val="Standaard"/>
    <w:rsid w:val="00394566"/>
    <w:pPr>
      <w:spacing w:before="200"/>
    </w:pPr>
    <w:rPr>
      <w:rFonts w:eastAsia="Times New Roman"/>
      <w:b/>
      <w:noProof/>
      <w:sz w:val="16"/>
    </w:rPr>
  </w:style>
  <w:style w:type="paragraph" w:customStyle="1" w:styleId="zCompanyName2">
    <w:name w:val="z_CompanyName2"/>
    <w:basedOn w:val="zCompanyName1"/>
    <w:rsid w:val="00394566"/>
    <w:pPr>
      <w:spacing w:line="160" w:lineRule="atLeast"/>
      <w:jc w:val="right"/>
    </w:pPr>
    <w:rPr>
      <w:sz w:val="12"/>
    </w:rPr>
  </w:style>
  <w:style w:type="paragraph" w:customStyle="1" w:styleId="zCopyright">
    <w:name w:val="z_Copyright"/>
    <w:basedOn w:val="zAdmText"/>
    <w:rsid w:val="00394566"/>
    <w:pPr>
      <w:spacing w:before="120" w:line="120" w:lineRule="exact"/>
    </w:pPr>
    <w:rPr>
      <w:sz w:val="10"/>
    </w:rPr>
  </w:style>
  <w:style w:type="paragraph" w:customStyle="1" w:styleId="zExtraText">
    <w:name w:val="z_ExtraText"/>
    <w:basedOn w:val="zAdmText"/>
    <w:rsid w:val="00394566"/>
    <w:rPr>
      <w:b/>
    </w:rPr>
  </w:style>
  <w:style w:type="paragraph" w:customStyle="1" w:styleId="zFooterText">
    <w:name w:val="z_FooterText"/>
    <w:basedOn w:val="zAdmText"/>
    <w:rsid w:val="00394566"/>
    <w:pPr>
      <w:tabs>
        <w:tab w:val="left" w:pos="851"/>
        <w:tab w:val="left" w:pos="993"/>
        <w:tab w:val="left" w:pos="4820"/>
        <w:tab w:val="left" w:pos="5670"/>
        <w:tab w:val="left" w:pos="5812"/>
        <w:tab w:val="right" w:pos="9356"/>
      </w:tabs>
      <w:spacing w:line="160" w:lineRule="exact"/>
    </w:pPr>
    <w:rPr>
      <w:b/>
      <w:sz w:val="16"/>
    </w:rPr>
  </w:style>
  <w:style w:type="paragraph" w:customStyle="1" w:styleId="zFooterText2">
    <w:name w:val="z_FooterText2"/>
    <w:basedOn w:val="zAdmText"/>
    <w:rsid w:val="00394566"/>
    <w:rPr>
      <w:sz w:val="16"/>
    </w:rPr>
  </w:style>
  <w:style w:type="paragraph" w:customStyle="1" w:styleId="zHeaderL">
    <w:name w:val="z_HeaderL"/>
    <w:basedOn w:val="Standaard"/>
    <w:rsid w:val="00394566"/>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rFonts w:eastAsia="Times New Roman"/>
      <w:b/>
      <w:noProof/>
    </w:rPr>
  </w:style>
  <w:style w:type="paragraph" w:customStyle="1" w:styleId="zHeaderL2">
    <w:name w:val="z_HeaderL2"/>
    <w:basedOn w:val="zHeaderL"/>
    <w:rsid w:val="00394566"/>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394566"/>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394566"/>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394566"/>
    <w:pPr>
      <w:tabs>
        <w:tab w:val="left" w:pos="255"/>
      </w:tabs>
      <w:spacing w:line="800" w:lineRule="atLeast"/>
      <w:jc w:val="right"/>
    </w:pPr>
    <w:rPr>
      <w:rFonts w:ascii="Frugal Sans" w:hAnsi="Frugal Sans"/>
      <w:b/>
    </w:rPr>
  </w:style>
  <w:style w:type="paragraph" w:customStyle="1" w:styleId="zHeaderR2">
    <w:name w:val="z_HeaderR2"/>
    <w:basedOn w:val="zHeaderR"/>
    <w:rsid w:val="00394566"/>
    <w:pPr>
      <w:framePr w:w="2155" w:wrap="auto" w:hAnchor="text" w:x="9299"/>
      <w:spacing w:line="240" w:lineRule="auto"/>
    </w:pPr>
    <w:rPr>
      <w:sz w:val="12"/>
    </w:rPr>
  </w:style>
  <w:style w:type="paragraph" w:customStyle="1" w:styleId="zHeaderRname">
    <w:name w:val="z_HeaderRname"/>
    <w:basedOn w:val="zHeaderR"/>
    <w:rsid w:val="00394566"/>
    <w:pPr>
      <w:tabs>
        <w:tab w:val="clear" w:pos="255"/>
        <w:tab w:val="left" w:pos="1928"/>
      </w:tabs>
      <w:spacing w:line="480" w:lineRule="atLeast"/>
      <w:jc w:val="left"/>
    </w:pPr>
    <w:rPr>
      <w:sz w:val="18"/>
    </w:rPr>
  </w:style>
  <w:style w:type="paragraph" w:customStyle="1" w:styleId="zKvKTxt">
    <w:name w:val="z_KvKTxt"/>
    <w:basedOn w:val="Standaard"/>
    <w:rsid w:val="00394566"/>
    <w:pPr>
      <w:spacing w:before="120" w:line="120" w:lineRule="exact"/>
    </w:pPr>
    <w:rPr>
      <w:rFonts w:eastAsia="Times New Roman"/>
      <w:noProof/>
      <w:sz w:val="10"/>
    </w:rPr>
  </w:style>
  <w:style w:type="paragraph" w:customStyle="1" w:styleId="zLineFull">
    <w:name w:val="z_LineFull"/>
    <w:basedOn w:val="zAdmText"/>
    <w:rsid w:val="00394566"/>
    <w:pPr>
      <w:tabs>
        <w:tab w:val="right" w:leader="underscore" w:pos="9412"/>
      </w:tabs>
      <w:spacing w:line="20" w:lineRule="exact"/>
      <w:ind w:left="-57"/>
    </w:pPr>
    <w:rPr>
      <w:sz w:val="16"/>
    </w:rPr>
  </w:style>
  <w:style w:type="paragraph" w:customStyle="1" w:styleId="zList">
    <w:name w:val="z_List"/>
    <w:basedOn w:val="Standaard"/>
    <w:rsid w:val="00394566"/>
    <w:pPr>
      <w:tabs>
        <w:tab w:val="left" w:pos="1985"/>
        <w:tab w:val="left" w:pos="7372"/>
      </w:tabs>
      <w:ind w:left="1701" w:hanging="1701"/>
    </w:pPr>
    <w:rPr>
      <w:rFonts w:eastAsia="Times New Roman"/>
    </w:rPr>
  </w:style>
  <w:style w:type="paragraph" w:customStyle="1" w:styleId="zLogo1">
    <w:name w:val="z_Logo1"/>
    <w:basedOn w:val="zAdmText"/>
    <w:rsid w:val="00394566"/>
    <w:pPr>
      <w:jc w:val="right"/>
    </w:pPr>
  </w:style>
  <w:style w:type="paragraph" w:customStyle="1" w:styleId="zLogo2">
    <w:name w:val="z_Logo2"/>
    <w:basedOn w:val="zLogo1"/>
    <w:rsid w:val="00394566"/>
  </w:style>
  <w:style w:type="paragraph" w:customStyle="1" w:styleId="zSubTitle">
    <w:name w:val="z_SubTitle"/>
    <w:basedOn w:val="zAdmText"/>
    <w:rsid w:val="00394566"/>
    <w:pPr>
      <w:spacing w:before="720"/>
      <w:jc w:val="center"/>
    </w:pPr>
    <w:rPr>
      <w:b/>
      <w:sz w:val="30"/>
    </w:rPr>
  </w:style>
  <w:style w:type="paragraph" w:customStyle="1" w:styleId="zTitle">
    <w:name w:val="z_Title"/>
    <w:basedOn w:val="zAdmText"/>
    <w:rsid w:val="00394566"/>
    <w:pPr>
      <w:spacing w:before="2540" w:after="720" w:line="480" w:lineRule="atLeast"/>
      <w:jc w:val="center"/>
    </w:pPr>
    <w:rPr>
      <w:b/>
      <w:spacing w:val="60"/>
      <w:sz w:val="40"/>
    </w:rPr>
  </w:style>
  <w:style w:type="paragraph" w:customStyle="1" w:styleId="zTOCtext">
    <w:name w:val="z_TOCtext"/>
    <w:basedOn w:val="zAdmText"/>
    <w:rsid w:val="00394566"/>
    <w:pPr>
      <w:jc w:val="right"/>
    </w:pPr>
  </w:style>
  <w:style w:type="paragraph" w:customStyle="1" w:styleId="zVolume">
    <w:name w:val="z_Volume"/>
    <w:basedOn w:val="zAdmText"/>
    <w:rsid w:val="00394566"/>
    <w:pPr>
      <w:spacing w:before="960" w:after="960"/>
      <w:jc w:val="right"/>
    </w:pPr>
    <w:rPr>
      <w:b/>
    </w:rPr>
  </w:style>
  <w:style w:type="paragraph" w:customStyle="1" w:styleId="zVolumeNumber">
    <w:name w:val="z_VolumeNumber"/>
    <w:basedOn w:val="zVolume"/>
    <w:rsid w:val="00394566"/>
    <w:pPr>
      <w:jc w:val="left"/>
    </w:pPr>
  </w:style>
  <w:style w:type="paragraph" w:styleId="Lijstopsomteken">
    <w:name w:val="List Bullet"/>
    <w:basedOn w:val="Standaard"/>
    <w:autoRedefine/>
    <w:rsid w:val="00394566"/>
    <w:rPr>
      <w:rFonts w:eastAsia="Times New Roman" w:cs="Arial"/>
      <w:b/>
      <w:bCs/>
      <w:sz w:val="19"/>
      <w:szCs w:val="19"/>
    </w:rPr>
  </w:style>
  <w:style w:type="paragraph" w:styleId="Lijstopsomteken4">
    <w:name w:val="List Bullet 4"/>
    <w:basedOn w:val="Standaard"/>
    <w:autoRedefine/>
    <w:rsid w:val="00394566"/>
    <w:pPr>
      <w:numPr>
        <w:numId w:val="12"/>
      </w:numPr>
    </w:pPr>
    <w:rPr>
      <w:rFonts w:eastAsia="Times New Roman"/>
    </w:rPr>
  </w:style>
  <w:style w:type="paragraph" w:styleId="Bloktekst">
    <w:name w:val="Block Text"/>
    <w:basedOn w:val="Standaard"/>
    <w:rsid w:val="00394566"/>
    <w:pPr>
      <w:pBdr>
        <w:top w:val="single" w:sz="6" w:space="1" w:color="auto"/>
        <w:left w:val="single" w:sz="6" w:space="1" w:color="auto"/>
        <w:bottom w:val="single" w:sz="6" w:space="1" w:color="auto"/>
        <w:right w:val="single" w:sz="6" w:space="1" w:color="auto"/>
      </w:pBdr>
      <w:ind w:left="567" w:right="708"/>
      <w:jc w:val="center"/>
    </w:pPr>
    <w:rPr>
      <w:rFonts w:eastAsia="Times New Roman"/>
      <w:b/>
      <w:noProof/>
      <w:color w:val="FF0000"/>
      <w:sz w:val="24"/>
      <w:lang w:val="en-US"/>
    </w:rPr>
  </w:style>
  <w:style w:type="paragraph" w:customStyle="1" w:styleId="Standaardinspringing1">
    <w:name w:val="Standaardinspringing1"/>
    <w:basedOn w:val="Standaard"/>
    <w:rsid w:val="00394566"/>
    <w:pPr>
      <w:ind w:left="1134"/>
    </w:pPr>
    <w:rPr>
      <w:rFonts w:ascii="Times New Roman" w:eastAsia="Times New Roman" w:hAnsi="Times New Roman"/>
      <w:sz w:val="24"/>
    </w:rPr>
  </w:style>
  <w:style w:type="character" w:styleId="GevolgdeHyperlink">
    <w:name w:val="FollowedHyperlink"/>
    <w:rsid w:val="00394566"/>
    <w:rPr>
      <w:color w:val="800080"/>
      <w:u w:val="single"/>
    </w:rPr>
  </w:style>
  <w:style w:type="paragraph" w:styleId="Lijst2">
    <w:name w:val="List 2"/>
    <w:basedOn w:val="Standaard"/>
    <w:rsid w:val="00394566"/>
    <w:pPr>
      <w:ind w:left="566" w:hanging="283"/>
    </w:pPr>
    <w:rPr>
      <w:rFonts w:eastAsia="Times New Roman"/>
    </w:rPr>
  </w:style>
  <w:style w:type="paragraph" w:styleId="Plattetekst">
    <w:name w:val="Body Text"/>
    <w:basedOn w:val="Standaard"/>
    <w:link w:val="PlattetekstChar"/>
    <w:rsid w:val="00394566"/>
    <w:pPr>
      <w:spacing w:after="120"/>
    </w:pPr>
    <w:rPr>
      <w:rFonts w:eastAsia="Times New Roman"/>
    </w:rPr>
  </w:style>
  <w:style w:type="character" w:customStyle="1" w:styleId="PlattetekstChar">
    <w:name w:val="Platte tekst Char"/>
    <w:basedOn w:val="Standaardalinea-lettertype"/>
    <w:link w:val="Plattetekst"/>
    <w:rsid w:val="00394566"/>
    <w:rPr>
      <w:rFonts w:ascii="Arial" w:hAnsi="Arial"/>
      <w:sz w:val="22"/>
      <w:lang w:val="en-GB"/>
    </w:rPr>
  </w:style>
  <w:style w:type="paragraph" w:styleId="Plattetekstinspringen">
    <w:name w:val="Body Text Indent"/>
    <w:basedOn w:val="Standaard"/>
    <w:link w:val="PlattetekstinspringenChar"/>
    <w:rsid w:val="00394566"/>
    <w:pPr>
      <w:spacing w:after="120"/>
      <w:ind w:left="283"/>
    </w:pPr>
    <w:rPr>
      <w:rFonts w:eastAsia="Times New Roman"/>
    </w:rPr>
  </w:style>
  <w:style w:type="character" w:customStyle="1" w:styleId="PlattetekstinspringenChar">
    <w:name w:val="Platte tekst inspringen Char"/>
    <w:basedOn w:val="Standaardalinea-lettertype"/>
    <w:link w:val="Plattetekstinspringen"/>
    <w:rsid w:val="00394566"/>
    <w:rPr>
      <w:rFonts w:ascii="Arial" w:hAnsi="Arial"/>
      <w:sz w:val="22"/>
      <w:lang w:val="en-GB"/>
    </w:rPr>
  </w:style>
  <w:style w:type="paragraph" w:styleId="Tekstzonderopmaak">
    <w:name w:val="Plain Text"/>
    <w:basedOn w:val="Standaard"/>
    <w:link w:val="TekstzonderopmaakChar"/>
    <w:rsid w:val="00394566"/>
    <w:rPr>
      <w:rFonts w:ascii="Courier New" w:eastAsia="Times New Roman" w:hAnsi="Courier New" w:cs="Courier New"/>
      <w:sz w:val="20"/>
    </w:rPr>
  </w:style>
  <w:style w:type="character" w:customStyle="1" w:styleId="TekstzonderopmaakChar">
    <w:name w:val="Tekst zonder opmaak Char"/>
    <w:basedOn w:val="Standaardalinea-lettertype"/>
    <w:link w:val="Tekstzonderopmaak"/>
    <w:rsid w:val="00394566"/>
    <w:rPr>
      <w:rFonts w:ascii="Courier New" w:hAnsi="Courier New" w:cs="Courier New"/>
      <w:lang w:val="en-GB"/>
    </w:rPr>
  </w:style>
  <w:style w:type="character" w:customStyle="1" w:styleId="PersonalComposeStyle">
    <w:name w:val="Personal Compose Style"/>
    <w:rsid w:val="00394566"/>
    <w:rPr>
      <w:rFonts w:ascii="Arial" w:hAnsi="Arial" w:cs="Arial"/>
      <w:color w:val="auto"/>
      <w:sz w:val="20"/>
    </w:rPr>
  </w:style>
  <w:style w:type="character" w:customStyle="1" w:styleId="PersonalReplyStyle">
    <w:name w:val="Personal Reply Style"/>
    <w:rsid w:val="00394566"/>
    <w:rPr>
      <w:rFonts w:ascii="Arial" w:hAnsi="Arial" w:cs="Arial"/>
      <w:color w:val="auto"/>
      <w:sz w:val="20"/>
    </w:rPr>
  </w:style>
  <w:style w:type="paragraph" w:styleId="Plattetekstinspringen2">
    <w:name w:val="Body Text Indent 2"/>
    <w:basedOn w:val="Standaard"/>
    <w:link w:val="Plattetekstinspringen2Char"/>
    <w:rsid w:val="00394566"/>
    <w:pPr>
      <w:spacing w:after="120" w:line="480" w:lineRule="auto"/>
      <w:ind w:left="283"/>
    </w:pPr>
    <w:rPr>
      <w:rFonts w:eastAsia="Times New Roman"/>
    </w:rPr>
  </w:style>
  <w:style w:type="character" w:customStyle="1" w:styleId="Plattetekstinspringen2Char">
    <w:name w:val="Platte tekst inspringen 2 Char"/>
    <w:basedOn w:val="Standaardalinea-lettertype"/>
    <w:link w:val="Plattetekstinspringen2"/>
    <w:rsid w:val="00394566"/>
    <w:rPr>
      <w:rFonts w:ascii="Arial" w:hAnsi="Arial"/>
      <w:sz w:val="22"/>
      <w:lang w:val="en-GB"/>
    </w:rPr>
  </w:style>
  <w:style w:type="paragraph" w:customStyle="1" w:styleId="Default">
    <w:name w:val="Default"/>
    <w:rsid w:val="00394566"/>
    <w:pPr>
      <w:autoSpaceDE w:val="0"/>
      <w:autoSpaceDN w:val="0"/>
      <w:adjustRightInd w:val="0"/>
    </w:pPr>
    <w:rPr>
      <w:color w:val="000000"/>
      <w:sz w:val="24"/>
      <w:szCs w:val="24"/>
      <w:lang w:val="en-US"/>
    </w:rPr>
  </w:style>
  <w:style w:type="paragraph" w:styleId="Plattetekst2">
    <w:name w:val="Body Text 2"/>
    <w:basedOn w:val="Standaard"/>
    <w:link w:val="Plattetekst2Char"/>
    <w:rsid w:val="00394566"/>
    <w:pPr>
      <w:spacing w:after="120" w:line="480" w:lineRule="auto"/>
    </w:pPr>
    <w:rPr>
      <w:rFonts w:eastAsia="Times New Roman"/>
    </w:rPr>
  </w:style>
  <w:style w:type="character" w:customStyle="1" w:styleId="Plattetekst2Char">
    <w:name w:val="Platte tekst 2 Char"/>
    <w:basedOn w:val="Standaardalinea-lettertype"/>
    <w:link w:val="Plattetekst2"/>
    <w:rsid w:val="00394566"/>
    <w:rPr>
      <w:rFonts w:ascii="Arial" w:hAnsi="Arial"/>
      <w:sz w:val="22"/>
      <w:lang w:val="en-GB"/>
    </w:rPr>
  </w:style>
  <w:style w:type="character" w:styleId="Nadruk">
    <w:name w:val="Emphasis"/>
    <w:rsid w:val="00394566"/>
    <w:rPr>
      <w:i/>
      <w:iCs/>
    </w:rPr>
  </w:style>
  <w:style w:type="paragraph" w:styleId="Plattetekst3">
    <w:name w:val="Body Text 3"/>
    <w:basedOn w:val="Standaard"/>
    <w:link w:val="Plattetekst3Char"/>
    <w:rsid w:val="00394566"/>
    <w:pPr>
      <w:spacing w:after="120"/>
    </w:pPr>
    <w:rPr>
      <w:rFonts w:eastAsia="Times New Roman"/>
      <w:sz w:val="16"/>
      <w:szCs w:val="16"/>
    </w:rPr>
  </w:style>
  <w:style w:type="character" w:customStyle="1" w:styleId="Plattetekst3Char">
    <w:name w:val="Platte tekst 3 Char"/>
    <w:basedOn w:val="Standaardalinea-lettertype"/>
    <w:link w:val="Plattetekst3"/>
    <w:rsid w:val="00394566"/>
    <w:rPr>
      <w:rFonts w:ascii="Arial" w:hAnsi="Arial"/>
      <w:sz w:val="16"/>
      <w:szCs w:val="16"/>
      <w:lang w:val="en-GB"/>
    </w:rPr>
  </w:style>
  <w:style w:type="paragraph" w:styleId="Platteteksteersteinspringing">
    <w:name w:val="Body Text First Indent"/>
    <w:basedOn w:val="Plattetekst"/>
    <w:link w:val="PlatteteksteersteinspringingChar"/>
    <w:rsid w:val="00394566"/>
    <w:pPr>
      <w:ind w:firstLine="210"/>
    </w:pPr>
  </w:style>
  <w:style w:type="character" w:customStyle="1" w:styleId="PlatteteksteersteinspringingChar">
    <w:name w:val="Platte tekst eerste inspringing Char"/>
    <w:basedOn w:val="PlattetekstChar"/>
    <w:link w:val="Platteteksteersteinspringing"/>
    <w:rsid w:val="00394566"/>
    <w:rPr>
      <w:rFonts w:ascii="Arial" w:hAnsi="Arial"/>
      <w:sz w:val="22"/>
      <w:lang w:val="en-GB"/>
    </w:rPr>
  </w:style>
  <w:style w:type="paragraph" w:styleId="Platteteksteersteinspringing2">
    <w:name w:val="Body Text First Indent 2"/>
    <w:basedOn w:val="Plattetekstinspringen"/>
    <w:link w:val="Platteteksteersteinspringing2Char"/>
    <w:rsid w:val="00394566"/>
    <w:pPr>
      <w:ind w:firstLine="210"/>
    </w:pPr>
  </w:style>
  <w:style w:type="character" w:customStyle="1" w:styleId="Platteteksteersteinspringing2Char">
    <w:name w:val="Platte tekst eerste inspringing 2 Char"/>
    <w:basedOn w:val="PlattetekstinspringenChar"/>
    <w:link w:val="Platteteksteersteinspringing2"/>
    <w:rsid w:val="00394566"/>
    <w:rPr>
      <w:rFonts w:ascii="Arial" w:hAnsi="Arial"/>
      <w:sz w:val="22"/>
      <w:lang w:val="en-GB"/>
    </w:rPr>
  </w:style>
  <w:style w:type="paragraph" w:styleId="Plattetekstinspringen3">
    <w:name w:val="Body Text Indent 3"/>
    <w:basedOn w:val="Standaard"/>
    <w:link w:val="Plattetekstinspringen3Char"/>
    <w:rsid w:val="00394566"/>
    <w:pPr>
      <w:spacing w:after="120"/>
      <w:ind w:left="283"/>
    </w:pPr>
    <w:rPr>
      <w:rFonts w:eastAsia="Times New Roman"/>
      <w:sz w:val="16"/>
      <w:szCs w:val="16"/>
    </w:rPr>
  </w:style>
  <w:style w:type="character" w:customStyle="1" w:styleId="Plattetekstinspringen3Char">
    <w:name w:val="Platte tekst inspringen 3 Char"/>
    <w:basedOn w:val="Standaardalinea-lettertype"/>
    <w:link w:val="Plattetekstinspringen3"/>
    <w:rsid w:val="00394566"/>
    <w:rPr>
      <w:rFonts w:ascii="Arial" w:hAnsi="Arial"/>
      <w:sz w:val="16"/>
      <w:szCs w:val="16"/>
      <w:lang w:val="en-GB"/>
    </w:rPr>
  </w:style>
  <w:style w:type="paragraph" w:customStyle="1" w:styleId="CaptionTable">
    <w:name w:val="Caption Table"/>
    <w:basedOn w:val="Bijschrift"/>
    <w:rsid w:val="00394566"/>
    <w:pPr>
      <w:overflowPunct/>
      <w:autoSpaceDE/>
      <w:autoSpaceDN/>
      <w:adjustRightInd/>
      <w:spacing w:before="120" w:after="240"/>
      <w:jc w:val="center"/>
      <w:textAlignment w:val="auto"/>
    </w:pPr>
    <w:rPr>
      <w:rFonts w:ascii="Arial" w:eastAsia="Times New Roman" w:hAnsi="Arial"/>
      <w:bCs w:val="0"/>
      <w:color w:val="auto"/>
      <w:sz w:val="22"/>
      <w:szCs w:val="20"/>
      <w:lang w:val="en-GB"/>
    </w:rPr>
  </w:style>
  <w:style w:type="paragraph" w:styleId="Datum">
    <w:name w:val="Date"/>
    <w:basedOn w:val="Standaard"/>
    <w:next w:val="Standaard"/>
    <w:link w:val="DatumChar"/>
    <w:rsid w:val="00394566"/>
    <w:rPr>
      <w:rFonts w:eastAsia="Times New Roman"/>
    </w:rPr>
  </w:style>
  <w:style w:type="character" w:customStyle="1" w:styleId="DatumChar">
    <w:name w:val="Datum Char"/>
    <w:basedOn w:val="Standaardalinea-lettertype"/>
    <w:link w:val="Datum"/>
    <w:rsid w:val="00394566"/>
    <w:rPr>
      <w:rFonts w:ascii="Arial" w:hAnsi="Arial"/>
      <w:sz w:val="22"/>
      <w:lang w:val="en-GB"/>
    </w:rPr>
  </w:style>
  <w:style w:type="paragraph" w:styleId="Documentstructuur">
    <w:name w:val="Document Map"/>
    <w:basedOn w:val="Standaard"/>
    <w:link w:val="DocumentstructuurChar"/>
    <w:semiHidden/>
    <w:rsid w:val="00394566"/>
    <w:pPr>
      <w:shd w:val="clear" w:color="auto" w:fill="000080"/>
    </w:pPr>
    <w:rPr>
      <w:rFonts w:ascii="Tahoma" w:eastAsia="Times New Roman" w:hAnsi="Tahoma" w:cs="Tahoma"/>
    </w:rPr>
  </w:style>
  <w:style w:type="character" w:customStyle="1" w:styleId="DocumentstructuurChar">
    <w:name w:val="Documentstructuur Char"/>
    <w:basedOn w:val="Standaardalinea-lettertype"/>
    <w:link w:val="Documentstructuur"/>
    <w:semiHidden/>
    <w:rsid w:val="00394566"/>
    <w:rPr>
      <w:rFonts w:ascii="Tahoma" w:hAnsi="Tahoma" w:cs="Tahoma"/>
      <w:sz w:val="22"/>
      <w:shd w:val="clear" w:color="auto" w:fill="000080"/>
      <w:lang w:val="en-GB"/>
    </w:rPr>
  </w:style>
  <w:style w:type="paragraph" w:styleId="E-mailhandtekening">
    <w:name w:val="E-mail Signature"/>
    <w:basedOn w:val="Standaard"/>
    <w:link w:val="E-mailhandtekeningChar"/>
    <w:rsid w:val="00394566"/>
    <w:rPr>
      <w:rFonts w:eastAsia="Times New Roman"/>
    </w:rPr>
  </w:style>
  <w:style w:type="character" w:customStyle="1" w:styleId="E-mailhandtekeningChar">
    <w:name w:val="E-mailhandtekening Char"/>
    <w:basedOn w:val="Standaardalinea-lettertype"/>
    <w:link w:val="E-mailhandtekening"/>
    <w:rsid w:val="00394566"/>
    <w:rPr>
      <w:rFonts w:ascii="Arial" w:hAnsi="Arial"/>
      <w:sz w:val="22"/>
      <w:lang w:val="en-GB"/>
    </w:rPr>
  </w:style>
  <w:style w:type="paragraph" w:styleId="Eindnoottekst">
    <w:name w:val="endnote text"/>
    <w:basedOn w:val="Standaard"/>
    <w:link w:val="EindnoottekstChar"/>
    <w:semiHidden/>
    <w:rsid w:val="00394566"/>
    <w:rPr>
      <w:rFonts w:eastAsia="Times New Roman"/>
      <w:sz w:val="20"/>
    </w:rPr>
  </w:style>
  <w:style w:type="character" w:customStyle="1" w:styleId="EindnoottekstChar">
    <w:name w:val="Eindnoottekst Char"/>
    <w:basedOn w:val="Standaardalinea-lettertype"/>
    <w:link w:val="Eindnoottekst"/>
    <w:semiHidden/>
    <w:rsid w:val="00394566"/>
    <w:rPr>
      <w:rFonts w:ascii="Arial" w:hAnsi="Arial"/>
      <w:lang w:val="en-GB"/>
    </w:rPr>
  </w:style>
  <w:style w:type="paragraph" w:styleId="Adresenvelop">
    <w:name w:val="envelope address"/>
    <w:basedOn w:val="Standaard"/>
    <w:rsid w:val="00394566"/>
    <w:pPr>
      <w:framePr w:w="7920" w:h="1980" w:hRule="exact" w:hSpace="180" w:wrap="auto" w:hAnchor="page" w:xAlign="center" w:yAlign="bottom"/>
      <w:ind w:left="2880"/>
    </w:pPr>
    <w:rPr>
      <w:rFonts w:eastAsia="Times New Roman" w:cs="Arial"/>
      <w:sz w:val="24"/>
      <w:szCs w:val="24"/>
    </w:rPr>
  </w:style>
  <w:style w:type="paragraph" w:styleId="Afzender">
    <w:name w:val="envelope return"/>
    <w:basedOn w:val="Standaard"/>
    <w:rsid w:val="00394566"/>
    <w:rPr>
      <w:rFonts w:eastAsia="Times New Roman" w:cs="Arial"/>
      <w:sz w:val="20"/>
    </w:rPr>
  </w:style>
  <w:style w:type="character" w:customStyle="1" w:styleId="geo-decgeo">
    <w:name w:val="geo-dec geo"/>
    <w:basedOn w:val="Standaardalinea-lettertype"/>
    <w:rsid w:val="00394566"/>
  </w:style>
  <w:style w:type="character" w:customStyle="1" w:styleId="geo-dms1">
    <w:name w:val="geo-dms1"/>
    <w:rsid w:val="00394566"/>
    <w:rPr>
      <w:vanish w:val="0"/>
      <w:webHidden w:val="0"/>
    </w:rPr>
  </w:style>
  <w:style w:type="character" w:customStyle="1" w:styleId="geo-multi-punct1">
    <w:name w:val="geo-multi-punct1"/>
    <w:rsid w:val="00394566"/>
    <w:rPr>
      <w:vanish/>
      <w:webHidden w:val="0"/>
    </w:rPr>
  </w:style>
  <w:style w:type="paragraph" w:styleId="HTML-adres">
    <w:name w:val="HTML Address"/>
    <w:basedOn w:val="Standaard"/>
    <w:link w:val="HTML-adresChar"/>
    <w:rsid w:val="00394566"/>
    <w:rPr>
      <w:rFonts w:eastAsia="Times New Roman"/>
      <w:i/>
      <w:iCs/>
    </w:rPr>
  </w:style>
  <w:style w:type="character" w:customStyle="1" w:styleId="HTML-adresChar">
    <w:name w:val="HTML-adres Char"/>
    <w:basedOn w:val="Standaardalinea-lettertype"/>
    <w:link w:val="HTML-adres"/>
    <w:rsid w:val="00394566"/>
    <w:rPr>
      <w:rFonts w:ascii="Arial" w:hAnsi="Arial"/>
      <w:i/>
      <w:iCs/>
      <w:sz w:val="22"/>
      <w:lang w:val="en-GB"/>
    </w:rPr>
  </w:style>
  <w:style w:type="paragraph" w:styleId="HTML-voorafopgemaakt">
    <w:name w:val="HTML Preformatted"/>
    <w:basedOn w:val="Standaard"/>
    <w:link w:val="HTML-voorafopgemaaktChar"/>
    <w:rsid w:val="00394566"/>
    <w:rPr>
      <w:rFonts w:ascii="Courier New" w:eastAsia="Times New Roman" w:hAnsi="Courier New" w:cs="Courier New"/>
      <w:sz w:val="20"/>
    </w:rPr>
  </w:style>
  <w:style w:type="character" w:customStyle="1" w:styleId="HTML-voorafopgemaaktChar">
    <w:name w:val="HTML - vooraf opgemaakt Char"/>
    <w:basedOn w:val="Standaardalinea-lettertype"/>
    <w:link w:val="HTML-voorafopgemaakt"/>
    <w:rsid w:val="00394566"/>
    <w:rPr>
      <w:rFonts w:ascii="Courier New" w:hAnsi="Courier New" w:cs="Courier New"/>
      <w:lang w:val="en-GB"/>
    </w:rPr>
  </w:style>
  <w:style w:type="paragraph" w:styleId="Index8">
    <w:name w:val="index 8"/>
    <w:basedOn w:val="Standaard"/>
    <w:next w:val="Standaard"/>
    <w:autoRedefine/>
    <w:semiHidden/>
    <w:rsid w:val="00394566"/>
    <w:pPr>
      <w:ind w:left="1760" w:hanging="220"/>
    </w:pPr>
    <w:rPr>
      <w:rFonts w:eastAsia="Times New Roman"/>
    </w:rPr>
  </w:style>
  <w:style w:type="paragraph" w:styleId="Index9">
    <w:name w:val="index 9"/>
    <w:basedOn w:val="Standaard"/>
    <w:next w:val="Standaard"/>
    <w:autoRedefine/>
    <w:semiHidden/>
    <w:rsid w:val="00394566"/>
    <w:pPr>
      <w:ind w:left="1980" w:hanging="220"/>
    </w:pPr>
    <w:rPr>
      <w:rFonts w:eastAsia="Times New Roman"/>
    </w:rPr>
  </w:style>
  <w:style w:type="character" w:customStyle="1" w:styleId="latitude1">
    <w:name w:val="latitude1"/>
    <w:basedOn w:val="Standaardalinea-lettertype"/>
    <w:rsid w:val="00394566"/>
  </w:style>
  <w:style w:type="paragraph" w:styleId="Lijst3">
    <w:name w:val="List 3"/>
    <w:basedOn w:val="Standaard"/>
    <w:rsid w:val="00394566"/>
    <w:pPr>
      <w:ind w:left="849" w:hanging="283"/>
    </w:pPr>
    <w:rPr>
      <w:rFonts w:eastAsia="Times New Roman"/>
    </w:rPr>
  </w:style>
  <w:style w:type="paragraph" w:styleId="Lijst4">
    <w:name w:val="List 4"/>
    <w:basedOn w:val="Standaard"/>
    <w:rsid w:val="00394566"/>
    <w:pPr>
      <w:ind w:left="1132" w:hanging="283"/>
    </w:pPr>
    <w:rPr>
      <w:rFonts w:eastAsia="Times New Roman"/>
    </w:rPr>
  </w:style>
  <w:style w:type="paragraph" w:styleId="Lijst5">
    <w:name w:val="List 5"/>
    <w:basedOn w:val="Standaard"/>
    <w:rsid w:val="00394566"/>
    <w:pPr>
      <w:ind w:left="1415" w:hanging="283"/>
    </w:pPr>
    <w:rPr>
      <w:rFonts w:eastAsia="Times New Roman"/>
    </w:rPr>
  </w:style>
  <w:style w:type="paragraph" w:styleId="Lijstopsomteken3">
    <w:name w:val="List Bullet 3"/>
    <w:basedOn w:val="Standaard"/>
    <w:autoRedefine/>
    <w:rsid w:val="00394566"/>
    <w:pPr>
      <w:numPr>
        <w:numId w:val="11"/>
      </w:numPr>
    </w:pPr>
    <w:rPr>
      <w:rFonts w:eastAsia="Times New Roman"/>
    </w:rPr>
  </w:style>
  <w:style w:type="paragraph" w:styleId="Lijstopsomteken5">
    <w:name w:val="List Bullet 5"/>
    <w:basedOn w:val="Standaard"/>
    <w:autoRedefine/>
    <w:rsid w:val="00394566"/>
    <w:pPr>
      <w:numPr>
        <w:numId w:val="13"/>
      </w:numPr>
    </w:pPr>
    <w:rPr>
      <w:rFonts w:eastAsia="Times New Roman"/>
    </w:rPr>
  </w:style>
  <w:style w:type="paragraph" w:styleId="Lijstvoortzetting">
    <w:name w:val="List Continue"/>
    <w:basedOn w:val="Standaard"/>
    <w:rsid w:val="00394566"/>
    <w:pPr>
      <w:spacing w:after="120"/>
      <w:ind w:left="283"/>
    </w:pPr>
    <w:rPr>
      <w:rFonts w:eastAsia="Times New Roman"/>
    </w:rPr>
  </w:style>
  <w:style w:type="paragraph" w:styleId="Lijstvoortzetting2">
    <w:name w:val="List Continue 2"/>
    <w:basedOn w:val="Standaard"/>
    <w:rsid w:val="00394566"/>
    <w:pPr>
      <w:spacing w:after="120"/>
      <w:ind w:left="566"/>
    </w:pPr>
    <w:rPr>
      <w:rFonts w:eastAsia="Times New Roman"/>
    </w:rPr>
  </w:style>
  <w:style w:type="paragraph" w:styleId="Lijstvoortzetting3">
    <w:name w:val="List Continue 3"/>
    <w:basedOn w:val="Standaard"/>
    <w:rsid w:val="00394566"/>
    <w:pPr>
      <w:spacing w:after="120"/>
      <w:ind w:left="849"/>
    </w:pPr>
    <w:rPr>
      <w:rFonts w:eastAsia="Times New Roman"/>
    </w:rPr>
  </w:style>
  <w:style w:type="paragraph" w:styleId="Lijstvoortzetting4">
    <w:name w:val="List Continue 4"/>
    <w:basedOn w:val="Standaard"/>
    <w:rsid w:val="00394566"/>
    <w:pPr>
      <w:spacing w:after="120"/>
      <w:ind w:left="1132"/>
    </w:pPr>
    <w:rPr>
      <w:rFonts w:eastAsia="Times New Roman"/>
    </w:rPr>
  </w:style>
  <w:style w:type="paragraph" w:styleId="Lijstvoortzetting5">
    <w:name w:val="List Continue 5"/>
    <w:basedOn w:val="Standaard"/>
    <w:rsid w:val="00394566"/>
    <w:pPr>
      <w:spacing w:after="120"/>
      <w:ind w:left="1415"/>
    </w:pPr>
    <w:rPr>
      <w:rFonts w:eastAsia="Times New Roman"/>
    </w:rPr>
  </w:style>
  <w:style w:type="paragraph" w:styleId="Lijstnummering">
    <w:name w:val="List Number"/>
    <w:basedOn w:val="Standaard"/>
    <w:rsid w:val="00394566"/>
    <w:pPr>
      <w:numPr>
        <w:numId w:val="18"/>
      </w:numPr>
    </w:pPr>
    <w:rPr>
      <w:rFonts w:eastAsia="Times New Roman"/>
      <w:b/>
      <w:bCs/>
    </w:rPr>
  </w:style>
  <w:style w:type="paragraph" w:styleId="Lijstnummering2">
    <w:name w:val="List Number 2"/>
    <w:basedOn w:val="Standaard"/>
    <w:rsid w:val="00394566"/>
    <w:pPr>
      <w:numPr>
        <w:numId w:val="14"/>
      </w:numPr>
    </w:pPr>
    <w:rPr>
      <w:rFonts w:eastAsia="Times New Roman"/>
    </w:rPr>
  </w:style>
  <w:style w:type="paragraph" w:styleId="Lijstnummering3">
    <w:name w:val="List Number 3"/>
    <w:basedOn w:val="Standaard"/>
    <w:rsid w:val="00394566"/>
    <w:pPr>
      <w:numPr>
        <w:numId w:val="15"/>
      </w:numPr>
    </w:pPr>
    <w:rPr>
      <w:rFonts w:eastAsia="Times New Roman"/>
    </w:rPr>
  </w:style>
  <w:style w:type="paragraph" w:styleId="Lijstnummering4">
    <w:name w:val="List Number 4"/>
    <w:basedOn w:val="Standaard"/>
    <w:rsid w:val="00394566"/>
    <w:pPr>
      <w:numPr>
        <w:numId w:val="16"/>
      </w:numPr>
    </w:pPr>
    <w:rPr>
      <w:rFonts w:eastAsia="Times New Roman"/>
    </w:rPr>
  </w:style>
  <w:style w:type="paragraph" w:styleId="Lijstnummering5">
    <w:name w:val="List Number 5"/>
    <w:basedOn w:val="Standaard"/>
    <w:rsid w:val="00394566"/>
    <w:pPr>
      <w:numPr>
        <w:numId w:val="17"/>
      </w:numPr>
    </w:pPr>
    <w:rPr>
      <w:rFonts w:eastAsia="Times New Roman"/>
    </w:rPr>
  </w:style>
  <w:style w:type="character" w:customStyle="1" w:styleId="longitude1">
    <w:name w:val="longitude1"/>
    <w:basedOn w:val="Standaardalinea-lettertype"/>
    <w:rsid w:val="00394566"/>
  </w:style>
  <w:style w:type="paragraph" w:styleId="Berichtkop">
    <w:name w:val="Message Header"/>
    <w:basedOn w:val="Standaard"/>
    <w:link w:val="BerichtkopChar"/>
    <w:rsid w:val="00394566"/>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z w:val="24"/>
      <w:szCs w:val="24"/>
    </w:rPr>
  </w:style>
  <w:style w:type="character" w:customStyle="1" w:styleId="BerichtkopChar">
    <w:name w:val="Berichtkop Char"/>
    <w:basedOn w:val="Standaardalinea-lettertype"/>
    <w:link w:val="Berichtkop"/>
    <w:rsid w:val="00394566"/>
    <w:rPr>
      <w:rFonts w:ascii="Arial" w:hAnsi="Arial" w:cs="Arial"/>
      <w:sz w:val="24"/>
      <w:szCs w:val="24"/>
      <w:shd w:val="pct20" w:color="auto" w:fill="auto"/>
      <w:lang w:val="en-GB"/>
    </w:rPr>
  </w:style>
  <w:style w:type="paragraph" w:styleId="Normaalweb">
    <w:name w:val="Normal (Web)"/>
    <w:basedOn w:val="Standaard"/>
    <w:rsid w:val="00394566"/>
    <w:rPr>
      <w:rFonts w:ascii="Times New Roman" w:eastAsia="Times New Roman" w:hAnsi="Times New Roman"/>
      <w:sz w:val="24"/>
      <w:szCs w:val="24"/>
    </w:rPr>
  </w:style>
  <w:style w:type="paragraph" w:styleId="Notitiekop">
    <w:name w:val="Note Heading"/>
    <w:basedOn w:val="Standaard"/>
    <w:next w:val="Standaard"/>
    <w:link w:val="NotitiekopChar"/>
    <w:rsid w:val="00394566"/>
    <w:rPr>
      <w:rFonts w:eastAsia="Times New Roman"/>
    </w:rPr>
  </w:style>
  <w:style w:type="character" w:customStyle="1" w:styleId="NotitiekopChar">
    <w:name w:val="Notitiekop Char"/>
    <w:basedOn w:val="Standaardalinea-lettertype"/>
    <w:link w:val="Notitiekop"/>
    <w:rsid w:val="00394566"/>
    <w:rPr>
      <w:rFonts w:ascii="Arial" w:hAnsi="Arial"/>
      <w:sz w:val="22"/>
      <w:lang w:val="en-GB"/>
    </w:rPr>
  </w:style>
  <w:style w:type="character" w:customStyle="1" w:styleId="plainlinksneverexpand1">
    <w:name w:val="plainlinksneverexpand1"/>
    <w:basedOn w:val="Standaardalinea-lettertype"/>
    <w:rsid w:val="00394566"/>
  </w:style>
  <w:style w:type="paragraph" w:styleId="Aanhef">
    <w:name w:val="Salutation"/>
    <w:basedOn w:val="Standaard"/>
    <w:next w:val="Standaard"/>
    <w:link w:val="AanhefChar"/>
    <w:rsid w:val="00394566"/>
    <w:rPr>
      <w:rFonts w:eastAsia="Times New Roman"/>
    </w:rPr>
  </w:style>
  <w:style w:type="character" w:customStyle="1" w:styleId="AanhefChar">
    <w:name w:val="Aanhef Char"/>
    <w:basedOn w:val="Standaardalinea-lettertype"/>
    <w:link w:val="Aanhef"/>
    <w:rsid w:val="00394566"/>
    <w:rPr>
      <w:rFonts w:ascii="Arial" w:hAnsi="Arial"/>
      <w:sz w:val="22"/>
      <w:lang w:val="en-GB"/>
    </w:rPr>
  </w:style>
  <w:style w:type="paragraph" w:styleId="Handtekening">
    <w:name w:val="Signature"/>
    <w:basedOn w:val="Standaard"/>
    <w:link w:val="HandtekeningChar"/>
    <w:rsid w:val="00394566"/>
    <w:pPr>
      <w:ind w:left="4252"/>
    </w:pPr>
    <w:rPr>
      <w:rFonts w:eastAsia="Times New Roman"/>
    </w:rPr>
  </w:style>
  <w:style w:type="character" w:customStyle="1" w:styleId="HandtekeningChar">
    <w:name w:val="Handtekening Char"/>
    <w:basedOn w:val="Standaardalinea-lettertype"/>
    <w:link w:val="Handtekening"/>
    <w:rsid w:val="00394566"/>
    <w:rPr>
      <w:rFonts w:ascii="Arial" w:hAnsi="Arial"/>
      <w:sz w:val="22"/>
      <w:lang w:val="en-GB"/>
    </w:rPr>
  </w:style>
  <w:style w:type="paragraph" w:styleId="Bronvermelding">
    <w:name w:val="table of authorities"/>
    <w:basedOn w:val="Standaard"/>
    <w:next w:val="Standaard"/>
    <w:semiHidden/>
    <w:rsid w:val="00394566"/>
    <w:pPr>
      <w:ind w:left="220" w:hanging="220"/>
    </w:pPr>
    <w:rPr>
      <w:rFonts w:eastAsia="Times New Roman"/>
    </w:rPr>
  </w:style>
  <w:style w:type="paragraph" w:styleId="Kopbronvermelding">
    <w:name w:val="toa heading"/>
    <w:basedOn w:val="Standaard"/>
    <w:next w:val="Standaard"/>
    <w:semiHidden/>
    <w:rsid w:val="00394566"/>
    <w:pPr>
      <w:spacing w:before="120"/>
    </w:pPr>
    <w:rPr>
      <w:rFonts w:eastAsia="Times New Roman" w:cs="Arial"/>
      <w:b/>
      <w:bCs/>
      <w:sz w:val="24"/>
      <w:szCs w:val="24"/>
    </w:rPr>
  </w:style>
  <w:style w:type="paragraph" w:customStyle="1" w:styleId="zIBusinessUnit1">
    <w:name w:val="zI_BusinessUnit1"/>
    <w:basedOn w:val="Text"/>
    <w:next w:val="Text"/>
    <w:rsid w:val="00394566"/>
    <w:rPr>
      <w:b/>
      <w:bCs/>
      <w:noProof/>
      <w:sz w:val="14"/>
      <w:szCs w:val="20"/>
    </w:rPr>
  </w:style>
  <w:style w:type="paragraph" w:customStyle="1" w:styleId="zICompanyAddress1">
    <w:name w:val="zI_CompanyAddress1"/>
    <w:basedOn w:val="Text"/>
    <w:next w:val="Text"/>
    <w:rsid w:val="00394566"/>
    <w:pPr>
      <w:tabs>
        <w:tab w:val="left" w:pos="907"/>
      </w:tabs>
      <w:spacing w:after="120"/>
    </w:pPr>
    <w:rPr>
      <w:sz w:val="14"/>
      <w:szCs w:val="20"/>
    </w:rPr>
  </w:style>
  <w:style w:type="paragraph" w:customStyle="1" w:styleId="zICompanyName1">
    <w:name w:val="zI_CompanyName1"/>
    <w:basedOn w:val="Text"/>
    <w:next w:val="Text"/>
    <w:rsid w:val="00394566"/>
    <w:rPr>
      <w:rFonts w:ascii="Arial Black" w:hAnsi="Arial Black" w:cs="Arial"/>
      <w:noProof/>
      <w:sz w:val="18"/>
      <w:szCs w:val="20"/>
    </w:rPr>
  </w:style>
  <w:style w:type="paragraph" w:customStyle="1" w:styleId="zIFooter1">
    <w:name w:val="zI_Footer1"/>
    <w:basedOn w:val="Standaard"/>
    <w:rsid w:val="00394566"/>
    <w:pPr>
      <w:spacing w:before="60" w:after="60"/>
    </w:pPr>
    <w:rPr>
      <w:rFonts w:eastAsia="Times New Roman"/>
      <w:noProof/>
      <w:sz w:val="14"/>
    </w:rPr>
  </w:style>
  <w:style w:type="paragraph" w:customStyle="1" w:styleId="zIFooter2">
    <w:name w:val="zI_Footer2"/>
    <w:basedOn w:val="Standaard"/>
    <w:next w:val="Text"/>
    <w:rsid w:val="00394566"/>
    <w:rPr>
      <w:rFonts w:eastAsia="Times New Roman"/>
      <w:sz w:val="12"/>
    </w:rPr>
  </w:style>
  <w:style w:type="character" w:customStyle="1" w:styleId="ps-large-tps-bold-t">
    <w:name w:val="ps-large-t ps-bold-t"/>
    <w:basedOn w:val="Standaardalinea-lettertype"/>
    <w:rsid w:val="00394566"/>
  </w:style>
  <w:style w:type="character" w:customStyle="1" w:styleId="bold1">
    <w:name w:val="bold1"/>
    <w:rsid w:val="00394566"/>
    <w:rPr>
      <w:b/>
      <w:bCs/>
    </w:rPr>
  </w:style>
  <w:style w:type="table" w:styleId="Tabelraster">
    <w:name w:val="Table Grid"/>
    <w:basedOn w:val="Standaardtabel"/>
    <w:rsid w:val="00394566"/>
    <w:pPr>
      <w:overflowPunct w:val="0"/>
      <w:autoSpaceDE w:val="0"/>
      <w:autoSpaceDN w:val="0"/>
      <w:adjustRightInd w:val="0"/>
      <w:textAlignment w:val="baseline"/>
    </w:pPr>
    <w:rPr>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eenafstand1">
    <w:name w:val="Geen afstand1"/>
    <w:link w:val="NoSpacingChar"/>
    <w:rsid w:val="00394566"/>
    <w:rPr>
      <w:rFonts w:ascii="Calibri" w:hAnsi="Calibri"/>
    </w:rPr>
  </w:style>
  <w:style w:type="character" w:customStyle="1" w:styleId="NoSpacingChar">
    <w:name w:val="No Spacing Char"/>
    <w:link w:val="Geenafstand1"/>
    <w:locked/>
    <w:rsid w:val="00394566"/>
    <w:rPr>
      <w:rFonts w:ascii="Calibri" w:hAnsi="Calibri"/>
    </w:rPr>
  </w:style>
  <w:style w:type="paragraph" w:customStyle="1" w:styleId="Lijstalinea1">
    <w:name w:val="Lijstalinea1"/>
    <w:basedOn w:val="Standaard"/>
    <w:rsid w:val="00394566"/>
    <w:pPr>
      <w:ind w:left="720"/>
      <w:contextualSpacing/>
    </w:pPr>
    <w:rPr>
      <w:rFonts w:ascii="Calibri" w:eastAsia="Times New Roman" w:hAnsi="Calibri"/>
    </w:rPr>
  </w:style>
  <w:style w:type="paragraph" w:customStyle="1" w:styleId="Opmaakprofiel1">
    <w:name w:val="Opmaakprofiel1"/>
    <w:basedOn w:val="Kop4"/>
    <w:rsid w:val="00394566"/>
    <w:pPr>
      <w:numPr>
        <w:ilvl w:val="0"/>
        <w:numId w:val="0"/>
      </w:numPr>
      <w:tabs>
        <w:tab w:val="num" w:pos="2880"/>
      </w:tabs>
    </w:pPr>
    <w:rPr>
      <w:sz w:val="22"/>
      <w:lang w:val="en-US"/>
    </w:rPr>
  </w:style>
  <w:style w:type="paragraph" w:customStyle="1" w:styleId="Opmaakprofiel2">
    <w:name w:val="Opmaakprofiel2"/>
    <w:basedOn w:val="Kop3"/>
    <w:rsid w:val="00394566"/>
    <w:pPr>
      <w:numPr>
        <w:ilvl w:val="0"/>
        <w:numId w:val="0"/>
      </w:numPr>
      <w:tabs>
        <w:tab w:val="num" w:pos="2160"/>
      </w:tabs>
    </w:pPr>
    <w:rPr>
      <w:sz w:val="24"/>
      <w:lang w:val="en-US"/>
    </w:rPr>
  </w:style>
  <w:style w:type="paragraph" w:customStyle="1" w:styleId="Standard">
    <w:name w:val="Standard"/>
    <w:basedOn w:val="Standaard"/>
    <w:rsid w:val="00394566"/>
    <w:pPr>
      <w:spacing w:line="360" w:lineRule="auto"/>
      <w:jc w:val="center"/>
    </w:pPr>
    <w:rPr>
      <w:rFonts w:ascii="Times" w:eastAsia="Times New Roman" w:hAnsi="Times"/>
      <w:lang w:val="fr-FR" w:eastAsia="fr-FR"/>
    </w:rPr>
  </w:style>
  <w:style w:type="paragraph" w:customStyle="1" w:styleId="Rpertoire">
    <w:name w:val="Répertoire"/>
    <w:basedOn w:val="Standaard"/>
    <w:rsid w:val="00394566"/>
    <w:pPr>
      <w:widowControl w:val="0"/>
      <w:suppressAutoHyphens/>
      <w:spacing w:line="360" w:lineRule="auto"/>
      <w:jc w:val="both"/>
    </w:pPr>
    <w:rPr>
      <w:rFonts w:ascii="Times New Roman" w:eastAsia="Times New Roman" w:hAnsi="Times New Roman"/>
      <w:lang w:val="fr-FR" w:eastAsia="fr-FR"/>
    </w:rPr>
  </w:style>
  <w:style w:type="paragraph" w:styleId="Citaat">
    <w:name w:val="Quote"/>
    <w:basedOn w:val="Standaard"/>
    <w:next w:val="Standaard"/>
    <w:link w:val="CitaatChar"/>
    <w:uiPriority w:val="29"/>
    <w:rsid w:val="00394566"/>
    <w:rPr>
      <w:rFonts w:eastAsia="Times New Roman"/>
      <w:i/>
      <w:iCs/>
      <w:color w:val="000000"/>
    </w:rPr>
  </w:style>
  <w:style w:type="character" w:customStyle="1" w:styleId="CitaatChar">
    <w:name w:val="Citaat Char"/>
    <w:basedOn w:val="Standaardalinea-lettertype"/>
    <w:link w:val="Citaat"/>
    <w:uiPriority w:val="29"/>
    <w:rsid w:val="00394566"/>
    <w:rPr>
      <w:rFonts w:ascii="Arial" w:hAnsi="Arial"/>
      <w:i/>
      <w:iCs/>
      <w:color w:val="000000"/>
      <w:sz w:val="22"/>
      <w:lang w:val="en-GB"/>
    </w:rPr>
  </w:style>
  <w:style w:type="character" w:customStyle="1" w:styleId="CitaatChar1">
    <w:name w:val="Citaat Char1"/>
    <w:basedOn w:val="Standaardalinea-lettertype"/>
    <w:uiPriority w:val="29"/>
    <w:rsid w:val="00394566"/>
    <w:rPr>
      <w:rFonts w:ascii="Arial" w:hAnsi="Arial"/>
      <w:i/>
      <w:iCs/>
      <w:color w:val="000000"/>
      <w:sz w:val="22"/>
      <w:lang w:val="en-GB" w:eastAsia="en-US"/>
    </w:rPr>
  </w:style>
  <w:style w:type="character" w:customStyle="1" w:styleId="Intensievebenadrukking1">
    <w:name w:val="Intensieve benadrukking1"/>
    <w:basedOn w:val="Standaardalinea-lettertype"/>
    <w:rsid w:val="00394566"/>
    <w:rPr>
      <w:b/>
      <w:bCs/>
      <w:i/>
      <w:iCs/>
      <w:color w:val="4F81BD"/>
    </w:rPr>
  </w:style>
  <w:style w:type="paragraph" w:customStyle="1" w:styleId="Lijstalinea2">
    <w:name w:val="Lijstalinea2"/>
    <w:basedOn w:val="Standaard"/>
    <w:rsid w:val="00394566"/>
    <w:pPr>
      <w:ind w:left="720"/>
    </w:pPr>
    <w:rPr>
      <w:rFonts w:ascii="Frutiger" w:eastAsia="Times New Roman" w:hAnsi="Frutiger" w:cs="Raavi"/>
      <w:sz w:val="20"/>
    </w:rPr>
  </w:style>
  <w:style w:type="paragraph" w:customStyle="1" w:styleId="opm">
    <w:name w:val="opm"/>
    <w:basedOn w:val="Text"/>
    <w:rsid w:val="00394566"/>
    <w:pPr>
      <w:jc w:val="center"/>
    </w:pPr>
    <w:rPr>
      <w:szCs w:val="20"/>
      <w:lang w:val="en-US"/>
    </w:rPr>
  </w:style>
  <w:style w:type="paragraph" w:customStyle="1" w:styleId="NootKop">
    <w:name w:val="Noot Kop"/>
    <w:basedOn w:val="Standaard"/>
    <w:next w:val="Standaard"/>
    <w:link w:val="NootKopChar"/>
    <w:rsid w:val="00394566"/>
    <w:pPr>
      <w:spacing w:before="240" w:after="120"/>
      <w:jc w:val="both"/>
    </w:pPr>
    <w:rPr>
      <w:rFonts w:ascii="Times New Roman" w:eastAsia="Times New Roman" w:hAnsi="Times New Roman"/>
      <w:b/>
      <w:sz w:val="18"/>
      <w:szCs w:val="24"/>
    </w:rPr>
  </w:style>
  <w:style w:type="character" w:customStyle="1" w:styleId="NootKopChar">
    <w:name w:val="Noot Kop Char"/>
    <w:basedOn w:val="Standaardalinea-lettertype"/>
    <w:link w:val="NootKop"/>
    <w:rsid w:val="00394566"/>
    <w:rPr>
      <w:b/>
      <w:sz w:val="18"/>
      <w:szCs w:val="24"/>
      <w:lang w:val="en-GB"/>
    </w:rPr>
  </w:style>
  <w:style w:type="paragraph" w:customStyle="1" w:styleId="Standaardinspringing2">
    <w:name w:val="Standaardinspringing2"/>
    <w:basedOn w:val="Standaard"/>
    <w:rsid w:val="00394566"/>
    <w:pPr>
      <w:ind w:left="1134"/>
    </w:pPr>
    <w:rPr>
      <w:rFonts w:ascii="Times New Roman" w:eastAsia="Times New Roman" w:hAnsi="Times New Roman"/>
      <w:sz w:val="24"/>
    </w:rPr>
  </w:style>
  <w:style w:type="paragraph" w:customStyle="1" w:styleId="Bijschrift10">
    <w:name w:val="Bijschrift1"/>
    <w:basedOn w:val="Bijschrift"/>
    <w:autoRedefine/>
    <w:rsid w:val="00394566"/>
    <w:pPr>
      <w:spacing w:before="120" w:after="240"/>
    </w:pPr>
    <w:rPr>
      <w:rFonts w:ascii="Arial" w:eastAsia="Times New Roman" w:hAnsi="Arial"/>
      <w:bCs w:val="0"/>
      <w:color w:val="auto"/>
      <w:szCs w:val="20"/>
      <w:lang w:val="en-GB"/>
    </w:rPr>
  </w:style>
  <w:style w:type="character" w:styleId="HTMLCode">
    <w:name w:val="HTML Code"/>
    <w:basedOn w:val="Standaardalinea-lettertype"/>
    <w:semiHidden/>
    <w:rsid w:val="00394566"/>
    <w:rPr>
      <w:rFonts w:ascii="Courier New" w:hAnsi="Courier New" w:cs="Courier New"/>
      <w:sz w:val="20"/>
      <w:szCs w:val="20"/>
    </w:rPr>
  </w:style>
  <w:style w:type="paragraph" w:customStyle="1" w:styleId="NootKopCharChar">
    <w:name w:val="Noot Kop Char Char"/>
    <w:basedOn w:val="Standaard"/>
    <w:next w:val="Standaard"/>
    <w:link w:val="NootKopCharCharChar"/>
    <w:rsid w:val="00394566"/>
    <w:pPr>
      <w:spacing w:before="240" w:after="120"/>
      <w:ind w:left="567"/>
      <w:jc w:val="both"/>
    </w:pPr>
    <w:rPr>
      <w:rFonts w:eastAsia="Times New Roman"/>
      <w:b/>
      <w:sz w:val="18"/>
      <w:szCs w:val="24"/>
      <w:lang w:eastAsia="nl-NL"/>
    </w:rPr>
  </w:style>
  <w:style w:type="character" w:customStyle="1" w:styleId="NootCharChar">
    <w:name w:val="Noot Char Char"/>
    <w:basedOn w:val="Standaardalinea-lettertype"/>
    <w:rsid w:val="00394566"/>
    <w:rPr>
      <w:sz w:val="18"/>
      <w:szCs w:val="24"/>
      <w:lang w:val="nl-NL" w:eastAsia="nl-NL" w:bidi="ar-SA"/>
    </w:rPr>
  </w:style>
  <w:style w:type="character" w:customStyle="1" w:styleId="NootKopCharCharChar">
    <w:name w:val="Noot Kop Char Char Char"/>
    <w:basedOn w:val="NootCharChar"/>
    <w:link w:val="NootKopCharChar"/>
    <w:rsid w:val="00394566"/>
    <w:rPr>
      <w:rFonts w:ascii="Arial" w:hAnsi="Arial"/>
      <w:b/>
      <w:sz w:val="18"/>
      <w:szCs w:val="24"/>
      <w:lang w:val="en-GB" w:eastAsia="nl-NL" w:bidi="ar-SA"/>
    </w:rPr>
  </w:style>
  <w:style w:type="paragraph" w:customStyle="1" w:styleId="Figuurnummer">
    <w:name w:val="Figuurnummer"/>
    <w:basedOn w:val="Bijschrift"/>
    <w:rsid w:val="00394566"/>
    <w:pPr>
      <w:spacing w:before="120" w:after="240"/>
    </w:pPr>
    <w:rPr>
      <w:rFonts w:ascii="Arial" w:eastAsia="Times New Roman" w:hAnsi="Arial"/>
      <w:bCs w:val="0"/>
      <w:color w:val="auto"/>
      <w:sz w:val="20"/>
      <w:szCs w:val="20"/>
      <w:lang w:val="en-GB"/>
    </w:rPr>
  </w:style>
  <w:style w:type="paragraph" w:customStyle="1" w:styleId="Opmaakprofiel3">
    <w:name w:val="Opmaakprofiel3"/>
    <w:basedOn w:val="Inhopg3"/>
    <w:rsid w:val="00394566"/>
    <w:pPr>
      <w:tabs>
        <w:tab w:val="left" w:pos="1728"/>
        <w:tab w:val="right" w:leader="dot" w:pos="9355"/>
      </w:tabs>
      <w:ind w:left="1134" w:right="566" w:hanging="567"/>
    </w:pPr>
    <w:rPr>
      <w:rFonts w:ascii="Arial" w:eastAsia="Times New Roman" w:hAnsi="Arial" w:cs="Times New Roman"/>
      <w:i w:val="0"/>
      <w:iCs w:val="0"/>
      <w:noProof/>
      <w:sz w:val="20"/>
      <w:lang w:val="nl-NL"/>
    </w:rPr>
  </w:style>
  <w:style w:type="character" w:customStyle="1" w:styleId="Intensievebenadrukking2">
    <w:name w:val="Intensieve benadrukking2"/>
    <w:basedOn w:val="Standaardalinea-lettertype"/>
    <w:rsid w:val="00394566"/>
    <w:rPr>
      <w:b/>
      <w:bCs/>
      <w:i/>
      <w:iCs/>
      <w:color w:val="4F81BD"/>
    </w:rPr>
  </w:style>
  <w:style w:type="character" w:customStyle="1" w:styleId="Heading5noNrChar">
    <w:name w:val="Heading 5 no Nr. Char"/>
    <w:basedOn w:val="Standaardalinea-lettertype"/>
    <w:link w:val="Heading5noNr"/>
    <w:rsid w:val="00394566"/>
    <w:rPr>
      <w:rFonts w:ascii="Arial" w:eastAsiaTheme="majorEastAsia" w:hAnsi="Arial" w:cstheme="majorBidi"/>
      <w:b/>
      <w:sz w:val="24"/>
      <w:lang w:val="en-GB"/>
    </w:rPr>
  </w:style>
  <w:style w:type="paragraph" w:customStyle="1" w:styleId="Standaardinspringing3">
    <w:name w:val="Standaardinspringing3"/>
    <w:basedOn w:val="Standaard"/>
    <w:rsid w:val="00394566"/>
    <w:pPr>
      <w:ind w:left="1134"/>
    </w:pPr>
    <w:rPr>
      <w:rFonts w:ascii="Times New Roman" w:eastAsia="Times New Roman" w:hAnsi="Times New Roman"/>
      <w:sz w:val="24"/>
    </w:rPr>
  </w:style>
  <w:style w:type="character" w:customStyle="1" w:styleId="Intensievebenadrukking3">
    <w:name w:val="Intensieve benadrukking3"/>
    <w:basedOn w:val="Standaardalinea-lettertype"/>
    <w:rsid w:val="00394566"/>
    <w:rPr>
      <w:b/>
      <w:bCs/>
      <w:i/>
      <w:iCs/>
      <w:color w:val="4F81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06A55"/>
    <w:pPr>
      <w:overflowPunct w:val="0"/>
      <w:autoSpaceDE w:val="0"/>
      <w:autoSpaceDN w:val="0"/>
      <w:adjustRightInd w:val="0"/>
      <w:textAlignment w:val="baseline"/>
    </w:pPr>
    <w:rPr>
      <w:rFonts w:ascii="Arial" w:eastAsia="MS Mincho" w:hAnsi="Arial"/>
      <w:sz w:val="22"/>
      <w:lang w:val="en-GB"/>
    </w:rPr>
  </w:style>
  <w:style w:type="paragraph" w:styleId="Kop1">
    <w:name w:val="heading 1"/>
    <w:aliases w:val="Hoofdstuk,Module"/>
    <w:basedOn w:val="Standaard"/>
    <w:next w:val="Kop2"/>
    <w:link w:val="Kop1Char"/>
    <w:qFormat/>
    <w:rsid w:val="00506A55"/>
    <w:pPr>
      <w:keepNext/>
      <w:numPr>
        <w:numId w:val="4"/>
      </w:numPr>
      <w:spacing w:before="240" w:after="120" w:line="480" w:lineRule="atLeast"/>
      <w:outlineLvl w:val="0"/>
    </w:pPr>
    <w:rPr>
      <w:rFonts w:eastAsiaTheme="majorEastAsia" w:cstheme="majorBidi"/>
      <w:b/>
      <w:sz w:val="32"/>
    </w:rPr>
  </w:style>
  <w:style w:type="paragraph" w:styleId="Kop2">
    <w:name w:val="heading 2"/>
    <w:aliases w:val="Alinea,2,Para level 2,h2,heading 2,Level 2,hd2,w2,sub-sect,Titre 2,l2,l 2,two,Memo 2,21,22,23,24,211,221,231,Sub,Module + Onder: (Enkel,Auto,0,75 pt Lijndikte),Module + ...,Module + Onder: (Enkel1,Auto1,01,75 pt Lijndikte)1"/>
    <w:basedOn w:val="Standaard"/>
    <w:next w:val="Standaard"/>
    <w:link w:val="Kop2Char"/>
    <w:qFormat/>
    <w:rsid w:val="00506A55"/>
    <w:pPr>
      <w:keepNext/>
      <w:numPr>
        <w:ilvl w:val="1"/>
        <w:numId w:val="4"/>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506A55"/>
    <w:pPr>
      <w:numPr>
        <w:ilvl w:val="2"/>
      </w:numPr>
      <w:outlineLvl w:val="2"/>
    </w:pPr>
    <w:rPr>
      <w:sz w:val="22"/>
    </w:rPr>
  </w:style>
  <w:style w:type="paragraph" w:styleId="Kop4">
    <w:name w:val="heading 4"/>
    <w:aliases w:val="Onderdeel,Sectie"/>
    <w:basedOn w:val="Kop2"/>
    <w:next w:val="Standaard"/>
    <w:link w:val="Kop4Char"/>
    <w:qFormat/>
    <w:rsid w:val="00506A55"/>
    <w:pPr>
      <w:numPr>
        <w:ilvl w:val="3"/>
      </w:numPr>
      <w:outlineLvl w:val="3"/>
    </w:pPr>
  </w:style>
  <w:style w:type="paragraph" w:styleId="Kop5">
    <w:name w:val="heading 5"/>
    <w:basedOn w:val="Kop2"/>
    <w:next w:val="Standaard"/>
    <w:link w:val="Kop5Char"/>
    <w:qFormat/>
    <w:rsid w:val="00506A55"/>
    <w:pPr>
      <w:numPr>
        <w:ilvl w:val="4"/>
      </w:numPr>
      <w:outlineLvl w:val="4"/>
    </w:pPr>
  </w:style>
  <w:style w:type="paragraph" w:styleId="Kop6">
    <w:name w:val="heading 6"/>
    <w:basedOn w:val="Kop2"/>
    <w:next w:val="Standaard"/>
    <w:link w:val="Kop6Char"/>
    <w:qFormat/>
    <w:rsid w:val="00506A55"/>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506A55"/>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506A55"/>
    <w:pPr>
      <w:numPr>
        <w:ilvl w:val="7"/>
      </w:numPr>
      <w:outlineLvl w:val="7"/>
    </w:pPr>
  </w:style>
  <w:style w:type="paragraph" w:styleId="Kop9">
    <w:name w:val="heading 9"/>
    <w:basedOn w:val="Kop2"/>
    <w:next w:val="Standaard"/>
    <w:link w:val="Kop9Char"/>
    <w:qFormat/>
    <w:rsid w:val="00506A55"/>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aliases w:val="Alinea Char,2 Char,Para level 2 Char,h2 Char,heading 2 Char,Level 2 Char,hd2 Char,w2 Char,sub-sect Char,Titre 2 Char,l2 Char,l 2 Char,two Char,Memo 2 Char,21 Char,22 Char,23 Char,24 Char,211 Char,221 Char,231 Char,Sub Char,Auto Char,0 Char"/>
    <w:basedOn w:val="Standaardalinea-lettertype"/>
    <w:link w:val="Kop2"/>
    <w:rsid w:val="00506A55"/>
    <w:rPr>
      <w:rFonts w:ascii="Arial" w:eastAsiaTheme="majorEastAsia" w:hAnsi="Arial" w:cstheme="majorBidi"/>
      <w:b/>
      <w:sz w:val="24"/>
      <w:lang w:val="en-GB"/>
    </w:rPr>
  </w:style>
  <w:style w:type="character" w:customStyle="1" w:styleId="Kop1Char">
    <w:name w:val="Kop 1 Char"/>
    <w:aliases w:val="Hoofdstuk Char,Module Char"/>
    <w:basedOn w:val="Standaardalinea-lettertype"/>
    <w:link w:val="Kop1"/>
    <w:rsid w:val="00506A55"/>
    <w:rPr>
      <w:rFonts w:ascii="Arial" w:eastAsiaTheme="majorEastAsia" w:hAnsi="Arial" w:cstheme="majorBidi"/>
      <w:b/>
      <w:sz w:val="32"/>
      <w:lang w:val="en-GB"/>
    </w:rPr>
  </w:style>
  <w:style w:type="character" w:customStyle="1" w:styleId="Kop3Char">
    <w:name w:val="Kop 3 Char"/>
    <w:aliases w:val="paragraaf Char,Paragraaf Char"/>
    <w:basedOn w:val="Standaardalinea-lettertype"/>
    <w:link w:val="Kop3"/>
    <w:rsid w:val="00506A55"/>
    <w:rPr>
      <w:rFonts w:ascii="Arial" w:eastAsiaTheme="majorEastAsia" w:hAnsi="Arial" w:cstheme="majorBidi"/>
      <w:b/>
      <w:sz w:val="22"/>
      <w:lang w:val="en-GB"/>
    </w:rPr>
  </w:style>
  <w:style w:type="paragraph" w:customStyle="1" w:styleId="CompanyAddress">
    <w:name w:val="Company Address"/>
    <w:semiHidden/>
    <w:rsid w:val="000A10C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0A10C8"/>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0A10C8"/>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0A10C8"/>
    <w:pPr>
      <w:spacing w:before="600" w:line="216" w:lineRule="auto"/>
      <w:jc w:val="right"/>
    </w:pPr>
    <w:rPr>
      <w:rFonts w:ascii="Helvetica" w:eastAsia="MS Mincho" w:hAnsi="Helvetica"/>
      <w:b/>
      <w:color w:val="AD052E"/>
      <w:spacing w:val="-20"/>
      <w:kern w:val="48"/>
      <w:sz w:val="96"/>
      <w:szCs w:val="48"/>
      <w:lang w:val="en-US" w:eastAsia="en-GB"/>
    </w:rPr>
  </w:style>
  <w:style w:type="paragraph" w:styleId="Voettekst">
    <w:name w:val="footer"/>
    <w:link w:val="VoettekstChar"/>
    <w:rsid w:val="000A10C8"/>
    <w:pPr>
      <w:pBdr>
        <w:top w:val="single" w:sz="4" w:space="1" w:color="003366"/>
      </w:pBdr>
      <w:tabs>
        <w:tab w:val="right" w:pos="9072"/>
      </w:tabs>
      <w:spacing w:before="180" w:after="60" w:line="300" w:lineRule="auto"/>
    </w:pPr>
    <w:rPr>
      <w:rFonts w:ascii="Helvetica" w:eastAsia="MS Mincho" w:hAnsi="Helvetica"/>
      <w:color w:val="282282"/>
      <w:sz w:val="16"/>
      <w:szCs w:val="16"/>
      <w:lang w:val="en-US" w:eastAsia="en-GB"/>
    </w:rPr>
  </w:style>
  <w:style w:type="character" w:customStyle="1" w:styleId="VoettekstChar">
    <w:name w:val="Voettekst Char"/>
    <w:basedOn w:val="Standaardalinea-lettertype"/>
    <w:link w:val="Voettekst"/>
    <w:rsid w:val="000A10C8"/>
    <w:rPr>
      <w:rFonts w:ascii="Helvetica" w:eastAsia="MS Mincho" w:hAnsi="Helvetica" w:cs="Times New Roman"/>
      <w:color w:val="282282"/>
      <w:sz w:val="16"/>
      <w:szCs w:val="16"/>
      <w:lang w:val="en-US" w:eastAsia="en-GB"/>
    </w:rPr>
  </w:style>
  <w:style w:type="paragraph" w:styleId="Koptekst">
    <w:name w:val="header"/>
    <w:aliases w:val="Header style"/>
    <w:link w:val="KoptekstChar"/>
    <w:rsid w:val="000A10C8"/>
    <w:pPr>
      <w:pBdr>
        <w:bottom w:val="single" w:sz="4" w:space="1" w:color="003366"/>
      </w:pBdr>
      <w:tabs>
        <w:tab w:val="right" w:pos="9072"/>
      </w:tabs>
      <w:spacing w:before="60" w:after="180" w:line="300" w:lineRule="auto"/>
    </w:pPr>
    <w:rPr>
      <w:rFonts w:ascii="Helvetica" w:eastAsia="MS Mincho" w:hAnsi="Helvetica"/>
      <w:color w:val="282282"/>
      <w:lang w:val="en-US" w:eastAsia="en-GB"/>
    </w:rPr>
  </w:style>
  <w:style w:type="character" w:customStyle="1" w:styleId="KoptekstChar">
    <w:name w:val="Koptekst Char"/>
    <w:aliases w:val="Header style Char"/>
    <w:basedOn w:val="Standaardalinea-lettertype"/>
    <w:link w:val="Koptekst"/>
    <w:rsid w:val="000A10C8"/>
    <w:rPr>
      <w:rFonts w:ascii="Helvetica" w:eastAsia="MS Mincho" w:hAnsi="Helvetica" w:cs="Times New Roman"/>
      <w:color w:val="282282"/>
      <w:sz w:val="20"/>
      <w:szCs w:val="20"/>
      <w:lang w:val="en-US" w:eastAsia="en-GB"/>
    </w:rPr>
  </w:style>
  <w:style w:type="character" w:styleId="Hyperlink">
    <w:name w:val="Hyperlink"/>
    <w:basedOn w:val="Standaardalinea-lettertype"/>
    <w:uiPriority w:val="99"/>
    <w:rsid w:val="000A10C8"/>
    <w:rPr>
      <w:color w:val="0000FF"/>
      <w:u w:val="single"/>
    </w:rPr>
  </w:style>
  <w:style w:type="paragraph" w:customStyle="1" w:styleId="DocumentVersion">
    <w:name w:val="Document Version"/>
    <w:basedOn w:val="Standaard"/>
    <w:semiHidden/>
    <w:rsid w:val="000A10C8"/>
    <w:pPr>
      <w:spacing w:before="160" w:after="60"/>
      <w:jc w:val="right"/>
    </w:pPr>
    <w:rPr>
      <w:rFonts w:ascii="Helvetica" w:hAnsi="Helvetica"/>
      <w:color w:val="AD052E"/>
    </w:rPr>
  </w:style>
  <w:style w:type="paragraph" w:styleId="Ballontekst">
    <w:name w:val="Balloon Text"/>
    <w:basedOn w:val="Standaard"/>
    <w:link w:val="BallontekstChar"/>
    <w:semiHidden/>
    <w:unhideWhenUsed/>
    <w:rsid w:val="000A10C8"/>
    <w:rPr>
      <w:rFonts w:ascii="Tahoma" w:hAnsi="Tahoma" w:cs="Tahoma"/>
      <w:sz w:val="16"/>
      <w:szCs w:val="16"/>
    </w:rPr>
  </w:style>
  <w:style w:type="character" w:customStyle="1" w:styleId="BallontekstChar">
    <w:name w:val="Ballontekst Char"/>
    <w:basedOn w:val="Standaardalinea-lettertype"/>
    <w:link w:val="Ballontekst"/>
    <w:semiHidden/>
    <w:rsid w:val="000A10C8"/>
    <w:rPr>
      <w:rFonts w:ascii="Tahoma" w:eastAsia="MS Mincho" w:hAnsi="Tahoma" w:cs="Tahoma"/>
      <w:sz w:val="16"/>
      <w:szCs w:val="16"/>
      <w:lang w:val="en-US" w:eastAsia="en-GB"/>
    </w:rPr>
  </w:style>
  <w:style w:type="paragraph" w:customStyle="1" w:styleId="zAdmLeft">
    <w:name w:val="z_AdmLeft"/>
    <w:basedOn w:val="Standaard"/>
    <w:rsid w:val="000A10C8"/>
    <w:pPr>
      <w:jc w:val="right"/>
    </w:pPr>
    <w:rPr>
      <w:rFonts w:eastAsia="Times New Roman"/>
      <w:noProof/>
    </w:rPr>
  </w:style>
  <w:style w:type="paragraph" w:customStyle="1" w:styleId="zAdmNameLeft">
    <w:name w:val="z_AdmNameLeft"/>
    <w:basedOn w:val="zAdmLeft"/>
    <w:rsid w:val="000A10C8"/>
    <w:pPr>
      <w:spacing w:before="480"/>
    </w:pPr>
  </w:style>
  <w:style w:type="paragraph" w:customStyle="1" w:styleId="zAdmRight">
    <w:name w:val="z_AdmRight"/>
    <w:basedOn w:val="zAdmLeft"/>
    <w:rsid w:val="000A10C8"/>
    <w:pPr>
      <w:jc w:val="left"/>
    </w:pPr>
  </w:style>
  <w:style w:type="paragraph" w:customStyle="1" w:styleId="zAdmNameRightOK">
    <w:name w:val="z_AdmNameRightOK"/>
    <w:basedOn w:val="Standaard"/>
    <w:rsid w:val="000A10C8"/>
    <w:pPr>
      <w:spacing w:before="480"/>
    </w:pPr>
    <w:rPr>
      <w:rFonts w:eastAsia="Times New Roman"/>
      <w:noProof/>
    </w:rPr>
  </w:style>
  <w:style w:type="paragraph" w:styleId="Geenafstand">
    <w:name w:val="No Spacing"/>
    <w:uiPriority w:val="1"/>
    <w:qFormat/>
    <w:rsid w:val="00506A55"/>
    <w:pPr>
      <w:overflowPunct w:val="0"/>
      <w:autoSpaceDE w:val="0"/>
      <w:autoSpaceDN w:val="0"/>
      <w:adjustRightInd w:val="0"/>
      <w:textAlignment w:val="baseline"/>
    </w:pPr>
    <w:rPr>
      <w:rFonts w:ascii="Arial" w:eastAsia="MS Mincho" w:hAnsi="Arial"/>
      <w:sz w:val="22"/>
      <w:lang w:val="en-GB"/>
    </w:rPr>
  </w:style>
  <w:style w:type="character" w:styleId="Zwaar">
    <w:name w:val="Strong"/>
    <w:basedOn w:val="Standaardalinea-lettertype"/>
    <w:rsid w:val="00A95C51"/>
    <w:rPr>
      <w:b/>
      <w:bCs/>
    </w:rPr>
  </w:style>
  <w:style w:type="paragraph" w:styleId="Inhopg1">
    <w:name w:val="toc 1"/>
    <w:basedOn w:val="Standaard"/>
    <w:next w:val="Standaard"/>
    <w:autoRedefine/>
    <w:uiPriority w:val="39"/>
    <w:unhideWhenUsed/>
    <w:rsid w:val="002F0AD1"/>
    <w:pPr>
      <w:tabs>
        <w:tab w:val="right" w:leader="dot" w:pos="9062"/>
      </w:tabs>
    </w:pPr>
    <w:rPr>
      <w:rFonts w:asciiTheme="minorHAnsi" w:hAnsiTheme="minorHAnsi" w:cstheme="minorHAnsi"/>
      <w:b/>
      <w:bCs/>
      <w:caps/>
    </w:rPr>
  </w:style>
  <w:style w:type="paragraph" w:styleId="Inhopg2">
    <w:name w:val="toc 2"/>
    <w:basedOn w:val="Standaard"/>
    <w:next w:val="Standaard"/>
    <w:autoRedefine/>
    <w:uiPriority w:val="39"/>
    <w:unhideWhenUsed/>
    <w:rsid w:val="002B0CBC"/>
    <w:pPr>
      <w:ind w:left="200"/>
    </w:pPr>
    <w:rPr>
      <w:rFonts w:asciiTheme="minorHAnsi" w:hAnsiTheme="minorHAnsi" w:cstheme="minorHAnsi"/>
      <w:smallCaps/>
    </w:rPr>
  </w:style>
  <w:style w:type="paragraph" w:styleId="Inhopg3">
    <w:name w:val="toc 3"/>
    <w:basedOn w:val="Standaard"/>
    <w:next w:val="Standaard"/>
    <w:autoRedefine/>
    <w:uiPriority w:val="39"/>
    <w:unhideWhenUsed/>
    <w:rsid w:val="002B0CBC"/>
    <w:pPr>
      <w:ind w:left="400"/>
    </w:pPr>
    <w:rPr>
      <w:rFonts w:asciiTheme="minorHAnsi" w:hAnsiTheme="minorHAnsi" w:cstheme="minorHAnsi"/>
      <w:i/>
      <w:iCs/>
    </w:rPr>
  </w:style>
  <w:style w:type="paragraph" w:styleId="Inhopg4">
    <w:name w:val="toc 4"/>
    <w:basedOn w:val="Standaard"/>
    <w:next w:val="Standaard"/>
    <w:autoRedefine/>
    <w:uiPriority w:val="39"/>
    <w:unhideWhenUsed/>
    <w:rsid w:val="002B0CBC"/>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2B0CBC"/>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2B0CBC"/>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2B0CBC"/>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2B0CBC"/>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2B0CBC"/>
    <w:pPr>
      <w:ind w:left="1600"/>
    </w:pPr>
    <w:rPr>
      <w:rFonts w:asciiTheme="minorHAnsi" w:hAnsiTheme="minorHAnsi" w:cstheme="minorHAnsi"/>
      <w:sz w:val="18"/>
      <w:szCs w:val="18"/>
    </w:rPr>
  </w:style>
  <w:style w:type="paragraph" w:styleId="Kopvaninhoudsopgave">
    <w:name w:val="TOC Heading"/>
    <w:basedOn w:val="Kop1"/>
    <w:next w:val="Standaard"/>
    <w:uiPriority w:val="39"/>
    <w:semiHidden/>
    <w:unhideWhenUsed/>
    <w:qFormat/>
    <w:rsid w:val="00506A55"/>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character" w:customStyle="1" w:styleId="Kop4Char">
    <w:name w:val="Kop 4 Char"/>
    <w:aliases w:val="Onderdeel Char,Sectie Char"/>
    <w:link w:val="Kop4"/>
    <w:rsid w:val="00506A55"/>
    <w:rPr>
      <w:rFonts w:ascii="Arial" w:eastAsiaTheme="majorEastAsia" w:hAnsi="Arial" w:cstheme="majorBidi"/>
      <w:b/>
      <w:sz w:val="24"/>
      <w:lang w:val="en-GB"/>
    </w:rPr>
  </w:style>
  <w:style w:type="paragraph" w:styleId="Lijstalinea">
    <w:name w:val="List Paragraph"/>
    <w:basedOn w:val="Standaard"/>
    <w:uiPriority w:val="99"/>
    <w:rsid w:val="00FB5CD6"/>
    <w:pPr>
      <w:ind w:left="720"/>
      <w:contextualSpacing/>
    </w:pPr>
  </w:style>
  <w:style w:type="paragraph" w:customStyle="1" w:styleId="Text">
    <w:name w:val="Text"/>
    <w:basedOn w:val="Standaard"/>
    <w:link w:val="TextChar"/>
    <w:rsid w:val="00B67704"/>
    <w:rPr>
      <w:rFonts w:eastAsia="Times New Roman"/>
      <w:szCs w:val="24"/>
    </w:rPr>
  </w:style>
  <w:style w:type="character" w:customStyle="1" w:styleId="TextChar">
    <w:name w:val="Text Char"/>
    <w:basedOn w:val="Standaardalinea-lettertype"/>
    <w:link w:val="Text"/>
    <w:rsid w:val="00B67704"/>
    <w:rPr>
      <w:rFonts w:ascii="Arial" w:eastAsia="Times New Roman" w:hAnsi="Arial" w:cs="Times New Roman"/>
      <w:szCs w:val="24"/>
      <w:lang w:val="en-GB"/>
    </w:rPr>
  </w:style>
  <w:style w:type="paragraph" w:styleId="Titel">
    <w:name w:val="Title"/>
    <w:aliases w:val="Kop 4l,onderdeel"/>
    <w:basedOn w:val="Standaard"/>
    <w:next w:val="Standaard"/>
    <w:link w:val="TitelChar"/>
    <w:rsid w:val="00EA00BC"/>
    <w:pPr>
      <w:pBdr>
        <w:bottom w:val="single" w:sz="8" w:space="4" w:color="4F81BD" w:themeColor="accent1"/>
      </w:pBdr>
      <w:spacing w:after="300"/>
      <w:contextualSpacing/>
    </w:pPr>
    <w:rPr>
      <w:rFonts w:eastAsiaTheme="majorEastAsia" w:cstheme="majorBidi"/>
      <w:color w:val="31849B" w:themeColor="accent5" w:themeShade="BF"/>
      <w:spacing w:val="5"/>
      <w:kern w:val="28"/>
      <w:szCs w:val="52"/>
    </w:rPr>
  </w:style>
  <w:style w:type="character" w:customStyle="1" w:styleId="TitelChar">
    <w:name w:val="Titel Char"/>
    <w:aliases w:val="Kop 4l Char,onderdeel Char"/>
    <w:basedOn w:val="Standaardalinea-lettertype"/>
    <w:link w:val="Titel"/>
    <w:rsid w:val="00EA00BC"/>
    <w:rPr>
      <w:rFonts w:ascii="Arial" w:eastAsiaTheme="majorEastAsia" w:hAnsi="Arial" w:cstheme="majorBidi"/>
      <w:color w:val="31849B" w:themeColor="accent5" w:themeShade="BF"/>
      <w:spacing w:val="5"/>
      <w:kern w:val="28"/>
      <w:sz w:val="20"/>
      <w:szCs w:val="52"/>
      <w:lang w:val="en-US" w:eastAsia="en-GB"/>
    </w:rPr>
  </w:style>
  <w:style w:type="paragraph" w:styleId="Bijschrift">
    <w:name w:val="caption"/>
    <w:basedOn w:val="Standaard"/>
    <w:next w:val="Standaard"/>
    <w:qFormat/>
    <w:rsid w:val="003C6AA1"/>
    <w:rPr>
      <w:rFonts w:ascii="Calibri" w:eastAsia="Calibri" w:hAnsi="Calibri"/>
      <w:b/>
      <w:bCs/>
      <w:color w:val="4F81BD"/>
      <w:sz w:val="18"/>
      <w:szCs w:val="18"/>
      <w:lang w:val="nl-NL"/>
    </w:rPr>
  </w:style>
  <w:style w:type="paragraph" w:customStyle="1" w:styleId="Onderschrift">
    <w:name w:val="Onderschrift"/>
    <w:basedOn w:val="Bijschrift"/>
    <w:autoRedefine/>
    <w:qFormat/>
    <w:rsid w:val="007F6FF2"/>
    <w:pPr>
      <w:spacing w:before="120" w:after="240"/>
    </w:pPr>
    <w:rPr>
      <w:rFonts w:ascii="Arial" w:eastAsia="Times New Roman" w:hAnsi="Arial" w:cs="Arial"/>
      <w:bCs w:val="0"/>
      <w:color w:val="auto"/>
      <w:szCs w:val="22"/>
      <w:lang w:val="en-US"/>
    </w:rPr>
  </w:style>
  <w:style w:type="character" w:customStyle="1" w:styleId="Kop5Char">
    <w:name w:val="Kop 5 Char"/>
    <w:basedOn w:val="Standaardalinea-lettertype"/>
    <w:link w:val="Kop5"/>
    <w:rsid w:val="00506A55"/>
    <w:rPr>
      <w:rFonts w:ascii="Arial" w:eastAsiaTheme="majorEastAsia" w:hAnsi="Arial" w:cstheme="majorBidi"/>
      <w:b/>
      <w:sz w:val="24"/>
      <w:lang w:val="en-GB"/>
    </w:rPr>
  </w:style>
  <w:style w:type="character" w:customStyle="1" w:styleId="Kop6Char">
    <w:name w:val="Kop 6 Char"/>
    <w:basedOn w:val="Standaardalinea-lettertype"/>
    <w:link w:val="Kop6"/>
    <w:rsid w:val="00506A55"/>
    <w:rPr>
      <w:rFonts w:ascii="Arial" w:eastAsiaTheme="majorEastAsia" w:hAnsi="Arial" w:cstheme="majorBidi"/>
      <w:b/>
      <w:sz w:val="24"/>
      <w:lang w:val="en-GB"/>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506A55"/>
    <w:rPr>
      <w:rFonts w:ascii="Arial" w:eastAsiaTheme="majorEastAsia" w:hAnsi="Arial" w:cstheme="majorBidi"/>
      <w:b/>
      <w:sz w:val="24"/>
      <w:lang w:val="en-GB"/>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506A55"/>
    <w:rPr>
      <w:rFonts w:ascii="Arial" w:eastAsiaTheme="majorEastAsia" w:hAnsi="Arial" w:cstheme="majorBidi"/>
      <w:b/>
      <w:sz w:val="24"/>
      <w:lang w:val="en-GB"/>
    </w:rPr>
  </w:style>
  <w:style w:type="character" w:customStyle="1" w:styleId="Kop9Char">
    <w:name w:val="Kop 9 Char"/>
    <w:basedOn w:val="Standaardalinea-lettertype"/>
    <w:link w:val="Kop9"/>
    <w:rsid w:val="00506A55"/>
    <w:rPr>
      <w:rFonts w:ascii="Arial" w:eastAsiaTheme="majorEastAsia" w:hAnsi="Arial" w:cstheme="majorBidi"/>
      <w:b/>
      <w:sz w:val="24"/>
      <w:lang w:val="en-GB"/>
    </w:rPr>
  </w:style>
  <w:style w:type="paragraph" w:customStyle="1" w:styleId="zFooterText1">
    <w:name w:val="z_FooterText1"/>
    <w:basedOn w:val="Standaard"/>
    <w:rsid w:val="002C1C0D"/>
    <w:pPr>
      <w:spacing w:line="160" w:lineRule="exact"/>
    </w:pPr>
    <w:rPr>
      <w:rFonts w:eastAsia="Times New Roman"/>
      <w:noProof/>
      <w:sz w:val="16"/>
    </w:rPr>
  </w:style>
  <w:style w:type="character" w:styleId="Tekstvantijdelijkeaanduiding">
    <w:name w:val="Placeholder Text"/>
    <w:basedOn w:val="Standaardalinea-lettertype"/>
    <w:uiPriority w:val="99"/>
    <w:semiHidden/>
    <w:rsid w:val="004006EE"/>
    <w:rPr>
      <w:color w:val="808080"/>
    </w:rPr>
  </w:style>
  <w:style w:type="character" w:customStyle="1" w:styleId="Titelvanboek1">
    <w:name w:val="Titel van boek1"/>
    <w:qFormat/>
    <w:rsid w:val="00FC0D0E"/>
    <w:rPr>
      <w:b/>
      <w:bCs/>
      <w:smallCaps/>
      <w:spacing w:val="5"/>
    </w:rPr>
  </w:style>
  <w:style w:type="character" w:customStyle="1" w:styleId="Subtielebenadrukking1">
    <w:name w:val="Subtiele benadrukking1"/>
    <w:qFormat/>
    <w:rsid w:val="00FC0D0E"/>
    <w:rPr>
      <w:rFonts w:cs="Times New Roman"/>
      <w:i/>
      <w:iCs/>
      <w:color w:val="808080"/>
    </w:rPr>
  </w:style>
  <w:style w:type="paragraph" w:customStyle="1" w:styleId="Heading1noNr">
    <w:name w:val="Heading 1 no Nr."/>
    <w:basedOn w:val="Kop1"/>
    <w:next w:val="Standaard"/>
    <w:rsid w:val="009F4372"/>
    <w:pPr>
      <w:numPr>
        <w:numId w:val="1"/>
      </w:numPr>
      <w:ind w:left="851" w:hanging="851"/>
      <w:outlineLvl w:val="9"/>
    </w:pPr>
    <w:rPr>
      <w:rFonts w:eastAsia="Times New Roman" w:cs="Times New Roman"/>
      <w:lang w:val="en-US"/>
    </w:rPr>
  </w:style>
  <w:style w:type="paragraph" w:styleId="Lijstmetafbeeldingen">
    <w:name w:val="table of figures"/>
    <w:basedOn w:val="Standaard"/>
    <w:next w:val="Text"/>
    <w:uiPriority w:val="99"/>
    <w:rsid w:val="009F4372"/>
    <w:pPr>
      <w:tabs>
        <w:tab w:val="right" w:pos="9355"/>
      </w:tabs>
      <w:ind w:left="400" w:right="566" w:hanging="400"/>
    </w:pPr>
    <w:rPr>
      <w:rFonts w:eastAsia="Times New Roman"/>
      <w:noProof/>
      <w:sz w:val="20"/>
      <w:lang w:val="en-US"/>
    </w:rPr>
  </w:style>
  <w:style w:type="paragraph" w:customStyle="1" w:styleId="Bijschrift1">
    <w:name w:val="Bijschrift 1"/>
    <w:basedOn w:val="Bijschrift"/>
    <w:autoRedefine/>
    <w:rsid w:val="00CE2ECC"/>
    <w:pPr>
      <w:spacing w:before="120" w:after="240"/>
    </w:pPr>
    <w:rPr>
      <w:rFonts w:ascii="Arial" w:eastAsia="Times New Roman" w:hAnsi="Arial"/>
      <w:bCs w:val="0"/>
      <w:color w:val="auto"/>
      <w:szCs w:val="20"/>
      <w:lang w:val="en-GB"/>
    </w:rPr>
  </w:style>
  <w:style w:type="paragraph" w:styleId="Lijstopsomteken2">
    <w:name w:val="List Bullet 2"/>
    <w:basedOn w:val="Standaard"/>
    <w:autoRedefine/>
    <w:rsid w:val="00D76BB0"/>
    <w:pPr>
      <w:ind w:left="283"/>
      <w:jc w:val="both"/>
    </w:pPr>
    <w:rPr>
      <w:rFonts w:eastAsia="Times New Roman" w:cs="Arial"/>
      <w:color w:val="333333"/>
      <w:szCs w:val="14"/>
    </w:rPr>
  </w:style>
  <w:style w:type="paragraph" w:customStyle="1" w:styleId="opmaakwissen">
    <w:name w:val="opmaak wissen"/>
    <w:basedOn w:val="Lijst"/>
    <w:rsid w:val="00D76BB0"/>
    <w:pPr>
      <w:overflowPunct/>
      <w:autoSpaceDE/>
      <w:autoSpaceDN/>
      <w:adjustRightInd/>
      <w:contextualSpacing w:val="0"/>
      <w:jc w:val="both"/>
      <w:textAlignment w:val="auto"/>
    </w:pPr>
    <w:rPr>
      <w:rFonts w:ascii="Times New Roman" w:eastAsia="Times New Roman" w:hAnsi="Times New Roman"/>
      <w:sz w:val="20"/>
      <w:szCs w:val="24"/>
      <w:lang w:eastAsia="nl-NL"/>
    </w:rPr>
  </w:style>
  <w:style w:type="paragraph" w:styleId="Lijst">
    <w:name w:val="List"/>
    <w:basedOn w:val="Standaard"/>
    <w:unhideWhenUsed/>
    <w:rsid w:val="00D76BB0"/>
    <w:pPr>
      <w:ind w:left="283" w:hanging="283"/>
      <w:contextualSpacing/>
    </w:pPr>
  </w:style>
  <w:style w:type="character" w:styleId="Subtieleverwijzing">
    <w:name w:val="Subtle Reference"/>
    <w:aliases w:val="masterkop"/>
    <w:basedOn w:val="Standaardalinea-lettertype"/>
    <w:uiPriority w:val="31"/>
    <w:rsid w:val="00394566"/>
    <w:rPr>
      <w:rFonts w:asciiTheme="majorHAnsi" w:hAnsiTheme="majorHAnsi"/>
      <w:caps w:val="0"/>
      <w:smallCaps/>
      <w:color w:val="auto"/>
      <w:sz w:val="20"/>
      <w:u w:val="single"/>
      <w:vertAlign w:val="subscript"/>
    </w:rPr>
  </w:style>
  <w:style w:type="paragraph" w:customStyle="1" w:styleId="Abbreviations">
    <w:name w:val="Abbreviations"/>
    <w:basedOn w:val="Standaard"/>
    <w:rsid w:val="00394566"/>
    <w:pPr>
      <w:ind w:left="1134" w:hanging="1134"/>
    </w:pPr>
    <w:rPr>
      <w:rFonts w:eastAsia="Times New Roman"/>
    </w:rPr>
  </w:style>
  <w:style w:type="paragraph" w:customStyle="1" w:styleId="Appendix">
    <w:name w:val="Appendix"/>
    <w:basedOn w:val="Kop1"/>
    <w:next w:val="Standaard"/>
    <w:rsid w:val="00394566"/>
    <w:pPr>
      <w:numPr>
        <w:numId w:val="26"/>
      </w:numPr>
      <w:ind w:left="1701" w:hanging="1701"/>
      <w:outlineLvl w:val="9"/>
    </w:pPr>
    <w:rPr>
      <w:rFonts w:eastAsia="Times New Roman" w:cs="Times New Roman"/>
      <w:bCs/>
    </w:rPr>
  </w:style>
  <w:style w:type="paragraph" w:customStyle="1" w:styleId="CaptionCentre">
    <w:name w:val="CaptionCentre"/>
    <w:basedOn w:val="Bijschrift"/>
    <w:next w:val="Standaard"/>
    <w:rsid w:val="00394566"/>
    <w:pPr>
      <w:spacing w:before="120" w:after="240"/>
      <w:jc w:val="center"/>
    </w:pPr>
    <w:rPr>
      <w:rFonts w:ascii="Arial" w:eastAsia="Times New Roman" w:hAnsi="Arial"/>
      <w:bCs w:val="0"/>
      <w:color w:val="auto"/>
      <w:sz w:val="22"/>
      <w:szCs w:val="20"/>
      <w:lang w:val="en-GB"/>
    </w:rPr>
  </w:style>
  <w:style w:type="paragraph" w:customStyle="1" w:styleId="CaptionLeft">
    <w:name w:val="CaptionLeft"/>
    <w:basedOn w:val="Bijschrift"/>
    <w:next w:val="Standaard"/>
    <w:rsid w:val="00394566"/>
    <w:pPr>
      <w:spacing w:before="120" w:after="240"/>
    </w:pPr>
    <w:rPr>
      <w:rFonts w:ascii="Arial" w:eastAsia="Times New Roman" w:hAnsi="Arial"/>
      <w:bCs w:val="0"/>
      <w:color w:val="auto"/>
      <w:sz w:val="22"/>
      <w:szCs w:val="20"/>
      <w:lang w:val="en-GB"/>
    </w:rPr>
  </w:style>
  <w:style w:type="paragraph" w:customStyle="1" w:styleId="CaptionRight">
    <w:name w:val="CaptionRight"/>
    <w:basedOn w:val="Bijschrift"/>
    <w:next w:val="Standaard"/>
    <w:rsid w:val="00394566"/>
    <w:pPr>
      <w:spacing w:before="120" w:after="240"/>
      <w:jc w:val="right"/>
    </w:pPr>
    <w:rPr>
      <w:rFonts w:ascii="Arial" w:eastAsia="Times New Roman" w:hAnsi="Arial"/>
      <w:bCs w:val="0"/>
      <w:color w:val="auto"/>
      <w:sz w:val="22"/>
      <w:szCs w:val="20"/>
      <w:lang w:val="en-GB"/>
    </w:rPr>
  </w:style>
  <w:style w:type="paragraph" w:styleId="Afsluiting">
    <w:name w:val="Closing"/>
    <w:basedOn w:val="Standaard"/>
    <w:link w:val="AfsluitingChar"/>
    <w:rsid w:val="00394566"/>
    <w:pPr>
      <w:ind w:left="4252"/>
    </w:pPr>
    <w:rPr>
      <w:rFonts w:eastAsia="Times New Roman"/>
    </w:rPr>
  </w:style>
  <w:style w:type="character" w:customStyle="1" w:styleId="AfsluitingChar">
    <w:name w:val="Afsluiting Char"/>
    <w:basedOn w:val="Standaardalinea-lettertype"/>
    <w:link w:val="Afsluiting"/>
    <w:rsid w:val="00394566"/>
    <w:rPr>
      <w:rFonts w:ascii="Arial" w:hAnsi="Arial"/>
      <w:sz w:val="22"/>
      <w:lang w:val="en-GB"/>
    </w:rPr>
  </w:style>
  <w:style w:type="character" w:styleId="Verwijzingopmerking">
    <w:name w:val="annotation reference"/>
    <w:semiHidden/>
    <w:rsid w:val="00394566"/>
    <w:rPr>
      <w:sz w:val="16"/>
    </w:rPr>
  </w:style>
  <w:style w:type="paragraph" w:styleId="Tekstopmerking">
    <w:name w:val="annotation text"/>
    <w:basedOn w:val="Standaard"/>
    <w:link w:val="TekstopmerkingChar"/>
    <w:semiHidden/>
    <w:rsid w:val="00394566"/>
    <w:rPr>
      <w:rFonts w:eastAsia="Times New Roman"/>
    </w:rPr>
  </w:style>
  <w:style w:type="character" w:customStyle="1" w:styleId="TekstopmerkingChar">
    <w:name w:val="Tekst opmerking Char"/>
    <w:basedOn w:val="Standaardalinea-lettertype"/>
    <w:link w:val="Tekstopmerking"/>
    <w:semiHidden/>
    <w:rsid w:val="00394566"/>
    <w:rPr>
      <w:rFonts w:ascii="Arial" w:hAnsi="Arial"/>
      <w:sz w:val="22"/>
      <w:lang w:val="en-GB"/>
    </w:rPr>
  </w:style>
  <w:style w:type="character" w:styleId="Voetnootmarkering">
    <w:name w:val="footnote reference"/>
    <w:semiHidden/>
    <w:rsid w:val="00394566"/>
    <w:rPr>
      <w:position w:val="6"/>
      <w:sz w:val="16"/>
    </w:rPr>
  </w:style>
  <w:style w:type="paragraph" w:styleId="Voetnoottekst">
    <w:name w:val="footnote text"/>
    <w:basedOn w:val="Standaard"/>
    <w:link w:val="VoetnoottekstChar"/>
    <w:semiHidden/>
    <w:rsid w:val="00394566"/>
    <w:rPr>
      <w:rFonts w:eastAsia="Times New Roman"/>
    </w:rPr>
  </w:style>
  <w:style w:type="character" w:customStyle="1" w:styleId="VoetnoottekstChar">
    <w:name w:val="Voetnoottekst Char"/>
    <w:basedOn w:val="Standaardalinea-lettertype"/>
    <w:link w:val="Voetnoottekst"/>
    <w:semiHidden/>
    <w:rsid w:val="00394566"/>
    <w:rPr>
      <w:rFonts w:ascii="Arial" w:hAnsi="Arial"/>
      <w:sz w:val="22"/>
      <w:lang w:val="en-GB"/>
    </w:rPr>
  </w:style>
  <w:style w:type="paragraph" w:customStyle="1" w:styleId="Heading2noNr">
    <w:name w:val="Heading 2 no Nr."/>
    <w:basedOn w:val="Kop2"/>
    <w:next w:val="Standaard"/>
    <w:rsid w:val="00394566"/>
    <w:pPr>
      <w:numPr>
        <w:numId w:val="26"/>
      </w:numPr>
      <w:ind w:left="0" w:firstLine="0"/>
      <w:outlineLvl w:val="9"/>
    </w:pPr>
  </w:style>
  <w:style w:type="paragraph" w:customStyle="1" w:styleId="Heading3noNr">
    <w:name w:val="Heading 3 no Nr."/>
    <w:basedOn w:val="Kop3"/>
    <w:next w:val="Standaard"/>
    <w:rsid w:val="00394566"/>
    <w:pPr>
      <w:numPr>
        <w:numId w:val="26"/>
      </w:numPr>
      <w:ind w:left="0" w:firstLine="0"/>
      <w:outlineLvl w:val="9"/>
    </w:pPr>
  </w:style>
  <w:style w:type="paragraph" w:customStyle="1" w:styleId="Heading4noNr">
    <w:name w:val="Heading 4 no Nr."/>
    <w:basedOn w:val="Kop4"/>
    <w:next w:val="Standaard"/>
    <w:rsid w:val="00394566"/>
    <w:pPr>
      <w:numPr>
        <w:numId w:val="26"/>
      </w:numPr>
      <w:ind w:left="0" w:firstLine="0"/>
      <w:outlineLvl w:val="9"/>
    </w:pPr>
  </w:style>
  <w:style w:type="paragraph" w:customStyle="1" w:styleId="Heading5noNr">
    <w:name w:val="Heading 5 no Nr."/>
    <w:basedOn w:val="Kop5"/>
    <w:next w:val="Standaard"/>
    <w:link w:val="Heading5noNrChar"/>
    <w:rsid w:val="00394566"/>
    <w:pPr>
      <w:numPr>
        <w:numId w:val="26"/>
      </w:numPr>
      <w:ind w:left="0" w:firstLine="0"/>
      <w:outlineLvl w:val="9"/>
    </w:pPr>
  </w:style>
  <w:style w:type="paragraph" w:customStyle="1" w:styleId="Heading6noNr">
    <w:name w:val="Heading 6 no Nr."/>
    <w:basedOn w:val="Kop6"/>
    <w:next w:val="Standaard"/>
    <w:rsid w:val="00394566"/>
    <w:pPr>
      <w:numPr>
        <w:numId w:val="26"/>
      </w:numPr>
      <w:ind w:left="0" w:firstLine="0"/>
      <w:outlineLvl w:val="9"/>
    </w:pPr>
  </w:style>
  <w:style w:type="paragraph" w:customStyle="1" w:styleId="Heading7noNr">
    <w:name w:val="Heading 7 no Nr."/>
    <w:basedOn w:val="Kop7"/>
    <w:next w:val="Standaard"/>
    <w:rsid w:val="00394566"/>
    <w:pPr>
      <w:numPr>
        <w:numId w:val="26"/>
      </w:numPr>
      <w:ind w:left="0" w:firstLine="0"/>
      <w:outlineLvl w:val="9"/>
    </w:pPr>
  </w:style>
  <w:style w:type="paragraph" w:customStyle="1" w:styleId="Heading8noNr">
    <w:name w:val="Heading 8 no Nr."/>
    <w:basedOn w:val="Kop8"/>
    <w:next w:val="Standaard"/>
    <w:rsid w:val="00394566"/>
    <w:pPr>
      <w:numPr>
        <w:numId w:val="26"/>
      </w:numPr>
      <w:outlineLvl w:val="9"/>
    </w:pPr>
  </w:style>
  <w:style w:type="paragraph" w:customStyle="1" w:styleId="Heading9noNr">
    <w:name w:val="Heading 9 no Nr."/>
    <w:basedOn w:val="Kop9"/>
    <w:next w:val="Standaard"/>
    <w:rsid w:val="00394566"/>
    <w:pPr>
      <w:numPr>
        <w:ilvl w:val="8"/>
      </w:numPr>
      <w:outlineLvl w:val="9"/>
    </w:pPr>
  </w:style>
  <w:style w:type="paragraph" w:customStyle="1" w:styleId="INDENT05">
    <w:name w:val="INDENT 0.5"/>
    <w:basedOn w:val="Text"/>
    <w:rsid w:val="00394566"/>
    <w:pPr>
      <w:keepNext/>
      <w:keepLines/>
      <w:ind w:left="284"/>
    </w:pPr>
    <w:rPr>
      <w:szCs w:val="20"/>
    </w:rPr>
  </w:style>
  <w:style w:type="paragraph" w:customStyle="1" w:styleId="INDENT1">
    <w:name w:val="INDENT 1"/>
    <w:basedOn w:val="INDENT05"/>
    <w:rsid w:val="00394566"/>
    <w:pPr>
      <w:ind w:left="567"/>
    </w:pPr>
  </w:style>
  <w:style w:type="paragraph" w:customStyle="1" w:styleId="INDENT15">
    <w:name w:val="INDENT 1.5"/>
    <w:basedOn w:val="INDENT05"/>
    <w:rsid w:val="00394566"/>
    <w:pPr>
      <w:ind w:left="851"/>
    </w:pPr>
  </w:style>
  <w:style w:type="paragraph" w:customStyle="1" w:styleId="INDENT2">
    <w:name w:val="INDENT 2"/>
    <w:basedOn w:val="INDENT05"/>
    <w:rsid w:val="00394566"/>
    <w:pPr>
      <w:ind w:left="1134"/>
    </w:pPr>
  </w:style>
  <w:style w:type="paragraph" w:customStyle="1" w:styleId="INDENT25">
    <w:name w:val="INDENT 2.5"/>
    <w:basedOn w:val="INDENT05"/>
    <w:rsid w:val="00394566"/>
    <w:pPr>
      <w:ind w:left="1418"/>
    </w:pPr>
  </w:style>
  <w:style w:type="paragraph" w:customStyle="1" w:styleId="INDENT3">
    <w:name w:val="INDENT 3"/>
    <w:basedOn w:val="INDENT2"/>
    <w:rsid w:val="00394566"/>
    <w:pPr>
      <w:ind w:left="1701"/>
    </w:pPr>
  </w:style>
  <w:style w:type="paragraph" w:styleId="Index1">
    <w:name w:val="index 1"/>
    <w:basedOn w:val="Standaard"/>
    <w:next w:val="Standaard"/>
    <w:uiPriority w:val="99"/>
    <w:semiHidden/>
    <w:rsid w:val="00394566"/>
    <w:rPr>
      <w:rFonts w:eastAsia="Times New Roman"/>
    </w:rPr>
  </w:style>
  <w:style w:type="paragraph" w:styleId="Index2">
    <w:name w:val="index 2"/>
    <w:basedOn w:val="Standaard"/>
    <w:next w:val="Standaard"/>
    <w:semiHidden/>
    <w:rsid w:val="00394566"/>
    <w:pPr>
      <w:ind w:left="283"/>
    </w:pPr>
    <w:rPr>
      <w:rFonts w:eastAsia="Times New Roman"/>
    </w:rPr>
  </w:style>
  <w:style w:type="paragraph" w:styleId="Index3">
    <w:name w:val="index 3"/>
    <w:basedOn w:val="Standaard"/>
    <w:next w:val="Standaard"/>
    <w:semiHidden/>
    <w:rsid w:val="00394566"/>
    <w:pPr>
      <w:ind w:left="566"/>
    </w:pPr>
    <w:rPr>
      <w:rFonts w:eastAsia="Times New Roman"/>
    </w:rPr>
  </w:style>
  <w:style w:type="paragraph" w:styleId="Index4">
    <w:name w:val="index 4"/>
    <w:basedOn w:val="Standaard"/>
    <w:next w:val="Standaard"/>
    <w:semiHidden/>
    <w:rsid w:val="00394566"/>
    <w:pPr>
      <w:ind w:left="849"/>
    </w:pPr>
    <w:rPr>
      <w:rFonts w:eastAsia="Times New Roman"/>
    </w:rPr>
  </w:style>
  <w:style w:type="paragraph" w:styleId="Index5">
    <w:name w:val="index 5"/>
    <w:basedOn w:val="Standaard"/>
    <w:next w:val="Standaard"/>
    <w:semiHidden/>
    <w:rsid w:val="00394566"/>
    <w:pPr>
      <w:ind w:left="1132"/>
    </w:pPr>
    <w:rPr>
      <w:rFonts w:eastAsia="Times New Roman"/>
    </w:rPr>
  </w:style>
  <w:style w:type="paragraph" w:styleId="Index6">
    <w:name w:val="index 6"/>
    <w:basedOn w:val="Standaard"/>
    <w:next w:val="Standaard"/>
    <w:semiHidden/>
    <w:rsid w:val="00394566"/>
    <w:pPr>
      <w:ind w:left="1415"/>
    </w:pPr>
    <w:rPr>
      <w:rFonts w:eastAsia="Times New Roman"/>
    </w:rPr>
  </w:style>
  <w:style w:type="paragraph" w:styleId="Index7">
    <w:name w:val="index 7"/>
    <w:basedOn w:val="Standaard"/>
    <w:next w:val="Standaard"/>
    <w:semiHidden/>
    <w:rsid w:val="00394566"/>
    <w:pPr>
      <w:ind w:left="1698"/>
    </w:pPr>
    <w:rPr>
      <w:rFonts w:eastAsia="Times New Roman"/>
    </w:rPr>
  </w:style>
  <w:style w:type="paragraph" w:styleId="Indexkop">
    <w:name w:val="index heading"/>
    <w:basedOn w:val="Standaard"/>
    <w:next w:val="Index1"/>
    <w:uiPriority w:val="99"/>
    <w:semiHidden/>
    <w:rsid w:val="00394566"/>
    <w:rPr>
      <w:rFonts w:eastAsia="Times New Roman"/>
    </w:rPr>
  </w:style>
  <w:style w:type="paragraph" w:customStyle="1" w:styleId="KWNposCentre">
    <w:name w:val="KWNposCentre"/>
    <w:basedOn w:val="Text"/>
    <w:next w:val="Text"/>
    <w:rsid w:val="00394566"/>
    <w:pPr>
      <w:keepNext/>
      <w:jc w:val="center"/>
    </w:pPr>
    <w:rPr>
      <w:szCs w:val="20"/>
    </w:rPr>
  </w:style>
  <w:style w:type="paragraph" w:customStyle="1" w:styleId="KWNposLeft">
    <w:name w:val="KWNposLeft"/>
    <w:basedOn w:val="Text"/>
    <w:next w:val="Text"/>
    <w:rsid w:val="00394566"/>
    <w:pPr>
      <w:keepNext/>
    </w:pPr>
    <w:rPr>
      <w:szCs w:val="20"/>
    </w:rPr>
  </w:style>
  <w:style w:type="paragraph" w:customStyle="1" w:styleId="KWNposRight">
    <w:name w:val="KWNposRight"/>
    <w:basedOn w:val="Text"/>
    <w:next w:val="Text"/>
    <w:rsid w:val="00394566"/>
    <w:pPr>
      <w:keepNext/>
      <w:jc w:val="right"/>
    </w:pPr>
    <w:rPr>
      <w:szCs w:val="20"/>
    </w:rPr>
  </w:style>
  <w:style w:type="character" w:styleId="Regelnummer">
    <w:name w:val="line number"/>
    <w:basedOn w:val="Standaardalinea-lettertype"/>
    <w:rsid w:val="00394566"/>
  </w:style>
  <w:style w:type="paragraph" w:styleId="Macrotekst">
    <w:name w:val="macro"/>
    <w:link w:val="MacrotekstChar"/>
    <w:semiHidden/>
    <w:rsid w:val="0039456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rPr>
  </w:style>
  <w:style w:type="character" w:customStyle="1" w:styleId="MacrotekstChar">
    <w:name w:val="Macrotekst Char"/>
    <w:basedOn w:val="Standaardalinea-lettertype"/>
    <w:link w:val="Macrotekst"/>
    <w:semiHidden/>
    <w:rsid w:val="00394566"/>
    <w:rPr>
      <w:rFonts w:ascii="Arial" w:hAnsi="Arial"/>
      <w:b/>
      <w:lang w:val="en-GB"/>
    </w:rPr>
  </w:style>
  <w:style w:type="paragraph" w:styleId="Standaardinspringing">
    <w:name w:val="Normal Indent"/>
    <w:basedOn w:val="Standaard"/>
    <w:rsid w:val="00394566"/>
    <w:pPr>
      <w:ind w:left="284"/>
    </w:pPr>
    <w:rPr>
      <w:rFonts w:eastAsia="Times New Roman"/>
    </w:rPr>
  </w:style>
  <w:style w:type="character" w:styleId="Paginanummer">
    <w:name w:val="page number"/>
    <w:basedOn w:val="Standaardalinea-lettertype"/>
    <w:rsid w:val="00394566"/>
  </w:style>
  <w:style w:type="paragraph" w:customStyle="1" w:styleId="PosCentre">
    <w:name w:val="PosCentre"/>
    <w:basedOn w:val="Text"/>
    <w:next w:val="Text"/>
    <w:rsid w:val="00394566"/>
    <w:pPr>
      <w:jc w:val="center"/>
    </w:pPr>
    <w:rPr>
      <w:szCs w:val="20"/>
    </w:rPr>
  </w:style>
  <w:style w:type="paragraph" w:customStyle="1" w:styleId="PosLeft">
    <w:name w:val="PosLeft"/>
    <w:basedOn w:val="Text"/>
    <w:next w:val="Text"/>
    <w:rsid w:val="00394566"/>
    <w:rPr>
      <w:szCs w:val="20"/>
    </w:rPr>
  </w:style>
  <w:style w:type="paragraph" w:customStyle="1" w:styleId="PosRight">
    <w:name w:val="PosRight"/>
    <w:basedOn w:val="Text"/>
    <w:next w:val="Text"/>
    <w:rsid w:val="00394566"/>
    <w:pPr>
      <w:jc w:val="right"/>
    </w:pPr>
    <w:rPr>
      <w:szCs w:val="20"/>
    </w:rPr>
  </w:style>
  <w:style w:type="paragraph" w:customStyle="1" w:styleId="References">
    <w:name w:val="References"/>
    <w:basedOn w:val="Abbreviations"/>
    <w:rsid w:val="00394566"/>
    <w:pPr>
      <w:numPr>
        <w:numId w:val="10"/>
      </w:numPr>
    </w:pPr>
    <w:rPr>
      <w:lang w:val="en-US"/>
    </w:rPr>
  </w:style>
  <w:style w:type="paragraph" w:styleId="Ondertitel">
    <w:name w:val="Subtitle"/>
    <w:basedOn w:val="Standaard"/>
    <w:link w:val="OndertitelChar"/>
    <w:rsid w:val="00394566"/>
    <w:pPr>
      <w:spacing w:after="60"/>
      <w:jc w:val="center"/>
    </w:pPr>
    <w:rPr>
      <w:rFonts w:eastAsia="Times New Roman"/>
      <w:i/>
      <w:sz w:val="24"/>
    </w:rPr>
  </w:style>
  <w:style w:type="character" w:customStyle="1" w:styleId="OndertitelChar">
    <w:name w:val="Ondertitel Char"/>
    <w:basedOn w:val="Standaardalinea-lettertype"/>
    <w:link w:val="Ondertitel"/>
    <w:rsid w:val="00394566"/>
    <w:rPr>
      <w:rFonts w:ascii="Arial" w:hAnsi="Arial"/>
      <w:i/>
      <w:sz w:val="24"/>
      <w:lang w:val="en-GB"/>
    </w:rPr>
  </w:style>
  <w:style w:type="paragraph" w:customStyle="1" w:styleId="zAdmText">
    <w:name w:val="z_AdmText"/>
    <w:basedOn w:val="Standaard"/>
    <w:rsid w:val="00394566"/>
    <w:rPr>
      <w:rFonts w:eastAsia="Times New Roman"/>
      <w:noProof/>
    </w:rPr>
  </w:style>
  <w:style w:type="paragraph" w:customStyle="1" w:styleId="TextBold">
    <w:name w:val="TextBold"/>
    <w:basedOn w:val="Text"/>
    <w:next w:val="Text"/>
    <w:rsid w:val="00394566"/>
    <w:rPr>
      <w:b/>
      <w:szCs w:val="20"/>
    </w:rPr>
  </w:style>
  <w:style w:type="paragraph" w:customStyle="1" w:styleId="TextList1">
    <w:name w:val="TextList1"/>
    <w:basedOn w:val="Text"/>
    <w:rsid w:val="00394566"/>
    <w:pPr>
      <w:spacing w:before="120"/>
    </w:pPr>
    <w:rPr>
      <w:szCs w:val="20"/>
    </w:rPr>
  </w:style>
  <w:style w:type="paragraph" w:customStyle="1" w:styleId="TextList2">
    <w:name w:val="TextList2"/>
    <w:basedOn w:val="Text"/>
    <w:rsid w:val="00394566"/>
    <w:pPr>
      <w:tabs>
        <w:tab w:val="left" w:pos="142"/>
        <w:tab w:val="decimal" w:pos="1559"/>
      </w:tabs>
      <w:spacing w:before="120"/>
    </w:pPr>
    <w:rPr>
      <w:szCs w:val="20"/>
    </w:rPr>
  </w:style>
  <w:style w:type="paragraph" w:customStyle="1" w:styleId="TextListAutoNum">
    <w:name w:val="TextListAutoNum"/>
    <w:basedOn w:val="Text"/>
    <w:rsid w:val="00394566"/>
    <w:pPr>
      <w:spacing w:before="120"/>
      <w:ind w:left="284" w:hanging="284"/>
    </w:pPr>
    <w:rPr>
      <w:szCs w:val="20"/>
    </w:rPr>
  </w:style>
  <w:style w:type="paragraph" w:customStyle="1" w:styleId="TOCtitle">
    <w:name w:val="TOCtitle"/>
    <w:basedOn w:val="Heading1noNr"/>
    <w:rsid w:val="00394566"/>
    <w:pPr>
      <w:numPr>
        <w:numId w:val="0"/>
      </w:numPr>
      <w:pBdr>
        <w:bottom w:val="double" w:sz="6" w:space="1" w:color="0000FF"/>
      </w:pBdr>
      <w:tabs>
        <w:tab w:val="num" w:pos="720"/>
      </w:tabs>
    </w:pPr>
    <w:rPr>
      <w:bCs/>
      <w:spacing w:val="20"/>
      <w:lang w:val="en-GB"/>
    </w:rPr>
  </w:style>
  <w:style w:type="paragraph" w:customStyle="1" w:styleId="zAdmAdrLabel">
    <w:name w:val="z_AdmAdrLabel"/>
    <w:basedOn w:val="zAdmText"/>
    <w:rsid w:val="00394566"/>
  </w:style>
  <w:style w:type="paragraph" w:customStyle="1" w:styleId="zAdmChapterTitle">
    <w:name w:val="z_AdmChapterTitle"/>
    <w:basedOn w:val="Kop1"/>
    <w:next w:val="Text"/>
    <w:rsid w:val="00394566"/>
    <w:pPr>
      <w:numPr>
        <w:numId w:val="0"/>
      </w:numPr>
      <w:tabs>
        <w:tab w:val="num" w:pos="720"/>
      </w:tabs>
      <w:outlineLvl w:val="9"/>
    </w:pPr>
    <w:rPr>
      <w:rFonts w:eastAsia="Times New Roman" w:cs="Times New Roman"/>
      <w:bCs/>
      <w:sz w:val="40"/>
    </w:rPr>
  </w:style>
  <w:style w:type="paragraph" w:customStyle="1" w:styleId="zAdmCompAddress">
    <w:name w:val="z_AdmCompAddress"/>
    <w:basedOn w:val="zAdmText"/>
    <w:rsid w:val="00394566"/>
    <w:pPr>
      <w:spacing w:line="240" w:lineRule="atLeast"/>
    </w:pPr>
    <w:rPr>
      <w:sz w:val="14"/>
    </w:rPr>
  </w:style>
  <w:style w:type="paragraph" w:customStyle="1" w:styleId="zAdmCompBU">
    <w:name w:val="z_AdmCompBU"/>
    <w:basedOn w:val="Standaard"/>
    <w:next w:val="Standaard"/>
    <w:rsid w:val="00394566"/>
    <w:pPr>
      <w:spacing w:before="240" w:line="240" w:lineRule="atLeast"/>
    </w:pPr>
    <w:rPr>
      <w:rFonts w:eastAsia="Times New Roman"/>
      <w:b/>
      <w:noProof/>
      <w:sz w:val="18"/>
    </w:rPr>
  </w:style>
  <w:style w:type="paragraph" w:customStyle="1" w:styleId="zAdmDate">
    <w:name w:val="z_AdmDate"/>
    <w:basedOn w:val="Standaard"/>
    <w:rsid w:val="00394566"/>
    <w:rPr>
      <w:rFonts w:eastAsia="Times New Roman"/>
    </w:rPr>
  </w:style>
  <w:style w:type="paragraph" w:customStyle="1" w:styleId="zAdmDateCel">
    <w:name w:val="z_AdmDateCel"/>
    <w:basedOn w:val="zAdmDate"/>
    <w:rsid w:val="00394566"/>
    <w:pPr>
      <w:ind w:left="57"/>
    </w:pPr>
  </w:style>
  <w:style w:type="paragraph" w:customStyle="1" w:styleId="zAdmDateHidden">
    <w:name w:val="z_AdmDateHidden"/>
    <w:basedOn w:val="zAdmDate"/>
    <w:rsid w:val="00394566"/>
    <w:pPr>
      <w:spacing w:line="11" w:lineRule="exact"/>
    </w:pPr>
    <w:rPr>
      <w:vanish/>
      <w:lang w:val="nl-NL"/>
    </w:rPr>
  </w:style>
  <w:style w:type="paragraph" w:customStyle="1" w:styleId="zAdmLeft1">
    <w:name w:val="z_AdmLeft1"/>
    <w:basedOn w:val="zAdmLeft"/>
    <w:rsid w:val="00394566"/>
    <w:pPr>
      <w:spacing w:after="480"/>
    </w:pPr>
  </w:style>
  <w:style w:type="paragraph" w:customStyle="1" w:styleId="zAdmLeft8pt">
    <w:name w:val="z_AdmLeft8pt"/>
    <w:basedOn w:val="zAdmLeft"/>
    <w:rsid w:val="00394566"/>
    <w:pPr>
      <w:spacing w:before="40" w:after="40"/>
    </w:pPr>
    <w:rPr>
      <w:rFonts w:ascii="Arial Narrow" w:hAnsi="Arial Narrow"/>
      <w:sz w:val="16"/>
    </w:rPr>
  </w:style>
  <w:style w:type="paragraph" w:customStyle="1" w:styleId="zAdmNameRight">
    <w:name w:val="z_AdmNameRight"/>
    <w:basedOn w:val="zAdmRight"/>
    <w:rsid w:val="00394566"/>
    <w:pPr>
      <w:spacing w:before="480"/>
    </w:pPr>
  </w:style>
  <w:style w:type="paragraph" w:customStyle="1" w:styleId="zAdmNameSign">
    <w:name w:val="z_AdmNameSign"/>
    <w:basedOn w:val="zAdmText"/>
    <w:rsid w:val="00394566"/>
    <w:pPr>
      <w:tabs>
        <w:tab w:val="left" w:pos="4962"/>
        <w:tab w:val="right" w:pos="9214"/>
      </w:tabs>
      <w:spacing w:before="480"/>
    </w:pPr>
    <w:rPr>
      <w:b/>
    </w:rPr>
  </w:style>
  <w:style w:type="paragraph" w:customStyle="1" w:styleId="zAdmRight1">
    <w:name w:val="z_AdmRight1"/>
    <w:basedOn w:val="zAdmLeft1"/>
    <w:rsid w:val="00394566"/>
    <w:pPr>
      <w:jc w:val="left"/>
    </w:pPr>
  </w:style>
  <w:style w:type="paragraph" w:customStyle="1" w:styleId="zAdmRight8pt">
    <w:name w:val="z_AdmRight8pt"/>
    <w:basedOn w:val="zAdmNameRight"/>
    <w:rsid w:val="00394566"/>
    <w:pPr>
      <w:spacing w:before="40" w:after="40"/>
    </w:pPr>
    <w:rPr>
      <w:rFonts w:ascii="Arial Narrow" w:hAnsi="Arial Narrow"/>
      <w:sz w:val="16"/>
    </w:rPr>
  </w:style>
  <w:style w:type="paragraph" w:customStyle="1" w:styleId="zAdmRightTab">
    <w:name w:val="z_AdmRightTab"/>
    <w:basedOn w:val="zAdmRight"/>
    <w:rsid w:val="00394566"/>
    <w:pPr>
      <w:tabs>
        <w:tab w:val="left" w:pos="2552"/>
      </w:tabs>
    </w:pPr>
  </w:style>
  <w:style w:type="paragraph" w:customStyle="1" w:styleId="zAdmSpecial">
    <w:name w:val="z_AdmSpecial"/>
    <w:basedOn w:val="zAdmText"/>
    <w:rsid w:val="00394566"/>
    <w:pPr>
      <w:spacing w:before="400"/>
    </w:pPr>
    <w:rPr>
      <w:rFonts w:ascii="Monotype Corsiva" w:hAnsi="Monotype Corsiva"/>
      <w:b/>
      <w:i/>
      <w:sz w:val="30"/>
    </w:rPr>
  </w:style>
  <w:style w:type="paragraph" w:customStyle="1" w:styleId="zAdmText11ptB">
    <w:name w:val="z_AdmText11ptB"/>
    <w:basedOn w:val="zAdmText"/>
    <w:rsid w:val="00394566"/>
    <w:pPr>
      <w:ind w:left="57"/>
    </w:pPr>
    <w:rPr>
      <w:b/>
    </w:rPr>
  </w:style>
  <w:style w:type="paragraph" w:customStyle="1" w:styleId="zAdmText9ptB">
    <w:name w:val="z_AdmText9ptB"/>
    <w:basedOn w:val="zAdmText"/>
    <w:rsid w:val="00394566"/>
    <w:pPr>
      <w:spacing w:before="40" w:after="40"/>
      <w:jc w:val="right"/>
    </w:pPr>
    <w:rPr>
      <w:b/>
      <w:sz w:val="18"/>
    </w:rPr>
  </w:style>
  <w:style w:type="paragraph" w:customStyle="1" w:styleId="zAdmTextCel">
    <w:name w:val="z_AdmTextCel"/>
    <w:basedOn w:val="zAdmText"/>
    <w:rsid w:val="00394566"/>
    <w:pPr>
      <w:ind w:left="57"/>
    </w:pPr>
  </w:style>
  <w:style w:type="paragraph" w:customStyle="1" w:styleId="zAdmTextCelLast">
    <w:name w:val="z_AdmTextCelLast"/>
    <w:basedOn w:val="zAdmTextCel"/>
    <w:rsid w:val="00394566"/>
    <w:pPr>
      <w:spacing w:after="480"/>
    </w:pPr>
  </w:style>
  <w:style w:type="paragraph" w:customStyle="1" w:styleId="zAdmTextDummy">
    <w:name w:val="z_AdmTextDummy"/>
    <w:basedOn w:val="zAdmText"/>
    <w:rsid w:val="00394566"/>
    <w:pPr>
      <w:spacing w:line="20" w:lineRule="exact"/>
    </w:pPr>
    <w:rPr>
      <w:sz w:val="8"/>
    </w:rPr>
  </w:style>
  <w:style w:type="paragraph" w:customStyle="1" w:styleId="zAdmTextDummy1">
    <w:name w:val="z_AdmTextDummy1"/>
    <w:basedOn w:val="zAdmTextDummy"/>
    <w:rsid w:val="00394566"/>
    <w:pPr>
      <w:ind w:left="-709"/>
    </w:pPr>
  </w:style>
  <w:style w:type="paragraph" w:customStyle="1" w:styleId="zAdmTextHidden">
    <w:name w:val="z_AdmTextHidden"/>
    <w:basedOn w:val="zAdmTextDummy"/>
    <w:rsid w:val="00394566"/>
    <w:pPr>
      <w:spacing w:line="11" w:lineRule="exact"/>
    </w:pPr>
    <w:rPr>
      <w:vanish/>
      <w:sz w:val="16"/>
    </w:rPr>
  </w:style>
  <w:style w:type="paragraph" w:customStyle="1" w:styleId="zAdmTextLeft">
    <w:name w:val="z_AdmTextLeft"/>
    <w:basedOn w:val="zAdmText"/>
    <w:rsid w:val="00394566"/>
    <w:pPr>
      <w:jc w:val="right"/>
    </w:pPr>
  </w:style>
  <w:style w:type="paragraph" w:customStyle="1" w:styleId="zAdmTextOff">
    <w:name w:val="z_AdmTextOff"/>
    <w:basedOn w:val="zAdmLeft"/>
    <w:rsid w:val="00394566"/>
    <w:rPr>
      <w:b/>
    </w:rPr>
  </w:style>
  <w:style w:type="paragraph" w:customStyle="1" w:styleId="zAdmTextOK">
    <w:name w:val="z_AdmTextOK"/>
    <w:basedOn w:val="zAdmText"/>
    <w:rsid w:val="00394566"/>
  </w:style>
  <w:style w:type="paragraph" w:customStyle="1" w:styleId="zAdmTname">
    <w:name w:val="z_AdmTname"/>
    <w:basedOn w:val="zAdmText"/>
    <w:rsid w:val="00394566"/>
    <w:pPr>
      <w:spacing w:before="360"/>
    </w:pPr>
    <w:rPr>
      <w:b/>
      <w:sz w:val="40"/>
    </w:rPr>
  </w:style>
  <w:style w:type="paragraph" w:customStyle="1" w:styleId="zCompanyName1">
    <w:name w:val="z_CompanyName1"/>
    <w:basedOn w:val="Standaard"/>
    <w:rsid w:val="00394566"/>
    <w:pPr>
      <w:spacing w:before="200"/>
    </w:pPr>
    <w:rPr>
      <w:rFonts w:eastAsia="Times New Roman"/>
      <w:b/>
      <w:noProof/>
      <w:sz w:val="16"/>
    </w:rPr>
  </w:style>
  <w:style w:type="paragraph" w:customStyle="1" w:styleId="zCompanyName2">
    <w:name w:val="z_CompanyName2"/>
    <w:basedOn w:val="zCompanyName1"/>
    <w:rsid w:val="00394566"/>
    <w:pPr>
      <w:spacing w:line="160" w:lineRule="atLeast"/>
      <w:jc w:val="right"/>
    </w:pPr>
    <w:rPr>
      <w:sz w:val="12"/>
    </w:rPr>
  </w:style>
  <w:style w:type="paragraph" w:customStyle="1" w:styleId="zCopyright">
    <w:name w:val="z_Copyright"/>
    <w:basedOn w:val="zAdmText"/>
    <w:rsid w:val="00394566"/>
    <w:pPr>
      <w:spacing w:before="120" w:line="120" w:lineRule="exact"/>
    </w:pPr>
    <w:rPr>
      <w:sz w:val="10"/>
    </w:rPr>
  </w:style>
  <w:style w:type="paragraph" w:customStyle="1" w:styleId="zExtraText">
    <w:name w:val="z_ExtraText"/>
    <w:basedOn w:val="zAdmText"/>
    <w:rsid w:val="00394566"/>
    <w:rPr>
      <w:b/>
    </w:rPr>
  </w:style>
  <w:style w:type="paragraph" w:customStyle="1" w:styleId="zFooterText">
    <w:name w:val="z_FooterText"/>
    <w:basedOn w:val="zAdmText"/>
    <w:rsid w:val="00394566"/>
    <w:pPr>
      <w:tabs>
        <w:tab w:val="left" w:pos="851"/>
        <w:tab w:val="left" w:pos="993"/>
        <w:tab w:val="left" w:pos="4820"/>
        <w:tab w:val="left" w:pos="5670"/>
        <w:tab w:val="left" w:pos="5812"/>
        <w:tab w:val="right" w:pos="9356"/>
      </w:tabs>
      <w:spacing w:line="160" w:lineRule="exact"/>
    </w:pPr>
    <w:rPr>
      <w:b/>
      <w:sz w:val="16"/>
    </w:rPr>
  </w:style>
  <w:style w:type="paragraph" w:customStyle="1" w:styleId="zFooterText2">
    <w:name w:val="z_FooterText2"/>
    <w:basedOn w:val="zAdmText"/>
    <w:rsid w:val="00394566"/>
    <w:rPr>
      <w:sz w:val="16"/>
    </w:rPr>
  </w:style>
  <w:style w:type="paragraph" w:customStyle="1" w:styleId="zHeaderL">
    <w:name w:val="z_HeaderL"/>
    <w:basedOn w:val="Standaard"/>
    <w:rsid w:val="00394566"/>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rFonts w:eastAsia="Times New Roman"/>
      <w:b/>
      <w:noProof/>
    </w:rPr>
  </w:style>
  <w:style w:type="paragraph" w:customStyle="1" w:styleId="zHeaderL2">
    <w:name w:val="z_HeaderL2"/>
    <w:basedOn w:val="zHeaderL"/>
    <w:rsid w:val="00394566"/>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394566"/>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394566"/>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394566"/>
    <w:pPr>
      <w:tabs>
        <w:tab w:val="left" w:pos="255"/>
      </w:tabs>
      <w:spacing w:line="800" w:lineRule="atLeast"/>
      <w:jc w:val="right"/>
    </w:pPr>
    <w:rPr>
      <w:rFonts w:ascii="Frugal Sans" w:hAnsi="Frugal Sans"/>
      <w:b/>
    </w:rPr>
  </w:style>
  <w:style w:type="paragraph" w:customStyle="1" w:styleId="zHeaderR2">
    <w:name w:val="z_HeaderR2"/>
    <w:basedOn w:val="zHeaderR"/>
    <w:rsid w:val="00394566"/>
    <w:pPr>
      <w:framePr w:w="2155" w:wrap="auto" w:hAnchor="text" w:x="9299"/>
      <w:spacing w:line="240" w:lineRule="auto"/>
    </w:pPr>
    <w:rPr>
      <w:sz w:val="12"/>
    </w:rPr>
  </w:style>
  <w:style w:type="paragraph" w:customStyle="1" w:styleId="zHeaderRname">
    <w:name w:val="z_HeaderRname"/>
    <w:basedOn w:val="zHeaderR"/>
    <w:rsid w:val="00394566"/>
    <w:pPr>
      <w:tabs>
        <w:tab w:val="clear" w:pos="255"/>
        <w:tab w:val="left" w:pos="1928"/>
      </w:tabs>
      <w:spacing w:line="480" w:lineRule="atLeast"/>
      <w:jc w:val="left"/>
    </w:pPr>
    <w:rPr>
      <w:sz w:val="18"/>
    </w:rPr>
  </w:style>
  <w:style w:type="paragraph" w:customStyle="1" w:styleId="zKvKTxt">
    <w:name w:val="z_KvKTxt"/>
    <w:basedOn w:val="Standaard"/>
    <w:rsid w:val="00394566"/>
    <w:pPr>
      <w:spacing w:before="120" w:line="120" w:lineRule="exact"/>
    </w:pPr>
    <w:rPr>
      <w:rFonts w:eastAsia="Times New Roman"/>
      <w:noProof/>
      <w:sz w:val="10"/>
    </w:rPr>
  </w:style>
  <w:style w:type="paragraph" w:customStyle="1" w:styleId="zLineFull">
    <w:name w:val="z_LineFull"/>
    <w:basedOn w:val="zAdmText"/>
    <w:rsid w:val="00394566"/>
    <w:pPr>
      <w:tabs>
        <w:tab w:val="right" w:leader="underscore" w:pos="9412"/>
      </w:tabs>
      <w:spacing w:line="20" w:lineRule="exact"/>
      <w:ind w:left="-57"/>
    </w:pPr>
    <w:rPr>
      <w:sz w:val="16"/>
    </w:rPr>
  </w:style>
  <w:style w:type="paragraph" w:customStyle="1" w:styleId="zList">
    <w:name w:val="z_List"/>
    <w:basedOn w:val="Standaard"/>
    <w:rsid w:val="00394566"/>
    <w:pPr>
      <w:tabs>
        <w:tab w:val="left" w:pos="1985"/>
        <w:tab w:val="left" w:pos="7372"/>
      </w:tabs>
      <w:ind w:left="1701" w:hanging="1701"/>
    </w:pPr>
    <w:rPr>
      <w:rFonts w:eastAsia="Times New Roman"/>
    </w:rPr>
  </w:style>
  <w:style w:type="paragraph" w:customStyle="1" w:styleId="zLogo1">
    <w:name w:val="z_Logo1"/>
    <w:basedOn w:val="zAdmText"/>
    <w:rsid w:val="00394566"/>
    <w:pPr>
      <w:jc w:val="right"/>
    </w:pPr>
  </w:style>
  <w:style w:type="paragraph" w:customStyle="1" w:styleId="zLogo2">
    <w:name w:val="z_Logo2"/>
    <w:basedOn w:val="zLogo1"/>
    <w:rsid w:val="00394566"/>
  </w:style>
  <w:style w:type="paragraph" w:customStyle="1" w:styleId="zSubTitle">
    <w:name w:val="z_SubTitle"/>
    <w:basedOn w:val="zAdmText"/>
    <w:rsid w:val="00394566"/>
    <w:pPr>
      <w:spacing w:before="720"/>
      <w:jc w:val="center"/>
    </w:pPr>
    <w:rPr>
      <w:b/>
      <w:sz w:val="30"/>
    </w:rPr>
  </w:style>
  <w:style w:type="paragraph" w:customStyle="1" w:styleId="zTitle">
    <w:name w:val="z_Title"/>
    <w:basedOn w:val="zAdmText"/>
    <w:rsid w:val="00394566"/>
    <w:pPr>
      <w:spacing w:before="2540" w:after="720" w:line="480" w:lineRule="atLeast"/>
      <w:jc w:val="center"/>
    </w:pPr>
    <w:rPr>
      <w:b/>
      <w:spacing w:val="60"/>
      <w:sz w:val="40"/>
    </w:rPr>
  </w:style>
  <w:style w:type="paragraph" w:customStyle="1" w:styleId="zTOCtext">
    <w:name w:val="z_TOCtext"/>
    <w:basedOn w:val="zAdmText"/>
    <w:rsid w:val="00394566"/>
    <w:pPr>
      <w:jc w:val="right"/>
    </w:pPr>
  </w:style>
  <w:style w:type="paragraph" w:customStyle="1" w:styleId="zVolume">
    <w:name w:val="z_Volume"/>
    <w:basedOn w:val="zAdmText"/>
    <w:rsid w:val="00394566"/>
    <w:pPr>
      <w:spacing w:before="960" w:after="960"/>
      <w:jc w:val="right"/>
    </w:pPr>
    <w:rPr>
      <w:b/>
    </w:rPr>
  </w:style>
  <w:style w:type="paragraph" w:customStyle="1" w:styleId="zVolumeNumber">
    <w:name w:val="z_VolumeNumber"/>
    <w:basedOn w:val="zVolume"/>
    <w:rsid w:val="00394566"/>
    <w:pPr>
      <w:jc w:val="left"/>
    </w:pPr>
  </w:style>
  <w:style w:type="paragraph" w:styleId="Lijstopsomteken">
    <w:name w:val="List Bullet"/>
    <w:basedOn w:val="Standaard"/>
    <w:autoRedefine/>
    <w:rsid w:val="00394566"/>
    <w:rPr>
      <w:rFonts w:eastAsia="Times New Roman" w:cs="Arial"/>
      <w:b/>
      <w:bCs/>
      <w:sz w:val="19"/>
      <w:szCs w:val="19"/>
    </w:rPr>
  </w:style>
  <w:style w:type="paragraph" w:styleId="Lijstopsomteken4">
    <w:name w:val="List Bullet 4"/>
    <w:basedOn w:val="Standaard"/>
    <w:autoRedefine/>
    <w:rsid w:val="00394566"/>
    <w:pPr>
      <w:numPr>
        <w:numId w:val="12"/>
      </w:numPr>
    </w:pPr>
    <w:rPr>
      <w:rFonts w:eastAsia="Times New Roman"/>
    </w:rPr>
  </w:style>
  <w:style w:type="paragraph" w:styleId="Bloktekst">
    <w:name w:val="Block Text"/>
    <w:basedOn w:val="Standaard"/>
    <w:rsid w:val="00394566"/>
    <w:pPr>
      <w:pBdr>
        <w:top w:val="single" w:sz="6" w:space="1" w:color="auto"/>
        <w:left w:val="single" w:sz="6" w:space="1" w:color="auto"/>
        <w:bottom w:val="single" w:sz="6" w:space="1" w:color="auto"/>
        <w:right w:val="single" w:sz="6" w:space="1" w:color="auto"/>
      </w:pBdr>
      <w:ind w:left="567" w:right="708"/>
      <w:jc w:val="center"/>
    </w:pPr>
    <w:rPr>
      <w:rFonts w:eastAsia="Times New Roman"/>
      <w:b/>
      <w:noProof/>
      <w:color w:val="FF0000"/>
      <w:sz w:val="24"/>
      <w:lang w:val="en-US"/>
    </w:rPr>
  </w:style>
  <w:style w:type="paragraph" w:customStyle="1" w:styleId="Standaardinspringing1">
    <w:name w:val="Standaardinspringing1"/>
    <w:basedOn w:val="Standaard"/>
    <w:rsid w:val="00394566"/>
    <w:pPr>
      <w:ind w:left="1134"/>
    </w:pPr>
    <w:rPr>
      <w:rFonts w:ascii="Times New Roman" w:eastAsia="Times New Roman" w:hAnsi="Times New Roman"/>
      <w:sz w:val="24"/>
    </w:rPr>
  </w:style>
  <w:style w:type="character" w:styleId="GevolgdeHyperlink">
    <w:name w:val="FollowedHyperlink"/>
    <w:rsid w:val="00394566"/>
    <w:rPr>
      <w:color w:val="800080"/>
      <w:u w:val="single"/>
    </w:rPr>
  </w:style>
  <w:style w:type="paragraph" w:styleId="Lijst2">
    <w:name w:val="List 2"/>
    <w:basedOn w:val="Standaard"/>
    <w:rsid w:val="00394566"/>
    <w:pPr>
      <w:ind w:left="566" w:hanging="283"/>
    </w:pPr>
    <w:rPr>
      <w:rFonts w:eastAsia="Times New Roman"/>
    </w:rPr>
  </w:style>
  <w:style w:type="paragraph" w:styleId="Plattetekst">
    <w:name w:val="Body Text"/>
    <w:basedOn w:val="Standaard"/>
    <w:link w:val="PlattetekstChar"/>
    <w:rsid w:val="00394566"/>
    <w:pPr>
      <w:spacing w:after="120"/>
    </w:pPr>
    <w:rPr>
      <w:rFonts w:eastAsia="Times New Roman"/>
    </w:rPr>
  </w:style>
  <w:style w:type="character" w:customStyle="1" w:styleId="PlattetekstChar">
    <w:name w:val="Platte tekst Char"/>
    <w:basedOn w:val="Standaardalinea-lettertype"/>
    <w:link w:val="Plattetekst"/>
    <w:rsid w:val="00394566"/>
    <w:rPr>
      <w:rFonts w:ascii="Arial" w:hAnsi="Arial"/>
      <w:sz w:val="22"/>
      <w:lang w:val="en-GB"/>
    </w:rPr>
  </w:style>
  <w:style w:type="paragraph" w:styleId="Plattetekstinspringen">
    <w:name w:val="Body Text Indent"/>
    <w:basedOn w:val="Standaard"/>
    <w:link w:val="PlattetekstinspringenChar"/>
    <w:rsid w:val="00394566"/>
    <w:pPr>
      <w:spacing w:after="120"/>
      <w:ind w:left="283"/>
    </w:pPr>
    <w:rPr>
      <w:rFonts w:eastAsia="Times New Roman"/>
    </w:rPr>
  </w:style>
  <w:style w:type="character" w:customStyle="1" w:styleId="PlattetekstinspringenChar">
    <w:name w:val="Platte tekst inspringen Char"/>
    <w:basedOn w:val="Standaardalinea-lettertype"/>
    <w:link w:val="Plattetekstinspringen"/>
    <w:rsid w:val="00394566"/>
    <w:rPr>
      <w:rFonts w:ascii="Arial" w:hAnsi="Arial"/>
      <w:sz w:val="22"/>
      <w:lang w:val="en-GB"/>
    </w:rPr>
  </w:style>
  <w:style w:type="paragraph" w:styleId="Tekstzonderopmaak">
    <w:name w:val="Plain Text"/>
    <w:basedOn w:val="Standaard"/>
    <w:link w:val="TekstzonderopmaakChar"/>
    <w:rsid w:val="00394566"/>
    <w:rPr>
      <w:rFonts w:ascii="Courier New" w:eastAsia="Times New Roman" w:hAnsi="Courier New" w:cs="Courier New"/>
      <w:sz w:val="20"/>
    </w:rPr>
  </w:style>
  <w:style w:type="character" w:customStyle="1" w:styleId="TekstzonderopmaakChar">
    <w:name w:val="Tekst zonder opmaak Char"/>
    <w:basedOn w:val="Standaardalinea-lettertype"/>
    <w:link w:val="Tekstzonderopmaak"/>
    <w:rsid w:val="00394566"/>
    <w:rPr>
      <w:rFonts w:ascii="Courier New" w:hAnsi="Courier New" w:cs="Courier New"/>
      <w:lang w:val="en-GB"/>
    </w:rPr>
  </w:style>
  <w:style w:type="character" w:customStyle="1" w:styleId="PersonalComposeStyle">
    <w:name w:val="Personal Compose Style"/>
    <w:rsid w:val="00394566"/>
    <w:rPr>
      <w:rFonts w:ascii="Arial" w:hAnsi="Arial" w:cs="Arial"/>
      <w:color w:val="auto"/>
      <w:sz w:val="20"/>
    </w:rPr>
  </w:style>
  <w:style w:type="character" w:customStyle="1" w:styleId="PersonalReplyStyle">
    <w:name w:val="Personal Reply Style"/>
    <w:rsid w:val="00394566"/>
    <w:rPr>
      <w:rFonts w:ascii="Arial" w:hAnsi="Arial" w:cs="Arial"/>
      <w:color w:val="auto"/>
      <w:sz w:val="20"/>
    </w:rPr>
  </w:style>
  <w:style w:type="paragraph" w:styleId="Plattetekstinspringen2">
    <w:name w:val="Body Text Indent 2"/>
    <w:basedOn w:val="Standaard"/>
    <w:link w:val="Plattetekstinspringen2Char"/>
    <w:rsid w:val="00394566"/>
    <w:pPr>
      <w:spacing w:after="120" w:line="480" w:lineRule="auto"/>
      <w:ind w:left="283"/>
    </w:pPr>
    <w:rPr>
      <w:rFonts w:eastAsia="Times New Roman"/>
    </w:rPr>
  </w:style>
  <w:style w:type="character" w:customStyle="1" w:styleId="Plattetekstinspringen2Char">
    <w:name w:val="Platte tekst inspringen 2 Char"/>
    <w:basedOn w:val="Standaardalinea-lettertype"/>
    <w:link w:val="Plattetekstinspringen2"/>
    <w:rsid w:val="00394566"/>
    <w:rPr>
      <w:rFonts w:ascii="Arial" w:hAnsi="Arial"/>
      <w:sz w:val="22"/>
      <w:lang w:val="en-GB"/>
    </w:rPr>
  </w:style>
  <w:style w:type="paragraph" w:customStyle="1" w:styleId="Default">
    <w:name w:val="Default"/>
    <w:rsid w:val="00394566"/>
    <w:pPr>
      <w:autoSpaceDE w:val="0"/>
      <w:autoSpaceDN w:val="0"/>
      <w:adjustRightInd w:val="0"/>
    </w:pPr>
    <w:rPr>
      <w:color w:val="000000"/>
      <w:sz w:val="24"/>
      <w:szCs w:val="24"/>
      <w:lang w:val="en-US"/>
    </w:rPr>
  </w:style>
  <w:style w:type="paragraph" w:styleId="Plattetekst2">
    <w:name w:val="Body Text 2"/>
    <w:basedOn w:val="Standaard"/>
    <w:link w:val="Plattetekst2Char"/>
    <w:rsid w:val="00394566"/>
    <w:pPr>
      <w:spacing w:after="120" w:line="480" w:lineRule="auto"/>
    </w:pPr>
    <w:rPr>
      <w:rFonts w:eastAsia="Times New Roman"/>
    </w:rPr>
  </w:style>
  <w:style w:type="character" w:customStyle="1" w:styleId="Plattetekst2Char">
    <w:name w:val="Platte tekst 2 Char"/>
    <w:basedOn w:val="Standaardalinea-lettertype"/>
    <w:link w:val="Plattetekst2"/>
    <w:rsid w:val="00394566"/>
    <w:rPr>
      <w:rFonts w:ascii="Arial" w:hAnsi="Arial"/>
      <w:sz w:val="22"/>
      <w:lang w:val="en-GB"/>
    </w:rPr>
  </w:style>
  <w:style w:type="character" w:styleId="Nadruk">
    <w:name w:val="Emphasis"/>
    <w:rsid w:val="00394566"/>
    <w:rPr>
      <w:i/>
      <w:iCs/>
    </w:rPr>
  </w:style>
  <w:style w:type="paragraph" w:styleId="Plattetekst3">
    <w:name w:val="Body Text 3"/>
    <w:basedOn w:val="Standaard"/>
    <w:link w:val="Plattetekst3Char"/>
    <w:rsid w:val="00394566"/>
    <w:pPr>
      <w:spacing w:after="120"/>
    </w:pPr>
    <w:rPr>
      <w:rFonts w:eastAsia="Times New Roman"/>
      <w:sz w:val="16"/>
      <w:szCs w:val="16"/>
    </w:rPr>
  </w:style>
  <w:style w:type="character" w:customStyle="1" w:styleId="Plattetekst3Char">
    <w:name w:val="Platte tekst 3 Char"/>
    <w:basedOn w:val="Standaardalinea-lettertype"/>
    <w:link w:val="Plattetekst3"/>
    <w:rsid w:val="00394566"/>
    <w:rPr>
      <w:rFonts w:ascii="Arial" w:hAnsi="Arial"/>
      <w:sz w:val="16"/>
      <w:szCs w:val="16"/>
      <w:lang w:val="en-GB"/>
    </w:rPr>
  </w:style>
  <w:style w:type="paragraph" w:styleId="Platteteksteersteinspringing">
    <w:name w:val="Body Text First Indent"/>
    <w:basedOn w:val="Plattetekst"/>
    <w:link w:val="PlatteteksteersteinspringingChar"/>
    <w:rsid w:val="00394566"/>
    <w:pPr>
      <w:ind w:firstLine="210"/>
    </w:pPr>
  </w:style>
  <w:style w:type="character" w:customStyle="1" w:styleId="PlatteteksteersteinspringingChar">
    <w:name w:val="Platte tekst eerste inspringing Char"/>
    <w:basedOn w:val="PlattetekstChar"/>
    <w:link w:val="Platteteksteersteinspringing"/>
    <w:rsid w:val="00394566"/>
    <w:rPr>
      <w:rFonts w:ascii="Arial" w:hAnsi="Arial"/>
      <w:sz w:val="22"/>
      <w:lang w:val="en-GB"/>
    </w:rPr>
  </w:style>
  <w:style w:type="paragraph" w:styleId="Platteteksteersteinspringing2">
    <w:name w:val="Body Text First Indent 2"/>
    <w:basedOn w:val="Plattetekstinspringen"/>
    <w:link w:val="Platteteksteersteinspringing2Char"/>
    <w:rsid w:val="00394566"/>
    <w:pPr>
      <w:ind w:firstLine="210"/>
    </w:pPr>
  </w:style>
  <w:style w:type="character" w:customStyle="1" w:styleId="Platteteksteersteinspringing2Char">
    <w:name w:val="Platte tekst eerste inspringing 2 Char"/>
    <w:basedOn w:val="PlattetekstinspringenChar"/>
    <w:link w:val="Platteteksteersteinspringing2"/>
    <w:rsid w:val="00394566"/>
    <w:rPr>
      <w:rFonts w:ascii="Arial" w:hAnsi="Arial"/>
      <w:sz w:val="22"/>
      <w:lang w:val="en-GB"/>
    </w:rPr>
  </w:style>
  <w:style w:type="paragraph" w:styleId="Plattetekstinspringen3">
    <w:name w:val="Body Text Indent 3"/>
    <w:basedOn w:val="Standaard"/>
    <w:link w:val="Plattetekstinspringen3Char"/>
    <w:rsid w:val="00394566"/>
    <w:pPr>
      <w:spacing w:after="120"/>
      <w:ind w:left="283"/>
    </w:pPr>
    <w:rPr>
      <w:rFonts w:eastAsia="Times New Roman"/>
      <w:sz w:val="16"/>
      <w:szCs w:val="16"/>
    </w:rPr>
  </w:style>
  <w:style w:type="character" w:customStyle="1" w:styleId="Plattetekstinspringen3Char">
    <w:name w:val="Platte tekst inspringen 3 Char"/>
    <w:basedOn w:val="Standaardalinea-lettertype"/>
    <w:link w:val="Plattetekstinspringen3"/>
    <w:rsid w:val="00394566"/>
    <w:rPr>
      <w:rFonts w:ascii="Arial" w:hAnsi="Arial"/>
      <w:sz w:val="16"/>
      <w:szCs w:val="16"/>
      <w:lang w:val="en-GB"/>
    </w:rPr>
  </w:style>
  <w:style w:type="paragraph" w:customStyle="1" w:styleId="CaptionTable">
    <w:name w:val="Caption Table"/>
    <w:basedOn w:val="Bijschrift"/>
    <w:rsid w:val="00394566"/>
    <w:pPr>
      <w:overflowPunct/>
      <w:autoSpaceDE/>
      <w:autoSpaceDN/>
      <w:adjustRightInd/>
      <w:spacing w:before="120" w:after="240"/>
      <w:jc w:val="center"/>
      <w:textAlignment w:val="auto"/>
    </w:pPr>
    <w:rPr>
      <w:rFonts w:ascii="Arial" w:eastAsia="Times New Roman" w:hAnsi="Arial"/>
      <w:bCs w:val="0"/>
      <w:color w:val="auto"/>
      <w:sz w:val="22"/>
      <w:szCs w:val="20"/>
      <w:lang w:val="en-GB"/>
    </w:rPr>
  </w:style>
  <w:style w:type="paragraph" w:styleId="Datum">
    <w:name w:val="Date"/>
    <w:basedOn w:val="Standaard"/>
    <w:next w:val="Standaard"/>
    <w:link w:val="DatumChar"/>
    <w:rsid w:val="00394566"/>
    <w:rPr>
      <w:rFonts w:eastAsia="Times New Roman"/>
    </w:rPr>
  </w:style>
  <w:style w:type="character" w:customStyle="1" w:styleId="DatumChar">
    <w:name w:val="Datum Char"/>
    <w:basedOn w:val="Standaardalinea-lettertype"/>
    <w:link w:val="Datum"/>
    <w:rsid w:val="00394566"/>
    <w:rPr>
      <w:rFonts w:ascii="Arial" w:hAnsi="Arial"/>
      <w:sz w:val="22"/>
      <w:lang w:val="en-GB"/>
    </w:rPr>
  </w:style>
  <w:style w:type="paragraph" w:styleId="Documentstructuur">
    <w:name w:val="Document Map"/>
    <w:basedOn w:val="Standaard"/>
    <w:link w:val="DocumentstructuurChar"/>
    <w:semiHidden/>
    <w:rsid w:val="00394566"/>
    <w:pPr>
      <w:shd w:val="clear" w:color="auto" w:fill="000080"/>
    </w:pPr>
    <w:rPr>
      <w:rFonts w:ascii="Tahoma" w:eastAsia="Times New Roman" w:hAnsi="Tahoma" w:cs="Tahoma"/>
    </w:rPr>
  </w:style>
  <w:style w:type="character" w:customStyle="1" w:styleId="DocumentstructuurChar">
    <w:name w:val="Documentstructuur Char"/>
    <w:basedOn w:val="Standaardalinea-lettertype"/>
    <w:link w:val="Documentstructuur"/>
    <w:semiHidden/>
    <w:rsid w:val="00394566"/>
    <w:rPr>
      <w:rFonts w:ascii="Tahoma" w:hAnsi="Tahoma" w:cs="Tahoma"/>
      <w:sz w:val="22"/>
      <w:shd w:val="clear" w:color="auto" w:fill="000080"/>
      <w:lang w:val="en-GB"/>
    </w:rPr>
  </w:style>
  <w:style w:type="paragraph" w:styleId="E-mailhandtekening">
    <w:name w:val="E-mail Signature"/>
    <w:basedOn w:val="Standaard"/>
    <w:link w:val="E-mailhandtekeningChar"/>
    <w:rsid w:val="00394566"/>
    <w:rPr>
      <w:rFonts w:eastAsia="Times New Roman"/>
    </w:rPr>
  </w:style>
  <w:style w:type="character" w:customStyle="1" w:styleId="E-mailhandtekeningChar">
    <w:name w:val="E-mailhandtekening Char"/>
    <w:basedOn w:val="Standaardalinea-lettertype"/>
    <w:link w:val="E-mailhandtekening"/>
    <w:rsid w:val="00394566"/>
    <w:rPr>
      <w:rFonts w:ascii="Arial" w:hAnsi="Arial"/>
      <w:sz w:val="22"/>
      <w:lang w:val="en-GB"/>
    </w:rPr>
  </w:style>
  <w:style w:type="paragraph" w:styleId="Eindnoottekst">
    <w:name w:val="endnote text"/>
    <w:basedOn w:val="Standaard"/>
    <w:link w:val="EindnoottekstChar"/>
    <w:semiHidden/>
    <w:rsid w:val="00394566"/>
    <w:rPr>
      <w:rFonts w:eastAsia="Times New Roman"/>
      <w:sz w:val="20"/>
    </w:rPr>
  </w:style>
  <w:style w:type="character" w:customStyle="1" w:styleId="EindnoottekstChar">
    <w:name w:val="Eindnoottekst Char"/>
    <w:basedOn w:val="Standaardalinea-lettertype"/>
    <w:link w:val="Eindnoottekst"/>
    <w:semiHidden/>
    <w:rsid w:val="00394566"/>
    <w:rPr>
      <w:rFonts w:ascii="Arial" w:hAnsi="Arial"/>
      <w:lang w:val="en-GB"/>
    </w:rPr>
  </w:style>
  <w:style w:type="paragraph" w:styleId="Adresenvelop">
    <w:name w:val="envelope address"/>
    <w:basedOn w:val="Standaard"/>
    <w:rsid w:val="00394566"/>
    <w:pPr>
      <w:framePr w:w="7920" w:h="1980" w:hRule="exact" w:hSpace="180" w:wrap="auto" w:hAnchor="page" w:xAlign="center" w:yAlign="bottom"/>
      <w:ind w:left="2880"/>
    </w:pPr>
    <w:rPr>
      <w:rFonts w:eastAsia="Times New Roman" w:cs="Arial"/>
      <w:sz w:val="24"/>
      <w:szCs w:val="24"/>
    </w:rPr>
  </w:style>
  <w:style w:type="paragraph" w:styleId="Afzender">
    <w:name w:val="envelope return"/>
    <w:basedOn w:val="Standaard"/>
    <w:rsid w:val="00394566"/>
    <w:rPr>
      <w:rFonts w:eastAsia="Times New Roman" w:cs="Arial"/>
      <w:sz w:val="20"/>
    </w:rPr>
  </w:style>
  <w:style w:type="character" w:customStyle="1" w:styleId="geo-decgeo">
    <w:name w:val="geo-dec geo"/>
    <w:basedOn w:val="Standaardalinea-lettertype"/>
    <w:rsid w:val="00394566"/>
  </w:style>
  <w:style w:type="character" w:customStyle="1" w:styleId="geo-dms1">
    <w:name w:val="geo-dms1"/>
    <w:rsid w:val="00394566"/>
    <w:rPr>
      <w:vanish w:val="0"/>
      <w:webHidden w:val="0"/>
    </w:rPr>
  </w:style>
  <w:style w:type="character" w:customStyle="1" w:styleId="geo-multi-punct1">
    <w:name w:val="geo-multi-punct1"/>
    <w:rsid w:val="00394566"/>
    <w:rPr>
      <w:vanish/>
      <w:webHidden w:val="0"/>
    </w:rPr>
  </w:style>
  <w:style w:type="paragraph" w:styleId="HTML-adres">
    <w:name w:val="HTML Address"/>
    <w:basedOn w:val="Standaard"/>
    <w:link w:val="HTML-adresChar"/>
    <w:rsid w:val="00394566"/>
    <w:rPr>
      <w:rFonts w:eastAsia="Times New Roman"/>
      <w:i/>
      <w:iCs/>
    </w:rPr>
  </w:style>
  <w:style w:type="character" w:customStyle="1" w:styleId="HTML-adresChar">
    <w:name w:val="HTML-adres Char"/>
    <w:basedOn w:val="Standaardalinea-lettertype"/>
    <w:link w:val="HTML-adres"/>
    <w:rsid w:val="00394566"/>
    <w:rPr>
      <w:rFonts w:ascii="Arial" w:hAnsi="Arial"/>
      <w:i/>
      <w:iCs/>
      <w:sz w:val="22"/>
      <w:lang w:val="en-GB"/>
    </w:rPr>
  </w:style>
  <w:style w:type="paragraph" w:styleId="HTML-voorafopgemaakt">
    <w:name w:val="HTML Preformatted"/>
    <w:basedOn w:val="Standaard"/>
    <w:link w:val="HTML-voorafopgemaaktChar"/>
    <w:rsid w:val="00394566"/>
    <w:rPr>
      <w:rFonts w:ascii="Courier New" w:eastAsia="Times New Roman" w:hAnsi="Courier New" w:cs="Courier New"/>
      <w:sz w:val="20"/>
    </w:rPr>
  </w:style>
  <w:style w:type="character" w:customStyle="1" w:styleId="HTML-voorafopgemaaktChar">
    <w:name w:val="HTML - vooraf opgemaakt Char"/>
    <w:basedOn w:val="Standaardalinea-lettertype"/>
    <w:link w:val="HTML-voorafopgemaakt"/>
    <w:rsid w:val="00394566"/>
    <w:rPr>
      <w:rFonts w:ascii="Courier New" w:hAnsi="Courier New" w:cs="Courier New"/>
      <w:lang w:val="en-GB"/>
    </w:rPr>
  </w:style>
  <w:style w:type="paragraph" w:styleId="Index8">
    <w:name w:val="index 8"/>
    <w:basedOn w:val="Standaard"/>
    <w:next w:val="Standaard"/>
    <w:autoRedefine/>
    <w:semiHidden/>
    <w:rsid w:val="00394566"/>
    <w:pPr>
      <w:ind w:left="1760" w:hanging="220"/>
    </w:pPr>
    <w:rPr>
      <w:rFonts w:eastAsia="Times New Roman"/>
    </w:rPr>
  </w:style>
  <w:style w:type="paragraph" w:styleId="Index9">
    <w:name w:val="index 9"/>
    <w:basedOn w:val="Standaard"/>
    <w:next w:val="Standaard"/>
    <w:autoRedefine/>
    <w:semiHidden/>
    <w:rsid w:val="00394566"/>
    <w:pPr>
      <w:ind w:left="1980" w:hanging="220"/>
    </w:pPr>
    <w:rPr>
      <w:rFonts w:eastAsia="Times New Roman"/>
    </w:rPr>
  </w:style>
  <w:style w:type="character" w:customStyle="1" w:styleId="latitude1">
    <w:name w:val="latitude1"/>
    <w:basedOn w:val="Standaardalinea-lettertype"/>
    <w:rsid w:val="00394566"/>
  </w:style>
  <w:style w:type="paragraph" w:styleId="Lijst3">
    <w:name w:val="List 3"/>
    <w:basedOn w:val="Standaard"/>
    <w:rsid w:val="00394566"/>
    <w:pPr>
      <w:ind w:left="849" w:hanging="283"/>
    </w:pPr>
    <w:rPr>
      <w:rFonts w:eastAsia="Times New Roman"/>
    </w:rPr>
  </w:style>
  <w:style w:type="paragraph" w:styleId="Lijst4">
    <w:name w:val="List 4"/>
    <w:basedOn w:val="Standaard"/>
    <w:rsid w:val="00394566"/>
    <w:pPr>
      <w:ind w:left="1132" w:hanging="283"/>
    </w:pPr>
    <w:rPr>
      <w:rFonts w:eastAsia="Times New Roman"/>
    </w:rPr>
  </w:style>
  <w:style w:type="paragraph" w:styleId="Lijst5">
    <w:name w:val="List 5"/>
    <w:basedOn w:val="Standaard"/>
    <w:rsid w:val="00394566"/>
    <w:pPr>
      <w:ind w:left="1415" w:hanging="283"/>
    </w:pPr>
    <w:rPr>
      <w:rFonts w:eastAsia="Times New Roman"/>
    </w:rPr>
  </w:style>
  <w:style w:type="paragraph" w:styleId="Lijstopsomteken3">
    <w:name w:val="List Bullet 3"/>
    <w:basedOn w:val="Standaard"/>
    <w:autoRedefine/>
    <w:rsid w:val="00394566"/>
    <w:pPr>
      <w:numPr>
        <w:numId w:val="11"/>
      </w:numPr>
    </w:pPr>
    <w:rPr>
      <w:rFonts w:eastAsia="Times New Roman"/>
    </w:rPr>
  </w:style>
  <w:style w:type="paragraph" w:styleId="Lijstopsomteken5">
    <w:name w:val="List Bullet 5"/>
    <w:basedOn w:val="Standaard"/>
    <w:autoRedefine/>
    <w:rsid w:val="00394566"/>
    <w:pPr>
      <w:numPr>
        <w:numId w:val="13"/>
      </w:numPr>
    </w:pPr>
    <w:rPr>
      <w:rFonts w:eastAsia="Times New Roman"/>
    </w:rPr>
  </w:style>
  <w:style w:type="paragraph" w:styleId="Lijstvoortzetting">
    <w:name w:val="List Continue"/>
    <w:basedOn w:val="Standaard"/>
    <w:rsid w:val="00394566"/>
    <w:pPr>
      <w:spacing w:after="120"/>
      <w:ind w:left="283"/>
    </w:pPr>
    <w:rPr>
      <w:rFonts w:eastAsia="Times New Roman"/>
    </w:rPr>
  </w:style>
  <w:style w:type="paragraph" w:styleId="Lijstvoortzetting2">
    <w:name w:val="List Continue 2"/>
    <w:basedOn w:val="Standaard"/>
    <w:rsid w:val="00394566"/>
    <w:pPr>
      <w:spacing w:after="120"/>
      <w:ind w:left="566"/>
    </w:pPr>
    <w:rPr>
      <w:rFonts w:eastAsia="Times New Roman"/>
    </w:rPr>
  </w:style>
  <w:style w:type="paragraph" w:styleId="Lijstvoortzetting3">
    <w:name w:val="List Continue 3"/>
    <w:basedOn w:val="Standaard"/>
    <w:rsid w:val="00394566"/>
    <w:pPr>
      <w:spacing w:after="120"/>
      <w:ind w:left="849"/>
    </w:pPr>
    <w:rPr>
      <w:rFonts w:eastAsia="Times New Roman"/>
    </w:rPr>
  </w:style>
  <w:style w:type="paragraph" w:styleId="Lijstvoortzetting4">
    <w:name w:val="List Continue 4"/>
    <w:basedOn w:val="Standaard"/>
    <w:rsid w:val="00394566"/>
    <w:pPr>
      <w:spacing w:after="120"/>
      <w:ind w:left="1132"/>
    </w:pPr>
    <w:rPr>
      <w:rFonts w:eastAsia="Times New Roman"/>
    </w:rPr>
  </w:style>
  <w:style w:type="paragraph" w:styleId="Lijstvoortzetting5">
    <w:name w:val="List Continue 5"/>
    <w:basedOn w:val="Standaard"/>
    <w:rsid w:val="00394566"/>
    <w:pPr>
      <w:spacing w:after="120"/>
      <w:ind w:left="1415"/>
    </w:pPr>
    <w:rPr>
      <w:rFonts w:eastAsia="Times New Roman"/>
    </w:rPr>
  </w:style>
  <w:style w:type="paragraph" w:styleId="Lijstnummering">
    <w:name w:val="List Number"/>
    <w:basedOn w:val="Standaard"/>
    <w:rsid w:val="00394566"/>
    <w:pPr>
      <w:numPr>
        <w:numId w:val="18"/>
      </w:numPr>
    </w:pPr>
    <w:rPr>
      <w:rFonts w:eastAsia="Times New Roman"/>
      <w:b/>
      <w:bCs/>
    </w:rPr>
  </w:style>
  <w:style w:type="paragraph" w:styleId="Lijstnummering2">
    <w:name w:val="List Number 2"/>
    <w:basedOn w:val="Standaard"/>
    <w:rsid w:val="00394566"/>
    <w:pPr>
      <w:numPr>
        <w:numId w:val="14"/>
      </w:numPr>
    </w:pPr>
    <w:rPr>
      <w:rFonts w:eastAsia="Times New Roman"/>
    </w:rPr>
  </w:style>
  <w:style w:type="paragraph" w:styleId="Lijstnummering3">
    <w:name w:val="List Number 3"/>
    <w:basedOn w:val="Standaard"/>
    <w:rsid w:val="00394566"/>
    <w:pPr>
      <w:numPr>
        <w:numId w:val="15"/>
      </w:numPr>
    </w:pPr>
    <w:rPr>
      <w:rFonts w:eastAsia="Times New Roman"/>
    </w:rPr>
  </w:style>
  <w:style w:type="paragraph" w:styleId="Lijstnummering4">
    <w:name w:val="List Number 4"/>
    <w:basedOn w:val="Standaard"/>
    <w:rsid w:val="00394566"/>
    <w:pPr>
      <w:numPr>
        <w:numId w:val="16"/>
      </w:numPr>
    </w:pPr>
    <w:rPr>
      <w:rFonts w:eastAsia="Times New Roman"/>
    </w:rPr>
  </w:style>
  <w:style w:type="paragraph" w:styleId="Lijstnummering5">
    <w:name w:val="List Number 5"/>
    <w:basedOn w:val="Standaard"/>
    <w:rsid w:val="00394566"/>
    <w:pPr>
      <w:numPr>
        <w:numId w:val="17"/>
      </w:numPr>
    </w:pPr>
    <w:rPr>
      <w:rFonts w:eastAsia="Times New Roman"/>
    </w:rPr>
  </w:style>
  <w:style w:type="character" w:customStyle="1" w:styleId="longitude1">
    <w:name w:val="longitude1"/>
    <w:basedOn w:val="Standaardalinea-lettertype"/>
    <w:rsid w:val="00394566"/>
  </w:style>
  <w:style w:type="paragraph" w:styleId="Berichtkop">
    <w:name w:val="Message Header"/>
    <w:basedOn w:val="Standaard"/>
    <w:link w:val="BerichtkopChar"/>
    <w:rsid w:val="00394566"/>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z w:val="24"/>
      <w:szCs w:val="24"/>
    </w:rPr>
  </w:style>
  <w:style w:type="character" w:customStyle="1" w:styleId="BerichtkopChar">
    <w:name w:val="Berichtkop Char"/>
    <w:basedOn w:val="Standaardalinea-lettertype"/>
    <w:link w:val="Berichtkop"/>
    <w:rsid w:val="00394566"/>
    <w:rPr>
      <w:rFonts w:ascii="Arial" w:hAnsi="Arial" w:cs="Arial"/>
      <w:sz w:val="24"/>
      <w:szCs w:val="24"/>
      <w:shd w:val="pct20" w:color="auto" w:fill="auto"/>
      <w:lang w:val="en-GB"/>
    </w:rPr>
  </w:style>
  <w:style w:type="paragraph" w:styleId="Normaalweb">
    <w:name w:val="Normal (Web)"/>
    <w:basedOn w:val="Standaard"/>
    <w:rsid w:val="00394566"/>
    <w:rPr>
      <w:rFonts w:ascii="Times New Roman" w:eastAsia="Times New Roman" w:hAnsi="Times New Roman"/>
      <w:sz w:val="24"/>
      <w:szCs w:val="24"/>
    </w:rPr>
  </w:style>
  <w:style w:type="paragraph" w:styleId="Notitiekop">
    <w:name w:val="Note Heading"/>
    <w:basedOn w:val="Standaard"/>
    <w:next w:val="Standaard"/>
    <w:link w:val="NotitiekopChar"/>
    <w:rsid w:val="00394566"/>
    <w:rPr>
      <w:rFonts w:eastAsia="Times New Roman"/>
    </w:rPr>
  </w:style>
  <w:style w:type="character" w:customStyle="1" w:styleId="NotitiekopChar">
    <w:name w:val="Notitiekop Char"/>
    <w:basedOn w:val="Standaardalinea-lettertype"/>
    <w:link w:val="Notitiekop"/>
    <w:rsid w:val="00394566"/>
    <w:rPr>
      <w:rFonts w:ascii="Arial" w:hAnsi="Arial"/>
      <w:sz w:val="22"/>
      <w:lang w:val="en-GB"/>
    </w:rPr>
  </w:style>
  <w:style w:type="character" w:customStyle="1" w:styleId="plainlinksneverexpand1">
    <w:name w:val="plainlinksneverexpand1"/>
    <w:basedOn w:val="Standaardalinea-lettertype"/>
    <w:rsid w:val="00394566"/>
  </w:style>
  <w:style w:type="paragraph" w:styleId="Aanhef">
    <w:name w:val="Salutation"/>
    <w:basedOn w:val="Standaard"/>
    <w:next w:val="Standaard"/>
    <w:link w:val="AanhefChar"/>
    <w:rsid w:val="00394566"/>
    <w:rPr>
      <w:rFonts w:eastAsia="Times New Roman"/>
    </w:rPr>
  </w:style>
  <w:style w:type="character" w:customStyle="1" w:styleId="AanhefChar">
    <w:name w:val="Aanhef Char"/>
    <w:basedOn w:val="Standaardalinea-lettertype"/>
    <w:link w:val="Aanhef"/>
    <w:rsid w:val="00394566"/>
    <w:rPr>
      <w:rFonts w:ascii="Arial" w:hAnsi="Arial"/>
      <w:sz w:val="22"/>
      <w:lang w:val="en-GB"/>
    </w:rPr>
  </w:style>
  <w:style w:type="paragraph" w:styleId="Handtekening">
    <w:name w:val="Signature"/>
    <w:basedOn w:val="Standaard"/>
    <w:link w:val="HandtekeningChar"/>
    <w:rsid w:val="00394566"/>
    <w:pPr>
      <w:ind w:left="4252"/>
    </w:pPr>
    <w:rPr>
      <w:rFonts w:eastAsia="Times New Roman"/>
    </w:rPr>
  </w:style>
  <w:style w:type="character" w:customStyle="1" w:styleId="HandtekeningChar">
    <w:name w:val="Handtekening Char"/>
    <w:basedOn w:val="Standaardalinea-lettertype"/>
    <w:link w:val="Handtekening"/>
    <w:rsid w:val="00394566"/>
    <w:rPr>
      <w:rFonts w:ascii="Arial" w:hAnsi="Arial"/>
      <w:sz w:val="22"/>
      <w:lang w:val="en-GB"/>
    </w:rPr>
  </w:style>
  <w:style w:type="paragraph" w:styleId="Bronvermelding">
    <w:name w:val="table of authorities"/>
    <w:basedOn w:val="Standaard"/>
    <w:next w:val="Standaard"/>
    <w:semiHidden/>
    <w:rsid w:val="00394566"/>
    <w:pPr>
      <w:ind w:left="220" w:hanging="220"/>
    </w:pPr>
    <w:rPr>
      <w:rFonts w:eastAsia="Times New Roman"/>
    </w:rPr>
  </w:style>
  <w:style w:type="paragraph" w:styleId="Kopbronvermelding">
    <w:name w:val="toa heading"/>
    <w:basedOn w:val="Standaard"/>
    <w:next w:val="Standaard"/>
    <w:semiHidden/>
    <w:rsid w:val="00394566"/>
    <w:pPr>
      <w:spacing w:before="120"/>
    </w:pPr>
    <w:rPr>
      <w:rFonts w:eastAsia="Times New Roman" w:cs="Arial"/>
      <w:b/>
      <w:bCs/>
      <w:sz w:val="24"/>
      <w:szCs w:val="24"/>
    </w:rPr>
  </w:style>
  <w:style w:type="paragraph" w:customStyle="1" w:styleId="zIBusinessUnit1">
    <w:name w:val="zI_BusinessUnit1"/>
    <w:basedOn w:val="Text"/>
    <w:next w:val="Text"/>
    <w:rsid w:val="00394566"/>
    <w:rPr>
      <w:b/>
      <w:bCs/>
      <w:noProof/>
      <w:sz w:val="14"/>
      <w:szCs w:val="20"/>
    </w:rPr>
  </w:style>
  <w:style w:type="paragraph" w:customStyle="1" w:styleId="zICompanyAddress1">
    <w:name w:val="zI_CompanyAddress1"/>
    <w:basedOn w:val="Text"/>
    <w:next w:val="Text"/>
    <w:rsid w:val="00394566"/>
    <w:pPr>
      <w:tabs>
        <w:tab w:val="left" w:pos="907"/>
      </w:tabs>
      <w:spacing w:after="120"/>
    </w:pPr>
    <w:rPr>
      <w:sz w:val="14"/>
      <w:szCs w:val="20"/>
    </w:rPr>
  </w:style>
  <w:style w:type="paragraph" w:customStyle="1" w:styleId="zICompanyName1">
    <w:name w:val="zI_CompanyName1"/>
    <w:basedOn w:val="Text"/>
    <w:next w:val="Text"/>
    <w:rsid w:val="00394566"/>
    <w:rPr>
      <w:rFonts w:ascii="Arial Black" w:hAnsi="Arial Black" w:cs="Arial"/>
      <w:noProof/>
      <w:sz w:val="18"/>
      <w:szCs w:val="20"/>
    </w:rPr>
  </w:style>
  <w:style w:type="paragraph" w:customStyle="1" w:styleId="zIFooter1">
    <w:name w:val="zI_Footer1"/>
    <w:basedOn w:val="Standaard"/>
    <w:rsid w:val="00394566"/>
    <w:pPr>
      <w:spacing w:before="60" w:after="60"/>
    </w:pPr>
    <w:rPr>
      <w:rFonts w:eastAsia="Times New Roman"/>
      <w:noProof/>
      <w:sz w:val="14"/>
    </w:rPr>
  </w:style>
  <w:style w:type="paragraph" w:customStyle="1" w:styleId="zIFooter2">
    <w:name w:val="zI_Footer2"/>
    <w:basedOn w:val="Standaard"/>
    <w:next w:val="Text"/>
    <w:rsid w:val="00394566"/>
    <w:rPr>
      <w:rFonts w:eastAsia="Times New Roman"/>
      <w:sz w:val="12"/>
    </w:rPr>
  </w:style>
  <w:style w:type="character" w:customStyle="1" w:styleId="ps-large-tps-bold-t">
    <w:name w:val="ps-large-t ps-bold-t"/>
    <w:basedOn w:val="Standaardalinea-lettertype"/>
    <w:rsid w:val="00394566"/>
  </w:style>
  <w:style w:type="character" w:customStyle="1" w:styleId="bold1">
    <w:name w:val="bold1"/>
    <w:rsid w:val="00394566"/>
    <w:rPr>
      <w:b/>
      <w:bCs/>
    </w:rPr>
  </w:style>
  <w:style w:type="table" w:styleId="Tabelraster">
    <w:name w:val="Table Grid"/>
    <w:basedOn w:val="Standaardtabel"/>
    <w:rsid w:val="00394566"/>
    <w:pPr>
      <w:overflowPunct w:val="0"/>
      <w:autoSpaceDE w:val="0"/>
      <w:autoSpaceDN w:val="0"/>
      <w:adjustRightInd w:val="0"/>
      <w:textAlignment w:val="baseline"/>
    </w:pPr>
    <w:rPr>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eenafstand1">
    <w:name w:val="Geen afstand1"/>
    <w:link w:val="NoSpacingChar"/>
    <w:rsid w:val="00394566"/>
    <w:rPr>
      <w:rFonts w:ascii="Calibri" w:hAnsi="Calibri"/>
    </w:rPr>
  </w:style>
  <w:style w:type="character" w:customStyle="1" w:styleId="NoSpacingChar">
    <w:name w:val="No Spacing Char"/>
    <w:link w:val="Geenafstand1"/>
    <w:locked/>
    <w:rsid w:val="00394566"/>
    <w:rPr>
      <w:rFonts w:ascii="Calibri" w:hAnsi="Calibri"/>
    </w:rPr>
  </w:style>
  <w:style w:type="paragraph" w:customStyle="1" w:styleId="Lijstalinea1">
    <w:name w:val="Lijstalinea1"/>
    <w:basedOn w:val="Standaard"/>
    <w:rsid w:val="00394566"/>
    <w:pPr>
      <w:ind w:left="720"/>
      <w:contextualSpacing/>
    </w:pPr>
    <w:rPr>
      <w:rFonts w:ascii="Calibri" w:eastAsia="Times New Roman" w:hAnsi="Calibri"/>
    </w:rPr>
  </w:style>
  <w:style w:type="paragraph" w:customStyle="1" w:styleId="Opmaakprofiel1">
    <w:name w:val="Opmaakprofiel1"/>
    <w:basedOn w:val="Kop4"/>
    <w:rsid w:val="00394566"/>
    <w:pPr>
      <w:numPr>
        <w:ilvl w:val="0"/>
        <w:numId w:val="0"/>
      </w:numPr>
      <w:tabs>
        <w:tab w:val="num" w:pos="2880"/>
      </w:tabs>
    </w:pPr>
    <w:rPr>
      <w:sz w:val="22"/>
      <w:lang w:val="en-US"/>
    </w:rPr>
  </w:style>
  <w:style w:type="paragraph" w:customStyle="1" w:styleId="Opmaakprofiel2">
    <w:name w:val="Opmaakprofiel2"/>
    <w:basedOn w:val="Kop3"/>
    <w:rsid w:val="00394566"/>
    <w:pPr>
      <w:numPr>
        <w:ilvl w:val="0"/>
        <w:numId w:val="0"/>
      </w:numPr>
      <w:tabs>
        <w:tab w:val="num" w:pos="2160"/>
      </w:tabs>
    </w:pPr>
    <w:rPr>
      <w:sz w:val="24"/>
      <w:lang w:val="en-US"/>
    </w:rPr>
  </w:style>
  <w:style w:type="paragraph" w:customStyle="1" w:styleId="Standard">
    <w:name w:val="Standard"/>
    <w:basedOn w:val="Standaard"/>
    <w:rsid w:val="00394566"/>
    <w:pPr>
      <w:spacing w:line="360" w:lineRule="auto"/>
      <w:jc w:val="center"/>
    </w:pPr>
    <w:rPr>
      <w:rFonts w:ascii="Times" w:eastAsia="Times New Roman" w:hAnsi="Times"/>
      <w:lang w:val="fr-FR" w:eastAsia="fr-FR"/>
    </w:rPr>
  </w:style>
  <w:style w:type="paragraph" w:customStyle="1" w:styleId="Rpertoire">
    <w:name w:val="Répertoire"/>
    <w:basedOn w:val="Standaard"/>
    <w:rsid w:val="00394566"/>
    <w:pPr>
      <w:widowControl w:val="0"/>
      <w:suppressAutoHyphens/>
      <w:spacing w:line="360" w:lineRule="auto"/>
      <w:jc w:val="both"/>
    </w:pPr>
    <w:rPr>
      <w:rFonts w:ascii="Times New Roman" w:eastAsia="Times New Roman" w:hAnsi="Times New Roman"/>
      <w:lang w:val="fr-FR" w:eastAsia="fr-FR"/>
    </w:rPr>
  </w:style>
  <w:style w:type="paragraph" w:styleId="Citaat">
    <w:name w:val="Quote"/>
    <w:basedOn w:val="Standaard"/>
    <w:next w:val="Standaard"/>
    <w:link w:val="CitaatChar"/>
    <w:uiPriority w:val="29"/>
    <w:rsid w:val="00394566"/>
    <w:rPr>
      <w:rFonts w:eastAsia="Times New Roman"/>
      <w:i/>
      <w:iCs/>
      <w:color w:val="000000"/>
    </w:rPr>
  </w:style>
  <w:style w:type="character" w:customStyle="1" w:styleId="CitaatChar">
    <w:name w:val="Citaat Char"/>
    <w:basedOn w:val="Standaardalinea-lettertype"/>
    <w:link w:val="Citaat"/>
    <w:uiPriority w:val="29"/>
    <w:rsid w:val="00394566"/>
    <w:rPr>
      <w:rFonts w:ascii="Arial" w:hAnsi="Arial"/>
      <w:i/>
      <w:iCs/>
      <w:color w:val="000000"/>
      <w:sz w:val="22"/>
      <w:lang w:val="en-GB"/>
    </w:rPr>
  </w:style>
  <w:style w:type="character" w:customStyle="1" w:styleId="CitaatChar1">
    <w:name w:val="Citaat Char1"/>
    <w:basedOn w:val="Standaardalinea-lettertype"/>
    <w:uiPriority w:val="29"/>
    <w:rsid w:val="00394566"/>
    <w:rPr>
      <w:rFonts w:ascii="Arial" w:hAnsi="Arial"/>
      <w:i/>
      <w:iCs/>
      <w:color w:val="000000"/>
      <w:sz w:val="22"/>
      <w:lang w:val="en-GB" w:eastAsia="en-US"/>
    </w:rPr>
  </w:style>
  <w:style w:type="character" w:customStyle="1" w:styleId="Intensievebenadrukking1">
    <w:name w:val="Intensieve benadrukking1"/>
    <w:basedOn w:val="Standaardalinea-lettertype"/>
    <w:rsid w:val="00394566"/>
    <w:rPr>
      <w:b/>
      <w:bCs/>
      <w:i/>
      <w:iCs/>
      <w:color w:val="4F81BD"/>
    </w:rPr>
  </w:style>
  <w:style w:type="paragraph" w:customStyle="1" w:styleId="Lijstalinea2">
    <w:name w:val="Lijstalinea2"/>
    <w:basedOn w:val="Standaard"/>
    <w:rsid w:val="00394566"/>
    <w:pPr>
      <w:ind w:left="720"/>
    </w:pPr>
    <w:rPr>
      <w:rFonts w:ascii="Frutiger" w:eastAsia="Times New Roman" w:hAnsi="Frutiger" w:cs="Raavi"/>
      <w:sz w:val="20"/>
    </w:rPr>
  </w:style>
  <w:style w:type="paragraph" w:customStyle="1" w:styleId="opm">
    <w:name w:val="opm"/>
    <w:basedOn w:val="Text"/>
    <w:rsid w:val="00394566"/>
    <w:pPr>
      <w:jc w:val="center"/>
    </w:pPr>
    <w:rPr>
      <w:szCs w:val="20"/>
      <w:lang w:val="en-US"/>
    </w:rPr>
  </w:style>
  <w:style w:type="paragraph" w:customStyle="1" w:styleId="NootKop">
    <w:name w:val="Noot Kop"/>
    <w:basedOn w:val="Standaard"/>
    <w:next w:val="Standaard"/>
    <w:link w:val="NootKopChar"/>
    <w:rsid w:val="00394566"/>
    <w:pPr>
      <w:spacing w:before="240" w:after="120"/>
      <w:jc w:val="both"/>
    </w:pPr>
    <w:rPr>
      <w:rFonts w:ascii="Times New Roman" w:eastAsia="Times New Roman" w:hAnsi="Times New Roman"/>
      <w:b/>
      <w:sz w:val="18"/>
      <w:szCs w:val="24"/>
    </w:rPr>
  </w:style>
  <w:style w:type="character" w:customStyle="1" w:styleId="NootKopChar">
    <w:name w:val="Noot Kop Char"/>
    <w:basedOn w:val="Standaardalinea-lettertype"/>
    <w:link w:val="NootKop"/>
    <w:rsid w:val="00394566"/>
    <w:rPr>
      <w:b/>
      <w:sz w:val="18"/>
      <w:szCs w:val="24"/>
      <w:lang w:val="en-GB"/>
    </w:rPr>
  </w:style>
  <w:style w:type="paragraph" w:customStyle="1" w:styleId="Standaardinspringing2">
    <w:name w:val="Standaardinspringing2"/>
    <w:basedOn w:val="Standaard"/>
    <w:rsid w:val="00394566"/>
    <w:pPr>
      <w:ind w:left="1134"/>
    </w:pPr>
    <w:rPr>
      <w:rFonts w:ascii="Times New Roman" w:eastAsia="Times New Roman" w:hAnsi="Times New Roman"/>
      <w:sz w:val="24"/>
    </w:rPr>
  </w:style>
  <w:style w:type="paragraph" w:customStyle="1" w:styleId="Bijschrift10">
    <w:name w:val="Bijschrift1"/>
    <w:basedOn w:val="Bijschrift"/>
    <w:autoRedefine/>
    <w:rsid w:val="00394566"/>
    <w:pPr>
      <w:spacing w:before="120" w:after="240"/>
    </w:pPr>
    <w:rPr>
      <w:rFonts w:ascii="Arial" w:eastAsia="Times New Roman" w:hAnsi="Arial"/>
      <w:bCs w:val="0"/>
      <w:color w:val="auto"/>
      <w:szCs w:val="20"/>
      <w:lang w:val="en-GB"/>
    </w:rPr>
  </w:style>
  <w:style w:type="character" w:styleId="HTMLCode">
    <w:name w:val="HTML Code"/>
    <w:basedOn w:val="Standaardalinea-lettertype"/>
    <w:semiHidden/>
    <w:rsid w:val="00394566"/>
    <w:rPr>
      <w:rFonts w:ascii="Courier New" w:hAnsi="Courier New" w:cs="Courier New"/>
      <w:sz w:val="20"/>
      <w:szCs w:val="20"/>
    </w:rPr>
  </w:style>
  <w:style w:type="paragraph" w:customStyle="1" w:styleId="NootKopCharChar">
    <w:name w:val="Noot Kop Char Char"/>
    <w:basedOn w:val="Standaard"/>
    <w:next w:val="Standaard"/>
    <w:link w:val="NootKopCharCharChar"/>
    <w:rsid w:val="00394566"/>
    <w:pPr>
      <w:spacing w:before="240" w:after="120"/>
      <w:ind w:left="567"/>
      <w:jc w:val="both"/>
    </w:pPr>
    <w:rPr>
      <w:rFonts w:eastAsia="Times New Roman"/>
      <w:b/>
      <w:sz w:val="18"/>
      <w:szCs w:val="24"/>
      <w:lang w:eastAsia="nl-NL"/>
    </w:rPr>
  </w:style>
  <w:style w:type="character" w:customStyle="1" w:styleId="NootCharChar">
    <w:name w:val="Noot Char Char"/>
    <w:basedOn w:val="Standaardalinea-lettertype"/>
    <w:rsid w:val="00394566"/>
    <w:rPr>
      <w:sz w:val="18"/>
      <w:szCs w:val="24"/>
      <w:lang w:val="nl-NL" w:eastAsia="nl-NL" w:bidi="ar-SA"/>
    </w:rPr>
  </w:style>
  <w:style w:type="character" w:customStyle="1" w:styleId="NootKopCharCharChar">
    <w:name w:val="Noot Kop Char Char Char"/>
    <w:basedOn w:val="NootCharChar"/>
    <w:link w:val="NootKopCharChar"/>
    <w:rsid w:val="00394566"/>
    <w:rPr>
      <w:rFonts w:ascii="Arial" w:hAnsi="Arial"/>
      <w:b/>
      <w:sz w:val="18"/>
      <w:szCs w:val="24"/>
      <w:lang w:val="en-GB" w:eastAsia="nl-NL" w:bidi="ar-SA"/>
    </w:rPr>
  </w:style>
  <w:style w:type="paragraph" w:customStyle="1" w:styleId="Figuurnummer">
    <w:name w:val="Figuurnummer"/>
    <w:basedOn w:val="Bijschrift"/>
    <w:rsid w:val="00394566"/>
    <w:pPr>
      <w:spacing w:before="120" w:after="240"/>
    </w:pPr>
    <w:rPr>
      <w:rFonts w:ascii="Arial" w:eastAsia="Times New Roman" w:hAnsi="Arial"/>
      <w:bCs w:val="0"/>
      <w:color w:val="auto"/>
      <w:sz w:val="20"/>
      <w:szCs w:val="20"/>
      <w:lang w:val="en-GB"/>
    </w:rPr>
  </w:style>
  <w:style w:type="paragraph" w:customStyle="1" w:styleId="Opmaakprofiel3">
    <w:name w:val="Opmaakprofiel3"/>
    <w:basedOn w:val="Inhopg3"/>
    <w:rsid w:val="00394566"/>
    <w:pPr>
      <w:tabs>
        <w:tab w:val="left" w:pos="1728"/>
        <w:tab w:val="right" w:leader="dot" w:pos="9355"/>
      </w:tabs>
      <w:ind w:left="1134" w:right="566" w:hanging="567"/>
    </w:pPr>
    <w:rPr>
      <w:rFonts w:ascii="Arial" w:eastAsia="Times New Roman" w:hAnsi="Arial" w:cs="Times New Roman"/>
      <w:i w:val="0"/>
      <w:iCs w:val="0"/>
      <w:noProof/>
      <w:sz w:val="20"/>
      <w:lang w:val="nl-NL"/>
    </w:rPr>
  </w:style>
  <w:style w:type="character" w:customStyle="1" w:styleId="Intensievebenadrukking2">
    <w:name w:val="Intensieve benadrukking2"/>
    <w:basedOn w:val="Standaardalinea-lettertype"/>
    <w:rsid w:val="00394566"/>
    <w:rPr>
      <w:b/>
      <w:bCs/>
      <w:i/>
      <w:iCs/>
      <w:color w:val="4F81BD"/>
    </w:rPr>
  </w:style>
  <w:style w:type="character" w:customStyle="1" w:styleId="Heading5noNrChar">
    <w:name w:val="Heading 5 no Nr. Char"/>
    <w:basedOn w:val="Standaardalinea-lettertype"/>
    <w:link w:val="Heading5noNr"/>
    <w:rsid w:val="00394566"/>
    <w:rPr>
      <w:rFonts w:ascii="Arial" w:eastAsiaTheme="majorEastAsia" w:hAnsi="Arial" w:cstheme="majorBidi"/>
      <w:b/>
      <w:sz w:val="24"/>
      <w:lang w:val="en-GB"/>
    </w:rPr>
  </w:style>
  <w:style w:type="paragraph" w:customStyle="1" w:styleId="Standaardinspringing3">
    <w:name w:val="Standaardinspringing3"/>
    <w:basedOn w:val="Standaard"/>
    <w:rsid w:val="00394566"/>
    <w:pPr>
      <w:ind w:left="1134"/>
    </w:pPr>
    <w:rPr>
      <w:rFonts w:ascii="Times New Roman" w:eastAsia="Times New Roman" w:hAnsi="Times New Roman"/>
      <w:sz w:val="24"/>
    </w:rPr>
  </w:style>
  <w:style w:type="character" w:customStyle="1" w:styleId="Intensievebenadrukking3">
    <w:name w:val="Intensieve benadrukking3"/>
    <w:basedOn w:val="Standaardalinea-lettertype"/>
    <w:rsid w:val="00394566"/>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583668">
      <w:bodyDiv w:val="1"/>
      <w:marLeft w:val="0"/>
      <w:marRight w:val="0"/>
      <w:marTop w:val="0"/>
      <w:marBottom w:val="0"/>
      <w:divBdr>
        <w:top w:val="none" w:sz="0" w:space="0" w:color="auto"/>
        <w:left w:val="none" w:sz="0" w:space="0" w:color="auto"/>
        <w:bottom w:val="none" w:sz="0" w:space="0" w:color="auto"/>
        <w:right w:val="none" w:sz="0" w:space="0" w:color="auto"/>
      </w:divBdr>
    </w:div>
    <w:div w:id="1806580833">
      <w:bodyDiv w:val="1"/>
      <w:marLeft w:val="0"/>
      <w:marRight w:val="0"/>
      <w:marTop w:val="0"/>
      <w:marBottom w:val="0"/>
      <w:divBdr>
        <w:top w:val="none" w:sz="0" w:space="0" w:color="auto"/>
        <w:left w:val="none" w:sz="0" w:space="0" w:color="auto"/>
        <w:bottom w:val="none" w:sz="0" w:space="0" w:color="auto"/>
        <w:right w:val="none" w:sz="0" w:space="0" w:color="auto"/>
      </w:divBdr>
    </w:div>
    <w:div w:id="205338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F4A82-CC2C-47A7-A42C-D72C50CC8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73</Pages>
  <Words>14484</Words>
  <Characters>79663</Characters>
  <Application>Microsoft Office Word</Application>
  <DocSecurity>0</DocSecurity>
  <Lines>663</Lines>
  <Paragraphs>187</Paragraphs>
  <ScaleCrop>false</ScaleCrop>
  <HeadingPairs>
    <vt:vector size="2" baseType="variant">
      <vt:variant>
        <vt:lpstr>Titel</vt:lpstr>
      </vt:variant>
      <vt:variant>
        <vt:i4>1</vt:i4>
      </vt:variant>
    </vt:vector>
  </HeadingPairs>
  <TitlesOfParts>
    <vt:vector size="1" baseType="lpstr">
      <vt:lpstr>ftconmimtraining</vt:lpstr>
    </vt:vector>
  </TitlesOfParts>
  <Company>Wollcot Wienstverlening</Company>
  <LinksUpToDate>false</LinksUpToDate>
  <CharactersWithSpaces>93960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ftconmimtraining</dc:title>
  <dc:creator>Vince Kerckhaert</dc:creator>
  <cp:lastModifiedBy>Vince Kerckhaert</cp:lastModifiedBy>
  <cp:revision>11</cp:revision>
  <cp:lastPrinted>2011-08-05T13:44:00Z</cp:lastPrinted>
  <dcterms:created xsi:type="dcterms:W3CDTF">2013-02-05T17:00:00Z</dcterms:created>
  <dcterms:modified xsi:type="dcterms:W3CDTF">2013-12-23T10:25:00Z</dcterms:modified>
</cp:coreProperties>
</file>