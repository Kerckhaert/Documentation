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5601" w:rsidRPr="00991962" w:rsidRDefault="00DA5601" w:rsidP="00756BF7">
      <w:pPr>
        <w:pStyle w:val="Kop1"/>
        <w:numPr>
          <w:ilvl w:val="0"/>
          <w:numId w:val="0"/>
        </w:numPr>
        <w:rPr>
          <w:rStyle w:val="Subtieleverwijzing"/>
          <w:lang w:val="en-US"/>
        </w:rPr>
      </w:pPr>
    </w:p>
    <w:tbl>
      <w:tblPr>
        <w:tblW w:w="0" w:type="auto"/>
        <w:tblLook w:val="0000" w:firstRow="0" w:lastRow="0" w:firstColumn="0" w:lastColumn="0" w:noHBand="0" w:noVBand="0"/>
      </w:tblPr>
      <w:tblGrid>
        <w:gridCol w:w="4788"/>
        <w:gridCol w:w="4670"/>
      </w:tblGrid>
      <w:tr w:rsidR="00DA5601" w:rsidTr="000F200F">
        <w:trPr>
          <w:trHeight w:val="886"/>
        </w:trPr>
        <w:tc>
          <w:tcPr>
            <w:tcW w:w="9458" w:type="dxa"/>
            <w:gridSpan w:val="2"/>
          </w:tcPr>
          <w:p w:rsidR="00DA5601" w:rsidRDefault="007E6E43" w:rsidP="000F200F">
            <w:pPr>
              <w:pStyle w:val="zTitle"/>
            </w:pPr>
            <w:r>
              <w:fldChar w:fldCharType="begin"/>
            </w:r>
            <w:r>
              <w:instrText xml:space="preserve"> TITLE  "ACC-Imtech-NavVision-BNWAS-Manual v1.1"  \* MERGEFORMAT </w:instrText>
            </w:r>
            <w:r>
              <w:fldChar w:fldCharType="separate"/>
            </w:r>
            <w:r w:rsidR="008A4807">
              <w:t>ACC-Imtech-NavVision-BNWAS-Manual v1.1</w:t>
            </w:r>
            <w:r>
              <w:fldChar w:fldCharType="end"/>
            </w:r>
          </w:p>
        </w:tc>
      </w:tr>
      <w:tr w:rsidR="00DA5601" w:rsidRPr="000F200F" w:rsidTr="000F200F">
        <w:trPr>
          <w:trHeight w:val="1074"/>
        </w:trPr>
        <w:tc>
          <w:tcPr>
            <w:tcW w:w="9458" w:type="dxa"/>
            <w:gridSpan w:val="2"/>
          </w:tcPr>
          <w:p w:rsidR="00DA5601" w:rsidRDefault="007E6E43" w:rsidP="00A95C52">
            <w:pPr>
              <w:pStyle w:val="zSubTitle"/>
            </w:pPr>
            <w:r>
              <w:fldChar w:fldCharType="begin"/>
            </w:r>
            <w:r>
              <w:instrText xml:space="preserve"> KEYWORDS  "Automation Competence Center"  \* MERGEFORMAT </w:instrText>
            </w:r>
            <w:r>
              <w:fldChar w:fldCharType="separate"/>
            </w:r>
            <w:r w:rsidR="008A4807">
              <w:t>Automation Competence Center</w:t>
            </w:r>
            <w:r>
              <w:fldChar w:fldCharType="end"/>
            </w:r>
          </w:p>
        </w:tc>
      </w:tr>
      <w:tr w:rsidR="00DA5601" w:rsidRPr="000F200F" w:rsidTr="000F200F">
        <w:trPr>
          <w:cantSplit/>
          <w:hidden/>
        </w:trPr>
        <w:tc>
          <w:tcPr>
            <w:tcW w:w="4788" w:type="dxa"/>
          </w:tcPr>
          <w:p w:rsidR="00DA5601" w:rsidRDefault="00DA5601" w:rsidP="000F200F">
            <w:pPr>
              <w:pStyle w:val="zVolume"/>
              <w:jc w:val="left"/>
              <w:rPr>
                <w:vanish/>
              </w:rPr>
            </w:pPr>
          </w:p>
        </w:tc>
        <w:tc>
          <w:tcPr>
            <w:tcW w:w="4670" w:type="dxa"/>
          </w:tcPr>
          <w:p w:rsidR="00DA5601" w:rsidRDefault="00DA5601" w:rsidP="000F200F">
            <w:pPr>
              <w:pStyle w:val="zVolumeNumber"/>
            </w:pPr>
          </w:p>
        </w:tc>
      </w:tr>
    </w:tbl>
    <w:p w:rsidR="00DA5601" w:rsidRPr="00CA0364" w:rsidRDefault="00DA5601" w:rsidP="000F200F">
      <w:pPr>
        <w:rPr>
          <w:lang w:val="en-US"/>
        </w:rPr>
      </w:pPr>
      <w:r w:rsidRPr="00CA0364">
        <w:rPr>
          <w:lang w:val="en-US"/>
        </w:rPr>
        <w:br w:type="page"/>
      </w:r>
    </w:p>
    <w:tbl>
      <w:tblPr>
        <w:tblW w:w="0" w:type="auto"/>
        <w:tblLook w:val="0000" w:firstRow="0" w:lastRow="0" w:firstColumn="0" w:lastColumn="0" w:noHBand="0" w:noVBand="0"/>
      </w:tblPr>
      <w:tblGrid>
        <w:gridCol w:w="4691"/>
        <w:gridCol w:w="4597"/>
      </w:tblGrid>
      <w:tr w:rsidR="00DA5601" w:rsidRPr="000F200F" w:rsidTr="00756BF7">
        <w:tc>
          <w:tcPr>
            <w:tcW w:w="4691" w:type="dxa"/>
          </w:tcPr>
          <w:p w:rsidR="00DA5601" w:rsidRDefault="00DA5601" w:rsidP="000F200F">
            <w:pPr>
              <w:pStyle w:val="zAdmLeft"/>
            </w:pPr>
            <w:r>
              <w:lastRenderedPageBreak/>
              <w:t>Publication type:</w:t>
            </w:r>
          </w:p>
        </w:tc>
        <w:tc>
          <w:tcPr>
            <w:tcW w:w="4597" w:type="dxa"/>
          </w:tcPr>
          <w:p w:rsidR="00DA5601" w:rsidRDefault="00683568" w:rsidP="00683568">
            <w:pPr>
              <w:pStyle w:val="zAdmRight"/>
            </w:pPr>
            <w:r>
              <w:t>Manual</w:t>
            </w:r>
          </w:p>
        </w:tc>
      </w:tr>
      <w:tr w:rsidR="00DA5601" w:rsidTr="00756BF7">
        <w:tc>
          <w:tcPr>
            <w:tcW w:w="4691" w:type="dxa"/>
          </w:tcPr>
          <w:p w:rsidR="00DA5601" w:rsidRDefault="00DA5601" w:rsidP="000F200F">
            <w:pPr>
              <w:pStyle w:val="zAdmLeft"/>
            </w:pPr>
            <w:r>
              <w:t>Publication number:</w:t>
            </w:r>
          </w:p>
        </w:tc>
        <w:tc>
          <w:tcPr>
            <w:tcW w:w="4597" w:type="dxa"/>
          </w:tcPr>
          <w:p w:rsidR="00DA5601" w:rsidRDefault="006E38DA" w:rsidP="000F200F">
            <w:pPr>
              <w:pStyle w:val="zAdmRight"/>
            </w:pPr>
            <w:r>
              <w:t>ACC</w:t>
            </w:r>
          </w:p>
        </w:tc>
      </w:tr>
      <w:tr w:rsidR="00DA5601" w:rsidTr="00756BF7">
        <w:tc>
          <w:tcPr>
            <w:tcW w:w="4691" w:type="dxa"/>
          </w:tcPr>
          <w:p w:rsidR="00DA5601" w:rsidRDefault="00DA5601" w:rsidP="000F200F">
            <w:pPr>
              <w:pStyle w:val="zAdmLeft"/>
            </w:pPr>
            <w:r>
              <w:t>Title:</w:t>
            </w:r>
          </w:p>
        </w:tc>
        <w:tc>
          <w:tcPr>
            <w:tcW w:w="4597" w:type="dxa"/>
          </w:tcPr>
          <w:p w:rsidR="00DA5601" w:rsidRDefault="007E6E43" w:rsidP="00683568">
            <w:pPr>
              <w:pStyle w:val="zAdmRight"/>
            </w:pPr>
            <w:r>
              <w:fldChar w:fldCharType="begin"/>
            </w:r>
            <w:r>
              <w:instrText xml:space="preserve"> TITLE   \* MERGEFORMAT </w:instrText>
            </w:r>
            <w:r>
              <w:fldChar w:fldCharType="separate"/>
            </w:r>
            <w:r w:rsidR="008A4807">
              <w:t>ACC-Imtech-NavVision-BNWAS-Manual v1.1</w:t>
            </w:r>
            <w:r>
              <w:fldChar w:fldCharType="end"/>
            </w:r>
          </w:p>
        </w:tc>
      </w:tr>
      <w:tr w:rsidR="00DA5601" w:rsidTr="00756BF7">
        <w:tc>
          <w:tcPr>
            <w:tcW w:w="4691" w:type="dxa"/>
          </w:tcPr>
          <w:p w:rsidR="00DA5601" w:rsidRDefault="00DA5601" w:rsidP="000F200F">
            <w:pPr>
              <w:pStyle w:val="zAdmLeft"/>
            </w:pPr>
            <w:r>
              <w:t>Subject:</w:t>
            </w:r>
          </w:p>
        </w:tc>
        <w:tc>
          <w:tcPr>
            <w:tcW w:w="4597" w:type="dxa"/>
          </w:tcPr>
          <w:p w:rsidR="00DA5601" w:rsidRDefault="007E6E43" w:rsidP="000F200F">
            <w:pPr>
              <w:pStyle w:val="zAdmRight"/>
            </w:pPr>
            <w:r>
              <w:fldChar w:fldCharType="begin"/>
            </w:r>
            <w:r>
              <w:instrText xml:space="preserve"> KEYWORDS  "BNWAS Type Approval"  \* MERGEFORMAT </w:instrText>
            </w:r>
            <w:r>
              <w:fldChar w:fldCharType="separate"/>
            </w:r>
            <w:r w:rsidR="008A4807">
              <w:t>BNWAS Type Approval</w:t>
            </w:r>
            <w:r>
              <w:fldChar w:fldCharType="end"/>
            </w:r>
          </w:p>
        </w:tc>
      </w:tr>
      <w:tr w:rsidR="00DA5601" w:rsidTr="00756BF7">
        <w:tc>
          <w:tcPr>
            <w:tcW w:w="4691" w:type="dxa"/>
          </w:tcPr>
          <w:p w:rsidR="00DA5601" w:rsidRDefault="00DA5601" w:rsidP="000F200F">
            <w:pPr>
              <w:pStyle w:val="zAdmLeft"/>
            </w:pPr>
            <w:r>
              <w:t>Issue:</w:t>
            </w:r>
          </w:p>
        </w:tc>
        <w:tc>
          <w:tcPr>
            <w:tcW w:w="4597" w:type="dxa"/>
          </w:tcPr>
          <w:p w:rsidR="00DA5601" w:rsidRDefault="00683568" w:rsidP="006C2011">
            <w:pPr>
              <w:pStyle w:val="zAdmRight"/>
            </w:pPr>
            <w:r>
              <w:t>1.1</w:t>
            </w:r>
          </w:p>
        </w:tc>
      </w:tr>
      <w:tr w:rsidR="00DA5601" w:rsidTr="00756BF7">
        <w:tc>
          <w:tcPr>
            <w:tcW w:w="4691" w:type="dxa"/>
          </w:tcPr>
          <w:p w:rsidR="00DA5601" w:rsidRDefault="00DA5601" w:rsidP="000F200F">
            <w:pPr>
              <w:pStyle w:val="zAdmLeft"/>
            </w:pPr>
            <w:r>
              <w:t>Publication date:</w:t>
            </w:r>
          </w:p>
        </w:tc>
        <w:tc>
          <w:tcPr>
            <w:tcW w:w="4597" w:type="dxa"/>
          </w:tcPr>
          <w:p w:rsidR="00DA5601" w:rsidRDefault="00847A94" w:rsidP="000F200F">
            <w:pPr>
              <w:pStyle w:val="zAdmRight"/>
            </w:pPr>
            <w:r>
              <w:fldChar w:fldCharType="begin"/>
            </w:r>
            <w:r>
              <w:instrText xml:space="preserve"> SAVEDATE  \@ "d MMMM yyyy"  \* MERGEFORMAT </w:instrText>
            </w:r>
            <w:r>
              <w:fldChar w:fldCharType="separate"/>
            </w:r>
            <w:r w:rsidR="00B7136E">
              <w:t>23 July 2014</w:t>
            </w:r>
            <w:r>
              <w:fldChar w:fldCharType="end"/>
            </w:r>
          </w:p>
        </w:tc>
      </w:tr>
      <w:tr w:rsidR="00DA5601" w:rsidTr="00756BF7">
        <w:tc>
          <w:tcPr>
            <w:tcW w:w="4691" w:type="dxa"/>
          </w:tcPr>
          <w:p w:rsidR="00DA5601" w:rsidRDefault="00DA5601" w:rsidP="000F200F">
            <w:pPr>
              <w:pStyle w:val="zAdmLeft"/>
            </w:pPr>
            <w:r>
              <w:t>Total number of pages:</w:t>
            </w:r>
          </w:p>
        </w:tc>
        <w:tc>
          <w:tcPr>
            <w:tcW w:w="4597" w:type="dxa"/>
          </w:tcPr>
          <w:p w:rsidR="00DA5601" w:rsidRDefault="007E6E43" w:rsidP="000F200F">
            <w:pPr>
              <w:pStyle w:val="zAdmRight"/>
            </w:pPr>
            <w:r>
              <w:fldChar w:fldCharType="begin"/>
            </w:r>
            <w:r>
              <w:instrText xml:space="preserve"> NUMPAGES   \* MERGEFORMAT </w:instrText>
            </w:r>
            <w:r>
              <w:fldChar w:fldCharType="separate"/>
            </w:r>
            <w:r w:rsidR="008A4807">
              <w:t>74</w:t>
            </w:r>
            <w:r>
              <w:fldChar w:fldCharType="end"/>
            </w:r>
          </w:p>
        </w:tc>
      </w:tr>
      <w:tr w:rsidR="00DA5601" w:rsidRPr="00711061" w:rsidTr="00756BF7">
        <w:tc>
          <w:tcPr>
            <w:tcW w:w="4691" w:type="dxa"/>
          </w:tcPr>
          <w:p w:rsidR="00DA5601" w:rsidRDefault="00DA5601" w:rsidP="000F200F">
            <w:pPr>
              <w:pStyle w:val="zAdmNameLeft"/>
              <w:ind w:left="284" w:hanging="284"/>
            </w:pPr>
            <w:r>
              <w:t>Author:</w:t>
            </w:r>
          </w:p>
        </w:tc>
        <w:tc>
          <w:tcPr>
            <w:tcW w:w="4597" w:type="dxa"/>
          </w:tcPr>
          <w:p w:rsidR="00DA5601" w:rsidRDefault="007E6E43" w:rsidP="000F200F">
            <w:pPr>
              <w:pStyle w:val="zAdmNameRightOK"/>
            </w:pPr>
            <w:r>
              <w:fldChar w:fldCharType="begin"/>
            </w:r>
            <w:r>
              <w:instrText xml:space="preserve"> Author  \* MERGEFORMAT </w:instrText>
            </w:r>
            <w:r>
              <w:fldChar w:fldCharType="separate"/>
            </w:r>
            <w:r w:rsidR="008A4807">
              <w:t>Vince Kerckhaert</w:t>
            </w:r>
            <w:r>
              <w:fldChar w:fldCharType="end"/>
            </w:r>
          </w:p>
        </w:tc>
      </w:tr>
      <w:tr w:rsidR="00756BF7" w:rsidTr="00756BF7">
        <w:tc>
          <w:tcPr>
            <w:tcW w:w="4691" w:type="dxa"/>
          </w:tcPr>
          <w:p w:rsidR="00756BF7" w:rsidRDefault="00756BF7" w:rsidP="00756BF7">
            <w:pPr>
              <w:pStyle w:val="zAdmNameLeft"/>
              <w:ind w:left="284" w:hanging="284"/>
            </w:pPr>
            <w:r>
              <w:t>Quality Control:</w:t>
            </w:r>
          </w:p>
        </w:tc>
        <w:tc>
          <w:tcPr>
            <w:tcW w:w="4597" w:type="dxa"/>
          </w:tcPr>
          <w:p w:rsidR="00756BF7" w:rsidRDefault="00756BF7" w:rsidP="00756BF7">
            <w:pPr>
              <w:pStyle w:val="zAdmNameRightOK"/>
            </w:pPr>
          </w:p>
        </w:tc>
      </w:tr>
    </w:tbl>
    <w:p w:rsidR="00DA5601" w:rsidRDefault="00DA5601" w:rsidP="00847A94">
      <w:pPr>
        <w:pStyle w:val="TOCtitle"/>
        <w:numPr>
          <w:ilvl w:val="0"/>
          <w:numId w:val="0"/>
        </w:numPr>
      </w:pPr>
      <w:r>
        <w:br w:type="page"/>
      </w:r>
      <w:r>
        <w:lastRenderedPageBreak/>
        <w:t>Table of contents</w:t>
      </w:r>
    </w:p>
    <w:p w:rsidR="00DA5601" w:rsidRDefault="00DA5601" w:rsidP="000F200F">
      <w:pPr>
        <w:pStyle w:val="zTOCtext"/>
      </w:pPr>
      <w:r>
        <w:t>Page #</w:t>
      </w:r>
    </w:p>
    <w:p w:rsidR="008A4807" w:rsidRDefault="007270D5">
      <w:pPr>
        <w:pStyle w:val="Inhopg1"/>
        <w:rPr>
          <w:rFonts w:asciiTheme="minorHAnsi" w:eastAsiaTheme="minorEastAsia" w:hAnsiTheme="minorHAnsi" w:cstheme="minorBidi"/>
          <w:b w:val="0"/>
          <w:szCs w:val="22"/>
          <w:lang w:val="nl-NL" w:eastAsia="nl-NL"/>
        </w:rPr>
      </w:pPr>
      <w:r>
        <w:fldChar w:fldCharType="begin"/>
      </w:r>
      <w:r w:rsidR="00DA5601">
        <w:instrText xml:space="preserve"> TOC \o \t "Heading 1 no Nr." </w:instrText>
      </w:r>
      <w:r>
        <w:fldChar w:fldCharType="separate"/>
      </w:r>
      <w:r w:rsidR="008A4807">
        <w:t>Figures</w:t>
      </w:r>
      <w:r w:rsidR="008A4807">
        <w:tab/>
      </w:r>
      <w:r w:rsidR="008A4807">
        <w:fldChar w:fldCharType="begin"/>
      </w:r>
      <w:r w:rsidR="008A4807">
        <w:instrText xml:space="preserve"> PAGEREF _Toc393892838 \h </w:instrText>
      </w:r>
      <w:r w:rsidR="008A4807">
        <w:fldChar w:fldCharType="separate"/>
      </w:r>
      <w:r w:rsidR="008A4807">
        <w:t>4</w:t>
      </w:r>
      <w:r w:rsidR="008A4807">
        <w:fldChar w:fldCharType="end"/>
      </w:r>
    </w:p>
    <w:p w:rsidR="008A4807" w:rsidRDefault="008A4807">
      <w:pPr>
        <w:pStyle w:val="Inhopg1"/>
        <w:rPr>
          <w:rFonts w:asciiTheme="minorHAnsi" w:eastAsiaTheme="minorEastAsia" w:hAnsiTheme="minorHAnsi" w:cstheme="minorBidi"/>
          <w:b w:val="0"/>
          <w:szCs w:val="22"/>
          <w:lang w:val="nl-NL" w:eastAsia="nl-NL"/>
        </w:rPr>
      </w:pPr>
      <w:r>
        <w:t>References</w:t>
      </w:r>
      <w:r>
        <w:tab/>
      </w:r>
      <w:r>
        <w:fldChar w:fldCharType="begin"/>
      </w:r>
      <w:r>
        <w:instrText xml:space="preserve"> PAGEREF _Toc393892839 \h </w:instrText>
      </w:r>
      <w:r>
        <w:fldChar w:fldCharType="separate"/>
      </w:r>
      <w:r>
        <w:t>8</w:t>
      </w:r>
      <w:r>
        <w:fldChar w:fldCharType="end"/>
      </w:r>
    </w:p>
    <w:p w:rsidR="008A4807" w:rsidRDefault="008A4807">
      <w:pPr>
        <w:pStyle w:val="Inhopg1"/>
        <w:rPr>
          <w:rFonts w:asciiTheme="minorHAnsi" w:eastAsiaTheme="minorEastAsia" w:hAnsiTheme="minorHAnsi" w:cstheme="minorBidi"/>
          <w:b w:val="0"/>
          <w:szCs w:val="22"/>
          <w:lang w:val="nl-NL" w:eastAsia="nl-NL"/>
        </w:rPr>
      </w:pPr>
      <w:r>
        <w:t>Introduction</w:t>
      </w:r>
      <w:r>
        <w:tab/>
      </w:r>
      <w:r>
        <w:fldChar w:fldCharType="begin"/>
      </w:r>
      <w:r>
        <w:instrText xml:space="preserve"> PAGEREF _Toc393892840 \h </w:instrText>
      </w:r>
      <w:r>
        <w:fldChar w:fldCharType="separate"/>
      </w:r>
      <w:r>
        <w:t>9</w:t>
      </w:r>
      <w:r>
        <w:fldChar w:fldCharType="end"/>
      </w:r>
    </w:p>
    <w:p w:rsidR="008A4807" w:rsidRDefault="008A4807">
      <w:pPr>
        <w:pStyle w:val="Inhopg1"/>
        <w:rPr>
          <w:rFonts w:asciiTheme="minorHAnsi" w:eastAsiaTheme="minorEastAsia" w:hAnsiTheme="minorHAnsi" w:cstheme="minorBidi"/>
          <w:b w:val="0"/>
          <w:szCs w:val="22"/>
          <w:lang w:val="nl-NL" w:eastAsia="nl-NL"/>
        </w:rPr>
      </w:pPr>
      <w:r w:rsidRPr="00070AF5">
        <w:rPr>
          <w:lang w:val="en-US"/>
        </w:rPr>
        <w:t>Abbreviations list</w:t>
      </w:r>
      <w:r>
        <w:tab/>
      </w:r>
      <w:r>
        <w:fldChar w:fldCharType="begin"/>
      </w:r>
      <w:r>
        <w:instrText xml:space="preserve"> PAGEREF _Toc393892841 \h </w:instrText>
      </w:r>
      <w:r>
        <w:fldChar w:fldCharType="separate"/>
      </w:r>
      <w:r>
        <w:t>9</w:t>
      </w:r>
      <w:r>
        <w:fldChar w:fldCharType="end"/>
      </w:r>
    </w:p>
    <w:p w:rsidR="008A4807" w:rsidRDefault="008A4807">
      <w:pPr>
        <w:pStyle w:val="Inhopg1"/>
        <w:rPr>
          <w:rFonts w:asciiTheme="minorHAnsi" w:eastAsiaTheme="minorEastAsia" w:hAnsiTheme="minorHAnsi" w:cstheme="minorBidi"/>
          <w:b w:val="0"/>
          <w:szCs w:val="22"/>
          <w:lang w:val="nl-NL" w:eastAsia="nl-NL"/>
        </w:rPr>
      </w:pPr>
      <w:r>
        <w:t>1.</w:t>
      </w:r>
      <w:r>
        <w:rPr>
          <w:rFonts w:asciiTheme="minorHAnsi" w:eastAsiaTheme="minorEastAsia" w:hAnsiTheme="minorHAnsi" w:cstheme="minorBidi"/>
          <w:b w:val="0"/>
          <w:szCs w:val="22"/>
          <w:lang w:val="nl-NL" w:eastAsia="nl-NL"/>
        </w:rPr>
        <w:tab/>
      </w:r>
      <w:r>
        <w:t>Overview</w:t>
      </w:r>
      <w:r>
        <w:tab/>
      </w:r>
      <w:r>
        <w:fldChar w:fldCharType="begin"/>
      </w:r>
      <w:r>
        <w:instrText xml:space="preserve"> PAGEREF _Toc393892842 \h </w:instrText>
      </w:r>
      <w:r>
        <w:fldChar w:fldCharType="separate"/>
      </w:r>
      <w:r>
        <w:t>11</w:t>
      </w:r>
      <w:r>
        <w:fldChar w:fldCharType="end"/>
      </w:r>
    </w:p>
    <w:p w:rsidR="008A4807" w:rsidRDefault="008A4807">
      <w:pPr>
        <w:pStyle w:val="Inhopg2"/>
        <w:tabs>
          <w:tab w:val="left" w:pos="1134"/>
        </w:tabs>
        <w:rPr>
          <w:rFonts w:asciiTheme="minorHAnsi" w:eastAsiaTheme="minorEastAsia" w:hAnsiTheme="minorHAnsi" w:cstheme="minorBidi"/>
          <w:sz w:val="22"/>
          <w:szCs w:val="22"/>
          <w:lang w:val="nl-NL" w:eastAsia="nl-NL"/>
        </w:rPr>
      </w:pPr>
      <w:r>
        <w:t>1.1</w:t>
      </w:r>
      <w:r>
        <w:rPr>
          <w:rFonts w:asciiTheme="minorHAnsi" w:eastAsiaTheme="minorEastAsia" w:hAnsiTheme="minorHAnsi" w:cstheme="minorBidi"/>
          <w:sz w:val="22"/>
          <w:szCs w:val="22"/>
          <w:lang w:val="nl-NL" w:eastAsia="nl-NL"/>
        </w:rPr>
        <w:tab/>
      </w:r>
      <w:r>
        <w:t>Layout of the manual</w:t>
      </w:r>
      <w:r>
        <w:tab/>
      </w:r>
      <w:r>
        <w:fldChar w:fldCharType="begin"/>
      </w:r>
      <w:r>
        <w:instrText xml:space="preserve"> PAGEREF _Toc393892843 \h </w:instrText>
      </w:r>
      <w:r>
        <w:fldChar w:fldCharType="separate"/>
      </w:r>
      <w:r>
        <w:t>12</w:t>
      </w:r>
      <w:r>
        <w:fldChar w:fldCharType="end"/>
      </w:r>
    </w:p>
    <w:p w:rsidR="008A4807" w:rsidRDefault="008A4807">
      <w:pPr>
        <w:pStyle w:val="Inhopg1"/>
        <w:rPr>
          <w:rFonts w:asciiTheme="minorHAnsi" w:eastAsiaTheme="minorEastAsia" w:hAnsiTheme="minorHAnsi" w:cstheme="minorBidi"/>
          <w:b w:val="0"/>
          <w:szCs w:val="22"/>
          <w:lang w:val="nl-NL" w:eastAsia="nl-NL"/>
        </w:rPr>
      </w:pPr>
      <w:r>
        <w:t>2.</w:t>
      </w:r>
      <w:r>
        <w:rPr>
          <w:rFonts w:asciiTheme="minorHAnsi" w:eastAsiaTheme="minorEastAsia" w:hAnsiTheme="minorHAnsi" w:cstheme="minorBidi"/>
          <w:b w:val="0"/>
          <w:szCs w:val="22"/>
          <w:lang w:val="nl-NL" w:eastAsia="nl-NL"/>
        </w:rPr>
        <w:tab/>
      </w:r>
      <w:r>
        <w:t>Installation</w:t>
      </w:r>
      <w:r>
        <w:tab/>
      </w:r>
      <w:r>
        <w:fldChar w:fldCharType="begin"/>
      </w:r>
      <w:r>
        <w:instrText xml:space="preserve"> PAGEREF _Toc393892844 \h </w:instrText>
      </w:r>
      <w:r>
        <w:fldChar w:fldCharType="separate"/>
      </w:r>
      <w:r>
        <w:t>13</w:t>
      </w:r>
      <w:r>
        <w:fldChar w:fldCharType="end"/>
      </w:r>
    </w:p>
    <w:p w:rsidR="008A4807" w:rsidRDefault="008A4807">
      <w:pPr>
        <w:pStyle w:val="Inhopg2"/>
        <w:tabs>
          <w:tab w:val="left" w:pos="1134"/>
        </w:tabs>
        <w:rPr>
          <w:rFonts w:asciiTheme="minorHAnsi" w:eastAsiaTheme="minorEastAsia" w:hAnsiTheme="minorHAnsi" w:cstheme="minorBidi"/>
          <w:sz w:val="22"/>
          <w:szCs w:val="22"/>
          <w:lang w:val="nl-NL" w:eastAsia="nl-NL"/>
        </w:rPr>
      </w:pPr>
      <w:r>
        <w:t>2.1</w:t>
      </w:r>
      <w:r>
        <w:rPr>
          <w:rFonts w:asciiTheme="minorHAnsi" w:eastAsiaTheme="minorEastAsia" w:hAnsiTheme="minorHAnsi" w:cstheme="minorBidi"/>
          <w:sz w:val="22"/>
          <w:szCs w:val="22"/>
          <w:lang w:val="nl-NL" w:eastAsia="nl-NL"/>
        </w:rPr>
        <w:tab/>
      </w:r>
      <w:r>
        <w:t>Introduction</w:t>
      </w:r>
      <w:r>
        <w:tab/>
      </w:r>
      <w:r>
        <w:fldChar w:fldCharType="begin"/>
      </w:r>
      <w:r>
        <w:instrText xml:space="preserve"> PAGEREF _Toc393892845 \h </w:instrText>
      </w:r>
      <w:r>
        <w:fldChar w:fldCharType="separate"/>
      </w:r>
      <w:r>
        <w:t>13</w:t>
      </w:r>
      <w:r>
        <w:fldChar w:fldCharType="end"/>
      </w:r>
    </w:p>
    <w:p w:rsidR="008A4807" w:rsidRDefault="008A4807">
      <w:pPr>
        <w:pStyle w:val="Inhopg2"/>
        <w:tabs>
          <w:tab w:val="left" w:pos="1134"/>
        </w:tabs>
        <w:rPr>
          <w:rFonts w:asciiTheme="minorHAnsi" w:eastAsiaTheme="minorEastAsia" w:hAnsiTheme="minorHAnsi" w:cstheme="minorBidi"/>
          <w:sz w:val="22"/>
          <w:szCs w:val="22"/>
          <w:lang w:val="nl-NL" w:eastAsia="nl-NL"/>
        </w:rPr>
      </w:pPr>
      <w:r>
        <w:t>2.2</w:t>
      </w:r>
      <w:r>
        <w:rPr>
          <w:rFonts w:asciiTheme="minorHAnsi" w:eastAsiaTheme="minorEastAsia" w:hAnsiTheme="minorHAnsi" w:cstheme="minorBidi"/>
          <w:sz w:val="22"/>
          <w:szCs w:val="22"/>
          <w:lang w:val="nl-NL" w:eastAsia="nl-NL"/>
        </w:rPr>
        <w:tab/>
      </w:r>
      <w:r>
        <w:t>Beijer Exter T70-bl</w:t>
      </w:r>
      <w:r>
        <w:tab/>
      </w:r>
      <w:r>
        <w:fldChar w:fldCharType="begin"/>
      </w:r>
      <w:r>
        <w:instrText xml:space="preserve"> PAGEREF _Toc393892846 \h </w:instrText>
      </w:r>
      <w:r>
        <w:fldChar w:fldCharType="separate"/>
      </w:r>
      <w:r>
        <w:t>13</w:t>
      </w:r>
      <w:r>
        <w:fldChar w:fldCharType="end"/>
      </w:r>
    </w:p>
    <w:p w:rsidR="008A4807" w:rsidRDefault="008A4807">
      <w:pPr>
        <w:pStyle w:val="Inhopg3"/>
        <w:rPr>
          <w:rFonts w:asciiTheme="minorHAnsi" w:eastAsiaTheme="minorEastAsia" w:hAnsiTheme="minorHAnsi" w:cstheme="minorBidi"/>
          <w:sz w:val="22"/>
          <w:szCs w:val="22"/>
          <w:lang w:val="nl-NL" w:eastAsia="nl-NL"/>
        </w:rPr>
      </w:pPr>
      <w:r>
        <w:t>2.2.1</w:t>
      </w:r>
      <w:r>
        <w:rPr>
          <w:rFonts w:asciiTheme="minorHAnsi" w:eastAsiaTheme="minorEastAsia" w:hAnsiTheme="minorHAnsi" w:cstheme="minorBidi"/>
          <w:sz w:val="22"/>
          <w:szCs w:val="22"/>
          <w:lang w:val="nl-NL" w:eastAsia="nl-NL"/>
        </w:rPr>
        <w:tab/>
      </w:r>
      <w:r>
        <w:t>Specifications</w:t>
      </w:r>
      <w:r>
        <w:tab/>
      </w:r>
      <w:r>
        <w:fldChar w:fldCharType="begin"/>
      </w:r>
      <w:r>
        <w:instrText xml:space="preserve"> PAGEREF _Toc393892847 \h </w:instrText>
      </w:r>
      <w:r>
        <w:fldChar w:fldCharType="separate"/>
      </w:r>
      <w:r>
        <w:t>13</w:t>
      </w:r>
      <w:r>
        <w:fldChar w:fldCharType="end"/>
      </w:r>
    </w:p>
    <w:p w:rsidR="008A4807" w:rsidRDefault="008A4807">
      <w:pPr>
        <w:pStyle w:val="Inhopg3"/>
        <w:rPr>
          <w:rFonts w:asciiTheme="minorHAnsi" w:eastAsiaTheme="minorEastAsia" w:hAnsiTheme="minorHAnsi" w:cstheme="minorBidi"/>
          <w:sz w:val="22"/>
          <w:szCs w:val="22"/>
          <w:lang w:val="nl-NL" w:eastAsia="nl-NL"/>
        </w:rPr>
      </w:pPr>
      <w:r>
        <w:t>2.2.2</w:t>
      </w:r>
      <w:r>
        <w:rPr>
          <w:rFonts w:asciiTheme="minorHAnsi" w:eastAsiaTheme="minorEastAsia" w:hAnsiTheme="minorHAnsi" w:cstheme="minorBidi"/>
          <w:sz w:val="22"/>
          <w:szCs w:val="22"/>
          <w:lang w:val="nl-NL" w:eastAsia="nl-NL"/>
        </w:rPr>
        <w:tab/>
      </w:r>
      <w:r>
        <w:t>Mode switches</w:t>
      </w:r>
      <w:r>
        <w:tab/>
      </w:r>
      <w:r>
        <w:fldChar w:fldCharType="begin"/>
      </w:r>
      <w:r>
        <w:instrText xml:space="preserve"> PAGEREF _Toc393892848 \h </w:instrText>
      </w:r>
      <w:r>
        <w:fldChar w:fldCharType="separate"/>
      </w:r>
      <w:r>
        <w:t>17</w:t>
      </w:r>
      <w:r>
        <w:fldChar w:fldCharType="end"/>
      </w:r>
    </w:p>
    <w:p w:rsidR="008A4807" w:rsidRDefault="008A4807">
      <w:pPr>
        <w:pStyle w:val="Inhopg3"/>
        <w:rPr>
          <w:rFonts w:asciiTheme="minorHAnsi" w:eastAsiaTheme="minorEastAsia" w:hAnsiTheme="minorHAnsi" w:cstheme="minorBidi"/>
          <w:sz w:val="22"/>
          <w:szCs w:val="22"/>
          <w:lang w:val="nl-NL" w:eastAsia="nl-NL"/>
        </w:rPr>
      </w:pPr>
      <w:r>
        <w:rPr>
          <w:lang w:eastAsia="nl-NL"/>
        </w:rPr>
        <w:t>2.2.3</w:t>
      </w:r>
      <w:r>
        <w:rPr>
          <w:rFonts w:asciiTheme="minorHAnsi" w:eastAsiaTheme="minorEastAsia" w:hAnsiTheme="minorHAnsi" w:cstheme="minorBidi"/>
          <w:sz w:val="22"/>
          <w:szCs w:val="22"/>
          <w:lang w:val="nl-NL" w:eastAsia="nl-NL"/>
        </w:rPr>
        <w:tab/>
      </w:r>
      <w:r>
        <w:rPr>
          <w:lang w:eastAsia="nl-NL"/>
        </w:rPr>
        <w:t>Connections to the controller</w:t>
      </w:r>
      <w:r>
        <w:tab/>
      </w:r>
      <w:r>
        <w:fldChar w:fldCharType="begin"/>
      </w:r>
      <w:r>
        <w:instrText xml:space="preserve"> PAGEREF _Toc393892849 \h </w:instrText>
      </w:r>
      <w:r>
        <w:fldChar w:fldCharType="separate"/>
      </w:r>
      <w:r>
        <w:t>17</w:t>
      </w:r>
      <w:r>
        <w:fldChar w:fldCharType="end"/>
      </w:r>
    </w:p>
    <w:p w:rsidR="008A4807" w:rsidRDefault="008A4807">
      <w:pPr>
        <w:pStyle w:val="Inhopg3"/>
        <w:rPr>
          <w:rFonts w:asciiTheme="minorHAnsi" w:eastAsiaTheme="minorEastAsia" w:hAnsiTheme="minorHAnsi" w:cstheme="minorBidi"/>
          <w:sz w:val="22"/>
          <w:szCs w:val="22"/>
          <w:lang w:val="nl-NL" w:eastAsia="nl-NL"/>
        </w:rPr>
      </w:pPr>
      <w:r>
        <w:rPr>
          <w:lang w:eastAsia="nl-NL"/>
        </w:rPr>
        <w:t>2.2.4</w:t>
      </w:r>
      <w:r>
        <w:rPr>
          <w:rFonts w:asciiTheme="minorHAnsi" w:eastAsiaTheme="minorEastAsia" w:hAnsiTheme="minorHAnsi" w:cstheme="minorBidi"/>
          <w:sz w:val="22"/>
          <w:szCs w:val="22"/>
          <w:lang w:val="nl-NL" w:eastAsia="nl-NL"/>
        </w:rPr>
        <w:tab/>
      </w:r>
      <w:r>
        <w:rPr>
          <w:lang w:eastAsia="nl-NL"/>
        </w:rPr>
        <w:t>Other connections and peripherals</w:t>
      </w:r>
      <w:r>
        <w:tab/>
      </w:r>
      <w:r>
        <w:fldChar w:fldCharType="begin"/>
      </w:r>
      <w:r>
        <w:instrText xml:space="preserve"> PAGEREF _Toc393892850 \h </w:instrText>
      </w:r>
      <w:r>
        <w:fldChar w:fldCharType="separate"/>
      </w:r>
      <w:r>
        <w:t>17</w:t>
      </w:r>
      <w:r>
        <w:fldChar w:fldCharType="end"/>
      </w:r>
    </w:p>
    <w:p w:rsidR="008A4807" w:rsidRDefault="008A4807">
      <w:pPr>
        <w:pStyle w:val="Inhopg3"/>
        <w:rPr>
          <w:rFonts w:asciiTheme="minorHAnsi" w:eastAsiaTheme="minorEastAsia" w:hAnsiTheme="minorHAnsi" w:cstheme="minorBidi"/>
          <w:sz w:val="22"/>
          <w:szCs w:val="22"/>
          <w:lang w:val="nl-NL" w:eastAsia="nl-NL"/>
        </w:rPr>
      </w:pPr>
      <w:r w:rsidRPr="00070AF5">
        <w:rPr>
          <w:lang w:val="nl-NL"/>
        </w:rPr>
        <w:t>2.2.5</w:t>
      </w:r>
      <w:r>
        <w:rPr>
          <w:rFonts w:asciiTheme="minorHAnsi" w:eastAsiaTheme="minorEastAsia" w:hAnsiTheme="minorHAnsi" w:cstheme="minorBidi"/>
          <w:sz w:val="22"/>
          <w:szCs w:val="22"/>
          <w:lang w:val="nl-NL" w:eastAsia="nl-NL"/>
        </w:rPr>
        <w:tab/>
      </w:r>
      <w:r w:rsidRPr="00070AF5">
        <w:rPr>
          <w:lang w:val="nl-NL"/>
        </w:rPr>
        <w:t>Communication ports</w:t>
      </w:r>
      <w:r>
        <w:tab/>
      </w:r>
      <w:r>
        <w:fldChar w:fldCharType="begin"/>
      </w:r>
      <w:r>
        <w:instrText xml:space="preserve"> PAGEREF _Toc393892851 \h </w:instrText>
      </w:r>
      <w:r>
        <w:fldChar w:fldCharType="separate"/>
      </w:r>
      <w:r>
        <w:t>18</w:t>
      </w:r>
      <w:r>
        <w:fldChar w:fldCharType="end"/>
      </w:r>
    </w:p>
    <w:p w:rsidR="008A4807" w:rsidRDefault="008A4807">
      <w:pPr>
        <w:pStyle w:val="Inhopg3"/>
        <w:rPr>
          <w:rFonts w:asciiTheme="minorHAnsi" w:eastAsiaTheme="minorEastAsia" w:hAnsiTheme="minorHAnsi" w:cstheme="minorBidi"/>
          <w:sz w:val="22"/>
          <w:szCs w:val="22"/>
          <w:lang w:val="nl-NL" w:eastAsia="nl-NL"/>
        </w:rPr>
      </w:pPr>
      <w:r>
        <w:t>2.2.6</w:t>
      </w:r>
      <w:r>
        <w:rPr>
          <w:rFonts w:asciiTheme="minorHAnsi" w:eastAsiaTheme="minorEastAsia" w:hAnsiTheme="minorHAnsi" w:cstheme="minorBidi"/>
          <w:sz w:val="22"/>
          <w:szCs w:val="22"/>
          <w:lang w:val="nl-NL" w:eastAsia="nl-NL"/>
        </w:rPr>
        <w:tab/>
      </w:r>
      <w:r>
        <w:t>Installation</w:t>
      </w:r>
      <w:r>
        <w:tab/>
      </w:r>
      <w:r>
        <w:fldChar w:fldCharType="begin"/>
      </w:r>
      <w:r>
        <w:instrText xml:space="preserve"> PAGEREF _Toc393892852 \h </w:instrText>
      </w:r>
      <w:r>
        <w:fldChar w:fldCharType="separate"/>
      </w:r>
      <w:r>
        <w:t>21</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2.2.6.1</w:t>
      </w:r>
      <w:r w:rsidRPr="008A4807">
        <w:rPr>
          <w:rFonts w:asciiTheme="minorHAnsi" w:eastAsiaTheme="minorEastAsia" w:hAnsiTheme="minorHAnsi" w:cstheme="minorBidi"/>
          <w:sz w:val="22"/>
          <w:szCs w:val="22"/>
          <w:lang w:val="en-US" w:eastAsia="nl-NL"/>
        </w:rPr>
        <w:tab/>
      </w:r>
      <w:r>
        <w:t>Boot the Exter T70 system</w:t>
      </w:r>
      <w:r>
        <w:tab/>
      </w:r>
      <w:r>
        <w:fldChar w:fldCharType="begin"/>
      </w:r>
      <w:r>
        <w:instrText xml:space="preserve"> PAGEREF _Toc393892853 \h </w:instrText>
      </w:r>
      <w:r>
        <w:fldChar w:fldCharType="separate"/>
      </w:r>
      <w:r>
        <w:t>21</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2.2.6.2</w:t>
      </w:r>
      <w:r w:rsidRPr="008A4807">
        <w:rPr>
          <w:rFonts w:asciiTheme="minorHAnsi" w:eastAsiaTheme="minorEastAsia" w:hAnsiTheme="minorHAnsi" w:cstheme="minorBidi"/>
          <w:sz w:val="22"/>
          <w:szCs w:val="22"/>
          <w:lang w:val="en-US" w:eastAsia="nl-NL"/>
        </w:rPr>
        <w:tab/>
      </w:r>
      <w:r>
        <w:t>Connect the Exter T70 to the maintenance PC</w:t>
      </w:r>
      <w:r>
        <w:tab/>
      </w:r>
      <w:r>
        <w:fldChar w:fldCharType="begin"/>
      </w:r>
      <w:r>
        <w:instrText xml:space="preserve"> PAGEREF _Toc393892854 \h </w:instrText>
      </w:r>
      <w:r>
        <w:fldChar w:fldCharType="separate"/>
      </w:r>
      <w:r>
        <w:t>21</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2.2.6.3</w:t>
      </w:r>
      <w:r w:rsidRPr="008A4807">
        <w:rPr>
          <w:rFonts w:asciiTheme="minorHAnsi" w:eastAsiaTheme="minorEastAsia" w:hAnsiTheme="minorHAnsi" w:cstheme="minorBidi"/>
          <w:sz w:val="22"/>
          <w:szCs w:val="22"/>
          <w:lang w:val="en-US" w:eastAsia="nl-NL"/>
        </w:rPr>
        <w:tab/>
      </w:r>
      <w:r>
        <w:t>Check the IP address of the maintenance PC</w:t>
      </w:r>
      <w:r>
        <w:tab/>
      </w:r>
      <w:r>
        <w:fldChar w:fldCharType="begin"/>
      </w:r>
      <w:r>
        <w:instrText xml:space="preserve"> PAGEREF _Toc393892855 \h </w:instrText>
      </w:r>
      <w:r>
        <w:fldChar w:fldCharType="separate"/>
      </w:r>
      <w:r>
        <w:t>21</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2.2.6.4</w:t>
      </w:r>
      <w:r w:rsidRPr="008A4807">
        <w:rPr>
          <w:rFonts w:asciiTheme="minorHAnsi" w:eastAsiaTheme="minorEastAsia" w:hAnsiTheme="minorHAnsi" w:cstheme="minorBidi"/>
          <w:sz w:val="22"/>
          <w:szCs w:val="22"/>
          <w:lang w:val="en-US" w:eastAsia="nl-NL"/>
        </w:rPr>
        <w:tab/>
      </w:r>
      <w:r>
        <w:t>Copy the new software</w:t>
      </w:r>
      <w:r>
        <w:tab/>
      </w:r>
      <w:r>
        <w:fldChar w:fldCharType="begin"/>
      </w:r>
      <w:r>
        <w:instrText xml:space="preserve"> PAGEREF _Toc393892856 \h </w:instrText>
      </w:r>
      <w:r>
        <w:fldChar w:fldCharType="separate"/>
      </w:r>
      <w:r>
        <w:t>21</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2.2.6.5</w:t>
      </w:r>
      <w:r w:rsidRPr="008A4807">
        <w:rPr>
          <w:rFonts w:asciiTheme="minorHAnsi" w:eastAsiaTheme="minorEastAsia" w:hAnsiTheme="minorHAnsi" w:cstheme="minorBidi"/>
          <w:sz w:val="22"/>
          <w:szCs w:val="22"/>
          <w:lang w:val="en-US" w:eastAsia="nl-NL"/>
        </w:rPr>
        <w:tab/>
      </w:r>
      <w:r>
        <w:t>Open an FTP connection to the Exter T70 panel.</w:t>
      </w:r>
      <w:r>
        <w:tab/>
      </w:r>
      <w:r>
        <w:fldChar w:fldCharType="begin"/>
      </w:r>
      <w:r>
        <w:instrText xml:space="preserve"> PAGEREF _Toc393892857 \h </w:instrText>
      </w:r>
      <w:r>
        <w:fldChar w:fldCharType="separate"/>
      </w:r>
      <w:r>
        <w:t>22</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2.2.6.6</w:t>
      </w:r>
      <w:r w:rsidRPr="008A4807">
        <w:rPr>
          <w:rFonts w:asciiTheme="minorHAnsi" w:eastAsiaTheme="minorEastAsia" w:hAnsiTheme="minorHAnsi" w:cstheme="minorBidi"/>
          <w:sz w:val="22"/>
          <w:szCs w:val="22"/>
          <w:lang w:val="en-US" w:eastAsia="nl-NL"/>
        </w:rPr>
        <w:tab/>
      </w:r>
      <w:r>
        <w:t>Paste the files you have just copied</w:t>
      </w:r>
      <w:r>
        <w:tab/>
      </w:r>
      <w:r>
        <w:fldChar w:fldCharType="begin"/>
      </w:r>
      <w:r>
        <w:instrText xml:space="preserve"> PAGEREF _Toc393892858 \h </w:instrText>
      </w:r>
      <w:r>
        <w:fldChar w:fldCharType="separate"/>
      </w:r>
      <w:r>
        <w:t>22</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2.2.6.7</w:t>
      </w:r>
      <w:r w:rsidRPr="008A4807">
        <w:rPr>
          <w:rFonts w:asciiTheme="minorHAnsi" w:eastAsiaTheme="minorEastAsia" w:hAnsiTheme="minorHAnsi" w:cstheme="minorBidi"/>
          <w:sz w:val="22"/>
          <w:szCs w:val="22"/>
          <w:lang w:val="en-US" w:eastAsia="nl-NL"/>
        </w:rPr>
        <w:tab/>
      </w:r>
      <w:r>
        <w:t>Activating update</w:t>
      </w:r>
      <w:r>
        <w:tab/>
      </w:r>
      <w:r>
        <w:fldChar w:fldCharType="begin"/>
      </w:r>
      <w:r>
        <w:instrText xml:space="preserve"> PAGEREF _Toc393892859 \h </w:instrText>
      </w:r>
      <w:r>
        <w:fldChar w:fldCharType="separate"/>
      </w:r>
      <w:r>
        <w:t>23</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2.2.6.8</w:t>
      </w:r>
      <w:r w:rsidRPr="008A4807">
        <w:rPr>
          <w:rFonts w:asciiTheme="minorHAnsi" w:eastAsiaTheme="minorEastAsia" w:hAnsiTheme="minorHAnsi" w:cstheme="minorBidi"/>
          <w:sz w:val="22"/>
          <w:szCs w:val="22"/>
          <w:lang w:val="en-US" w:eastAsia="nl-NL"/>
        </w:rPr>
        <w:tab/>
      </w:r>
      <w:r>
        <w:t>BNWAS.ini</w:t>
      </w:r>
      <w:r>
        <w:tab/>
      </w:r>
      <w:r>
        <w:fldChar w:fldCharType="begin"/>
      </w:r>
      <w:r>
        <w:instrText xml:space="preserve"> PAGEREF _Toc393892860 \h </w:instrText>
      </w:r>
      <w:r>
        <w:fldChar w:fldCharType="separate"/>
      </w:r>
      <w:r>
        <w:t>23</w:t>
      </w:r>
      <w:r>
        <w:fldChar w:fldCharType="end"/>
      </w:r>
    </w:p>
    <w:p w:rsidR="008A4807" w:rsidRPr="008A4807" w:rsidRDefault="008A4807">
      <w:pPr>
        <w:pStyle w:val="Inhopg2"/>
        <w:tabs>
          <w:tab w:val="left" w:pos="1134"/>
        </w:tabs>
        <w:rPr>
          <w:rFonts w:asciiTheme="minorHAnsi" w:eastAsiaTheme="minorEastAsia" w:hAnsiTheme="minorHAnsi" w:cstheme="minorBidi"/>
          <w:sz w:val="22"/>
          <w:szCs w:val="22"/>
          <w:lang w:val="en-US" w:eastAsia="nl-NL"/>
        </w:rPr>
      </w:pPr>
      <w:r>
        <w:t>2.3</w:t>
      </w:r>
      <w:r w:rsidRPr="008A4807">
        <w:rPr>
          <w:rFonts w:asciiTheme="minorHAnsi" w:eastAsiaTheme="minorEastAsia" w:hAnsiTheme="minorHAnsi" w:cstheme="minorBidi"/>
          <w:sz w:val="22"/>
          <w:szCs w:val="22"/>
          <w:lang w:val="en-US" w:eastAsia="nl-NL"/>
        </w:rPr>
        <w:tab/>
      </w:r>
      <w:r>
        <w:t>Wago I/O system 750</w:t>
      </w:r>
      <w:r>
        <w:tab/>
      </w:r>
      <w:r>
        <w:fldChar w:fldCharType="begin"/>
      </w:r>
      <w:r>
        <w:instrText xml:space="preserve"> PAGEREF _Toc393892861 \h </w:instrText>
      </w:r>
      <w:r>
        <w:fldChar w:fldCharType="separate"/>
      </w:r>
      <w:r>
        <w:t>24</w:t>
      </w:r>
      <w:r>
        <w:fldChar w:fldCharType="end"/>
      </w:r>
    </w:p>
    <w:p w:rsidR="008A4807" w:rsidRPr="008A4807" w:rsidRDefault="008A4807">
      <w:pPr>
        <w:pStyle w:val="Inhopg3"/>
        <w:rPr>
          <w:rFonts w:asciiTheme="minorHAnsi" w:eastAsiaTheme="minorEastAsia" w:hAnsiTheme="minorHAnsi" w:cstheme="minorBidi"/>
          <w:sz w:val="22"/>
          <w:szCs w:val="22"/>
          <w:lang w:val="en-US" w:eastAsia="nl-NL"/>
        </w:rPr>
      </w:pPr>
      <w:r>
        <w:t>2.3.1</w:t>
      </w:r>
      <w:r w:rsidRPr="008A4807">
        <w:rPr>
          <w:rFonts w:asciiTheme="minorHAnsi" w:eastAsiaTheme="minorEastAsia" w:hAnsiTheme="minorHAnsi" w:cstheme="minorBidi"/>
          <w:sz w:val="22"/>
          <w:szCs w:val="22"/>
          <w:lang w:val="en-US" w:eastAsia="nl-NL"/>
        </w:rPr>
        <w:tab/>
      </w:r>
      <w:r>
        <w:t>Specification</w:t>
      </w:r>
      <w:r>
        <w:tab/>
      </w:r>
      <w:r>
        <w:fldChar w:fldCharType="begin"/>
      </w:r>
      <w:r>
        <w:instrText xml:space="preserve"> PAGEREF _Toc393892862 \h </w:instrText>
      </w:r>
      <w:r>
        <w:fldChar w:fldCharType="separate"/>
      </w:r>
      <w:r>
        <w:t>24</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2.3.1.1</w:t>
      </w:r>
      <w:r w:rsidRPr="008A4807">
        <w:rPr>
          <w:rFonts w:asciiTheme="minorHAnsi" w:eastAsiaTheme="minorEastAsia" w:hAnsiTheme="minorHAnsi" w:cstheme="minorBidi"/>
          <w:sz w:val="22"/>
          <w:szCs w:val="22"/>
          <w:lang w:val="en-US" w:eastAsia="nl-NL"/>
        </w:rPr>
        <w:tab/>
      </w:r>
      <w:r>
        <w:t>Procedure</w:t>
      </w:r>
      <w:r>
        <w:tab/>
      </w:r>
      <w:r>
        <w:fldChar w:fldCharType="begin"/>
      </w:r>
      <w:r>
        <w:instrText xml:space="preserve"> PAGEREF _Toc393892863 \h </w:instrText>
      </w:r>
      <w:r>
        <w:fldChar w:fldCharType="separate"/>
      </w:r>
      <w:r>
        <w:t>24</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2.3.1.2</w:t>
      </w:r>
      <w:r w:rsidRPr="008A4807">
        <w:rPr>
          <w:rFonts w:asciiTheme="minorHAnsi" w:eastAsiaTheme="minorEastAsia" w:hAnsiTheme="minorHAnsi" w:cstheme="minorBidi"/>
          <w:sz w:val="22"/>
          <w:szCs w:val="22"/>
          <w:lang w:val="en-US" w:eastAsia="nl-NL"/>
        </w:rPr>
        <w:tab/>
      </w:r>
      <w:r>
        <w:t>Manufacturing number</w:t>
      </w:r>
      <w:r>
        <w:tab/>
      </w:r>
      <w:r>
        <w:fldChar w:fldCharType="begin"/>
      </w:r>
      <w:r>
        <w:instrText xml:space="preserve"> PAGEREF _Toc393892864 \h </w:instrText>
      </w:r>
      <w:r>
        <w:fldChar w:fldCharType="separate"/>
      </w:r>
      <w:r>
        <w:t>24</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2.3.1.3</w:t>
      </w:r>
      <w:r w:rsidRPr="008A4807">
        <w:rPr>
          <w:rFonts w:asciiTheme="minorHAnsi" w:eastAsiaTheme="minorEastAsia" w:hAnsiTheme="minorHAnsi" w:cstheme="minorBidi"/>
          <w:sz w:val="22"/>
          <w:szCs w:val="22"/>
          <w:lang w:val="en-US" w:eastAsia="nl-NL"/>
        </w:rPr>
        <w:tab/>
      </w:r>
      <w:r>
        <w:t>General description</w:t>
      </w:r>
      <w:r>
        <w:tab/>
      </w:r>
      <w:r>
        <w:fldChar w:fldCharType="begin"/>
      </w:r>
      <w:r>
        <w:instrText xml:space="preserve"> PAGEREF _Toc393892865 \h </w:instrText>
      </w:r>
      <w:r>
        <w:fldChar w:fldCharType="separate"/>
      </w:r>
      <w:r>
        <w:t>26</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2.3.1.4</w:t>
      </w:r>
      <w:r w:rsidRPr="008A4807">
        <w:rPr>
          <w:rFonts w:asciiTheme="minorHAnsi" w:eastAsiaTheme="minorEastAsia" w:hAnsiTheme="minorHAnsi" w:cstheme="minorBidi"/>
          <w:sz w:val="22"/>
          <w:szCs w:val="22"/>
          <w:lang w:val="en-US" w:eastAsia="nl-NL"/>
        </w:rPr>
        <w:tab/>
      </w:r>
      <w:r>
        <w:t>Dimensions</w:t>
      </w:r>
      <w:r>
        <w:tab/>
      </w:r>
      <w:r>
        <w:fldChar w:fldCharType="begin"/>
      </w:r>
      <w:r>
        <w:instrText xml:space="preserve"> PAGEREF _Toc393892866 \h </w:instrText>
      </w:r>
      <w:r>
        <w:fldChar w:fldCharType="separate"/>
      </w:r>
      <w:r>
        <w:t>27</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2.3.1.5</w:t>
      </w:r>
      <w:r w:rsidRPr="008A4807">
        <w:rPr>
          <w:rFonts w:asciiTheme="minorHAnsi" w:eastAsiaTheme="minorEastAsia" w:hAnsiTheme="minorHAnsi" w:cstheme="minorBidi"/>
          <w:sz w:val="22"/>
          <w:szCs w:val="22"/>
          <w:lang w:val="en-US" w:eastAsia="nl-NL"/>
        </w:rPr>
        <w:tab/>
      </w:r>
      <w:r>
        <w:t>Installation position</w:t>
      </w:r>
      <w:r>
        <w:tab/>
      </w:r>
      <w:r>
        <w:fldChar w:fldCharType="begin"/>
      </w:r>
      <w:r>
        <w:instrText xml:space="preserve"> PAGEREF _Toc393892867 \h </w:instrText>
      </w:r>
      <w:r>
        <w:fldChar w:fldCharType="separate"/>
      </w:r>
      <w:r>
        <w:t>28</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2.3.1.6</w:t>
      </w:r>
      <w:r w:rsidRPr="008A4807">
        <w:rPr>
          <w:rFonts w:asciiTheme="minorHAnsi" w:eastAsiaTheme="minorEastAsia" w:hAnsiTheme="minorHAnsi" w:cstheme="minorBidi"/>
          <w:sz w:val="22"/>
          <w:szCs w:val="22"/>
          <w:lang w:val="en-US" w:eastAsia="nl-NL"/>
        </w:rPr>
        <w:tab/>
      </w:r>
      <w:r>
        <w:t>Total expansion</w:t>
      </w:r>
      <w:r>
        <w:tab/>
      </w:r>
      <w:r>
        <w:fldChar w:fldCharType="begin"/>
      </w:r>
      <w:r>
        <w:instrText xml:space="preserve"> PAGEREF _Toc393892868 \h </w:instrText>
      </w:r>
      <w:r>
        <w:fldChar w:fldCharType="separate"/>
      </w:r>
      <w:r>
        <w:t>28</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2.3.1.7</w:t>
      </w:r>
      <w:r w:rsidRPr="008A4807">
        <w:rPr>
          <w:rFonts w:asciiTheme="minorHAnsi" w:eastAsiaTheme="minorEastAsia" w:hAnsiTheme="minorHAnsi" w:cstheme="minorBidi"/>
          <w:sz w:val="22"/>
          <w:szCs w:val="22"/>
          <w:lang w:val="en-US" w:eastAsia="nl-NL"/>
        </w:rPr>
        <w:tab/>
      </w:r>
      <w:r>
        <w:t>Assembly onto a carrier rail</w:t>
      </w:r>
      <w:r>
        <w:tab/>
      </w:r>
      <w:r>
        <w:fldChar w:fldCharType="begin"/>
      </w:r>
      <w:r>
        <w:instrText xml:space="preserve"> PAGEREF _Toc393892869 \h </w:instrText>
      </w:r>
      <w:r>
        <w:fldChar w:fldCharType="separate"/>
      </w:r>
      <w:r>
        <w:t>29</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2.3.1.8</w:t>
      </w:r>
      <w:r w:rsidRPr="008A4807">
        <w:rPr>
          <w:rFonts w:asciiTheme="minorHAnsi" w:eastAsiaTheme="minorEastAsia" w:hAnsiTheme="minorHAnsi" w:cstheme="minorBidi"/>
          <w:sz w:val="22"/>
          <w:szCs w:val="22"/>
          <w:lang w:val="en-US" w:eastAsia="nl-NL"/>
        </w:rPr>
        <w:tab/>
      </w:r>
      <w:r>
        <w:t>Spacing</w:t>
      </w:r>
      <w:r>
        <w:tab/>
      </w:r>
      <w:r>
        <w:fldChar w:fldCharType="begin"/>
      </w:r>
      <w:r>
        <w:instrText xml:space="preserve"> PAGEREF _Toc393892870 \h </w:instrText>
      </w:r>
      <w:r>
        <w:fldChar w:fldCharType="separate"/>
      </w:r>
      <w:r>
        <w:t>29</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2.3.1.9</w:t>
      </w:r>
      <w:r w:rsidRPr="008A4807">
        <w:rPr>
          <w:rFonts w:asciiTheme="minorHAnsi" w:eastAsiaTheme="minorEastAsia" w:hAnsiTheme="minorHAnsi" w:cstheme="minorBidi"/>
          <w:sz w:val="22"/>
          <w:szCs w:val="22"/>
          <w:lang w:val="en-US" w:eastAsia="nl-NL"/>
        </w:rPr>
        <w:tab/>
      </w:r>
      <w:r>
        <w:t>Installation and removal of the components</w:t>
      </w:r>
      <w:r>
        <w:tab/>
      </w:r>
      <w:r>
        <w:fldChar w:fldCharType="begin"/>
      </w:r>
      <w:r>
        <w:instrText xml:space="preserve"> PAGEREF _Toc393892871 \h </w:instrText>
      </w:r>
      <w:r>
        <w:fldChar w:fldCharType="separate"/>
      </w:r>
      <w:r>
        <w:t>30</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2.3.1.10</w:t>
      </w:r>
      <w:r w:rsidRPr="008A4807">
        <w:rPr>
          <w:rFonts w:asciiTheme="minorHAnsi" w:eastAsiaTheme="minorEastAsia" w:hAnsiTheme="minorHAnsi" w:cstheme="minorBidi"/>
          <w:sz w:val="22"/>
          <w:szCs w:val="22"/>
          <w:lang w:val="en-US" w:eastAsia="nl-NL"/>
        </w:rPr>
        <w:tab/>
      </w:r>
      <w:r>
        <w:t>Assembly sequence</w:t>
      </w:r>
      <w:r>
        <w:tab/>
      </w:r>
      <w:r>
        <w:fldChar w:fldCharType="begin"/>
      </w:r>
      <w:r>
        <w:instrText xml:space="preserve"> PAGEREF _Toc393892872 \h </w:instrText>
      </w:r>
      <w:r>
        <w:fldChar w:fldCharType="separate"/>
      </w:r>
      <w:r>
        <w:t>31</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2.3.1.11</w:t>
      </w:r>
      <w:r w:rsidRPr="008A4807">
        <w:rPr>
          <w:rFonts w:asciiTheme="minorHAnsi" w:eastAsiaTheme="minorEastAsia" w:hAnsiTheme="minorHAnsi" w:cstheme="minorBidi"/>
          <w:sz w:val="22"/>
          <w:szCs w:val="22"/>
          <w:lang w:val="en-US" w:eastAsia="nl-NL"/>
        </w:rPr>
        <w:tab/>
      </w:r>
      <w:r>
        <w:t>Internal bus / data contacts</w:t>
      </w:r>
      <w:r>
        <w:tab/>
      </w:r>
      <w:r>
        <w:fldChar w:fldCharType="begin"/>
      </w:r>
      <w:r>
        <w:instrText xml:space="preserve"> PAGEREF _Toc393892873 \h </w:instrText>
      </w:r>
      <w:r>
        <w:fldChar w:fldCharType="separate"/>
      </w:r>
      <w:r>
        <w:t>31</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2.3.1.12</w:t>
      </w:r>
      <w:r w:rsidRPr="008A4807">
        <w:rPr>
          <w:rFonts w:asciiTheme="minorHAnsi" w:eastAsiaTheme="minorEastAsia" w:hAnsiTheme="minorHAnsi" w:cstheme="minorBidi"/>
          <w:sz w:val="22"/>
          <w:szCs w:val="22"/>
          <w:lang w:val="en-US" w:eastAsia="nl-NL"/>
        </w:rPr>
        <w:tab/>
      </w:r>
      <w:r>
        <w:t>ESD (Electrostatic Discharge)</w:t>
      </w:r>
      <w:r>
        <w:tab/>
      </w:r>
      <w:r>
        <w:fldChar w:fldCharType="begin"/>
      </w:r>
      <w:r>
        <w:instrText xml:space="preserve"> PAGEREF _Toc393892874 \h </w:instrText>
      </w:r>
      <w:r>
        <w:fldChar w:fldCharType="separate"/>
      </w:r>
      <w:r>
        <w:t>32</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2.3.1.13</w:t>
      </w:r>
      <w:r w:rsidRPr="008A4807">
        <w:rPr>
          <w:rFonts w:asciiTheme="minorHAnsi" w:eastAsiaTheme="minorEastAsia" w:hAnsiTheme="minorHAnsi" w:cstheme="minorBidi"/>
          <w:sz w:val="22"/>
          <w:szCs w:val="22"/>
          <w:lang w:val="en-US" w:eastAsia="nl-NL"/>
        </w:rPr>
        <w:tab/>
      </w:r>
      <w:r>
        <w:t>Power contacts</w:t>
      </w:r>
      <w:r>
        <w:tab/>
      </w:r>
      <w:r>
        <w:fldChar w:fldCharType="begin"/>
      </w:r>
      <w:r>
        <w:instrText xml:space="preserve"> PAGEREF _Toc393892875 \h </w:instrText>
      </w:r>
      <w:r>
        <w:fldChar w:fldCharType="separate"/>
      </w:r>
      <w:r>
        <w:t>32</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2.3.1.14</w:t>
      </w:r>
      <w:r w:rsidRPr="008A4807">
        <w:rPr>
          <w:rFonts w:asciiTheme="minorHAnsi" w:eastAsiaTheme="minorEastAsia" w:hAnsiTheme="minorHAnsi" w:cstheme="minorBidi"/>
          <w:sz w:val="22"/>
          <w:szCs w:val="22"/>
          <w:lang w:val="en-US" w:eastAsia="nl-NL"/>
        </w:rPr>
        <w:tab/>
      </w:r>
      <w:r>
        <w:t>Wire connection</w:t>
      </w:r>
      <w:r>
        <w:tab/>
      </w:r>
      <w:r>
        <w:fldChar w:fldCharType="begin"/>
      </w:r>
      <w:r>
        <w:instrText xml:space="preserve"> PAGEREF _Toc393892876 \h </w:instrText>
      </w:r>
      <w:r>
        <w:fldChar w:fldCharType="separate"/>
      </w:r>
      <w:r>
        <w:t>33</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2.3.1.15</w:t>
      </w:r>
      <w:r w:rsidRPr="008A4807">
        <w:rPr>
          <w:rFonts w:asciiTheme="minorHAnsi" w:eastAsiaTheme="minorEastAsia" w:hAnsiTheme="minorHAnsi" w:cstheme="minorBidi"/>
          <w:sz w:val="22"/>
          <w:szCs w:val="22"/>
          <w:lang w:val="en-US" w:eastAsia="nl-NL"/>
        </w:rPr>
        <w:tab/>
      </w:r>
      <w:r>
        <w:t>Connection</w:t>
      </w:r>
      <w:r>
        <w:tab/>
      </w:r>
      <w:r>
        <w:fldChar w:fldCharType="begin"/>
      </w:r>
      <w:r>
        <w:instrText xml:space="preserve"> PAGEREF _Toc393892877 \h </w:instrText>
      </w:r>
      <w:r>
        <w:fldChar w:fldCharType="separate"/>
      </w:r>
      <w:r>
        <w:t>34</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2.3.1.16</w:t>
      </w:r>
      <w:r w:rsidRPr="008A4807">
        <w:rPr>
          <w:rFonts w:asciiTheme="minorHAnsi" w:eastAsiaTheme="minorEastAsia" w:hAnsiTheme="minorHAnsi" w:cstheme="minorBidi"/>
          <w:sz w:val="22"/>
          <w:szCs w:val="22"/>
          <w:lang w:val="en-US" w:eastAsia="nl-NL"/>
        </w:rPr>
        <w:tab/>
      </w:r>
      <w:r>
        <w:t>Connection</w:t>
      </w:r>
      <w:r>
        <w:tab/>
      </w:r>
      <w:r>
        <w:fldChar w:fldCharType="begin"/>
      </w:r>
      <w:r>
        <w:instrText xml:space="preserve"> PAGEREF _Toc393892878 \h </w:instrText>
      </w:r>
      <w:r>
        <w:fldChar w:fldCharType="separate"/>
      </w:r>
      <w:r>
        <w:t>35</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2.3.1.17</w:t>
      </w:r>
      <w:r w:rsidRPr="008A4807">
        <w:rPr>
          <w:rFonts w:asciiTheme="minorHAnsi" w:eastAsiaTheme="minorEastAsia" w:hAnsiTheme="minorHAnsi" w:cstheme="minorBidi"/>
          <w:sz w:val="22"/>
          <w:szCs w:val="22"/>
          <w:lang w:val="en-US" w:eastAsia="nl-NL"/>
        </w:rPr>
        <w:tab/>
      </w:r>
      <w:r>
        <w:t>Fusing</w:t>
      </w:r>
      <w:r>
        <w:tab/>
      </w:r>
      <w:r>
        <w:fldChar w:fldCharType="begin"/>
      </w:r>
      <w:r>
        <w:instrText xml:space="preserve"> PAGEREF _Toc393892879 \h </w:instrText>
      </w:r>
      <w:r>
        <w:fldChar w:fldCharType="separate"/>
      </w:r>
      <w:r>
        <w:t>37</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2.3.1.18</w:t>
      </w:r>
      <w:r w:rsidRPr="008A4807">
        <w:rPr>
          <w:rFonts w:asciiTheme="minorHAnsi" w:eastAsiaTheme="minorEastAsia" w:hAnsiTheme="minorHAnsi" w:cstheme="minorBidi"/>
          <w:sz w:val="22"/>
          <w:szCs w:val="22"/>
          <w:lang w:val="en-US" w:eastAsia="nl-NL"/>
        </w:rPr>
        <w:tab/>
      </w:r>
      <w:r>
        <w:t>Grounding the DIN rail</w:t>
      </w:r>
      <w:r>
        <w:tab/>
      </w:r>
      <w:r>
        <w:fldChar w:fldCharType="begin"/>
      </w:r>
      <w:r>
        <w:instrText xml:space="preserve"> PAGEREF _Toc393892880 \h </w:instrText>
      </w:r>
      <w:r>
        <w:fldChar w:fldCharType="separate"/>
      </w:r>
      <w:r>
        <w:t>39</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2.3.1.19</w:t>
      </w:r>
      <w:r w:rsidRPr="008A4807">
        <w:rPr>
          <w:rFonts w:asciiTheme="minorHAnsi" w:eastAsiaTheme="minorEastAsia" w:hAnsiTheme="minorHAnsi" w:cstheme="minorBidi"/>
          <w:sz w:val="22"/>
          <w:szCs w:val="22"/>
          <w:lang w:val="en-US" w:eastAsia="nl-NL"/>
        </w:rPr>
        <w:tab/>
      </w:r>
      <w:r>
        <w:t>Insulated assembly</w:t>
      </w:r>
      <w:r>
        <w:tab/>
      </w:r>
      <w:r>
        <w:fldChar w:fldCharType="begin"/>
      </w:r>
      <w:r>
        <w:instrText xml:space="preserve"> PAGEREF _Toc393892881 \h </w:instrText>
      </w:r>
      <w:r>
        <w:fldChar w:fldCharType="separate"/>
      </w:r>
      <w:r>
        <w:t>39</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2.3.1.20</w:t>
      </w:r>
      <w:r w:rsidRPr="008A4807">
        <w:rPr>
          <w:rFonts w:asciiTheme="minorHAnsi" w:eastAsiaTheme="minorEastAsia" w:hAnsiTheme="minorHAnsi" w:cstheme="minorBidi"/>
          <w:sz w:val="22"/>
          <w:szCs w:val="22"/>
          <w:lang w:val="en-US" w:eastAsia="nl-NL"/>
        </w:rPr>
        <w:tab/>
      </w:r>
      <w:r>
        <w:t>Grounding function</w:t>
      </w:r>
      <w:r>
        <w:tab/>
      </w:r>
      <w:r>
        <w:fldChar w:fldCharType="begin"/>
      </w:r>
      <w:r>
        <w:instrText xml:space="preserve"> PAGEREF _Toc393892882 \h </w:instrText>
      </w:r>
      <w:r>
        <w:fldChar w:fldCharType="separate"/>
      </w:r>
      <w:r>
        <w:t>39</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2.3.1.21</w:t>
      </w:r>
      <w:r w:rsidRPr="008A4807">
        <w:rPr>
          <w:rFonts w:asciiTheme="minorHAnsi" w:eastAsiaTheme="minorEastAsia" w:hAnsiTheme="minorHAnsi" w:cstheme="minorBidi"/>
          <w:sz w:val="22"/>
          <w:szCs w:val="22"/>
          <w:lang w:val="en-US" w:eastAsia="nl-NL"/>
        </w:rPr>
        <w:tab/>
      </w:r>
      <w:r>
        <w:t>Shielding (screening)</w:t>
      </w:r>
      <w:r>
        <w:tab/>
      </w:r>
      <w:r>
        <w:fldChar w:fldCharType="begin"/>
      </w:r>
      <w:r>
        <w:instrText xml:space="preserve"> PAGEREF _Toc393892883 \h </w:instrText>
      </w:r>
      <w:r>
        <w:fldChar w:fldCharType="separate"/>
      </w:r>
      <w:r>
        <w:t>40</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2.3.1.22</w:t>
      </w:r>
      <w:r w:rsidRPr="008A4807">
        <w:rPr>
          <w:rFonts w:asciiTheme="minorHAnsi" w:eastAsiaTheme="minorEastAsia" w:hAnsiTheme="minorHAnsi" w:cstheme="minorBidi"/>
          <w:sz w:val="22"/>
          <w:szCs w:val="22"/>
          <w:lang w:val="en-US" w:eastAsia="nl-NL"/>
        </w:rPr>
        <w:tab/>
      </w:r>
      <w:r>
        <w:t>Bus conductors</w:t>
      </w:r>
      <w:r>
        <w:tab/>
      </w:r>
      <w:r>
        <w:fldChar w:fldCharType="begin"/>
      </w:r>
      <w:r>
        <w:instrText xml:space="preserve"> PAGEREF _Toc393892884 \h </w:instrText>
      </w:r>
      <w:r>
        <w:fldChar w:fldCharType="separate"/>
      </w:r>
      <w:r>
        <w:t>40</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lastRenderedPageBreak/>
        <w:t>2.3.1.23</w:t>
      </w:r>
      <w:r w:rsidRPr="008A4807">
        <w:rPr>
          <w:rFonts w:asciiTheme="minorHAnsi" w:eastAsiaTheme="minorEastAsia" w:hAnsiTheme="minorHAnsi" w:cstheme="minorBidi"/>
          <w:sz w:val="22"/>
          <w:szCs w:val="22"/>
          <w:lang w:val="en-US" w:eastAsia="nl-NL"/>
        </w:rPr>
        <w:tab/>
      </w:r>
      <w:r>
        <w:t>Signal conductors</w:t>
      </w:r>
      <w:r>
        <w:tab/>
      </w:r>
      <w:r>
        <w:fldChar w:fldCharType="begin"/>
      </w:r>
      <w:r>
        <w:instrText xml:space="preserve"> PAGEREF _Toc393892885 \h </w:instrText>
      </w:r>
      <w:r>
        <w:fldChar w:fldCharType="separate"/>
      </w:r>
      <w:r>
        <w:t>41</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2.3.1.24</w:t>
      </w:r>
      <w:r w:rsidRPr="008A4807">
        <w:rPr>
          <w:rFonts w:asciiTheme="minorHAnsi" w:eastAsiaTheme="minorEastAsia" w:hAnsiTheme="minorHAnsi" w:cstheme="minorBidi"/>
          <w:sz w:val="22"/>
          <w:szCs w:val="22"/>
          <w:lang w:val="en-US" w:eastAsia="nl-NL"/>
        </w:rPr>
        <w:tab/>
      </w:r>
      <w:r>
        <w:t>WAGO Shield (screen) connecting system</w:t>
      </w:r>
      <w:r>
        <w:tab/>
      </w:r>
      <w:r>
        <w:fldChar w:fldCharType="begin"/>
      </w:r>
      <w:r>
        <w:instrText xml:space="preserve"> PAGEREF _Toc393892886 \h </w:instrText>
      </w:r>
      <w:r>
        <w:fldChar w:fldCharType="separate"/>
      </w:r>
      <w:r>
        <w:t>41</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2.3.1.25</w:t>
      </w:r>
      <w:r w:rsidRPr="008A4807">
        <w:rPr>
          <w:rFonts w:asciiTheme="minorHAnsi" w:eastAsiaTheme="minorEastAsia" w:hAnsiTheme="minorHAnsi" w:cstheme="minorBidi"/>
          <w:sz w:val="22"/>
          <w:szCs w:val="22"/>
          <w:lang w:val="en-US" w:eastAsia="nl-NL"/>
        </w:rPr>
        <w:tab/>
      </w:r>
      <w:r>
        <w:t>Assembly guidelines / standards</w:t>
      </w:r>
      <w:r>
        <w:tab/>
      </w:r>
      <w:r>
        <w:fldChar w:fldCharType="begin"/>
      </w:r>
      <w:r>
        <w:instrText xml:space="preserve"> PAGEREF _Toc393892887 \h </w:instrText>
      </w:r>
      <w:r>
        <w:fldChar w:fldCharType="separate"/>
      </w:r>
      <w:r>
        <w:t>42</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2.3.1.26</w:t>
      </w:r>
      <w:r w:rsidRPr="008A4807">
        <w:rPr>
          <w:rFonts w:asciiTheme="minorHAnsi" w:eastAsiaTheme="minorEastAsia" w:hAnsiTheme="minorHAnsi" w:cstheme="minorBidi"/>
          <w:sz w:val="22"/>
          <w:szCs w:val="22"/>
          <w:lang w:val="en-US" w:eastAsia="nl-NL"/>
        </w:rPr>
        <w:tab/>
      </w:r>
      <w:r>
        <w:t>Hardware</w:t>
      </w:r>
      <w:r>
        <w:tab/>
      </w:r>
      <w:r>
        <w:fldChar w:fldCharType="begin"/>
      </w:r>
      <w:r>
        <w:instrText xml:space="preserve"> PAGEREF _Toc393892888 \h </w:instrText>
      </w:r>
      <w:r>
        <w:fldChar w:fldCharType="separate"/>
      </w:r>
      <w:r>
        <w:t>42</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2.3.1.27</w:t>
      </w:r>
      <w:r w:rsidRPr="008A4807">
        <w:rPr>
          <w:rFonts w:asciiTheme="minorHAnsi" w:eastAsiaTheme="minorEastAsia" w:hAnsiTheme="minorHAnsi" w:cstheme="minorBidi"/>
          <w:sz w:val="22"/>
          <w:szCs w:val="22"/>
          <w:lang w:val="en-US" w:eastAsia="nl-NL"/>
        </w:rPr>
        <w:tab/>
      </w:r>
      <w:r>
        <w:t>Device supply</w:t>
      </w:r>
      <w:r>
        <w:tab/>
      </w:r>
      <w:r>
        <w:fldChar w:fldCharType="begin"/>
      </w:r>
      <w:r>
        <w:instrText xml:space="preserve"> PAGEREF _Toc393892889 \h </w:instrText>
      </w:r>
      <w:r>
        <w:fldChar w:fldCharType="separate"/>
      </w:r>
      <w:r>
        <w:t>43</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2.3.1.28</w:t>
      </w:r>
      <w:r w:rsidRPr="008A4807">
        <w:rPr>
          <w:rFonts w:asciiTheme="minorHAnsi" w:eastAsiaTheme="minorEastAsia" w:hAnsiTheme="minorHAnsi" w:cstheme="minorBidi"/>
          <w:sz w:val="22"/>
          <w:szCs w:val="22"/>
          <w:lang w:val="en-US" w:eastAsia="nl-NL"/>
        </w:rPr>
        <w:tab/>
      </w:r>
      <w:r>
        <w:t>Field bus connection</w:t>
      </w:r>
      <w:r>
        <w:tab/>
      </w:r>
      <w:r>
        <w:fldChar w:fldCharType="begin"/>
      </w:r>
      <w:r>
        <w:instrText xml:space="preserve"> PAGEREF _Toc393892890 \h </w:instrText>
      </w:r>
      <w:r>
        <w:fldChar w:fldCharType="separate"/>
      </w:r>
      <w:r>
        <w:t>43</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2.3.1.29</w:t>
      </w:r>
      <w:r w:rsidRPr="008A4807">
        <w:rPr>
          <w:rFonts w:asciiTheme="minorHAnsi" w:eastAsiaTheme="minorEastAsia" w:hAnsiTheme="minorHAnsi" w:cstheme="minorBidi"/>
          <w:sz w:val="22"/>
          <w:szCs w:val="22"/>
          <w:lang w:val="en-US" w:eastAsia="nl-NL"/>
        </w:rPr>
        <w:tab/>
      </w:r>
      <w:r>
        <w:t>Display elements</w:t>
      </w:r>
      <w:r>
        <w:tab/>
      </w:r>
      <w:r>
        <w:fldChar w:fldCharType="begin"/>
      </w:r>
      <w:r>
        <w:instrText xml:space="preserve"> PAGEREF _Toc393892891 \h </w:instrText>
      </w:r>
      <w:r>
        <w:fldChar w:fldCharType="separate"/>
      </w:r>
      <w:r>
        <w:t>44</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2.3.1.30</w:t>
      </w:r>
      <w:r w:rsidRPr="008A4807">
        <w:rPr>
          <w:rFonts w:asciiTheme="minorHAnsi" w:eastAsiaTheme="minorEastAsia" w:hAnsiTheme="minorHAnsi" w:cstheme="minorBidi"/>
          <w:sz w:val="22"/>
          <w:szCs w:val="22"/>
          <w:lang w:val="en-US" w:eastAsia="nl-NL"/>
        </w:rPr>
        <w:tab/>
      </w:r>
      <w:r>
        <w:t>Display elements (power supply filter 24 VDC - 750-626)</w:t>
      </w:r>
      <w:r>
        <w:tab/>
      </w:r>
      <w:r>
        <w:fldChar w:fldCharType="begin"/>
      </w:r>
      <w:r>
        <w:instrText xml:space="preserve"> PAGEREF _Toc393892892 \h </w:instrText>
      </w:r>
      <w:r>
        <w:fldChar w:fldCharType="separate"/>
      </w:r>
      <w:r>
        <w:t>45</w:t>
      </w:r>
      <w:r>
        <w:fldChar w:fldCharType="end"/>
      </w:r>
    </w:p>
    <w:p w:rsidR="008A4807" w:rsidRPr="008A4807" w:rsidRDefault="008A4807">
      <w:pPr>
        <w:pStyle w:val="Inhopg4"/>
        <w:tabs>
          <w:tab w:val="left" w:pos="2268"/>
        </w:tabs>
        <w:rPr>
          <w:rFonts w:asciiTheme="minorHAnsi" w:eastAsiaTheme="minorEastAsia" w:hAnsiTheme="minorHAnsi" w:cstheme="minorBidi"/>
          <w:sz w:val="22"/>
          <w:szCs w:val="22"/>
          <w:lang w:val="en-US" w:eastAsia="nl-NL"/>
        </w:rPr>
      </w:pPr>
      <w:r w:rsidRPr="00070AF5">
        <w:rPr>
          <w:rFonts w:cs="Arial"/>
        </w:rPr>
        <w:t>2.3.1.31</w:t>
      </w:r>
      <w:r w:rsidRPr="008A4807">
        <w:rPr>
          <w:rFonts w:asciiTheme="minorHAnsi" w:eastAsiaTheme="minorEastAsia" w:hAnsiTheme="minorHAnsi" w:cstheme="minorBidi"/>
          <w:sz w:val="22"/>
          <w:szCs w:val="22"/>
          <w:lang w:val="en-US" w:eastAsia="nl-NL"/>
        </w:rPr>
        <w:tab/>
      </w:r>
      <w:r>
        <w:t>Technical specifications</w:t>
      </w:r>
      <w:r>
        <w:tab/>
      </w:r>
      <w:r>
        <w:fldChar w:fldCharType="begin"/>
      </w:r>
      <w:r>
        <w:instrText xml:space="preserve"> PAGEREF _Toc393892893 \h </w:instrText>
      </w:r>
      <w:r>
        <w:fldChar w:fldCharType="separate"/>
      </w:r>
      <w:r>
        <w:t>47</w:t>
      </w:r>
      <w:r>
        <w:fldChar w:fldCharType="end"/>
      </w:r>
    </w:p>
    <w:p w:rsidR="008A4807" w:rsidRPr="008A4807" w:rsidRDefault="008A4807">
      <w:pPr>
        <w:pStyle w:val="Inhopg3"/>
        <w:rPr>
          <w:rFonts w:asciiTheme="minorHAnsi" w:eastAsiaTheme="minorEastAsia" w:hAnsiTheme="minorHAnsi" w:cstheme="minorBidi"/>
          <w:sz w:val="22"/>
          <w:szCs w:val="22"/>
          <w:lang w:val="en-US" w:eastAsia="nl-NL"/>
        </w:rPr>
      </w:pPr>
      <w:r>
        <w:t>2.3.2</w:t>
      </w:r>
      <w:r w:rsidRPr="008A4807">
        <w:rPr>
          <w:rFonts w:asciiTheme="minorHAnsi" w:eastAsiaTheme="minorEastAsia" w:hAnsiTheme="minorHAnsi" w:cstheme="minorBidi"/>
          <w:sz w:val="22"/>
          <w:szCs w:val="22"/>
          <w:lang w:val="en-US" w:eastAsia="nl-NL"/>
        </w:rPr>
        <w:tab/>
      </w:r>
      <w:r>
        <w:t>Installation</w:t>
      </w:r>
      <w:r>
        <w:tab/>
      </w:r>
      <w:r>
        <w:fldChar w:fldCharType="begin"/>
      </w:r>
      <w:r>
        <w:instrText xml:space="preserve"> PAGEREF _Toc393892894 \h </w:instrText>
      </w:r>
      <w:r>
        <w:fldChar w:fldCharType="separate"/>
      </w:r>
      <w:r>
        <w:t>48</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2.3.2.1</w:t>
      </w:r>
      <w:r w:rsidRPr="008A4807">
        <w:rPr>
          <w:rFonts w:asciiTheme="minorHAnsi" w:eastAsiaTheme="minorEastAsia" w:hAnsiTheme="minorHAnsi" w:cstheme="minorBidi"/>
          <w:sz w:val="22"/>
          <w:szCs w:val="22"/>
          <w:lang w:val="en-US" w:eastAsia="nl-NL"/>
        </w:rPr>
        <w:tab/>
      </w:r>
      <w:r>
        <w:t>PLC explanation and settings</w:t>
      </w:r>
      <w:r>
        <w:tab/>
      </w:r>
      <w:r>
        <w:fldChar w:fldCharType="begin"/>
      </w:r>
      <w:r>
        <w:instrText xml:space="preserve"> PAGEREF _Toc393892895 \h </w:instrText>
      </w:r>
      <w:r>
        <w:fldChar w:fldCharType="separate"/>
      </w:r>
      <w:r>
        <w:t>48</w:t>
      </w:r>
      <w:r>
        <w:fldChar w:fldCharType="end"/>
      </w:r>
    </w:p>
    <w:p w:rsidR="008A4807" w:rsidRPr="008A4807" w:rsidRDefault="008A4807">
      <w:pPr>
        <w:pStyle w:val="Inhopg2"/>
        <w:tabs>
          <w:tab w:val="left" w:pos="1134"/>
        </w:tabs>
        <w:rPr>
          <w:rFonts w:asciiTheme="minorHAnsi" w:eastAsiaTheme="minorEastAsia" w:hAnsiTheme="minorHAnsi" w:cstheme="minorBidi"/>
          <w:sz w:val="22"/>
          <w:szCs w:val="22"/>
          <w:lang w:val="en-US" w:eastAsia="nl-NL"/>
        </w:rPr>
      </w:pPr>
      <w:r>
        <w:t>2.4</w:t>
      </w:r>
      <w:r w:rsidRPr="008A4807">
        <w:rPr>
          <w:rFonts w:asciiTheme="minorHAnsi" w:eastAsiaTheme="minorEastAsia" w:hAnsiTheme="minorHAnsi" w:cstheme="minorBidi"/>
          <w:sz w:val="22"/>
          <w:szCs w:val="22"/>
          <w:lang w:val="en-US" w:eastAsia="nl-NL"/>
        </w:rPr>
        <w:tab/>
      </w:r>
      <w:r>
        <w:t>Phoenix Contact FL switch SFNT series</w:t>
      </w:r>
      <w:r>
        <w:tab/>
      </w:r>
      <w:r>
        <w:fldChar w:fldCharType="begin"/>
      </w:r>
      <w:r>
        <w:instrText xml:space="preserve"> PAGEREF _Toc393892896 \h </w:instrText>
      </w:r>
      <w:r>
        <w:fldChar w:fldCharType="separate"/>
      </w:r>
      <w:r>
        <w:t>51</w:t>
      </w:r>
      <w:r>
        <w:fldChar w:fldCharType="end"/>
      </w:r>
    </w:p>
    <w:p w:rsidR="008A4807" w:rsidRPr="008A4807" w:rsidRDefault="008A4807">
      <w:pPr>
        <w:pStyle w:val="Inhopg3"/>
        <w:rPr>
          <w:rFonts w:asciiTheme="minorHAnsi" w:eastAsiaTheme="minorEastAsia" w:hAnsiTheme="minorHAnsi" w:cstheme="minorBidi"/>
          <w:sz w:val="22"/>
          <w:szCs w:val="22"/>
          <w:lang w:val="en-US" w:eastAsia="nl-NL"/>
        </w:rPr>
      </w:pPr>
      <w:r>
        <w:t>2.4.1</w:t>
      </w:r>
      <w:r w:rsidRPr="008A4807">
        <w:rPr>
          <w:rFonts w:asciiTheme="minorHAnsi" w:eastAsiaTheme="minorEastAsia" w:hAnsiTheme="minorHAnsi" w:cstheme="minorBidi"/>
          <w:sz w:val="22"/>
          <w:szCs w:val="22"/>
          <w:lang w:val="en-US" w:eastAsia="nl-NL"/>
        </w:rPr>
        <w:tab/>
      </w:r>
      <w:r>
        <w:t>Specification</w:t>
      </w:r>
      <w:r>
        <w:tab/>
      </w:r>
      <w:r>
        <w:fldChar w:fldCharType="begin"/>
      </w:r>
      <w:r>
        <w:instrText xml:space="preserve"> PAGEREF _Toc393892897 \h </w:instrText>
      </w:r>
      <w:r>
        <w:fldChar w:fldCharType="separate"/>
      </w:r>
      <w:r>
        <w:t>51</w:t>
      </w:r>
      <w:r>
        <w:fldChar w:fldCharType="end"/>
      </w:r>
    </w:p>
    <w:p w:rsidR="008A4807" w:rsidRPr="008A4807" w:rsidRDefault="008A4807">
      <w:pPr>
        <w:pStyle w:val="Inhopg3"/>
        <w:rPr>
          <w:rFonts w:asciiTheme="minorHAnsi" w:eastAsiaTheme="minorEastAsia" w:hAnsiTheme="minorHAnsi" w:cstheme="minorBidi"/>
          <w:sz w:val="22"/>
          <w:szCs w:val="22"/>
          <w:lang w:val="en-US" w:eastAsia="nl-NL"/>
        </w:rPr>
      </w:pPr>
      <w:r>
        <w:t>2.4.2</w:t>
      </w:r>
      <w:r w:rsidRPr="008A4807">
        <w:rPr>
          <w:rFonts w:asciiTheme="minorHAnsi" w:eastAsiaTheme="minorEastAsia" w:hAnsiTheme="minorHAnsi" w:cstheme="minorBidi"/>
          <w:sz w:val="22"/>
          <w:szCs w:val="22"/>
          <w:lang w:val="en-US" w:eastAsia="nl-NL"/>
        </w:rPr>
        <w:tab/>
      </w:r>
      <w:r>
        <w:t>Installation</w:t>
      </w:r>
      <w:r>
        <w:tab/>
      </w:r>
      <w:r>
        <w:fldChar w:fldCharType="begin"/>
      </w:r>
      <w:r>
        <w:instrText xml:space="preserve"> PAGEREF _Toc393892898 \h </w:instrText>
      </w:r>
      <w:r>
        <w:fldChar w:fldCharType="separate"/>
      </w:r>
      <w:r>
        <w:t>52</w:t>
      </w:r>
      <w:r>
        <w:fldChar w:fldCharType="end"/>
      </w:r>
    </w:p>
    <w:p w:rsidR="008A4807" w:rsidRPr="008A4807" w:rsidRDefault="008A4807">
      <w:pPr>
        <w:pStyle w:val="Inhopg2"/>
        <w:tabs>
          <w:tab w:val="left" w:pos="1134"/>
        </w:tabs>
        <w:rPr>
          <w:rFonts w:asciiTheme="minorHAnsi" w:eastAsiaTheme="minorEastAsia" w:hAnsiTheme="minorHAnsi" w:cstheme="minorBidi"/>
          <w:sz w:val="22"/>
          <w:szCs w:val="22"/>
          <w:lang w:val="en-US" w:eastAsia="nl-NL"/>
        </w:rPr>
      </w:pPr>
      <w:r>
        <w:t>2.5</w:t>
      </w:r>
      <w:r w:rsidRPr="008A4807">
        <w:rPr>
          <w:rFonts w:asciiTheme="minorHAnsi" w:eastAsiaTheme="minorEastAsia" w:hAnsiTheme="minorHAnsi" w:cstheme="minorBidi"/>
          <w:sz w:val="22"/>
          <w:szCs w:val="22"/>
          <w:lang w:val="en-US" w:eastAsia="nl-NL"/>
        </w:rPr>
        <w:tab/>
      </w:r>
      <w:r>
        <w:t>Watch Alarm Panel 1</w:t>
      </w:r>
      <w:r w:rsidRPr="00070AF5">
        <w:rPr>
          <w:vertAlign w:val="superscript"/>
        </w:rPr>
        <w:t>st</w:t>
      </w:r>
      <w:r>
        <w:t>, 2</w:t>
      </w:r>
      <w:r w:rsidRPr="00070AF5">
        <w:rPr>
          <w:vertAlign w:val="superscript"/>
        </w:rPr>
        <w:t>nd</w:t>
      </w:r>
      <w:r>
        <w:t xml:space="preserve"> and 3</w:t>
      </w:r>
      <w:r w:rsidRPr="00070AF5">
        <w:rPr>
          <w:vertAlign w:val="superscript"/>
        </w:rPr>
        <w:t>rd</w:t>
      </w:r>
      <w:r>
        <w:t xml:space="preserve"> stage</w:t>
      </w:r>
      <w:r>
        <w:tab/>
      </w:r>
      <w:r>
        <w:fldChar w:fldCharType="begin"/>
      </w:r>
      <w:r>
        <w:instrText xml:space="preserve"> PAGEREF _Toc393892899 \h </w:instrText>
      </w:r>
      <w:r>
        <w:fldChar w:fldCharType="separate"/>
      </w:r>
      <w:r>
        <w:t>53</w:t>
      </w:r>
      <w:r>
        <w:fldChar w:fldCharType="end"/>
      </w:r>
    </w:p>
    <w:p w:rsidR="008A4807" w:rsidRPr="008A4807" w:rsidRDefault="008A4807">
      <w:pPr>
        <w:pStyle w:val="Inhopg3"/>
        <w:rPr>
          <w:rFonts w:asciiTheme="minorHAnsi" w:eastAsiaTheme="minorEastAsia" w:hAnsiTheme="minorHAnsi" w:cstheme="minorBidi"/>
          <w:sz w:val="22"/>
          <w:szCs w:val="22"/>
          <w:lang w:val="en-US" w:eastAsia="nl-NL"/>
        </w:rPr>
      </w:pPr>
      <w:r>
        <w:t>2.5.1</w:t>
      </w:r>
      <w:r w:rsidRPr="008A4807">
        <w:rPr>
          <w:rFonts w:asciiTheme="minorHAnsi" w:eastAsiaTheme="minorEastAsia" w:hAnsiTheme="minorHAnsi" w:cstheme="minorBidi"/>
          <w:sz w:val="22"/>
          <w:szCs w:val="22"/>
          <w:lang w:val="en-US" w:eastAsia="nl-NL"/>
        </w:rPr>
        <w:tab/>
      </w:r>
      <w:r>
        <w:t>Specification</w:t>
      </w:r>
      <w:r>
        <w:tab/>
      </w:r>
      <w:r>
        <w:fldChar w:fldCharType="begin"/>
      </w:r>
      <w:r>
        <w:instrText xml:space="preserve"> PAGEREF _Toc393892900 \h </w:instrText>
      </w:r>
      <w:r>
        <w:fldChar w:fldCharType="separate"/>
      </w:r>
      <w:r>
        <w:t>53</w:t>
      </w:r>
      <w:r>
        <w:fldChar w:fldCharType="end"/>
      </w:r>
    </w:p>
    <w:p w:rsidR="008A4807" w:rsidRPr="008A4807" w:rsidRDefault="008A4807">
      <w:pPr>
        <w:pStyle w:val="Inhopg3"/>
        <w:rPr>
          <w:rFonts w:asciiTheme="minorHAnsi" w:eastAsiaTheme="minorEastAsia" w:hAnsiTheme="minorHAnsi" w:cstheme="minorBidi"/>
          <w:sz w:val="22"/>
          <w:szCs w:val="22"/>
          <w:lang w:val="en-US" w:eastAsia="nl-NL"/>
        </w:rPr>
      </w:pPr>
      <w:r>
        <w:t>2.5.2</w:t>
      </w:r>
      <w:r w:rsidRPr="008A4807">
        <w:rPr>
          <w:rFonts w:asciiTheme="minorHAnsi" w:eastAsiaTheme="minorEastAsia" w:hAnsiTheme="minorHAnsi" w:cstheme="minorBidi"/>
          <w:sz w:val="22"/>
          <w:szCs w:val="22"/>
          <w:lang w:val="en-US" w:eastAsia="nl-NL"/>
        </w:rPr>
        <w:tab/>
      </w:r>
      <w:r>
        <w:t>Installation</w:t>
      </w:r>
      <w:r>
        <w:tab/>
      </w:r>
      <w:r>
        <w:fldChar w:fldCharType="begin"/>
      </w:r>
      <w:r>
        <w:instrText xml:space="preserve"> PAGEREF _Toc393892901 \h </w:instrText>
      </w:r>
      <w:r>
        <w:fldChar w:fldCharType="separate"/>
      </w:r>
      <w:r>
        <w:t>54</w:t>
      </w:r>
      <w:r>
        <w:fldChar w:fldCharType="end"/>
      </w:r>
    </w:p>
    <w:p w:rsidR="008A4807" w:rsidRPr="008A4807" w:rsidRDefault="008A4807">
      <w:pPr>
        <w:pStyle w:val="Inhopg2"/>
        <w:tabs>
          <w:tab w:val="left" w:pos="1134"/>
        </w:tabs>
        <w:rPr>
          <w:rFonts w:asciiTheme="minorHAnsi" w:eastAsiaTheme="minorEastAsia" w:hAnsiTheme="minorHAnsi" w:cstheme="minorBidi"/>
          <w:sz w:val="22"/>
          <w:szCs w:val="22"/>
          <w:lang w:val="en-US" w:eastAsia="nl-NL"/>
        </w:rPr>
      </w:pPr>
      <w:r>
        <w:t>2.6</w:t>
      </w:r>
      <w:r w:rsidRPr="008A4807">
        <w:rPr>
          <w:rFonts w:asciiTheme="minorHAnsi" w:eastAsiaTheme="minorEastAsia" w:hAnsiTheme="minorHAnsi" w:cstheme="minorBidi"/>
          <w:sz w:val="22"/>
          <w:szCs w:val="22"/>
          <w:lang w:val="en-US" w:eastAsia="nl-NL"/>
        </w:rPr>
        <w:tab/>
      </w:r>
      <w:r>
        <w:t>Reset Buttons</w:t>
      </w:r>
      <w:r>
        <w:tab/>
      </w:r>
      <w:r>
        <w:fldChar w:fldCharType="begin"/>
      </w:r>
      <w:r>
        <w:instrText xml:space="preserve"> PAGEREF _Toc393892902 \h </w:instrText>
      </w:r>
      <w:r>
        <w:fldChar w:fldCharType="separate"/>
      </w:r>
      <w:r>
        <w:t>55</w:t>
      </w:r>
      <w:r>
        <w:fldChar w:fldCharType="end"/>
      </w:r>
    </w:p>
    <w:p w:rsidR="008A4807" w:rsidRPr="008A4807" w:rsidRDefault="008A4807">
      <w:pPr>
        <w:pStyle w:val="Inhopg3"/>
        <w:rPr>
          <w:rFonts w:asciiTheme="minorHAnsi" w:eastAsiaTheme="minorEastAsia" w:hAnsiTheme="minorHAnsi" w:cstheme="minorBidi"/>
          <w:sz w:val="22"/>
          <w:szCs w:val="22"/>
          <w:lang w:val="en-US" w:eastAsia="nl-NL"/>
        </w:rPr>
      </w:pPr>
      <w:r>
        <w:t>2.6.1</w:t>
      </w:r>
      <w:r w:rsidRPr="008A4807">
        <w:rPr>
          <w:rFonts w:asciiTheme="minorHAnsi" w:eastAsiaTheme="minorEastAsia" w:hAnsiTheme="minorHAnsi" w:cstheme="minorBidi"/>
          <w:sz w:val="22"/>
          <w:szCs w:val="22"/>
          <w:lang w:val="en-US" w:eastAsia="nl-NL"/>
        </w:rPr>
        <w:tab/>
      </w:r>
      <w:r>
        <w:t>Specification</w:t>
      </w:r>
      <w:r>
        <w:tab/>
      </w:r>
      <w:r>
        <w:fldChar w:fldCharType="begin"/>
      </w:r>
      <w:r>
        <w:instrText xml:space="preserve"> PAGEREF _Toc393892903 \h </w:instrText>
      </w:r>
      <w:r>
        <w:fldChar w:fldCharType="separate"/>
      </w:r>
      <w:r>
        <w:t>55</w:t>
      </w:r>
      <w:r>
        <w:fldChar w:fldCharType="end"/>
      </w:r>
    </w:p>
    <w:p w:rsidR="008A4807" w:rsidRPr="008A4807" w:rsidRDefault="008A4807">
      <w:pPr>
        <w:pStyle w:val="Inhopg3"/>
        <w:rPr>
          <w:rFonts w:asciiTheme="minorHAnsi" w:eastAsiaTheme="minorEastAsia" w:hAnsiTheme="minorHAnsi" w:cstheme="minorBidi"/>
          <w:sz w:val="22"/>
          <w:szCs w:val="22"/>
          <w:lang w:val="en-US" w:eastAsia="nl-NL"/>
        </w:rPr>
      </w:pPr>
      <w:r>
        <w:t>2.6.2</w:t>
      </w:r>
      <w:r w:rsidRPr="008A4807">
        <w:rPr>
          <w:rFonts w:asciiTheme="minorHAnsi" w:eastAsiaTheme="minorEastAsia" w:hAnsiTheme="minorHAnsi" w:cstheme="minorBidi"/>
          <w:sz w:val="22"/>
          <w:szCs w:val="22"/>
          <w:lang w:val="en-US" w:eastAsia="nl-NL"/>
        </w:rPr>
        <w:tab/>
      </w:r>
      <w:r>
        <w:t>Installation</w:t>
      </w:r>
      <w:r>
        <w:tab/>
      </w:r>
      <w:r>
        <w:fldChar w:fldCharType="begin"/>
      </w:r>
      <w:r>
        <w:instrText xml:space="preserve"> PAGEREF _Toc393892904 \h </w:instrText>
      </w:r>
      <w:r>
        <w:fldChar w:fldCharType="separate"/>
      </w:r>
      <w:r>
        <w:t>55</w:t>
      </w:r>
      <w:r>
        <w:fldChar w:fldCharType="end"/>
      </w:r>
    </w:p>
    <w:p w:rsidR="008A4807" w:rsidRPr="008A4807" w:rsidRDefault="008A4807">
      <w:pPr>
        <w:pStyle w:val="Inhopg2"/>
        <w:tabs>
          <w:tab w:val="left" w:pos="1134"/>
        </w:tabs>
        <w:rPr>
          <w:rFonts w:asciiTheme="minorHAnsi" w:eastAsiaTheme="minorEastAsia" w:hAnsiTheme="minorHAnsi" w:cstheme="minorBidi"/>
          <w:sz w:val="22"/>
          <w:szCs w:val="22"/>
          <w:lang w:val="en-US" w:eastAsia="nl-NL"/>
        </w:rPr>
      </w:pPr>
      <w:r>
        <w:t>2.7</w:t>
      </w:r>
      <w:r w:rsidRPr="008A4807">
        <w:rPr>
          <w:rFonts w:asciiTheme="minorHAnsi" w:eastAsiaTheme="minorEastAsia" w:hAnsiTheme="minorHAnsi" w:cstheme="minorBidi"/>
          <w:sz w:val="22"/>
          <w:szCs w:val="22"/>
          <w:lang w:val="en-US" w:eastAsia="nl-NL"/>
        </w:rPr>
        <w:tab/>
      </w:r>
      <w:r>
        <w:t>Installation requirement Power supply</w:t>
      </w:r>
      <w:r>
        <w:tab/>
      </w:r>
      <w:r>
        <w:fldChar w:fldCharType="begin"/>
      </w:r>
      <w:r>
        <w:instrText xml:space="preserve"> PAGEREF _Toc393892905 \h </w:instrText>
      </w:r>
      <w:r>
        <w:fldChar w:fldCharType="separate"/>
      </w:r>
      <w:r>
        <w:t>56</w:t>
      </w:r>
      <w:r>
        <w:fldChar w:fldCharType="end"/>
      </w:r>
    </w:p>
    <w:p w:rsidR="008A4807" w:rsidRPr="008A4807" w:rsidRDefault="008A4807">
      <w:pPr>
        <w:pStyle w:val="Inhopg2"/>
        <w:tabs>
          <w:tab w:val="left" w:pos="1134"/>
        </w:tabs>
        <w:rPr>
          <w:rFonts w:asciiTheme="minorHAnsi" w:eastAsiaTheme="minorEastAsia" w:hAnsiTheme="minorHAnsi" w:cstheme="minorBidi"/>
          <w:sz w:val="22"/>
          <w:szCs w:val="22"/>
          <w:lang w:val="en-US" w:eastAsia="nl-NL"/>
        </w:rPr>
      </w:pPr>
      <w:r>
        <w:t>2.8</w:t>
      </w:r>
      <w:r w:rsidRPr="008A4807">
        <w:rPr>
          <w:rFonts w:asciiTheme="minorHAnsi" w:eastAsiaTheme="minorEastAsia" w:hAnsiTheme="minorHAnsi" w:cstheme="minorBidi"/>
          <w:sz w:val="22"/>
          <w:szCs w:val="22"/>
          <w:lang w:val="en-US" w:eastAsia="nl-NL"/>
        </w:rPr>
        <w:tab/>
      </w:r>
      <w:r>
        <w:t>Addendum</w:t>
      </w:r>
      <w:r>
        <w:tab/>
      </w:r>
      <w:r>
        <w:fldChar w:fldCharType="begin"/>
      </w:r>
      <w:r>
        <w:instrText xml:space="preserve"> PAGEREF _Toc393892906 \h </w:instrText>
      </w:r>
      <w:r>
        <w:fldChar w:fldCharType="separate"/>
      </w:r>
      <w:r>
        <w:t>56</w:t>
      </w:r>
      <w:r>
        <w:fldChar w:fldCharType="end"/>
      </w:r>
    </w:p>
    <w:p w:rsidR="008A4807" w:rsidRPr="008A4807" w:rsidRDefault="008A4807">
      <w:pPr>
        <w:pStyle w:val="Inhopg2"/>
        <w:tabs>
          <w:tab w:val="left" w:pos="1134"/>
        </w:tabs>
        <w:rPr>
          <w:rFonts w:asciiTheme="minorHAnsi" w:eastAsiaTheme="minorEastAsia" w:hAnsiTheme="minorHAnsi" w:cstheme="minorBidi"/>
          <w:sz w:val="22"/>
          <w:szCs w:val="22"/>
          <w:lang w:val="en-US" w:eastAsia="nl-NL"/>
        </w:rPr>
      </w:pPr>
      <w:r>
        <w:t>2.9</w:t>
      </w:r>
      <w:r w:rsidRPr="008A4807">
        <w:rPr>
          <w:rFonts w:asciiTheme="minorHAnsi" w:eastAsiaTheme="minorEastAsia" w:hAnsiTheme="minorHAnsi" w:cstheme="minorBidi"/>
          <w:sz w:val="22"/>
          <w:szCs w:val="22"/>
          <w:lang w:val="en-US" w:eastAsia="nl-NL"/>
        </w:rPr>
        <w:tab/>
      </w:r>
      <w:r>
        <w:t>Setup</w:t>
      </w:r>
      <w:r>
        <w:tab/>
      </w:r>
      <w:r>
        <w:fldChar w:fldCharType="begin"/>
      </w:r>
      <w:r>
        <w:instrText xml:space="preserve"> PAGEREF _Toc393892907 \h </w:instrText>
      </w:r>
      <w:r>
        <w:fldChar w:fldCharType="separate"/>
      </w:r>
      <w:r>
        <w:t>57</w:t>
      </w:r>
      <w:r>
        <w:fldChar w:fldCharType="end"/>
      </w:r>
    </w:p>
    <w:p w:rsidR="008A4807" w:rsidRPr="008A4807" w:rsidRDefault="008A4807">
      <w:pPr>
        <w:pStyle w:val="Inhopg3"/>
        <w:rPr>
          <w:rFonts w:asciiTheme="minorHAnsi" w:eastAsiaTheme="minorEastAsia" w:hAnsiTheme="minorHAnsi" w:cstheme="minorBidi"/>
          <w:sz w:val="22"/>
          <w:szCs w:val="22"/>
          <w:lang w:val="en-US" w:eastAsia="nl-NL"/>
        </w:rPr>
      </w:pPr>
      <w:r>
        <w:t>2.9.1</w:t>
      </w:r>
      <w:r w:rsidRPr="008A4807">
        <w:rPr>
          <w:rFonts w:asciiTheme="minorHAnsi" w:eastAsiaTheme="minorEastAsia" w:hAnsiTheme="minorHAnsi" w:cstheme="minorBidi"/>
          <w:sz w:val="22"/>
          <w:szCs w:val="22"/>
          <w:lang w:val="en-US" w:eastAsia="nl-NL"/>
        </w:rPr>
        <w:tab/>
      </w:r>
      <w:r>
        <w:t>NavVision</w:t>
      </w:r>
      <w:r>
        <w:tab/>
      </w:r>
      <w:r>
        <w:fldChar w:fldCharType="begin"/>
      </w:r>
      <w:r>
        <w:instrText xml:space="preserve"> PAGEREF _Toc393892908 \h </w:instrText>
      </w:r>
      <w:r>
        <w:fldChar w:fldCharType="separate"/>
      </w:r>
      <w:r>
        <w:t>57</w:t>
      </w:r>
      <w:r>
        <w:fldChar w:fldCharType="end"/>
      </w:r>
    </w:p>
    <w:p w:rsidR="008A4807" w:rsidRPr="008A4807" w:rsidRDefault="008A4807">
      <w:pPr>
        <w:pStyle w:val="Inhopg3"/>
        <w:rPr>
          <w:rFonts w:asciiTheme="minorHAnsi" w:eastAsiaTheme="minorEastAsia" w:hAnsiTheme="minorHAnsi" w:cstheme="minorBidi"/>
          <w:sz w:val="22"/>
          <w:szCs w:val="22"/>
          <w:lang w:val="en-US" w:eastAsia="nl-NL"/>
        </w:rPr>
      </w:pPr>
      <w:r>
        <w:t>2.9.2</w:t>
      </w:r>
      <w:r w:rsidRPr="008A4807">
        <w:rPr>
          <w:rFonts w:asciiTheme="minorHAnsi" w:eastAsiaTheme="minorEastAsia" w:hAnsiTheme="minorHAnsi" w:cstheme="minorBidi"/>
          <w:sz w:val="22"/>
          <w:szCs w:val="22"/>
          <w:lang w:val="en-US" w:eastAsia="nl-NL"/>
        </w:rPr>
        <w:tab/>
      </w:r>
      <w:r>
        <w:t>BNWAS configuration tool</w:t>
      </w:r>
      <w:r>
        <w:tab/>
      </w:r>
      <w:r>
        <w:fldChar w:fldCharType="begin"/>
      </w:r>
      <w:r>
        <w:instrText xml:space="preserve"> PAGEREF _Toc393892909 \h </w:instrText>
      </w:r>
      <w:r>
        <w:fldChar w:fldCharType="separate"/>
      </w:r>
      <w:r>
        <w:t>57</w:t>
      </w:r>
      <w:r>
        <w:fldChar w:fldCharType="end"/>
      </w:r>
    </w:p>
    <w:p w:rsidR="008A4807" w:rsidRPr="008A4807" w:rsidRDefault="008A4807">
      <w:pPr>
        <w:pStyle w:val="Inhopg3"/>
        <w:rPr>
          <w:rFonts w:asciiTheme="minorHAnsi" w:eastAsiaTheme="minorEastAsia" w:hAnsiTheme="minorHAnsi" w:cstheme="minorBidi"/>
          <w:sz w:val="22"/>
          <w:szCs w:val="22"/>
          <w:lang w:val="en-US" w:eastAsia="nl-NL"/>
        </w:rPr>
      </w:pPr>
      <w:r>
        <w:t>2.9.3</w:t>
      </w:r>
      <w:r w:rsidRPr="008A4807">
        <w:rPr>
          <w:rFonts w:asciiTheme="minorHAnsi" w:eastAsiaTheme="minorEastAsia" w:hAnsiTheme="minorHAnsi" w:cstheme="minorBidi"/>
          <w:sz w:val="22"/>
          <w:szCs w:val="22"/>
          <w:lang w:val="en-US" w:eastAsia="nl-NL"/>
        </w:rPr>
        <w:tab/>
      </w:r>
      <w:r>
        <w:t>Configuration screen</w:t>
      </w:r>
      <w:r>
        <w:tab/>
      </w:r>
      <w:r>
        <w:fldChar w:fldCharType="begin"/>
      </w:r>
      <w:r>
        <w:instrText xml:space="preserve"> PAGEREF _Toc393892910 \h </w:instrText>
      </w:r>
      <w:r>
        <w:fldChar w:fldCharType="separate"/>
      </w:r>
      <w:r>
        <w:t>58</w:t>
      </w:r>
      <w:r>
        <w:fldChar w:fldCharType="end"/>
      </w:r>
    </w:p>
    <w:p w:rsidR="008A4807" w:rsidRPr="008A4807" w:rsidRDefault="008A4807">
      <w:pPr>
        <w:pStyle w:val="Inhopg1"/>
        <w:rPr>
          <w:rFonts w:asciiTheme="minorHAnsi" w:eastAsiaTheme="minorEastAsia" w:hAnsiTheme="minorHAnsi" w:cstheme="minorBidi"/>
          <w:b w:val="0"/>
          <w:szCs w:val="22"/>
          <w:lang w:val="en-US" w:eastAsia="nl-NL"/>
        </w:rPr>
      </w:pPr>
      <w:r>
        <w:t>3.</w:t>
      </w:r>
      <w:r w:rsidRPr="008A4807">
        <w:rPr>
          <w:rFonts w:asciiTheme="minorHAnsi" w:eastAsiaTheme="minorEastAsia" w:hAnsiTheme="minorHAnsi" w:cstheme="minorBidi"/>
          <w:b w:val="0"/>
          <w:szCs w:val="22"/>
          <w:lang w:val="en-US" w:eastAsia="nl-NL"/>
        </w:rPr>
        <w:tab/>
      </w:r>
      <w:r>
        <w:t>User</w:t>
      </w:r>
      <w:r>
        <w:tab/>
      </w:r>
      <w:r>
        <w:fldChar w:fldCharType="begin"/>
      </w:r>
      <w:r>
        <w:instrText xml:space="preserve"> PAGEREF _Toc393892911 \h </w:instrText>
      </w:r>
      <w:r>
        <w:fldChar w:fldCharType="separate"/>
      </w:r>
      <w:r>
        <w:t>63</w:t>
      </w:r>
      <w:r>
        <w:fldChar w:fldCharType="end"/>
      </w:r>
    </w:p>
    <w:p w:rsidR="008A4807" w:rsidRPr="008A4807" w:rsidRDefault="008A4807">
      <w:pPr>
        <w:pStyle w:val="Inhopg2"/>
        <w:tabs>
          <w:tab w:val="left" w:pos="1134"/>
        </w:tabs>
        <w:rPr>
          <w:rFonts w:asciiTheme="minorHAnsi" w:eastAsiaTheme="minorEastAsia" w:hAnsiTheme="minorHAnsi" w:cstheme="minorBidi"/>
          <w:sz w:val="22"/>
          <w:szCs w:val="22"/>
          <w:lang w:val="en-US" w:eastAsia="nl-NL"/>
        </w:rPr>
      </w:pPr>
      <w:r>
        <w:t>3.1</w:t>
      </w:r>
      <w:r w:rsidRPr="008A4807">
        <w:rPr>
          <w:rFonts w:asciiTheme="minorHAnsi" w:eastAsiaTheme="minorEastAsia" w:hAnsiTheme="minorHAnsi" w:cstheme="minorBidi"/>
          <w:sz w:val="22"/>
          <w:szCs w:val="22"/>
          <w:lang w:val="en-US" w:eastAsia="nl-NL"/>
        </w:rPr>
        <w:tab/>
      </w:r>
      <w:r>
        <w:t>Introduction</w:t>
      </w:r>
      <w:r>
        <w:tab/>
      </w:r>
      <w:r>
        <w:fldChar w:fldCharType="begin"/>
      </w:r>
      <w:r>
        <w:instrText xml:space="preserve"> PAGEREF _Toc393892912 \h </w:instrText>
      </w:r>
      <w:r>
        <w:fldChar w:fldCharType="separate"/>
      </w:r>
      <w:r>
        <w:t>63</w:t>
      </w:r>
      <w:r>
        <w:fldChar w:fldCharType="end"/>
      </w:r>
    </w:p>
    <w:p w:rsidR="008A4807" w:rsidRPr="008A4807" w:rsidRDefault="008A4807">
      <w:pPr>
        <w:pStyle w:val="Inhopg2"/>
        <w:tabs>
          <w:tab w:val="left" w:pos="1134"/>
        </w:tabs>
        <w:rPr>
          <w:rFonts w:asciiTheme="minorHAnsi" w:eastAsiaTheme="minorEastAsia" w:hAnsiTheme="minorHAnsi" w:cstheme="minorBidi"/>
          <w:sz w:val="22"/>
          <w:szCs w:val="22"/>
          <w:lang w:val="en-US" w:eastAsia="nl-NL"/>
        </w:rPr>
      </w:pPr>
      <w:r>
        <w:t>3.2</w:t>
      </w:r>
      <w:r w:rsidRPr="008A4807">
        <w:rPr>
          <w:rFonts w:asciiTheme="minorHAnsi" w:eastAsiaTheme="minorEastAsia" w:hAnsiTheme="minorHAnsi" w:cstheme="minorBidi"/>
          <w:sz w:val="22"/>
          <w:szCs w:val="22"/>
          <w:lang w:val="en-US" w:eastAsia="nl-NL"/>
        </w:rPr>
        <w:tab/>
      </w:r>
      <w:r>
        <w:t>The HMI overview</w:t>
      </w:r>
      <w:r>
        <w:tab/>
      </w:r>
      <w:r>
        <w:fldChar w:fldCharType="begin"/>
      </w:r>
      <w:r>
        <w:instrText xml:space="preserve"> PAGEREF _Toc393892913 \h </w:instrText>
      </w:r>
      <w:r>
        <w:fldChar w:fldCharType="separate"/>
      </w:r>
      <w:r>
        <w:t>63</w:t>
      </w:r>
      <w:r>
        <w:fldChar w:fldCharType="end"/>
      </w:r>
    </w:p>
    <w:p w:rsidR="008A4807" w:rsidRPr="008A4807" w:rsidRDefault="008A4807">
      <w:pPr>
        <w:pStyle w:val="Inhopg2"/>
        <w:tabs>
          <w:tab w:val="left" w:pos="1134"/>
        </w:tabs>
        <w:rPr>
          <w:rFonts w:asciiTheme="minorHAnsi" w:eastAsiaTheme="minorEastAsia" w:hAnsiTheme="minorHAnsi" w:cstheme="minorBidi"/>
          <w:sz w:val="22"/>
          <w:szCs w:val="22"/>
          <w:lang w:val="en-US" w:eastAsia="nl-NL"/>
        </w:rPr>
      </w:pPr>
      <w:r>
        <w:t>3.3</w:t>
      </w:r>
      <w:r w:rsidRPr="008A4807">
        <w:rPr>
          <w:rFonts w:asciiTheme="minorHAnsi" w:eastAsiaTheme="minorEastAsia" w:hAnsiTheme="minorHAnsi" w:cstheme="minorBidi"/>
          <w:sz w:val="22"/>
          <w:szCs w:val="22"/>
          <w:lang w:val="en-US" w:eastAsia="nl-NL"/>
        </w:rPr>
        <w:tab/>
      </w:r>
      <w:r>
        <w:t>The HMI explained</w:t>
      </w:r>
      <w:r>
        <w:tab/>
      </w:r>
      <w:r>
        <w:fldChar w:fldCharType="begin"/>
      </w:r>
      <w:r>
        <w:instrText xml:space="preserve"> PAGEREF _Toc393892914 \h </w:instrText>
      </w:r>
      <w:r>
        <w:fldChar w:fldCharType="separate"/>
      </w:r>
      <w:r>
        <w:t>64</w:t>
      </w:r>
      <w:r>
        <w:fldChar w:fldCharType="end"/>
      </w:r>
    </w:p>
    <w:p w:rsidR="008A4807" w:rsidRPr="008A4807" w:rsidRDefault="008A4807">
      <w:pPr>
        <w:pStyle w:val="Inhopg2"/>
        <w:tabs>
          <w:tab w:val="left" w:pos="1134"/>
        </w:tabs>
        <w:rPr>
          <w:rFonts w:asciiTheme="minorHAnsi" w:eastAsiaTheme="minorEastAsia" w:hAnsiTheme="minorHAnsi" w:cstheme="minorBidi"/>
          <w:sz w:val="22"/>
          <w:szCs w:val="22"/>
          <w:lang w:val="en-US" w:eastAsia="nl-NL"/>
        </w:rPr>
      </w:pPr>
      <w:r>
        <w:t>3.4</w:t>
      </w:r>
      <w:r w:rsidRPr="008A4807">
        <w:rPr>
          <w:rFonts w:asciiTheme="minorHAnsi" w:eastAsiaTheme="minorEastAsia" w:hAnsiTheme="minorHAnsi" w:cstheme="minorBidi"/>
          <w:sz w:val="22"/>
          <w:szCs w:val="22"/>
          <w:lang w:val="en-US" w:eastAsia="nl-NL"/>
        </w:rPr>
        <w:tab/>
      </w:r>
      <w:r>
        <w:t>The setup page</w:t>
      </w:r>
      <w:r>
        <w:tab/>
      </w:r>
      <w:r>
        <w:fldChar w:fldCharType="begin"/>
      </w:r>
      <w:r>
        <w:instrText xml:space="preserve"> PAGEREF _Toc393892915 \h </w:instrText>
      </w:r>
      <w:r>
        <w:fldChar w:fldCharType="separate"/>
      </w:r>
      <w:r>
        <w:t>66</w:t>
      </w:r>
      <w:r>
        <w:fldChar w:fldCharType="end"/>
      </w:r>
    </w:p>
    <w:p w:rsidR="008A4807" w:rsidRPr="008A4807" w:rsidRDefault="008A4807">
      <w:pPr>
        <w:pStyle w:val="Inhopg2"/>
        <w:tabs>
          <w:tab w:val="left" w:pos="1134"/>
        </w:tabs>
        <w:rPr>
          <w:rFonts w:asciiTheme="minorHAnsi" w:eastAsiaTheme="minorEastAsia" w:hAnsiTheme="minorHAnsi" w:cstheme="minorBidi"/>
          <w:sz w:val="22"/>
          <w:szCs w:val="22"/>
          <w:lang w:val="en-US" w:eastAsia="nl-NL"/>
        </w:rPr>
      </w:pPr>
      <w:r>
        <w:t>3.5</w:t>
      </w:r>
      <w:r w:rsidRPr="008A4807">
        <w:rPr>
          <w:rFonts w:asciiTheme="minorHAnsi" w:eastAsiaTheme="minorEastAsia" w:hAnsiTheme="minorHAnsi" w:cstheme="minorBidi"/>
          <w:sz w:val="22"/>
          <w:szCs w:val="22"/>
          <w:lang w:val="en-US" w:eastAsia="nl-NL"/>
        </w:rPr>
        <w:tab/>
      </w:r>
      <w:r>
        <w:t>The different statuses</w:t>
      </w:r>
      <w:r>
        <w:tab/>
      </w:r>
      <w:r>
        <w:fldChar w:fldCharType="begin"/>
      </w:r>
      <w:r>
        <w:instrText xml:space="preserve"> PAGEREF _Toc393892916 \h </w:instrText>
      </w:r>
      <w:r>
        <w:fldChar w:fldCharType="separate"/>
      </w:r>
      <w:r>
        <w:t>68</w:t>
      </w:r>
      <w:r>
        <w:fldChar w:fldCharType="end"/>
      </w:r>
    </w:p>
    <w:p w:rsidR="008A4807" w:rsidRPr="008A4807" w:rsidRDefault="008A4807">
      <w:pPr>
        <w:pStyle w:val="Inhopg1"/>
        <w:rPr>
          <w:rFonts w:asciiTheme="minorHAnsi" w:eastAsiaTheme="minorEastAsia" w:hAnsiTheme="minorHAnsi" w:cstheme="minorBidi"/>
          <w:b w:val="0"/>
          <w:szCs w:val="22"/>
          <w:lang w:val="en-US" w:eastAsia="nl-NL"/>
        </w:rPr>
      </w:pPr>
      <w:r>
        <w:t>4.</w:t>
      </w:r>
      <w:r w:rsidRPr="008A4807">
        <w:rPr>
          <w:rFonts w:asciiTheme="minorHAnsi" w:eastAsiaTheme="minorEastAsia" w:hAnsiTheme="minorHAnsi" w:cstheme="minorBidi"/>
          <w:b w:val="0"/>
          <w:szCs w:val="22"/>
          <w:lang w:val="en-US" w:eastAsia="nl-NL"/>
        </w:rPr>
        <w:tab/>
      </w:r>
      <w:r>
        <w:t>Maintenance</w:t>
      </w:r>
      <w:r>
        <w:tab/>
      </w:r>
      <w:r>
        <w:fldChar w:fldCharType="begin"/>
      </w:r>
      <w:r>
        <w:instrText xml:space="preserve"> PAGEREF _Toc393892917 \h </w:instrText>
      </w:r>
      <w:r>
        <w:fldChar w:fldCharType="separate"/>
      </w:r>
      <w:r>
        <w:t>71</w:t>
      </w:r>
      <w:r>
        <w:fldChar w:fldCharType="end"/>
      </w:r>
    </w:p>
    <w:p w:rsidR="008A4807" w:rsidRPr="008A4807" w:rsidRDefault="008A4807">
      <w:pPr>
        <w:pStyle w:val="Inhopg2"/>
        <w:tabs>
          <w:tab w:val="left" w:pos="1134"/>
        </w:tabs>
        <w:rPr>
          <w:rFonts w:asciiTheme="minorHAnsi" w:eastAsiaTheme="minorEastAsia" w:hAnsiTheme="minorHAnsi" w:cstheme="minorBidi"/>
          <w:sz w:val="22"/>
          <w:szCs w:val="22"/>
          <w:lang w:val="en-US" w:eastAsia="nl-NL"/>
        </w:rPr>
      </w:pPr>
      <w:r>
        <w:t>4.1</w:t>
      </w:r>
      <w:r w:rsidRPr="008A4807">
        <w:rPr>
          <w:rFonts w:asciiTheme="minorHAnsi" w:eastAsiaTheme="minorEastAsia" w:hAnsiTheme="minorHAnsi" w:cstheme="minorBidi"/>
          <w:sz w:val="22"/>
          <w:szCs w:val="22"/>
          <w:lang w:val="en-US" w:eastAsia="nl-NL"/>
        </w:rPr>
        <w:tab/>
      </w:r>
      <w:r>
        <w:t>Introduction</w:t>
      </w:r>
      <w:r>
        <w:tab/>
      </w:r>
      <w:r>
        <w:fldChar w:fldCharType="begin"/>
      </w:r>
      <w:r>
        <w:instrText xml:space="preserve"> PAGEREF _Toc393892918 \h </w:instrText>
      </w:r>
      <w:r>
        <w:fldChar w:fldCharType="separate"/>
      </w:r>
      <w:r>
        <w:t>71</w:t>
      </w:r>
      <w:r>
        <w:fldChar w:fldCharType="end"/>
      </w:r>
    </w:p>
    <w:p w:rsidR="008A4807" w:rsidRPr="008A4807" w:rsidRDefault="008A4807">
      <w:pPr>
        <w:pStyle w:val="Inhopg3"/>
        <w:rPr>
          <w:rFonts w:asciiTheme="minorHAnsi" w:eastAsiaTheme="minorEastAsia" w:hAnsiTheme="minorHAnsi" w:cstheme="minorBidi"/>
          <w:sz w:val="22"/>
          <w:szCs w:val="22"/>
          <w:lang w:val="en-US" w:eastAsia="nl-NL"/>
        </w:rPr>
      </w:pPr>
      <w:r>
        <w:t>4.1.1</w:t>
      </w:r>
      <w:r w:rsidRPr="008A4807">
        <w:rPr>
          <w:rFonts w:asciiTheme="minorHAnsi" w:eastAsiaTheme="minorEastAsia" w:hAnsiTheme="minorHAnsi" w:cstheme="minorBidi"/>
          <w:sz w:val="22"/>
          <w:szCs w:val="22"/>
          <w:lang w:val="en-US" w:eastAsia="nl-NL"/>
        </w:rPr>
        <w:tab/>
      </w:r>
      <w:r>
        <w:t>Setting up a new DAP</w:t>
      </w:r>
      <w:r>
        <w:tab/>
      </w:r>
      <w:r>
        <w:fldChar w:fldCharType="begin"/>
      </w:r>
      <w:r>
        <w:instrText xml:space="preserve"> PAGEREF _Toc393892919 \h </w:instrText>
      </w:r>
      <w:r>
        <w:fldChar w:fldCharType="separate"/>
      </w:r>
      <w:r>
        <w:t>71</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4.1.1.1</w:t>
      </w:r>
      <w:r w:rsidRPr="008A4807">
        <w:rPr>
          <w:rFonts w:asciiTheme="minorHAnsi" w:eastAsiaTheme="minorEastAsia" w:hAnsiTheme="minorHAnsi" w:cstheme="minorBidi"/>
          <w:sz w:val="22"/>
          <w:szCs w:val="22"/>
          <w:lang w:val="en-US" w:eastAsia="nl-NL"/>
        </w:rPr>
        <w:tab/>
      </w:r>
      <w:r>
        <w:t>Installation</w:t>
      </w:r>
      <w:r>
        <w:tab/>
      </w:r>
      <w:r>
        <w:fldChar w:fldCharType="begin"/>
      </w:r>
      <w:r>
        <w:instrText xml:space="preserve"> PAGEREF _Toc393892920 \h </w:instrText>
      </w:r>
      <w:r>
        <w:fldChar w:fldCharType="separate"/>
      </w:r>
      <w:r>
        <w:t>71</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4.1.1.2</w:t>
      </w:r>
      <w:r w:rsidRPr="008A4807">
        <w:rPr>
          <w:rFonts w:asciiTheme="minorHAnsi" w:eastAsiaTheme="minorEastAsia" w:hAnsiTheme="minorHAnsi" w:cstheme="minorBidi"/>
          <w:sz w:val="22"/>
          <w:szCs w:val="22"/>
          <w:lang w:val="en-US" w:eastAsia="nl-NL"/>
        </w:rPr>
        <w:tab/>
      </w:r>
      <w:r>
        <w:t>Boot the Exter T70 system</w:t>
      </w:r>
      <w:r>
        <w:tab/>
      </w:r>
      <w:r>
        <w:fldChar w:fldCharType="begin"/>
      </w:r>
      <w:r>
        <w:instrText xml:space="preserve"> PAGEREF _Toc393892921 \h </w:instrText>
      </w:r>
      <w:r>
        <w:fldChar w:fldCharType="separate"/>
      </w:r>
      <w:r>
        <w:t>71</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4.1.1.3</w:t>
      </w:r>
      <w:r w:rsidRPr="008A4807">
        <w:rPr>
          <w:rFonts w:asciiTheme="minorHAnsi" w:eastAsiaTheme="minorEastAsia" w:hAnsiTheme="minorHAnsi" w:cstheme="minorBidi"/>
          <w:sz w:val="22"/>
          <w:szCs w:val="22"/>
          <w:lang w:val="en-US" w:eastAsia="nl-NL"/>
        </w:rPr>
        <w:tab/>
      </w:r>
      <w:r>
        <w:t>Connect the Exter T70 to the maintenance PC</w:t>
      </w:r>
      <w:r>
        <w:tab/>
      </w:r>
      <w:r>
        <w:fldChar w:fldCharType="begin"/>
      </w:r>
      <w:r>
        <w:instrText xml:space="preserve"> PAGEREF _Toc393892922 \h </w:instrText>
      </w:r>
      <w:r>
        <w:fldChar w:fldCharType="separate"/>
      </w:r>
      <w:r>
        <w:t>71</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4.1.1.4</w:t>
      </w:r>
      <w:r w:rsidRPr="008A4807">
        <w:rPr>
          <w:rFonts w:asciiTheme="minorHAnsi" w:eastAsiaTheme="minorEastAsia" w:hAnsiTheme="minorHAnsi" w:cstheme="minorBidi"/>
          <w:sz w:val="22"/>
          <w:szCs w:val="22"/>
          <w:lang w:val="en-US" w:eastAsia="nl-NL"/>
        </w:rPr>
        <w:tab/>
      </w:r>
      <w:r>
        <w:t>Check the IP address of the maintenance PC</w:t>
      </w:r>
      <w:r>
        <w:tab/>
      </w:r>
      <w:r>
        <w:fldChar w:fldCharType="begin"/>
      </w:r>
      <w:r>
        <w:instrText xml:space="preserve"> PAGEREF _Toc393892923 \h </w:instrText>
      </w:r>
      <w:r>
        <w:fldChar w:fldCharType="separate"/>
      </w:r>
      <w:r>
        <w:t>71</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4.1.1.5</w:t>
      </w:r>
      <w:r w:rsidRPr="008A4807">
        <w:rPr>
          <w:rFonts w:asciiTheme="minorHAnsi" w:eastAsiaTheme="minorEastAsia" w:hAnsiTheme="minorHAnsi" w:cstheme="minorBidi"/>
          <w:sz w:val="22"/>
          <w:szCs w:val="22"/>
          <w:lang w:val="en-US" w:eastAsia="nl-NL"/>
        </w:rPr>
        <w:tab/>
      </w:r>
      <w:r>
        <w:t>Copy the new software</w:t>
      </w:r>
      <w:r>
        <w:tab/>
      </w:r>
      <w:r>
        <w:fldChar w:fldCharType="begin"/>
      </w:r>
      <w:r>
        <w:instrText xml:space="preserve"> PAGEREF _Toc393892924 \h </w:instrText>
      </w:r>
      <w:r>
        <w:fldChar w:fldCharType="separate"/>
      </w:r>
      <w:r>
        <w:t>71</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4.1.1.6</w:t>
      </w:r>
      <w:r w:rsidRPr="008A4807">
        <w:rPr>
          <w:rFonts w:asciiTheme="minorHAnsi" w:eastAsiaTheme="minorEastAsia" w:hAnsiTheme="minorHAnsi" w:cstheme="minorBidi"/>
          <w:sz w:val="22"/>
          <w:szCs w:val="22"/>
          <w:lang w:val="en-US" w:eastAsia="nl-NL"/>
        </w:rPr>
        <w:tab/>
      </w:r>
      <w:r>
        <w:t>Open an FTP connection to the Exter T70 panel.</w:t>
      </w:r>
      <w:r>
        <w:tab/>
      </w:r>
      <w:r>
        <w:fldChar w:fldCharType="begin"/>
      </w:r>
      <w:r>
        <w:instrText xml:space="preserve"> PAGEREF _Toc393892925 \h </w:instrText>
      </w:r>
      <w:r>
        <w:fldChar w:fldCharType="separate"/>
      </w:r>
      <w:r>
        <w:t>72</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4.1.1.7</w:t>
      </w:r>
      <w:r w:rsidRPr="008A4807">
        <w:rPr>
          <w:rFonts w:asciiTheme="minorHAnsi" w:eastAsiaTheme="minorEastAsia" w:hAnsiTheme="minorHAnsi" w:cstheme="minorBidi"/>
          <w:sz w:val="22"/>
          <w:szCs w:val="22"/>
          <w:lang w:val="en-US" w:eastAsia="nl-NL"/>
        </w:rPr>
        <w:tab/>
      </w:r>
      <w:r>
        <w:t>Paste the files you have just copied</w:t>
      </w:r>
      <w:r>
        <w:tab/>
      </w:r>
      <w:r>
        <w:fldChar w:fldCharType="begin"/>
      </w:r>
      <w:r>
        <w:instrText xml:space="preserve"> PAGEREF _Toc393892926 \h </w:instrText>
      </w:r>
      <w:r>
        <w:fldChar w:fldCharType="separate"/>
      </w:r>
      <w:r>
        <w:t>72</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4.1.1.8</w:t>
      </w:r>
      <w:r w:rsidRPr="008A4807">
        <w:rPr>
          <w:rFonts w:asciiTheme="minorHAnsi" w:eastAsiaTheme="minorEastAsia" w:hAnsiTheme="minorHAnsi" w:cstheme="minorBidi"/>
          <w:sz w:val="22"/>
          <w:szCs w:val="22"/>
          <w:lang w:val="en-US" w:eastAsia="nl-NL"/>
        </w:rPr>
        <w:tab/>
      </w:r>
      <w:r>
        <w:t>Activating update</w:t>
      </w:r>
      <w:r>
        <w:tab/>
      </w:r>
      <w:r>
        <w:fldChar w:fldCharType="begin"/>
      </w:r>
      <w:r>
        <w:instrText xml:space="preserve"> PAGEREF _Toc393892927 \h </w:instrText>
      </w:r>
      <w:r>
        <w:fldChar w:fldCharType="separate"/>
      </w:r>
      <w:r>
        <w:t>73</w:t>
      </w:r>
      <w:r>
        <w:fldChar w:fldCharType="end"/>
      </w:r>
    </w:p>
    <w:p w:rsidR="008A4807" w:rsidRPr="008A4807" w:rsidRDefault="008A4807">
      <w:pPr>
        <w:pStyle w:val="Inhopg4"/>
        <w:tabs>
          <w:tab w:val="left" w:pos="1728"/>
        </w:tabs>
        <w:rPr>
          <w:rFonts w:asciiTheme="minorHAnsi" w:eastAsiaTheme="minorEastAsia" w:hAnsiTheme="minorHAnsi" w:cstheme="minorBidi"/>
          <w:sz w:val="22"/>
          <w:szCs w:val="22"/>
          <w:lang w:val="en-US" w:eastAsia="nl-NL"/>
        </w:rPr>
      </w:pPr>
      <w:r w:rsidRPr="00070AF5">
        <w:rPr>
          <w:rFonts w:cs="Arial"/>
        </w:rPr>
        <w:t>4.1.1.9</w:t>
      </w:r>
      <w:r w:rsidRPr="008A4807">
        <w:rPr>
          <w:rFonts w:asciiTheme="minorHAnsi" w:eastAsiaTheme="minorEastAsia" w:hAnsiTheme="minorHAnsi" w:cstheme="minorBidi"/>
          <w:sz w:val="22"/>
          <w:szCs w:val="22"/>
          <w:lang w:val="en-US" w:eastAsia="nl-NL"/>
        </w:rPr>
        <w:tab/>
      </w:r>
      <w:r>
        <w:t>BNWAS.ini</w:t>
      </w:r>
      <w:r>
        <w:tab/>
      </w:r>
      <w:r>
        <w:fldChar w:fldCharType="begin"/>
      </w:r>
      <w:r>
        <w:instrText xml:space="preserve"> PAGEREF _Toc393892928 \h </w:instrText>
      </w:r>
      <w:r>
        <w:fldChar w:fldCharType="separate"/>
      </w:r>
      <w:r>
        <w:t>73</w:t>
      </w:r>
      <w:r>
        <w:fldChar w:fldCharType="end"/>
      </w:r>
    </w:p>
    <w:p w:rsidR="008A4807" w:rsidRPr="008A4807" w:rsidRDefault="008A4807">
      <w:pPr>
        <w:pStyle w:val="Inhopg3"/>
        <w:rPr>
          <w:rFonts w:asciiTheme="minorHAnsi" w:eastAsiaTheme="minorEastAsia" w:hAnsiTheme="minorHAnsi" w:cstheme="minorBidi"/>
          <w:sz w:val="22"/>
          <w:szCs w:val="22"/>
          <w:lang w:val="en-US" w:eastAsia="nl-NL"/>
        </w:rPr>
      </w:pPr>
      <w:r>
        <w:t>4.1.2</w:t>
      </w:r>
      <w:r w:rsidRPr="008A4807">
        <w:rPr>
          <w:rFonts w:asciiTheme="minorHAnsi" w:eastAsiaTheme="minorEastAsia" w:hAnsiTheme="minorHAnsi" w:cstheme="minorBidi"/>
          <w:sz w:val="22"/>
          <w:szCs w:val="22"/>
          <w:lang w:val="en-US" w:eastAsia="nl-NL"/>
        </w:rPr>
        <w:tab/>
      </w:r>
      <w:r>
        <w:t>Setting a DAP with NavVision AMCS</w:t>
      </w:r>
      <w:r>
        <w:tab/>
      </w:r>
      <w:r>
        <w:fldChar w:fldCharType="begin"/>
      </w:r>
      <w:r>
        <w:instrText xml:space="preserve"> PAGEREF _Toc393892929 \h </w:instrText>
      </w:r>
      <w:r>
        <w:fldChar w:fldCharType="separate"/>
      </w:r>
      <w:r>
        <w:t>73</w:t>
      </w:r>
      <w:r>
        <w:fldChar w:fldCharType="end"/>
      </w:r>
    </w:p>
    <w:p w:rsidR="00DA5601" w:rsidRDefault="007270D5" w:rsidP="000F200F">
      <w:pPr>
        <w:pStyle w:val="Inhopg1"/>
      </w:pPr>
      <w:r>
        <w:fldChar w:fldCharType="end"/>
      </w:r>
    </w:p>
    <w:p w:rsidR="00DA5601" w:rsidRDefault="00DA5601" w:rsidP="000F200F">
      <w:pPr>
        <w:pStyle w:val="Inhopg1"/>
      </w:pPr>
    </w:p>
    <w:p w:rsidR="00DA5601" w:rsidRDefault="00DA5601" w:rsidP="000F200F">
      <w:pPr>
        <w:pStyle w:val="Inhopg1"/>
      </w:pPr>
    </w:p>
    <w:p w:rsidR="00DA5601" w:rsidRDefault="00DA5601" w:rsidP="00847A94">
      <w:pPr>
        <w:pStyle w:val="Heading1noNr"/>
        <w:numPr>
          <w:ilvl w:val="0"/>
          <w:numId w:val="0"/>
        </w:numPr>
      </w:pPr>
      <w:bookmarkStart w:id="0" w:name="_Toc285555366"/>
      <w:bookmarkStart w:id="1" w:name="_Toc393892838"/>
      <w:r>
        <w:t>Figures</w:t>
      </w:r>
      <w:bookmarkEnd w:id="0"/>
      <w:bookmarkEnd w:id="1"/>
    </w:p>
    <w:p w:rsidR="008A4807" w:rsidRPr="008A4807" w:rsidRDefault="007270D5">
      <w:pPr>
        <w:pStyle w:val="Lijstmetafbeeldingen"/>
        <w:rPr>
          <w:rFonts w:asciiTheme="minorHAnsi" w:eastAsiaTheme="minorEastAsia" w:hAnsiTheme="minorHAnsi" w:cstheme="minorBidi"/>
          <w:szCs w:val="22"/>
          <w:lang w:val="en-US" w:eastAsia="nl-NL"/>
        </w:rPr>
      </w:pPr>
      <w:r>
        <w:fldChar w:fldCharType="begin"/>
      </w:r>
      <w:r w:rsidR="00DA5601" w:rsidRPr="00F34689">
        <w:instrText xml:space="preserve"> TOC \c "Figure" </w:instrText>
      </w:r>
      <w:r>
        <w:fldChar w:fldCharType="separate"/>
      </w:r>
      <w:r w:rsidR="008A4807">
        <w:t>Figure 1</w:t>
      </w:r>
      <w:r w:rsidR="008A4807">
        <w:noBreakHyphen/>
        <w:t>1: BNWAS standard setup</w:t>
      </w:r>
      <w:r w:rsidR="008A4807">
        <w:tab/>
      </w:r>
      <w:r w:rsidR="008A4807">
        <w:fldChar w:fldCharType="begin"/>
      </w:r>
      <w:r w:rsidR="008A4807">
        <w:instrText xml:space="preserve"> PAGEREF _Toc393892930 \h </w:instrText>
      </w:r>
      <w:r w:rsidR="008A4807">
        <w:fldChar w:fldCharType="separate"/>
      </w:r>
      <w:r w:rsidR="008A4807">
        <w:t>11</w:t>
      </w:r>
      <w:r w:rsidR="008A4807">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lastRenderedPageBreak/>
        <w:t>Figure 1</w:t>
      </w:r>
      <w:r>
        <w:noBreakHyphen/>
        <w:t>2: BNWAS integrated setup</w:t>
      </w:r>
      <w:r>
        <w:tab/>
      </w:r>
      <w:r>
        <w:fldChar w:fldCharType="begin"/>
      </w:r>
      <w:r>
        <w:instrText xml:space="preserve"> PAGEREF _Toc393892931 \h </w:instrText>
      </w:r>
      <w:r>
        <w:fldChar w:fldCharType="separate"/>
      </w:r>
      <w:r>
        <w:t>12</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1: Dimensions</w:t>
      </w:r>
      <w:r>
        <w:tab/>
      </w:r>
      <w:r>
        <w:fldChar w:fldCharType="begin"/>
      </w:r>
      <w:r>
        <w:instrText xml:space="preserve"> PAGEREF _Toc393892932 \h </w:instrText>
      </w:r>
      <w:r>
        <w:fldChar w:fldCharType="separate"/>
      </w:r>
      <w:r>
        <w:t>13</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2: Delivery and contents</w:t>
      </w:r>
      <w:r>
        <w:tab/>
      </w:r>
      <w:r>
        <w:fldChar w:fldCharType="begin"/>
      </w:r>
      <w:r>
        <w:instrText xml:space="preserve"> PAGEREF _Toc393892933 \h </w:instrText>
      </w:r>
      <w:r>
        <w:fldChar w:fldCharType="separate"/>
      </w:r>
      <w:r>
        <w:t>14</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3: Panel cut-out</w:t>
      </w:r>
      <w:r>
        <w:tab/>
      </w:r>
      <w:r>
        <w:fldChar w:fldCharType="begin"/>
      </w:r>
      <w:r>
        <w:instrText xml:space="preserve"> PAGEREF _Toc393892934 \h </w:instrText>
      </w:r>
      <w:r>
        <w:fldChar w:fldCharType="separate"/>
      </w:r>
      <w:r>
        <w:t>14</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4: Fastening holes and brackets</w:t>
      </w:r>
      <w:r>
        <w:tab/>
      </w:r>
      <w:r>
        <w:fldChar w:fldCharType="begin"/>
      </w:r>
      <w:r>
        <w:instrText xml:space="preserve"> PAGEREF _Toc393892935 \h </w:instrText>
      </w:r>
      <w:r>
        <w:fldChar w:fldCharType="separate"/>
      </w:r>
      <w:r>
        <w:t>15</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5: Cable connections</w:t>
      </w:r>
      <w:r>
        <w:tab/>
      </w:r>
      <w:r>
        <w:fldChar w:fldCharType="begin"/>
      </w:r>
      <w:r>
        <w:instrText xml:space="preserve"> PAGEREF _Toc393892936 \h </w:instrText>
      </w:r>
      <w:r>
        <w:fldChar w:fldCharType="separate"/>
      </w:r>
      <w:r>
        <w:t>16</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6: Mode switches</w:t>
      </w:r>
      <w:r>
        <w:tab/>
      </w:r>
      <w:r>
        <w:fldChar w:fldCharType="begin"/>
      </w:r>
      <w:r>
        <w:instrText xml:space="preserve"> PAGEREF _Toc393892937 \h </w:instrText>
      </w:r>
      <w:r>
        <w:fldChar w:fldCharType="separate"/>
      </w:r>
      <w:r>
        <w:t>17</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7: Copy local files</w:t>
      </w:r>
      <w:r>
        <w:tab/>
      </w:r>
      <w:r>
        <w:fldChar w:fldCharType="begin"/>
      </w:r>
      <w:r>
        <w:instrText xml:space="preserve"> PAGEREF _Toc393892938 \h </w:instrText>
      </w:r>
      <w:r>
        <w:fldChar w:fldCharType="separate"/>
      </w:r>
      <w:r>
        <w:t>22</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8: Enter FTP address</w:t>
      </w:r>
      <w:r>
        <w:tab/>
      </w:r>
      <w:r>
        <w:fldChar w:fldCharType="begin"/>
      </w:r>
      <w:r>
        <w:instrText xml:space="preserve"> PAGEREF _Toc393892939 \h </w:instrText>
      </w:r>
      <w:r>
        <w:fldChar w:fldCharType="separate"/>
      </w:r>
      <w:r>
        <w:t>22</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9: Paste new files</w:t>
      </w:r>
      <w:r>
        <w:tab/>
      </w:r>
      <w:r>
        <w:fldChar w:fldCharType="begin"/>
      </w:r>
      <w:r>
        <w:instrText xml:space="preserve"> PAGEREF _Toc393892940 \h </w:instrText>
      </w:r>
      <w:r>
        <w:fldChar w:fldCharType="separate"/>
      </w:r>
      <w:r>
        <w:t>23</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10: Make the BNWAS.ini</w:t>
      </w:r>
      <w:r>
        <w:tab/>
      </w:r>
      <w:r>
        <w:fldChar w:fldCharType="begin"/>
      </w:r>
      <w:r>
        <w:instrText xml:space="preserve"> PAGEREF _Toc393892941 \h </w:instrText>
      </w:r>
      <w:r>
        <w:fldChar w:fldCharType="separate"/>
      </w:r>
      <w:r>
        <w:t>23</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11</w:t>
      </w:r>
      <w:r w:rsidRPr="00E122C7">
        <w:rPr>
          <w:bCs/>
          <w:color w:val="000000"/>
        </w:rPr>
        <w:t>: Manufacturing number</w:t>
      </w:r>
      <w:r>
        <w:tab/>
      </w:r>
      <w:r>
        <w:fldChar w:fldCharType="begin"/>
      </w:r>
      <w:r>
        <w:instrText xml:space="preserve"> PAGEREF _Toc393892942 \h </w:instrText>
      </w:r>
      <w:r>
        <w:fldChar w:fldCharType="separate"/>
      </w:r>
      <w:r>
        <w:t>25</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12:</w:t>
      </w:r>
      <w:r w:rsidRPr="00E122C7">
        <w:rPr>
          <w:bCs/>
          <w:color w:val="000000"/>
        </w:rPr>
        <w:t xml:space="preserve"> Field bus Independent I/O system</w:t>
      </w:r>
      <w:r>
        <w:tab/>
      </w:r>
      <w:r>
        <w:fldChar w:fldCharType="begin"/>
      </w:r>
      <w:r>
        <w:instrText xml:space="preserve"> PAGEREF _Toc393892943 \h </w:instrText>
      </w:r>
      <w:r>
        <w:fldChar w:fldCharType="separate"/>
      </w:r>
      <w:r>
        <w:t>26</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13</w:t>
      </w:r>
      <w:r w:rsidRPr="00E122C7">
        <w:rPr>
          <w:bCs/>
          <w:color w:val="000000"/>
        </w:rPr>
        <w:t>: Dimensions</w:t>
      </w:r>
      <w:r>
        <w:tab/>
      </w:r>
      <w:r>
        <w:fldChar w:fldCharType="begin"/>
      </w:r>
      <w:r>
        <w:instrText xml:space="preserve"> PAGEREF _Toc393892944 \h </w:instrText>
      </w:r>
      <w:r>
        <w:fldChar w:fldCharType="separate"/>
      </w:r>
      <w:r>
        <w:t>27</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14</w:t>
      </w:r>
      <w:r w:rsidRPr="00E122C7">
        <w:rPr>
          <w:bCs/>
          <w:color w:val="000000"/>
        </w:rPr>
        <w:t>: Spacing</w:t>
      </w:r>
      <w:r>
        <w:tab/>
      </w:r>
      <w:r>
        <w:fldChar w:fldCharType="begin"/>
      </w:r>
      <w:r>
        <w:instrText xml:space="preserve"> PAGEREF _Toc393892945 \h </w:instrText>
      </w:r>
      <w:r>
        <w:fldChar w:fldCharType="separate"/>
      </w:r>
      <w:r>
        <w:t>30</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15</w:t>
      </w:r>
      <w:r w:rsidRPr="00E122C7">
        <w:rPr>
          <w:bCs/>
          <w:color w:val="000000"/>
        </w:rPr>
        <w:t>: Coupler/controller and unlocking lug</w:t>
      </w:r>
      <w:r>
        <w:tab/>
      </w:r>
      <w:r>
        <w:fldChar w:fldCharType="begin"/>
      </w:r>
      <w:r>
        <w:instrText xml:space="preserve"> PAGEREF _Toc393892946 \h </w:instrText>
      </w:r>
      <w:r>
        <w:fldChar w:fldCharType="separate"/>
      </w:r>
      <w:r>
        <w:t>30</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16</w:t>
      </w:r>
      <w:r w:rsidRPr="00E122C7">
        <w:rPr>
          <w:bCs/>
          <w:color w:val="000000"/>
        </w:rPr>
        <w:t>: Removing of bus terminal</w:t>
      </w:r>
      <w:r>
        <w:tab/>
      </w:r>
      <w:r>
        <w:fldChar w:fldCharType="begin"/>
      </w:r>
      <w:r>
        <w:instrText xml:space="preserve"> PAGEREF _Toc393892947 \h </w:instrText>
      </w:r>
      <w:r>
        <w:fldChar w:fldCharType="separate"/>
      </w:r>
      <w:r>
        <w:t>31</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17</w:t>
      </w:r>
      <w:r w:rsidRPr="00E122C7">
        <w:rPr>
          <w:bCs/>
          <w:color w:val="000000"/>
        </w:rPr>
        <w:t>: Data contacts</w:t>
      </w:r>
      <w:r>
        <w:tab/>
      </w:r>
      <w:r>
        <w:fldChar w:fldCharType="begin"/>
      </w:r>
      <w:r>
        <w:instrText xml:space="preserve"> PAGEREF _Toc393892948 \h </w:instrText>
      </w:r>
      <w:r>
        <w:fldChar w:fldCharType="separate"/>
      </w:r>
      <w:r>
        <w:t>32</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18</w:t>
      </w:r>
      <w:r w:rsidRPr="00E122C7">
        <w:rPr>
          <w:bCs/>
          <w:color w:val="000000"/>
        </w:rPr>
        <w:t>: CAGE CLAMP</w:t>
      </w:r>
      <w:r w:rsidRPr="00E122C7">
        <w:rPr>
          <w:bCs/>
          <w:color w:val="000000"/>
          <w:vertAlign w:val="superscript"/>
        </w:rPr>
        <w:t>®</w:t>
      </w:r>
      <w:r w:rsidRPr="00E122C7">
        <w:rPr>
          <w:bCs/>
          <w:color w:val="000000"/>
        </w:rPr>
        <w:t xml:space="preserve"> connection</w:t>
      </w:r>
      <w:r>
        <w:tab/>
      </w:r>
      <w:r>
        <w:fldChar w:fldCharType="begin"/>
      </w:r>
      <w:r>
        <w:instrText xml:space="preserve"> PAGEREF _Toc393892949 \h </w:instrText>
      </w:r>
      <w:r>
        <w:fldChar w:fldCharType="separate"/>
      </w:r>
      <w:r>
        <w:t>33</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19</w:t>
      </w:r>
      <w:r w:rsidRPr="00E122C7">
        <w:rPr>
          <w:bCs/>
          <w:color w:val="000000"/>
        </w:rPr>
        <w:t>: System supply</w:t>
      </w:r>
      <w:r>
        <w:tab/>
      </w:r>
      <w:r>
        <w:fldChar w:fldCharType="begin"/>
      </w:r>
      <w:r>
        <w:instrText xml:space="preserve"> PAGEREF _Toc393892950 \h </w:instrText>
      </w:r>
      <w:r>
        <w:fldChar w:fldCharType="separate"/>
      </w:r>
      <w:r>
        <w:t>34</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20</w:t>
      </w:r>
      <w:r w:rsidRPr="00E122C7">
        <w:rPr>
          <w:bCs/>
          <w:color w:val="000000"/>
        </w:rPr>
        <w:t>: System voltage</w:t>
      </w:r>
      <w:r>
        <w:tab/>
      </w:r>
      <w:r>
        <w:fldChar w:fldCharType="begin"/>
      </w:r>
      <w:r>
        <w:instrText xml:space="preserve"> PAGEREF _Toc393892951 \h </w:instrText>
      </w:r>
      <w:r>
        <w:fldChar w:fldCharType="separate"/>
      </w:r>
      <w:r>
        <w:t>35</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21</w:t>
      </w:r>
      <w:r w:rsidRPr="00E122C7">
        <w:rPr>
          <w:bCs/>
          <w:color w:val="000000"/>
        </w:rPr>
        <w:t>: Field supply (sensor/actuator)</w:t>
      </w:r>
      <w:r>
        <w:tab/>
      </w:r>
      <w:r>
        <w:fldChar w:fldCharType="begin"/>
      </w:r>
      <w:r>
        <w:instrText xml:space="preserve"> PAGEREF _Toc393892952 \h </w:instrText>
      </w:r>
      <w:r>
        <w:fldChar w:fldCharType="separate"/>
      </w:r>
      <w:r>
        <w:t>36</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22: Supply module with fuse carrier</w:t>
      </w:r>
      <w:r>
        <w:tab/>
      </w:r>
      <w:r>
        <w:fldChar w:fldCharType="begin"/>
      </w:r>
      <w:r>
        <w:instrText xml:space="preserve"> PAGEREF _Toc393892953 \h </w:instrText>
      </w:r>
      <w:r>
        <w:fldChar w:fldCharType="separate"/>
      </w:r>
      <w:r>
        <w:t>37</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23</w:t>
      </w:r>
      <w:r w:rsidRPr="00E122C7">
        <w:rPr>
          <w:bCs/>
          <w:color w:val="000000"/>
        </w:rPr>
        <w:t>: Removing the fuse carrier</w:t>
      </w:r>
      <w:r>
        <w:tab/>
      </w:r>
      <w:r>
        <w:fldChar w:fldCharType="begin"/>
      </w:r>
      <w:r>
        <w:instrText xml:space="preserve"> PAGEREF _Toc393892954 \h </w:instrText>
      </w:r>
      <w:r>
        <w:fldChar w:fldCharType="separate"/>
      </w:r>
      <w:r>
        <w:t>38</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24</w:t>
      </w:r>
      <w:r w:rsidRPr="00E122C7">
        <w:rPr>
          <w:bCs/>
          <w:color w:val="000000"/>
        </w:rPr>
        <w:t>: Opening the fuse carrier</w:t>
      </w:r>
      <w:r>
        <w:tab/>
      </w:r>
      <w:r>
        <w:fldChar w:fldCharType="begin"/>
      </w:r>
      <w:r>
        <w:instrText xml:space="preserve"> PAGEREF _Toc393892955 \h </w:instrText>
      </w:r>
      <w:r>
        <w:fldChar w:fldCharType="separate"/>
      </w:r>
      <w:r>
        <w:t>38</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25</w:t>
      </w:r>
      <w:r w:rsidRPr="00E122C7">
        <w:rPr>
          <w:bCs/>
          <w:color w:val="000000"/>
        </w:rPr>
        <w:t>: Change fuse</w:t>
      </w:r>
      <w:r>
        <w:tab/>
      </w:r>
      <w:r>
        <w:fldChar w:fldCharType="begin"/>
      </w:r>
      <w:r>
        <w:instrText xml:space="preserve"> PAGEREF _Toc393892956 \h </w:instrText>
      </w:r>
      <w:r>
        <w:fldChar w:fldCharType="separate"/>
      </w:r>
      <w:r>
        <w:t>38</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26</w:t>
      </w:r>
      <w:r w:rsidRPr="00E122C7">
        <w:rPr>
          <w:bCs/>
          <w:color w:val="000000"/>
        </w:rPr>
        <w:t>: Carrier rail contact</w:t>
      </w:r>
      <w:r>
        <w:tab/>
      </w:r>
      <w:r>
        <w:fldChar w:fldCharType="begin"/>
      </w:r>
      <w:r>
        <w:instrText xml:space="preserve"> PAGEREF _Toc393892957 \h </w:instrText>
      </w:r>
      <w:r>
        <w:fldChar w:fldCharType="separate"/>
      </w:r>
      <w:r>
        <w:t>40</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27</w:t>
      </w:r>
      <w:r w:rsidRPr="00E122C7">
        <w:rPr>
          <w:bCs/>
          <w:color w:val="000000"/>
        </w:rPr>
        <w:t>: WAGO shield (screen) connecting system</w:t>
      </w:r>
      <w:r>
        <w:tab/>
      </w:r>
      <w:r>
        <w:fldChar w:fldCharType="begin"/>
      </w:r>
      <w:r>
        <w:instrText xml:space="preserve"> PAGEREF _Toc393892958 \h </w:instrText>
      </w:r>
      <w:r>
        <w:fldChar w:fldCharType="separate"/>
      </w:r>
      <w:r>
        <w:t>41</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28: Application of WAGO shield (screen) connecting system</w:t>
      </w:r>
      <w:r>
        <w:tab/>
      </w:r>
      <w:r>
        <w:fldChar w:fldCharType="begin"/>
      </w:r>
      <w:r>
        <w:instrText xml:space="preserve"> PAGEREF _Toc393892959 \h </w:instrText>
      </w:r>
      <w:r>
        <w:fldChar w:fldCharType="separate"/>
      </w:r>
      <w:r>
        <w:t>41</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29</w:t>
      </w:r>
      <w:r w:rsidRPr="00E122C7">
        <w:rPr>
          <w:bCs/>
          <w:color w:val="000000"/>
        </w:rPr>
        <w:t>: Field bus controller Ethernet TCP/IP</w:t>
      </w:r>
      <w:r>
        <w:tab/>
      </w:r>
      <w:r>
        <w:fldChar w:fldCharType="begin"/>
      </w:r>
      <w:r>
        <w:instrText xml:space="preserve"> PAGEREF _Toc393892960 \h </w:instrText>
      </w:r>
      <w:r>
        <w:fldChar w:fldCharType="separate"/>
      </w:r>
      <w:r>
        <w:t>42</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30</w:t>
      </w:r>
      <w:r w:rsidRPr="00E122C7">
        <w:rPr>
          <w:bCs/>
          <w:color w:val="000000"/>
        </w:rPr>
        <w:t>: Device supply</w:t>
      </w:r>
      <w:r>
        <w:tab/>
      </w:r>
      <w:r>
        <w:fldChar w:fldCharType="begin"/>
      </w:r>
      <w:r>
        <w:instrText xml:space="preserve"> PAGEREF _Toc393892961 \h </w:instrText>
      </w:r>
      <w:r>
        <w:fldChar w:fldCharType="separate"/>
      </w:r>
      <w:r>
        <w:t>43</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31</w:t>
      </w:r>
      <w:r w:rsidRPr="00E122C7">
        <w:rPr>
          <w:bCs/>
        </w:rPr>
        <w:t>: RJ45 connector</w:t>
      </w:r>
      <w:r>
        <w:tab/>
      </w:r>
      <w:r>
        <w:fldChar w:fldCharType="begin"/>
      </w:r>
      <w:r>
        <w:instrText xml:space="preserve"> PAGEREF _Toc393892962 \h </w:instrText>
      </w:r>
      <w:r>
        <w:fldChar w:fldCharType="separate"/>
      </w:r>
      <w:r>
        <w:t>44</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32</w:t>
      </w:r>
      <w:r w:rsidRPr="00E122C7">
        <w:rPr>
          <w:bCs/>
          <w:color w:val="000000"/>
        </w:rPr>
        <w:t>: Display elements</w:t>
      </w:r>
      <w:r>
        <w:tab/>
      </w:r>
      <w:r>
        <w:fldChar w:fldCharType="begin"/>
      </w:r>
      <w:r>
        <w:instrText xml:space="preserve"> PAGEREF _Toc393892963 \h </w:instrText>
      </w:r>
      <w:r>
        <w:fldChar w:fldCharType="separate"/>
      </w:r>
      <w:r>
        <w:t>44</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33</w:t>
      </w:r>
      <w:r w:rsidRPr="00E122C7">
        <w:rPr>
          <w:bCs/>
          <w:color w:val="000000"/>
        </w:rPr>
        <w:t>: Display elements (power supply filter 24 VDC - 750-626)</w:t>
      </w:r>
      <w:r>
        <w:tab/>
      </w:r>
      <w:r>
        <w:fldChar w:fldCharType="begin"/>
      </w:r>
      <w:r>
        <w:instrText xml:space="preserve"> PAGEREF _Toc393892964 \h </w:instrText>
      </w:r>
      <w:r>
        <w:fldChar w:fldCharType="separate"/>
      </w:r>
      <w:r>
        <w:t>46</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34: PLC overview</w:t>
      </w:r>
      <w:r>
        <w:tab/>
      </w:r>
      <w:r>
        <w:fldChar w:fldCharType="begin"/>
      </w:r>
      <w:r>
        <w:instrText xml:space="preserve"> PAGEREF _Toc393892965 \h </w:instrText>
      </w:r>
      <w:r>
        <w:fldChar w:fldCharType="separate"/>
      </w:r>
      <w:r>
        <w:t>48</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35: Exploded view 1</w:t>
      </w:r>
      <w:r>
        <w:tab/>
      </w:r>
      <w:r>
        <w:fldChar w:fldCharType="begin"/>
      </w:r>
      <w:r>
        <w:instrText xml:space="preserve"> PAGEREF _Toc393892966 \h </w:instrText>
      </w:r>
      <w:r>
        <w:fldChar w:fldCharType="separate"/>
      </w:r>
      <w:r>
        <w:t>49</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36: Exploded view 2</w:t>
      </w:r>
      <w:r>
        <w:tab/>
      </w:r>
      <w:r>
        <w:fldChar w:fldCharType="begin"/>
      </w:r>
      <w:r>
        <w:instrText xml:space="preserve"> PAGEREF _Toc393892967 \h </w:instrText>
      </w:r>
      <w:r>
        <w:fldChar w:fldCharType="separate"/>
      </w:r>
      <w:r>
        <w:t>50</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37: Drawing and diagnostics</w:t>
      </w:r>
      <w:r>
        <w:tab/>
      </w:r>
      <w:r>
        <w:fldChar w:fldCharType="begin"/>
      </w:r>
      <w:r>
        <w:instrText xml:space="preserve"> PAGEREF _Toc393892968 \h </w:instrText>
      </w:r>
      <w:r>
        <w:fldChar w:fldCharType="separate"/>
      </w:r>
      <w:r>
        <w:t>51</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38: General data</w:t>
      </w:r>
      <w:r>
        <w:tab/>
      </w:r>
      <w:r>
        <w:fldChar w:fldCharType="begin"/>
      </w:r>
      <w:r>
        <w:instrText xml:space="preserve"> PAGEREF _Toc393892969 \h </w:instrText>
      </w:r>
      <w:r>
        <w:fldChar w:fldCharType="separate"/>
      </w:r>
      <w:r>
        <w:t>52</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39: BNWAS WAP large</w:t>
      </w:r>
      <w:r>
        <w:tab/>
      </w:r>
      <w:r>
        <w:fldChar w:fldCharType="begin"/>
      </w:r>
      <w:r>
        <w:instrText xml:space="preserve"> PAGEREF _Toc393892970 \h </w:instrText>
      </w:r>
      <w:r>
        <w:fldChar w:fldCharType="separate"/>
      </w:r>
      <w:r>
        <w:t>53</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40: BNWAS WAP small</w:t>
      </w:r>
      <w:r>
        <w:tab/>
      </w:r>
      <w:r>
        <w:fldChar w:fldCharType="begin"/>
      </w:r>
      <w:r>
        <w:instrText xml:space="preserve"> PAGEREF _Toc393892971 \h </w:instrText>
      </w:r>
      <w:r>
        <w:fldChar w:fldCharType="separate"/>
      </w:r>
      <w:r>
        <w:t>53</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41: BNWAS panel large</w:t>
      </w:r>
      <w:r>
        <w:tab/>
      </w:r>
      <w:r>
        <w:fldChar w:fldCharType="begin"/>
      </w:r>
      <w:r>
        <w:instrText xml:space="preserve"> PAGEREF _Toc393892972 \h </w:instrText>
      </w:r>
      <w:r>
        <w:fldChar w:fldCharType="separate"/>
      </w:r>
      <w:r>
        <w:t>54</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42: BNWAS panel large field assignment</w:t>
      </w:r>
      <w:r>
        <w:tab/>
      </w:r>
      <w:r>
        <w:fldChar w:fldCharType="begin"/>
      </w:r>
      <w:r>
        <w:instrText xml:space="preserve"> PAGEREF _Toc393892973 \h </w:instrText>
      </w:r>
      <w:r>
        <w:fldChar w:fldCharType="separate"/>
      </w:r>
      <w:r>
        <w:t>54</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43: BNWAS panel small</w:t>
      </w:r>
      <w:r>
        <w:tab/>
      </w:r>
      <w:r>
        <w:fldChar w:fldCharType="begin"/>
      </w:r>
      <w:r>
        <w:instrText xml:space="preserve"> PAGEREF _Toc393892974 \h </w:instrText>
      </w:r>
      <w:r>
        <w:fldChar w:fldCharType="separate"/>
      </w:r>
      <w:r>
        <w:t>54</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44: BNWAS panel small field assignment</w:t>
      </w:r>
      <w:r>
        <w:tab/>
      </w:r>
      <w:r>
        <w:fldChar w:fldCharType="begin"/>
      </w:r>
      <w:r>
        <w:instrText xml:space="preserve"> PAGEREF _Toc393892975 \h </w:instrText>
      </w:r>
      <w:r>
        <w:fldChar w:fldCharType="separate"/>
      </w:r>
      <w:r>
        <w:t>54</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45: Specifications</w:t>
      </w:r>
      <w:r>
        <w:tab/>
      </w:r>
      <w:r>
        <w:fldChar w:fldCharType="begin"/>
      </w:r>
      <w:r>
        <w:instrText xml:space="preserve"> PAGEREF _Toc393892976 \h </w:instrText>
      </w:r>
      <w:r>
        <w:fldChar w:fldCharType="separate"/>
      </w:r>
      <w:r>
        <w:t>55</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46: Bulgin security switch-illiminated</w:t>
      </w:r>
      <w:r>
        <w:tab/>
      </w:r>
      <w:r>
        <w:fldChar w:fldCharType="begin"/>
      </w:r>
      <w:r>
        <w:instrText xml:space="preserve"> PAGEREF _Toc393892977 \h </w:instrText>
      </w:r>
      <w:r>
        <w:fldChar w:fldCharType="separate"/>
      </w:r>
      <w:r>
        <w:t>56</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47: BNWAS configuration screen</w:t>
      </w:r>
      <w:r>
        <w:tab/>
      </w:r>
      <w:r>
        <w:fldChar w:fldCharType="begin"/>
      </w:r>
      <w:r>
        <w:instrText xml:space="preserve"> PAGEREF _Toc393892978 \h </w:instrText>
      </w:r>
      <w:r>
        <w:fldChar w:fldCharType="separate"/>
      </w:r>
      <w:r>
        <w:t>57</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48: BNWAS configuration screen</w:t>
      </w:r>
      <w:r>
        <w:tab/>
      </w:r>
      <w:r>
        <w:fldChar w:fldCharType="begin"/>
      </w:r>
      <w:r>
        <w:instrText xml:space="preserve"> PAGEREF _Toc393892979 \h </w:instrText>
      </w:r>
      <w:r>
        <w:fldChar w:fldCharType="separate"/>
      </w:r>
      <w:r>
        <w:t>58</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49: General settings</w:t>
      </w:r>
      <w:r>
        <w:tab/>
      </w:r>
      <w:r>
        <w:fldChar w:fldCharType="begin"/>
      </w:r>
      <w:r>
        <w:instrText xml:space="preserve"> PAGEREF _Toc393892980 \h </w:instrText>
      </w:r>
      <w:r>
        <w:fldChar w:fldCharType="separate"/>
      </w:r>
      <w:r>
        <w:t>58</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50: IP address settings</w:t>
      </w:r>
      <w:r>
        <w:tab/>
      </w:r>
      <w:r>
        <w:fldChar w:fldCharType="begin"/>
      </w:r>
      <w:r>
        <w:instrText xml:space="preserve"> PAGEREF _Toc393892981 \h </w:instrText>
      </w:r>
      <w:r>
        <w:fldChar w:fldCharType="separate"/>
      </w:r>
      <w:r>
        <w:t>59</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51: Wago output bit setting</w:t>
      </w:r>
      <w:r>
        <w:tab/>
      </w:r>
      <w:r>
        <w:fldChar w:fldCharType="begin"/>
      </w:r>
      <w:r>
        <w:instrText xml:space="preserve"> PAGEREF _Toc393892982 \h </w:instrText>
      </w:r>
      <w:r>
        <w:fldChar w:fldCharType="separate"/>
      </w:r>
      <w:r>
        <w:t>60</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2</w:t>
      </w:r>
      <w:r>
        <w:noBreakHyphen/>
        <w:t>52: Wago Input bit setting</w:t>
      </w:r>
      <w:r>
        <w:tab/>
      </w:r>
      <w:r>
        <w:fldChar w:fldCharType="begin"/>
      </w:r>
      <w:r>
        <w:instrText xml:space="preserve"> PAGEREF _Toc393892983 \h </w:instrText>
      </w:r>
      <w:r>
        <w:fldChar w:fldCharType="separate"/>
      </w:r>
      <w:r>
        <w:t>61</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lastRenderedPageBreak/>
        <w:t>Figure 2</w:t>
      </w:r>
      <w:r>
        <w:noBreakHyphen/>
        <w:t>53: Input Output counting Wago (i=Input, o=Output)</w:t>
      </w:r>
      <w:r>
        <w:tab/>
      </w:r>
      <w:r>
        <w:fldChar w:fldCharType="begin"/>
      </w:r>
      <w:r>
        <w:instrText xml:space="preserve"> PAGEREF _Toc393892984 \h </w:instrText>
      </w:r>
      <w:r>
        <w:fldChar w:fldCharType="separate"/>
      </w:r>
      <w:r>
        <w:t>62</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3</w:t>
      </w:r>
      <w:r>
        <w:noBreakHyphen/>
        <w:t>1: Main BNWAS HMI</w:t>
      </w:r>
      <w:r>
        <w:tab/>
      </w:r>
      <w:r>
        <w:fldChar w:fldCharType="begin"/>
      </w:r>
      <w:r>
        <w:instrText xml:space="preserve"> PAGEREF _Toc393892985 \h </w:instrText>
      </w:r>
      <w:r>
        <w:fldChar w:fldCharType="separate"/>
      </w:r>
      <w:r>
        <w:t>63</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3</w:t>
      </w:r>
      <w:r>
        <w:noBreakHyphen/>
        <w:t>2: HMI top bar</w:t>
      </w:r>
      <w:r>
        <w:tab/>
      </w:r>
      <w:r>
        <w:fldChar w:fldCharType="begin"/>
      </w:r>
      <w:r>
        <w:instrText xml:space="preserve"> PAGEREF _Toc393892986 \h </w:instrText>
      </w:r>
      <w:r>
        <w:fldChar w:fldCharType="separate"/>
      </w:r>
      <w:r>
        <w:t>64</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3</w:t>
      </w:r>
      <w:r>
        <w:noBreakHyphen/>
        <w:t>3: HMI main screen</w:t>
      </w:r>
      <w:r>
        <w:tab/>
      </w:r>
      <w:r>
        <w:fldChar w:fldCharType="begin"/>
      </w:r>
      <w:r>
        <w:instrText xml:space="preserve"> PAGEREF _Toc393892987 \h </w:instrText>
      </w:r>
      <w:r>
        <w:fldChar w:fldCharType="separate"/>
      </w:r>
      <w:r>
        <w:t>64</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3</w:t>
      </w:r>
      <w:r>
        <w:noBreakHyphen/>
        <w:t>4: HMI bottom bar</w:t>
      </w:r>
      <w:r>
        <w:tab/>
      </w:r>
      <w:r>
        <w:fldChar w:fldCharType="begin"/>
      </w:r>
      <w:r>
        <w:instrText xml:space="preserve"> PAGEREF _Toc393892988 \h </w:instrText>
      </w:r>
      <w:r>
        <w:fldChar w:fldCharType="separate"/>
      </w:r>
      <w:r>
        <w:t>65</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3</w:t>
      </w:r>
      <w:r>
        <w:noBreakHyphen/>
        <w:t>5: HMI Panel</w:t>
      </w:r>
      <w:r>
        <w:tab/>
      </w:r>
      <w:r>
        <w:fldChar w:fldCharType="begin"/>
      </w:r>
      <w:r>
        <w:instrText xml:space="preserve"> PAGEREF _Toc393892989 \h </w:instrText>
      </w:r>
      <w:r>
        <w:fldChar w:fldCharType="separate"/>
      </w:r>
      <w:r>
        <w:t>65</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3</w:t>
      </w:r>
      <w:r>
        <w:noBreakHyphen/>
        <w:t>6: Setup screen</w:t>
      </w:r>
      <w:r>
        <w:tab/>
      </w:r>
      <w:r>
        <w:fldChar w:fldCharType="begin"/>
      </w:r>
      <w:r>
        <w:instrText xml:space="preserve"> PAGEREF _Toc393892990 \h </w:instrText>
      </w:r>
      <w:r>
        <w:fldChar w:fldCharType="separate"/>
      </w:r>
      <w:r>
        <w:t>66</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3</w:t>
      </w:r>
      <w:r>
        <w:noBreakHyphen/>
        <w:t>7: Keypad</w:t>
      </w:r>
      <w:r>
        <w:tab/>
      </w:r>
      <w:r>
        <w:fldChar w:fldCharType="begin"/>
      </w:r>
      <w:r>
        <w:instrText xml:space="preserve"> PAGEREF _Toc393892991 \h </w:instrText>
      </w:r>
      <w:r>
        <w:fldChar w:fldCharType="separate"/>
      </w:r>
      <w:r>
        <w:t>67</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3</w:t>
      </w:r>
      <w:r>
        <w:noBreakHyphen/>
        <w:t>8: Setup main screen</w:t>
      </w:r>
      <w:r>
        <w:tab/>
      </w:r>
      <w:r>
        <w:fldChar w:fldCharType="begin"/>
      </w:r>
      <w:r>
        <w:instrText xml:space="preserve"> PAGEREF _Toc393892992 \h </w:instrText>
      </w:r>
      <w:r>
        <w:fldChar w:fldCharType="separate"/>
      </w:r>
      <w:r>
        <w:t>68</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3</w:t>
      </w:r>
      <w:r>
        <w:noBreakHyphen/>
        <w:t>9: At Sea status</w:t>
      </w:r>
      <w:r>
        <w:tab/>
      </w:r>
      <w:r>
        <w:fldChar w:fldCharType="begin"/>
      </w:r>
      <w:r>
        <w:instrText xml:space="preserve"> PAGEREF _Toc393892993 \h </w:instrText>
      </w:r>
      <w:r>
        <w:fldChar w:fldCharType="separate"/>
      </w:r>
      <w:r>
        <w:t>68</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3</w:t>
      </w:r>
      <w:r>
        <w:noBreakHyphen/>
        <w:t>10: Failure status</w:t>
      </w:r>
      <w:r>
        <w:tab/>
      </w:r>
      <w:r>
        <w:fldChar w:fldCharType="begin"/>
      </w:r>
      <w:r>
        <w:instrText xml:space="preserve"> PAGEREF _Toc393892994 \h </w:instrText>
      </w:r>
      <w:r>
        <w:fldChar w:fldCharType="separate"/>
      </w:r>
      <w:r>
        <w:t>69</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3</w:t>
      </w:r>
      <w:r>
        <w:noBreakHyphen/>
        <w:t>11: Alarm Stage 1 status</w:t>
      </w:r>
      <w:r>
        <w:tab/>
      </w:r>
      <w:r>
        <w:fldChar w:fldCharType="begin"/>
      </w:r>
      <w:r>
        <w:instrText xml:space="preserve"> PAGEREF _Toc393892995 \h </w:instrText>
      </w:r>
      <w:r>
        <w:fldChar w:fldCharType="separate"/>
      </w:r>
      <w:r>
        <w:t>69</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3</w:t>
      </w:r>
      <w:r>
        <w:noBreakHyphen/>
        <w:t>12: Alarm Stage 2 status</w:t>
      </w:r>
      <w:r>
        <w:tab/>
      </w:r>
      <w:r>
        <w:fldChar w:fldCharType="begin"/>
      </w:r>
      <w:r>
        <w:instrText xml:space="preserve"> PAGEREF _Toc393892996 \h </w:instrText>
      </w:r>
      <w:r>
        <w:fldChar w:fldCharType="separate"/>
      </w:r>
      <w:r>
        <w:t>69</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3</w:t>
      </w:r>
      <w:r>
        <w:noBreakHyphen/>
        <w:t>13: Alarm Stage 3 status</w:t>
      </w:r>
      <w:r>
        <w:tab/>
      </w:r>
      <w:r>
        <w:fldChar w:fldCharType="begin"/>
      </w:r>
      <w:r>
        <w:instrText xml:space="preserve"> PAGEREF _Toc393892997 \h </w:instrText>
      </w:r>
      <w:r>
        <w:fldChar w:fldCharType="separate"/>
      </w:r>
      <w:r>
        <w:t>70</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4</w:t>
      </w:r>
      <w:r>
        <w:noBreakHyphen/>
        <w:t>1: Copy local files</w:t>
      </w:r>
      <w:r>
        <w:tab/>
      </w:r>
      <w:r>
        <w:fldChar w:fldCharType="begin"/>
      </w:r>
      <w:r>
        <w:instrText xml:space="preserve"> PAGEREF _Toc393892998 \h </w:instrText>
      </w:r>
      <w:r>
        <w:fldChar w:fldCharType="separate"/>
      </w:r>
      <w:r>
        <w:t>72</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4</w:t>
      </w:r>
      <w:r>
        <w:noBreakHyphen/>
        <w:t>2: Enter FTP address</w:t>
      </w:r>
      <w:r>
        <w:tab/>
      </w:r>
      <w:r>
        <w:fldChar w:fldCharType="begin"/>
      </w:r>
      <w:r>
        <w:instrText xml:space="preserve"> PAGEREF _Toc393892999 \h </w:instrText>
      </w:r>
      <w:r>
        <w:fldChar w:fldCharType="separate"/>
      </w:r>
      <w:r>
        <w:t>72</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4</w:t>
      </w:r>
      <w:r>
        <w:noBreakHyphen/>
        <w:t>3: Paste new files</w:t>
      </w:r>
      <w:r>
        <w:tab/>
      </w:r>
      <w:r>
        <w:fldChar w:fldCharType="begin"/>
      </w:r>
      <w:r>
        <w:instrText xml:space="preserve"> PAGEREF _Toc393893000 \h </w:instrText>
      </w:r>
      <w:r>
        <w:fldChar w:fldCharType="separate"/>
      </w:r>
      <w:r>
        <w:t>73</w:t>
      </w:r>
      <w:r>
        <w:fldChar w:fldCharType="end"/>
      </w:r>
    </w:p>
    <w:p w:rsidR="008A4807" w:rsidRPr="008A4807" w:rsidRDefault="008A4807">
      <w:pPr>
        <w:pStyle w:val="Lijstmetafbeeldingen"/>
        <w:rPr>
          <w:rFonts w:asciiTheme="minorHAnsi" w:eastAsiaTheme="minorEastAsia" w:hAnsiTheme="minorHAnsi" w:cstheme="minorBidi"/>
          <w:szCs w:val="22"/>
          <w:lang w:val="en-US" w:eastAsia="nl-NL"/>
        </w:rPr>
      </w:pPr>
      <w:r>
        <w:t>Figure 4</w:t>
      </w:r>
      <w:r>
        <w:noBreakHyphen/>
        <w:t>4: Alarm panel setup</w:t>
      </w:r>
      <w:r>
        <w:tab/>
      </w:r>
      <w:r>
        <w:fldChar w:fldCharType="begin"/>
      </w:r>
      <w:r>
        <w:instrText xml:space="preserve"> PAGEREF _Toc393893001 \h </w:instrText>
      </w:r>
      <w:r>
        <w:fldChar w:fldCharType="separate"/>
      </w:r>
      <w:r>
        <w:t>74</w:t>
      </w:r>
      <w:r>
        <w:fldChar w:fldCharType="end"/>
      </w:r>
    </w:p>
    <w:p w:rsidR="00DA5601" w:rsidRPr="005511ED" w:rsidRDefault="007270D5" w:rsidP="000F200F">
      <w:pPr>
        <w:pStyle w:val="Inhopg1"/>
        <w:rPr>
          <w:lang w:val="en-US"/>
        </w:rPr>
      </w:pPr>
      <w:r>
        <w:fldChar w:fldCharType="end"/>
      </w:r>
      <w:bookmarkStart w:id="2" w:name="z_MarkPosition"/>
      <w:bookmarkEnd w:id="2"/>
      <w:r w:rsidR="00DA5601" w:rsidRPr="006927D3">
        <w:br w:type="page"/>
      </w:r>
    </w:p>
    <w:p w:rsidR="00DA5601" w:rsidRPr="006927D3" w:rsidRDefault="00DA5601" w:rsidP="000F200F">
      <w:pPr>
        <w:pStyle w:val="Text"/>
      </w:pPr>
    </w:p>
    <w:p w:rsidR="00DA5601" w:rsidRPr="006927D3" w:rsidRDefault="00DA5601" w:rsidP="000F200F">
      <w:pPr>
        <w:pStyle w:val="Text"/>
      </w:pPr>
    </w:p>
    <w:p w:rsidR="00DA5601" w:rsidRPr="006927D3" w:rsidRDefault="00DA5601" w:rsidP="000F200F">
      <w:pPr>
        <w:pStyle w:val="Text"/>
        <w:jc w:val="both"/>
        <w:rPr>
          <w:color w:val="000000"/>
        </w:rPr>
      </w:pP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NOTICE</w:t>
      </w: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 xml:space="preserve">This document contains proprietary information. </w:t>
      </w: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bCs/>
          <w:color w:val="000000"/>
          <w:sz w:val="24"/>
          <w:lang w:val="en-US"/>
        </w:rPr>
      </w:pPr>
      <w:r w:rsidRPr="00CA0364">
        <w:rPr>
          <w:rFonts w:cs="Arial"/>
          <w:b/>
          <w:bCs/>
          <w:color w:val="000000"/>
          <w:sz w:val="24"/>
          <w:lang w:val="en-US"/>
        </w:rPr>
        <w:t xml:space="preserve">No part of this document may be photocopied, reproduced or translated into another language without the prior written consent of </w:t>
      </w:r>
      <w:r w:rsidRPr="00CA0364">
        <w:rPr>
          <w:rFonts w:cs="Arial"/>
          <w:b/>
          <w:bCs/>
          <w:color w:val="000000"/>
          <w:sz w:val="24"/>
          <w:lang w:val="en-US"/>
        </w:rPr>
        <w:br/>
      </w:r>
      <w:r w:rsidR="00847A94">
        <w:rPr>
          <w:rFonts w:cs="Arial"/>
          <w:b/>
          <w:bCs/>
          <w:color w:val="000000"/>
          <w:sz w:val="24"/>
          <w:lang w:val="en-US"/>
        </w:rPr>
        <w:t>Imtech Marine</w:t>
      </w:r>
      <w:r w:rsidRPr="00CA0364">
        <w:rPr>
          <w:rFonts w:cs="Arial"/>
          <w:b/>
          <w:bCs/>
          <w:color w:val="000000"/>
          <w:sz w:val="24"/>
          <w:lang w:val="en-US"/>
        </w:rPr>
        <w:t xml:space="preserve"> B.V.</w:t>
      </w:r>
    </w:p>
    <w:p w:rsidR="00DA5601" w:rsidRDefault="00DA5601" w:rsidP="000F200F">
      <w:pPr>
        <w:pStyle w:val="Bloktekst"/>
        <w:rPr>
          <w:rFonts w:cs="Arial"/>
          <w:color w:val="000000"/>
        </w:rPr>
      </w:pPr>
    </w:p>
    <w:p w:rsidR="00DA5601" w:rsidRDefault="00DA5601" w:rsidP="000F200F">
      <w:pPr>
        <w:pStyle w:val="Text"/>
        <w:jc w:val="both"/>
        <w:rPr>
          <w:color w:val="000000"/>
        </w:rPr>
      </w:pPr>
    </w:p>
    <w:p w:rsidR="00DA5601" w:rsidRDefault="00DA5601" w:rsidP="000F200F">
      <w:pPr>
        <w:pStyle w:val="Text"/>
      </w:pPr>
    </w:p>
    <w:p w:rsidR="00DA5601" w:rsidRDefault="00DA5601" w:rsidP="000F200F">
      <w:pPr>
        <w:pStyle w:val="Text"/>
      </w:pPr>
    </w:p>
    <w:p w:rsidR="00DA5601" w:rsidRDefault="00DA5601" w:rsidP="00847A94">
      <w:pPr>
        <w:pStyle w:val="Heading1noNr"/>
        <w:numPr>
          <w:ilvl w:val="0"/>
          <w:numId w:val="0"/>
        </w:numPr>
      </w:pPr>
      <w:r>
        <w:br w:type="page"/>
      </w:r>
      <w:bookmarkStart w:id="3" w:name="_Toc285555368"/>
      <w:bookmarkStart w:id="4" w:name="_Toc393892839"/>
      <w:r>
        <w:lastRenderedPageBreak/>
        <w:t>References</w:t>
      </w:r>
      <w:bookmarkStart w:id="5" w:name="_Toc15373462"/>
      <w:bookmarkStart w:id="6" w:name="_Toc71091586"/>
      <w:bookmarkStart w:id="7" w:name="_Toc88449302"/>
      <w:bookmarkStart w:id="8" w:name="_Toc88449863"/>
      <w:bookmarkEnd w:id="3"/>
      <w:bookmarkEnd w:id="4"/>
    </w:p>
    <w:p w:rsidR="00847A94" w:rsidRPr="00847A94" w:rsidRDefault="00847A94" w:rsidP="00847A94">
      <w:r>
        <w:t xml:space="preserve">IMO Res.A.694(17), MSC.128(75), MSC.191(79), IEC 60945 (2002) </w:t>
      </w:r>
      <w:proofErr w:type="spellStart"/>
      <w:r>
        <w:t>inc.</w:t>
      </w:r>
      <w:proofErr w:type="spellEnd"/>
      <w:r>
        <w:t xml:space="preserve"> corr.1 (2008), IEC 61162 Series, IEC 62288 Ed.1.0 (2008), IEC 62616 (2010)</w:t>
      </w:r>
      <w:r w:rsidRPr="003518F6">
        <w:t xml:space="preserve"> </w:t>
      </w:r>
      <w:r>
        <w:t>, IEC 61696-1 IEC FDIS Ed.2 TC80-690 FDIS VDR, IEC 61924-2 NEN-EN-IEC Ed.1 2012-12</w:t>
      </w:r>
    </w:p>
    <w:p w:rsidR="008A6C31" w:rsidRDefault="008A6C31" w:rsidP="000F200F">
      <w:pPr>
        <w:pStyle w:val="References"/>
        <w:numPr>
          <w:ilvl w:val="0"/>
          <w:numId w:val="0"/>
        </w:numPr>
        <w:ind w:left="360" w:hanging="360"/>
      </w:pPr>
    </w:p>
    <w:p w:rsidR="00DA5601" w:rsidRDefault="00DA5601" w:rsidP="00847A94">
      <w:pPr>
        <w:pStyle w:val="Heading1noNr"/>
        <w:numPr>
          <w:ilvl w:val="0"/>
          <w:numId w:val="0"/>
        </w:numPr>
      </w:pPr>
      <w:r w:rsidRPr="001A7C15">
        <w:rPr>
          <w:lang w:val="en-US"/>
        </w:rPr>
        <w:br w:type="page"/>
      </w:r>
      <w:bookmarkStart w:id="9" w:name="_Ref210437134"/>
      <w:bookmarkStart w:id="10" w:name="_Toc210614733"/>
      <w:bookmarkStart w:id="11" w:name="_Toc393892840"/>
      <w:r>
        <w:lastRenderedPageBreak/>
        <w:t>Introduction</w:t>
      </w:r>
      <w:bookmarkEnd w:id="9"/>
      <w:bookmarkEnd w:id="10"/>
      <w:bookmarkEnd w:id="11"/>
    </w:p>
    <w:p w:rsidR="00DA5601" w:rsidRPr="00CA0364" w:rsidRDefault="00DA5601" w:rsidP="000F200F">
      <w:pPr>
        <w:rPr>
          <w:lang w:val="en-US"/>
        </w:rPr>
      </w:pPr>
    </w:p>
    <w:p w:rsidR="00DA5601" w:rsidRDefault="0083078A" w:rsidP="000F200F">
      <w:pPr>
        <w:pStyle w:val="Plattetekst"/>
      </w:pPr>
      <w:r>
        <w:t>The Imtech NavVision BNWAS is a stand-alone BNWAS system that can run separately on any bridge. The advantage of this</w:t>
      </w:r>
      <w:r w:rsidR="00847A94">
        <w:t xml:space="preserve"> </w:t>
      </w:r>
      <w:r>
        <w:t xml:space="preserve">system is, that it can seamlessly integrate in existing and new integrated bridge systems such as the </w:t>
      </w:r>
      <w:proofErr w:type="spellStart"/>
      <w:r>
        <w:t>Unimacs</w:t>
      </w:r>
      <w:proofErr w:type="spellEnd"/>
      <w:r>
        <w:t xml:space="preserve"> 4500. The strength of the BNWAS is the fact that it will always work autonomously as soon as the connection to an integrated system is lost. The BNWAS is fully compliant to </w:t>
      </w:r>
      <w:r w:rsidR="001E0CFF">
        <w:t>all the rules as mentioned in the references section.</w:t>
      </w:r>
      <w:r>
        <w:t xml:space="preserve"> </w:t>
      </w:r>
    </w:p>
    <w:p w:rsidR="00827FA7" w:rsidRDefault="00827FA7" w:rsidP="000F200F">
      <w:pPr>
        <w:pStyle w:val="Plattetekst"/>
      </w:pPr>
    </w:p>
    <w:p w:rsidR="00DA5601" w:rsidRPr="00CA0364" w:rsidRDefault="00DA5601" w:rsidP="00847A94">
      <w:pPr>
        <w:pStyle w:val="Kop1"/>
        <w:numPr>
          <w:ilvl w:val="0"/>
          <w:numId w:val="0"/>
        </w:numPr>
        <w:rPr>
          <w:lang w:val="en-US"/>
        </w:rPr>
      </w:pPr>
      <w:bookmarkStart w:id="12" w:name="_Toc393892841"/>
      <w:r w:rsidRPr="00CA0364">
        <w:rPr>
          <w:lang w:val="en-US"/>
        </w:rPr>
        <w:t>Abbreviations list</w:t>
      </w:r>
      <w:bookmarkEnd w:id="12"/>
    </w:p>
    <w:p w:rsidR="00DA5601" w:rsidRPr="00CA0364" w:rsidRDefault="00DA5601" w:rsidP="000F200F">
      <w:pPr>
        <w:rPr>
          <w:lang w:val="en-US"/>
        </w:rPr>
      </w:pPr>
      <w:bookmarkStart w:id="13" w:name="_Ref211390692"/>
    </w:p>
    <w:p w:rsidR="00DA5601" w:rsidRDefault="006C2011" w:rsidP="000F200F">
      <w:pPr>
        <w:rPr>
          <w:lang w:val="en-US"/>
        </w:rPr>
      </w:pPr>
      <w:r>
        <w:rPr>
          <w:lang w:val="en-US"/>
        </w:rPr>
        <w:t>HMI</w:t>
      </w:r>
      <w:r w:rsidR="00D6087A">
        <w:rPr>
          <w:lang w:val="en-US"/>
        </w:rPr>
        <w:tab/>
      </w:r>
      <w:r w:rsidR="00D6087A">
        <w:rPr>
          <w:lang w:val="en-US"/>
        </w:rPr>
        <w:tab/>
      </w:r>
      <w:r>
        <w:rPr>
          <w:lang w:val="en-US"/>
        </w:rPr>
        <w:t>Human Machine Interface</w:t>
      </w:r>
    </w:p>
    <w:p w:rsidR="00D6087A" w:rsidRDefault="00D6087A" w:rsidP="000F200F">
      <w:pPr>
        <w:rPr>
          <w:lang w:val="en-US"/>
        </w:rPr>
      </w:pPr>
      <w:r>
        <w:rPr>
          <w:lang w:val="en-US"/>
        </w:rPr>
        <w:t>BNWAS</w:t>
      </w:r>
      <w:r>
        <w:rPr>
          <w:lang w:val="en-US"/>
        </w:rPr>
        <w:tab/>
        <w:t>Bridge Navigational Watch Alarm System</w:t>
      </w:r>
    </w:p>
    <w:p w:rsidR="00783CE5" w:rsidRDefault="00783CE5" w:rsidP="000F200F">
      <w:pPr>
        <w:rPr>
          <w:lang w:val="en-US"/>
        </w:rPr>
      </w:pPr>
      <w:r>
        <w:rPr>
          <w:lang w:val="en-US"/>
        </w:rPr>
        <w:t>Td</w:t>
      </w:r>
      <w:r>
        <w:rPr>
          <w:lang w:val="en-US"/>
        </w:rPr>
        <w:tab/>
      </w:r>
      <w:r>
        <w:rPr>
          <w:lang w:val="en-US"/>
        </w:rPr>
        <w:tab/>
        <w:t>Time dormant</w:t>
      </w:r>
    </w:p>
    <w:p w:rsidR="0007273B" w:rsidRDefault="0007273B" w:rsidP="000F200F">
      <w:pPr>
        <w:rPr>
          <w:lang w:val="en-US"/>
        </w:rPr>
      </w:pPr>
      <w:r>
        <w:rPr>
          <w:lang w:val="en-US"/>
        </w:rPr>
        <w:t>WAP</w:t>
      </w:r>
      <w:r>
        <w:rPr>
          <w:lang w:val="en-US"/>
        </w:rPr>
        <w:tab/>
      </w:r>
      <w:r>
        <w:rPr>
          <w:lang w:val="en-US"/>
        </w:rPr>
        <w:tab/>
        <w:t>Watch Alarm Panel</w:t>
      </w:r>
    </w:p>
    <w:p w:rsidR="0007273B" w:rsidRDefault="0007273B" w:rsidP="000F200F">
      <w:pPr>
        <w:rPr>
          <w:lang w:val="en-US"/>
        </w:rPr>
      </w:pPr>
      <w:r>
        <w:rPr>
          <w:lang w:val="en-US"/>
        </w:rPr>
        <w:t>DAP</w:t>
      </w:r>
      <w:r>
        <w:rPr>
          <w:lang w:val="en-US"/>
        </w:rPr>
        <w:tab/>
      </w:r>
      <w:r>
        <w:rPr>
          <w:lang w:val="en-US"/>
        </w:rPr>
        <w:tab/>
        <w:t>Duty Alarm Panel</w:t>
      </w:r>
    </w:p>
    <w:p w:rsidR="0007273B" w:rsidRDefault="00046B5E" w:rsidP="000F200F">
      <w:pPr>
        <w:rPr>
          <w:lang w:val="en-US"/>
        </w:rPr>
      </w:pPr>
      <w:r>
        <w:rPr>
          <w:lang w:val="en-US"/>
        </w:rPr>
        <w:t>OOW</w:t>
      </w:r>
      <w:r>
        <w:rPr>
          <w:lang w:val="en-US"/>
        </w:rPr>
        <w:tab/>
      </w:r>
      <w:r>
        <w:rPr>
          <w:lang w:val="en-US"/>
        </w:rPr>
        <w:tab/>
        <w:t>Officer Of the Watch</w:t>
      </w:r>
    </w:p>
    <w:p w:rsidR="00974C9A" w:rsidRPr="00C62526" w:rsidRDefault="00974C9A" w:rsidP="00974C9A">
      <w:pPr>
        <w:rPr>
          <w:rFonts w:ascii="Times New Roman" w:hAnsi="Times New Roman"/>
          <w:sz w:val="24"/>
          <w:szCs w:val="24"/>
        </w:rPr>
      </w:pPr>
      <w:r w:rsidRPr="00C62526">
        <w:t>AC</w:t>
      </w:r>
      <w:r w:rsidRPr="00C62526">
        <w:rPr>
          <w:rFonts w:ascii="Times New Roman" w:hAnsi="Times New Roman"/>
          <w:sz w:val="24"/>
          <w:szCs w:val="24"/>
        </w:rPr>
        <w:tab/>
      </w:r>
      <w:r>
        <w:rPr>
          <w:rFonts w:ascii="Times New Roman" w:hAnsi="Times New Roman"/>
          <w:sz w:val="24"/>
          <w:szCs w:val="24"/>
        </w:rPr>
        <w:tab/>
      </w:r>
      <w:r w:rsidRPr="00C62526">
        <w:t>Alternating Current</w:t>
      </w:r>
    </w:p>
    <w:p w:rsidR="00974C9A" w:rsidRPr="00C62526" w:rsidRDefault="00974C9A" w:rsidP="00974C9A">
      <w:pPr>
        <w:rPr>
          <w:rFonts w:ascii="Times New Roman" w:hAnsi="Times New Roman"/>
          <w:sz w:val="24"/>
          <w:szCs w:val="24"/>
        </w:rPr>
      </w:pPr>
      <w:r w:rsidRPr="00C62526">
        <w:t>API</w:t>
      </w:r>
      <w:r w:rsidRPr="00C62526">
        <w:rPr>
          <w:rFonts w:ascii="Times New Roman" w:hAnsi="Times New Roman"/>
          <w:sz w:val="24"/>
          <w:szCs w:val="24"/>
        </w:rPr>
        <w:tab/>
      </w:r>
      <w:r>
        <w:rPr>
          <w:rFonts w:ascii="Times New Roman" w:hAnsi="Times New Roman"/>
          <w:sz w:val="24"/>
          <w:szCs w:val="24"/>
        </w:rPr>
        <w:tab/>
      </w:r>
      <w:r w:rsidRPr="00C62526">
        <w:t>Application Programming Interface</w:t>
      </w:r>
    </w:p>
    <w:p w:rsidR="00974C9A" w:rsidRPr="00C62526" w:rsidRDefault="00974C9A" w:rsidP="00974C9A">
      <w:pPr>
        <w:rPr>
          <w:rFonts w:ascii="Times New Roman" w:hAnsi="Times New Roman"/>
          <w:sz w:val="24"/>
          <w:szCs w:val="24"/>
        </w:rPr>
      </w:pPr>
      <w:r w:rsidRPr="00C62526">
        <w:t>AWG</w:t>
      </w:r>
      <w:r w:rsidRPr="00C62526">
        <w:rPr>
          <w:rFonts w:ascii="Times New Roman" w:hAnsi="Times New Roman"/>
          <w:sz w:val="24"/>
          <w:szCs w:val="24"/>
        </w:rPr>
        <w:tab/>
      </w:r>
      <w:r>
        <w:rPr>
          <w:rFonts w:ascii="Times New Roman" w:hAnsi="Times New Roman"/>
          <w:sz w:val="24"/>
          <w:szCs w:val="24"/>
        </w:rPr>
        <w:tab/>
      </w:r>
      <w:r w:rsidRPr="00C62526">
        <w:t>American Wire Gauge</w:t>
      </w:r>
    </w:p>
    <w:p w:rsidR="00974C9A" w:rsidRPr="00C62526" w:rsidRDefault="00974C9A" w:rsidP="00974C9A">
      <w:pPr>
        <w:rPr>
          <w:rFonts w:ascii="Times New Roman" w:hAnsi="Times New Roman"/>
          <w:sz w:val="24"/>
          <w:szCs w:val="24"/>
        </w:rPr>
      </w:pPr>
      <w:r w:rsidRPr="00C62526">
        <w:t>CAN</w:t>
      </w:r>
      <w:r w:rsidRPr="00C62526">
        <w:rPr>
          <w:rFonts w:ascii="Times New Roman" w:hAnsi="Times New Roman"/>
          <w:sz w:val="24"/>
          <w:szCs w:val="24"/>
        </w:rPr>
        <w:tab/>
      </w:r>
      <w:r>
        <w:rPr>
          <w:rFonts w:ascii="Times New Roman" w:hAnsi="Times New Roman"/>
          <w:sz w:val="24"/>
          <w:szCs w:val="24"/>
        </w:rPr>
        <w:tab/>
      </w:r>
      <w:r w:rsidRPr="00C62526">
        <w:t>Controller Area Network</w:t>
      </w:r>
    </w:p>
    <w:p w:rsidR="00974C9A" w:rsidRPr="00C62526" w:rsidRDefault="00974C9A" w:rsidP="00974C9A">
      <w:pPr>
        <w:rPr>
          <w:rFonts w:ascii="Times New Roman" w:hAnsi="Times New Roman"/>
          <w:sz w:val="24"/>
          <w:szCs w:val="24"/>
        </w:rPr>
      </w:pPr>
      <w:r w:rsidRPr="00C62526">
        <w:t>COM</w:t>
      </w:r>
      <w:r w:rsidRPr="00C62526">
        <w:rPr>
          <w:rFonts w:ascii="Times New Roman" w:hAnsi="Times New Roman"/>
          <w:sz w:val="24"/>
          <w:szCs w:val="24"/>
        </w:rPr>
        <w:tab/>
      </w:r>
      <w:r>
        <w:rPr>
          <w:rFonts w:ascii="Times New Roman" w:hAnsi="Times New Roman"/>
          <w:sz w:val="24"/>
          <w:szCs w:val="24"/>
        </w:rPr>
        <w:tab/>
      </w:r>
      <w:r w:rsidRPr="00C62526">
        <w:t>Communication</w:t>
      </w:r>
    </w:p>
    <w:p w:rsidR="00974C9A" w:rsidRPr="00C62526" w:rsidRDefault="00974C9A" w:rsidP="00974C9A">
      <w:pPr>
        <w:rPr>
          <w:rFonts w:ascii="Times New Roman" w:hAnsi="Times New Roman"/>
          <w:sz w:val="24"/>
          <w:szCs w:val="24"/>
        </w:rPr>
      </w:pPr>
      <w:r w:rsidRPr="00C62526">
        <w:t>CPU</w:t>
      </w:r>
      <w:r w:rsidRPr="00C62526">
        <w:rPr>
          <w:rFonts w:ascii="Times New Roman" w:hAnsi="Times New Roman"/>
          <w:sz w:val="24"/>
          <w:szCs w:val="24"/>
        </w:rPr>
        <w:tab/>
      </w:r>
      <w:r>
        <w:rPr>
          <w:rFonts w:ascii="Times New Roman" w:hAnsi="Times New Roman"/>
          <w:sz w:val="24"/>
          <w:szCs w:val="24"/>
        </w:rPr>
        <w:tab/>
      </w:r>
      <w:r w:rsidRPr="00C62526">
        <w:t>Central Processing Unit</w:t>
      </w:r>
    </w:p>
    <w:p w:rsidR="00974C9A" w:rsidRPr="00C62526" w:rsidRDefault="00974C9A" w:rsidP="00974C9A">
      <w:pPr>
        <w:rPr>
          <w:rFonts w:ascii="Times New Roman" w:hAnsi="Times New Roman"/>
          <w:sz w:val="24"/>
          <w:szCs w:val="24"/>
        </w:rPr>
      </w:pPr>
      <w:r w:rsidRPr="00C62526">
        <w:t>CTS</w:t>
      </w:r>
      <w:r w:rsidRPr="00C62526">
        <w:rPr>
          <w:rFonts w:ascii="Times New Roman" w:hAnsi="Times New Roman"/>
          <w:sz w:val="24"/>
          <w:szCs w:val="24"/>
        </w:rPr>
        <w:tab/>
      </w:r>
      <w:r>
        <w:rPr>
          <w:rFonts w:ascii="Times New Roman" w:hAnsi="Times New Roman"/>
          <w:sz w:val="24"/>
          <w:szCs w:val="24"/>
        </w:rPr>
        <w:tab/>
      </w:r>
      <w:r w:rsidRPr="00C62526">
        <w:t>Clear To Send</w:t>
      </w:r>
    </w:p>
    <w:p w:rsidR="00974C9A" w:rsidRPr="00C62526" w:rsidRDefault="00974C9A" w:rsidP="00974C9A">
      <w:pPr>
        <w:rPr>
          <w:rFonts w:ascii="Times New Roman" w:hAnsi="Times New Roman"/>
          <w:sz w:val="24"/>
          <w:szCs w:val="24"/>
        </w:rPr>
      </w:pPr>
      <w:r w:rsidRPr="00C62526">
        <w:t>DC</w:t>
      </w:r>
      <w:r w:rsidRPr="00C62526">
        <w:rPr>
          <w:rFonts w:ascii="Times New Roman" w:hAnsi="Times New Roman"/>
          <w:sz w:val="24"/>
          <w:szCs w:val="24"/>
        </w:rPr>
        <w:tab/>
      </w:r>
      <w:r>
        <w:rPr>
          <w:rFonts w:ascii="Times New Roman" w:hAnsi="Times New Roman"/>
          <w:sz w:val="24"/>
          <w:szCs w:val="24"/>
        </w:rPr>
        <w:tab/>
      </w:r>
      <w:r w:rsidRPr="00C62526">
        <w:t>Direct Current</w:t>
      </w:r>
    </w:p>
    <w:p w:rsidR="00974C9A" w:rsidRPr="00C62526" w:rsidRDefault="00974C9A" w:rsidP="00974C9A">
      <w:pPr>
        <w:rPr>
          <w:rFonts w:ascii="Times New Roman" w:hAnsi="Times New Roman"/>
          <w:sz w:val="24"/>
          <w:szCs w:val="24"/>
        </w:rPr>
      </w:pPr>
      <w:r w:rsidRPr="00C62526">
        <w:t>DCD</w:t>
      </w:r>
      <w:r w:rsidRPr="00C62526">
        <w:rPr>
          <w:rFonts w:ascii="Times New Roman" w:hAnsi="Times New Roman"/>
          <w:sz w:val="24"/>
          <w:szCs w:val="24"/>
        </w:rPr>
        <w:tab/>
      </w:r>
      <w:r>
        <w:rPr>
          <w:rFonts w:ascii="Times New Roman" w:hAnsi="Times New Roman"/>
          <w:sz w:val="24"/>
          <w:szCs w:val="24"/>
        </w:rPr>
        <w:tab/>
      </w:r>
      <w:r w:rsidRPr="00C62526">
        <w:t>Data Carrier Detect</w:t>
      </w:r>
    </w:p>
    <w:p w:rsidR="00974C9A" w:rsidRPr="00C62526" w:rsidRDefault="00974C9A" w:rsidP="00974C9A">
      <w:pPr>
        <w:rPr>
          <w:rFonts w:ascii="Times New Roman" w:hAnsi="Times New Roman"/>
          <w:sz w:val="24"/>
          <w:szCs w:val="24"/>
        </w:rPr>
      </w:pPr>
      <w:r w:rsidRPr="00C62526">
        <w:t>DIN</w:t>
      </w:r>
      <w:r w:rsidRPr="00C62526">
        <w:rPr>
          <w:rFonts w:ascii="Times New Roman" w:hAnsi="Times New Roman"/>
          <w:sz w:val="24"/>
          <w:szCs w:val="24"/>
        </w:rPr>
        <w:tab/>
      </w:r>
      <w:r>
        <w:rPr>
          <w:rFonts w:ascii="Times New Roman" w:hAnsi="Times New Roman"/>
          <w:sz w:val="24"/>
          <w:szCs w:val="24"/>
        </w:rPr>
        <w:tab/>
      </w:r>
      <w:proofErr w:type="spellStart"/>
      <w:r w:rsidRPr="00C62526">
        <w:t>Deutsches</w:t>
      </w:r>
      <w:proofErr w:type="spellEnd"/>
      <w:r w:rsidRPr="00C62526">
        <w:t xml:space="preserve"> </w:t>
      </w:r>
      <w:proofErr w:type="spellStart"/>
      <w:r w:rsidRPr="00C62526">
        <w:t>Institut</w:t>
      </w:r>
      <w:proofErr w:type="spellEnd"/>
      <w:r w:rsidRPr="00C62526">
        <w:t xml:space="preserve"> </w:t>
      </w:r>
      <w:proofErr w:type="spellStart"/>
      <w:r w:rsidRPr="00C62526">
        <w:t>für</w:t>
      </w:r>
      <w:proofErr w:type="spellEnd"/>
      <w:r w:rsidRPr="00C62526">
        <w:t xml:space="preserve"> </w:t>
      </w:r>
      <w:proofErr w:type="spellStart"/>
      <w:r w:rsidRPr="00C62526">
        <w:t>Normung</w:t>
      </w:r>
      <w:proofErr w:type="spellEnd"/>
    </w:p>
    <w:p w:rsidR="00974C9A" w:rsidRPr="00C62526" w:rsidRDefault="00974C9A" w:rsidP="00974C9A">
      <w:pPr>
        <w:rPr>
          <w:rFonts w:ascii="Times New Roman" w:hAnsi="Times New Roman"/>
          <w:sz w:val="24"/>
          <w:szCs w:val="24"/>
        </w:rPr>
      </w:pPr>
      <w:r w:rsidRPr="00C62526">
        <w:t>DSR</w:t>
      </w:r>
      <w:r w:rsidRPr="00C62526">
        <w:rPr>
          <w:rFonts w:ascii="Times New Roman" w:hAnsi="Times New Roman"/>
          <w:sz w:val="24"/>
          <w:szCs w:val="24"/>
        </w:rPr>
        <w:tab/>
      </w:r>
      <w:r>
        <w:rPr>
          <w:rFonts w:ascii="Times New Roman" w:hAnsi="Times New Roman"/>
          <w:sz w:val="24"/>
          <w:szCs w:val="24"/>
        </w:rPr>
        <w:tab/>
      </w:r>
      <w:r w:rsidRPr="00C62526">
        <w:t>Data Set Ready</w:t>
      </w:r>
    </w:p>
    <w:p w:rsidR="00974C9A" w:rsidRPr="00C62526" w:rsidRDefault="00974C9A" w:rsidP="00974C9A">
      <w:pPr>
        <w:rPr>
          <w:rFonts w:ascii="Times New Roman" w:hAnsi="Times New Roman"/>
          <w:sz w:val="24"/>
          <w:szCs w:val="24"/>
        </w:rPr>
      </w:pPr>
      <w:r w:rsidRPr="00C62526">
        <w:t>DTR</w:t>
      </w:r>
      <w:r w:rsidRPr="00C62526">
        <w:rPr>
          <w:rFonts w:ascii="Times New Roman" w:hAnsi="Times New Roman"/>
          <w:sz w:val="24"/>
          <w:szCs w:val="24"/>
        </w:rPr>
        <w:tab/>
      </w:r>
      <w:r>
        <w:rPr>
          <w:rFonts w:ascii="Times New Roman" w:hAnsi="Times New Roman"/>
          <w:sz w:val="24"/>
          <w:szCs w:val="24"/>
        </w:rPr>
        <w:tab/>
      </w:r>
      <w:r w:rsidRPr="00C62526">
        <w:t>Data Terminal Ready</w:t>
      </w:r>
    </w:p>
    <w:p w:rsidR="00974C9A" w:rsidRPr="00C62526" w:rsidRDefault="00974C9A" w:rsidP="00974C9A">
      <w:pPr>
        <w:rPr>
          <w:rFonts w:ascii="Times New Roman" w:hAnsi="Times New Roman"/>
          <w:sz w:val="24"/>
          <w:szCs w:val="24"/>
        </w:rPr>
      </w:pPr>
      <w:r w:rsidRPr="00C62526">
        <w:t>EEPROM</w:t>
      </w:r>
      <w:r w:rsidRPr="00C62526">
        <w:rPr>
          <w:rFonts w:ascii="Times New Roman" w:hAnsi="Times New Roman"/>
          <w:sz w:val="24"/>
          <w:szCs w:val="24"/>
        </w:rPr>
        <w:tab/>
      </w:r>
      <w:r w:rsidRPr="00C62526">
        <w:t>Electrically Erasable Programmable Read-only Memory</w:t>
      </w:r>
    </w:p>
    <w:p w:rsidR="00974C9A" w:rsidRPr="00C62526" w:rsidRDefault="00974C9A" w:rsidP="00974C9A">
      <w:pPr>
        <w:rPr>
          <w:rFonts w:ascii="Times New Roman" w:hAnsi="Times New Roman"/>
          <w:sz w:val="24"/>
          <w:szCs w:val="24"/>
        </w:rPr>
      </w:pPr>
      <w:r w:rsidRPr="00C62526">
        <w:t>EMC</w:t>
      </w:r>
      <w:r w:rsidRPr="00C62526">
        <w:rPr>
          <w:rFonts w:ascii="Times New Roman" w:hAnsi="Times New Roman"/>
          <w:sz w:val="24"/>
          <w:szCs w:val="24"/>
        </w:rPr>
        <w:tab/>
      </w:r>
      <w:r>
        <w:rPr>
          <w:rFonts w:ascii="Times New Roman" w:hAnsi="Times New Roman"/>
          <w:sz w:val="24"/>
          <w:szCs w:val="24"/>
        </w:rPr>
        <w:tab/>
      </w:r>
      <w:r w:rsidRPr="00C62526">
        <w:t>Electromagnetic Compatibility</w:t>
      </w:r>
    </w:p>
    <w:p w:rsidR="00974C9A" w:rsidRPr="00C62526" w:rsidRDefault="00974C9A" w:rsidP="00974C9A">
      <w:pPr>
        <w:rPr>
          <w:rFonts w:ascii="Times New Roman" w:hAnsi="Times New Roman"/>
          <w:sz w:val="24"/>
          <w:szCs w:val="24"/>
        </w:rPr>
      </w:pPr>
      <w:r w:rsidRPr="00C62526">
        <w:t>EN</w:t>
      </w:r>
      <w:r w:rsidRPr="00C62526">
        <w:rPr>
          <w:rFonts w:ascii="Times New Roman" w:hAnsi="Times New Roman"/>
          <w:sz w:val="24"/>
          <w:szCs w:val="24"/>
        </w:rPr>
        <w:tab/>
      </w:r>
      <w:r>
        <w:rPr>
          <w:rFonts w:ascii="Times New Roman" w:hAnsi="Times New Roman"/>
          <w:sz w:val="24"/>
          <w:szCs w:val="24"/>
        </w:rPr>
        <w:tab/>
      </w:r>
      <w:proofErr w:type="spellStart"/>
      <w:r w:rsidRPr="00C62526">
        <w:t>Europese</w:t>
      </w:r>
      <w:proofErr w:type="spellEnd"/>
      <w:r w:rsidRPr="00C62526">
        <w:t xml:space="preserve"> Norm</w:t>
      </w:r>
    </w:p>
    <w:p w:rsidR="00974C9A" w:rsidRPr="00C62526" w:rsidRDefault="00974C9A" w:rsidP="00974C9A">
      <w:pPr>
        <w:rPr>
          <w:rFonts w:ascii="Times New Roman" w:hAnsi="Times New Roman"/>
          <w:sz w:val="24"/>
          <w:szCs w:val="24"/>
        </w:rPr>
      </w:pPr>
      <w:r w:rsidRPr="00C62526">
        <w:t>ESD</w:t>
      </w:r>
      <w:r w:rsidRPr="00C62526">
        <w:rPr>
          <w:rFonts w:ascii="Times New Roman" w:hAnsi="Times New Roman"/>
          <w:sz w:val="24"/>
          <w:szCs w:val="24"/>
        </w:rPr>
        <w:tab/>
      </w:r>
      <w:r>
        <w:rPr>
          <w:rFonts w:ascii="Times New Roman" w:hAnsi="Times New Roman"/>
          <w:sz w:val="24"/>
          <w:szCs w:val="24"/>
        </w:rPr>
        <w:tab/>
      </w:r>
      <w:r w:rsidRPr="00C62526">
        <w:t>Electrostatic Discharge</w:t>
      </w:r>
    </w:p>
    <w:p w:rsidR="00974C9A" w:rsidRPr="00C62526" w:rsidRDefault="00974C9A" w:rsidP="00974C9A">
      <w:pPr>
        <w:rPr>
          <w:rFonts w:ascii="Times New Roman" w:hAnsi="Times New Roman"/>
          <w:sz w:val="24"/>
          <w:szCs w:val="24"/>
        </w:rPr>
      </w:pPr>
      <w:r w:rsidRPr="00C62526">
        <w:t>GND</w:t>
      </w:r>
      <w:r w:rsidRPr="00C62526">
        <w:rPr>
          <w:rFonts w:ascii="Times New Roman" w:hAnsi="Times New Roman"/>
          <w:sz w:val="24"/>
          <w:szCs w:val="24"/>
        </w:rPr>
        <w:tab/>
      </w:r>
      <w:r>
        <w:rPr>
          <w:rFonts w:ascii="Times New Roman" w:hAnsi="Times New Roman"/>
          <w:sz w:val="24"/>
          <w:szCs w:val="24"/>
        </w:rPr>
        <w:tab/>
      </w:r>
      <w:r w:rsidRPr="00C62526">
        <w:t>Ground</w:t>
      </w:r>
    </w:p>
    <w:p w:rsidR="00974C9A" w:rsidRPr="00C62526" w:rsidRDefault="00974C9A" w:rsidP="00974C9A">
      <w:pPr>
        <w:rPr>
          <w:rFonts w:ascii="Times New Roman" w:hAnsi="Times New Roman"/>
          <w:sz w:val="24"/>
          <w:szCs w:val="24"/>
        </w:rPr>
      </w:pPr>
      <w:r w:rsidRPr="00C62526">
        <w:t>ID</w:t>
      </w:r>
      <w:r w:rsidRPr="00C62526">
        <w:rPr>
          <w:rFonts w:ascii="Times New Roman" w:hAnsi="Times New Roman"/>
          <w:sz w:val="24"/>
          <w:szCs w:val="24"/>
        </w:rPr>
        <w:tab/>
      </w:r>
      <w:r>
        <w:rPr>
          <w:rFonts w:ascii="Times New Roman" w:hAnsi="Times New Roman"/>
          <w:sz w:val="24"/>
          <w:szCs w:val="24"/>
        </w:rPr>
        <w:tab/>
      </w:r>
      <w:r w:rsidRPr="00C62526">
        <w:t>Identifier</w:t>
      </w:r>
    </w:p>
    <w:p w:rsidR="00974C9A" w:rsidRPr="00C62526" w:rsidRDefault="00974C9A" w:rsidP="00974C9A">
      <w:pPr>
        <w:rPr>
          <w:rFonts w:ascii="Times New Roman" w:hAnsi="Times New Roman"/>
          <w:sz w:val="24"/>
          <w:szCs w:val="24"/>
        </w:rPr>
      </w:pPr>
      <w:r w:rsidRPr="00C62526">
        <w:t>IEC</w:t>
      </w:r>
      <w:r w:rsidRPr="00C62526">
        <w:rPr>
          <w:rFonts w:ascii="Times New Roman" w:hAnsi="Times New Roman"/>
          <w:sz w:val="24"/>
          <w:szCs w:val="24"/>
        </w:rPr>
        <w:tab/>
      </w:r>
      <w:r>
        <w:rPr>
          <w:rFonts w:ascii="Times New Roman" w:hAnsi="Times New Roman"/>
          <w:sz w:val="24"/>
          <w:szCs w:val="24"/>
        </w:rPr>
        <w:tab/>
      </w:r>
      <w:r w:rsidRPr="00C62526">
        <w:t xml:space="preserve">International </w:t>
      </w:r>
      <w:proofErr w:type="spellStart"/>
      <w:r w:rsidRPr="00C62526">
        <w:t>Electrotechnical</w:t>
      </w:r>
      <w:proofErr w:type="spellEnd"/>
      <w:r w:rsidRPr="00C62526">
        <w:t xml:space="preserve"> Commission</w:t>
      </w:r>
    </w:p>
    <w:p w:rsidR="00974C9A" w:rsidRPr="00C62526" w:rsidRDefault="00974C9A" w:rsidP="00974C9A">
      <w:pPr>
        <w:rPr>
          <w:rFonts w:ascii="Times New Roman" w:hAnsi="Times New Roman"/>
          <w:sz w:val="24"/>
          <w:szCs w:val="24"/>
        </w:rPr>
      </w:pPr>
      <w:r w:rsidRPr="00C62526">
        <w:t>IM</w:t>
      </w:r>
      <w:r w:rsidRPr="00C62526">
        <w:rPr>
          <w:rFonts w:ascii="Times New Roman" w:hAnsi="Times New Roman"/>
          <w:sz w:val="24"/>
          <w:szCs w:val="24"/>
        </w:rPr>
        <w:tab/>
      </w:r>
      <w:r>
        <w:rPr>
          <w:rFonts w:ascii="Times New Roman" w:hAnsi="Times New Roman"/>
          <w:sz w:val="24"/>
          <w:szCs w:val="24"/>
        </w:rPr>
        <w:tab/>
      </w:r>
      <w:r w:rsidRPr="00C62526">
        <w:t>Installation Manual</w:t>
      </w:r>
    </w:p>
    <w:p w:rsidR="00974C9A" w:rsidRPr="00C62526" w:rsidRDefault="00974C9A" w:rsidP="00974C9A">
      <w:pPr>
        <w:rPr>
          <w:rFonts w:ascii="Times New Roman" w:hAnsi="Times New Roman"/>
          <w:sz w:val="24"/>
          <w:szCs w:val="24"/>
        </w:rPr>
      </w:pPr>
      <w:r w:rsidRPr="00C62526">
        <w:t>I/O</w:t>
      </w:r>
      <w:r w:rsidRPr="00C62526">
        <w:rPr>
          <w:rFonts w:ascii="Times New Roman" w:hAnsi="Times New Roman"/>
          <w:sz w:val="24"/>
          <w:szCs w:val="24"/>
        </w:rPr>
        <w:tab/>
      </w:r>
      <w:r>
        <w:rPr>
          <w:rFonts w:ascii="Times New Roman" w:hAnsi="Times New Roman"/>
          <w:sz w:val="24"/>
          <w:szCs w:val="24"/>
        </w:rPr>
        <w:tab/>
      </w:r>
      <w:proofErr w:type="spellStart"/>
      <w:r w:rsidRPr="00C62526">
        <w:t>Input/Output</w:t>
      </w:r>
      <w:proofErr w:type="spellEnd"/>
    </w:p>
    <w:p w:rsidR="00974C9A" w:rsidRPr="00C62526" w:rsidRDefault="00974C9A" w:rsidP="00974C9A">
      <w:pPr>
        <w:rPr>
          <w:rFonts w:ascii="Times New Roman" w:hAnsi="Times New Roman"/>
          <w:sz w:val="24"/>
          <w:szCs w:val="24"/>
        </w:rPr>
      </w:pPr>
      <w:r w:rsidRPr="00C62526">
        <w:t>IP</w:t>
      </w:r>
      <w:r w:rsidRPr="00C62526">
        <w:rPr>
          <w:rFonts w:ascii="Times New Roman" w:hAnsi="Times New Roman"/>
          <w:sz w:val="24"/>
          <w:szCs w:val="24"/>
        </w:rPr>
        <w:tab/>
      </w:r>
      <w:r>
        <w:rPr>
          <w:rFonts w:ascii="Times New Roman" w:hAnsi="Times New Roman"/>
          <w:sz w:val="24"/>
          <w:szCs w:val="24"/>
        </w:rPr>
        <w:tab/>
      </w:r>
      <w:r w:rsidRPr="00C62526">
        <w:t>Ingress Protection / Internet Protocol</w:t>
      </w:r>
    </w:p>
    <w:p w:rsidR="00974C9A" w:rsidRPr="00C62526" w:rsidRDefault="00974C9A" w:rsidP="00974C9A">
      <w:pPr>
        <w:rPr>
          <w:rFonts w:ascii="Times New Roman" w:hAnsi="Times New Roman"/>
          <w:sz w:val="24"/>
          <w:szCs w:val="24"/>
        </w:rPr>
      </w:pPr>
      <w:r w:rsidRPr="00C62526">
        <w:t>LED</w:t>
      </w:r>
      <w:r w:rsidRPr="00C62526">
        <w:rPr>
          <w:rFonts w:ascii="Times New Roman" w:hAnsi="Times New Roman"/>
          <w:sz w:val="24"/>
          <w:szCs w:val="24"/>
        </w:rPr>
        <w:tab/>
      </w:r>
      <w:r>
        <w:rPr>
          <w:rFonts w:ascii="Times New Roman" w:hAnsi="Times New Roman"/>
          <w:sz w:val="24"/>
          <w:szCs w:val="24"/>
        </w:rPr>
        <w:tab/>
      </w:r>
      <w:r w:rsidRPr="00C62526">
        <w:t>Light Emitting Diode</w:t>
      </w:r>
    </w:p>
    <w:p w:rsidR="00974C9A" w:rsidRPr="00C62526" w:rsidRDefault="00974C9A" w:rsidP="00974C9A">
      <w:pPr>
        <w:rPr>
          <w:rFonts w:ascii="Times New Roman" w:hAnsi="Times New Roman"/>
          <w:sz w:val="24"/>
          <w:szCs w:val="24"/>
        </w:rPr>
      </w:pPr>
      <w:r w:rsidRPr="00C62526">
        <w:t>MDIX</w:t>
      </w:r>
      <w:r w:rsidRPr="00C62526">
        <w:rPr>
          <w:rFonts w:ascii="Times New Roman" w:hAnsi="Times New Roman"/>
          <w:sz w:val="24"/>
          <w:szCs w:val="24"/>
        </w:rPr>
        <w:tab/>
      </w:r>
      <w:r>
        <w:rPr>
          <w:rFonts w:ascii="Times New Roman" w:hAnsi="Times New Roman"/>
          <w:sz w:val="24"/>
          <w:szCs w:val="24"/>
        </w:rPr>
        <w:tab/>
      </w:r>
      <w:r w:rsidRPr="00C62526">
        <w:t>Medium-Dependent Interface Crossover</w:t>
      </w:r>
    </w:p>
    <w:p w:rsidR="00974C9A" w:rsidRPr="00C62526" w:rsidRDefault="00974C9A" w:rsidP="00974C9A">
      <w:pPr>
        <w:rPr>
          <w:rFonts w:ascii="Times New Roman" w:hAnsi="Times New Roman"/>
          <w:sz w:val="24"/>
          <w:szCs w:val="24"/>
        </w:rPr>
      </w:pPr>
      <w:r w:rsidRPr="00C62526">
        <w:t>PLC</w:t>
      </w:r>
      <w:r w:rsidRPr="00C62526">
        <w:rPr>
          <w:rFonts w:ascii="Times New Roman" w:hAnsi="Times New Roman"/>
          <w:sz w:val="24"/>
          <w:szCs w:val="24"/>
        </w:rPr>
        <w:tab/>
      </w:r>
      <w:r>
        <w:rPr>
          <w:rFonts w:ascii="Times New Roman" w:hAnsi="Times New Roman"/>
          <w:sz w:val="24"/>
          <w:szCs w:val="24"/>
        </w:rPr>
        <w:tab/>
      </w:r>
      <w:r w:rsidRPr="00C62526">
        <w:t>Programmable Logic Controller</w:t>
      </w:r>
    </w:p>
    <w:p w:rsidR="00974C9A" w:rsidRPr="00C62526" w:rsidRDefault="00974C9A" w:rsidP="00974C9A">
      <w:pPr>
        <w:rPr>
          <w:rFonts w:ascii="Times New Roman" w:hAnsi="Times New Roman"/>
          <w:sz w:val="24"/>
          <w:szCs w:val="24"/>
        </w:rPr>
      </w:pPr>
      <w:r w:rsidRPr="00C62526">
        <w:t>RISC</w:t>
      </w:r>
      <w:r w:rsidRPr="00C62526">
        <w:rPr>
          <w:rFonts w:ascii="Times New Roman" w:hAnsi="Times New Roman"/>
          <w:sz w:val="24"/>
          <w:szCs w:val="24"/>
        </w:rPr>
        <w:tab/>
      </w:r>
      <w:r>
        <w:rPr>
          <w:rFonts w:ascii="Times New Roman" w:hAnsi="Times New Roman"/>
          <w:sz w:val="24"/>
          <w:szCs w:val="24"/>
        </w:rPr>
        <w:tab/>
      </w:r>
      <w:r w:rsidRPr="00C62526">
        <w:t>Reduced Instruction Set Computer</w:t>
      </w:r>
    </w:p>
    <w:p w:rsidR="00974C9A" w:rsidRPr="00C62526" w:rsidRDefault="00974C9A" w:rsidP="00974C9A">
      <w:pPr>
        <w:rPr>
          <w:rFonts w:ascii="Times New Roman" w:hAnsi="Times New Roman"/>
          <w:sz w:val="24"/>
          <w:szCs w:val="24"/>
        </w:rPr>
      </w:pPr>
      <w:r w:rsidRPr="00C62526">
        <w:t>RMS</w:t>
      </w:r>
      <w:r w:rsidRPr="00C62526">
        <w:rPr>
          <w:rFonts w:ascii="Times New Roman" w:hAnsi="Times New Roman"/>
          <w:sz w:val="24"/>
          <w:szCs w:val="24"/>
        </w:rPr>
        <w:tab/>
      </w:r>
      <w:r>
        <w:rPr>
          <w:rFonts w:ascii="Times New Roman" w:hAnsi="Times New Roman"/>
          <w:sz w:val="24"/>
          <w:szCs w:val="24"/>
        </w:rPr>
        <w:tab/>
      </w:r>
      <w:r w:rsidRPr="00C62526">
        <w:t>Root Mean Square</w:t>
      </w:r>
    </w:p>
    <w:p w:rsidR="00974C9A" w:rsidRPr="00C62526" w:rsidRDefault="00974C9A" w:rsidP="00974C9A">
      <w:pPr>
        <w:rPr>
          <w:rFonts w:ascii="Times New Roman" w:hAnsi="Times New Roman"/>
          <w:sz w:val="24"/>
          <w:szCs w:val="24"/>
        </w:rPr>
      </w:pPr>
      <w:r w:rsidRPr="00C62526">
        <w:t>RTC</w:t>
      </w:r>
      <w:r w:rsidRPr="00C62526">
        <w:rPr>
          <w:rFonts w:ascii="Times New Roman" w:hAnsi="Times New Roman"/>
          <w:sz w:val="24"/>
          <w:szCs w:val="24"/>
        </w:rPr>
        <w:tab/>
      </w:r>
      <w:r>
        <w:rPr>
          <w:rFonts w:ascii="Times New Roman" w:hAnsi="Times New Roman"/>
          <w:sz w:val="24"/>
          <w:szCs w:val="24"/>
        </w:rPr>
        <w:tab/>
      </w:r>
      <w:r w:rsidRPr="00C62526">
        <w:t>Real Time Clock</w:t>
      </w:r>
    </w:p>
    <w:p w:rsidR="00974C9A" w:rsidRPr="00C62526" w:rsidRDefault="00974C9A" w:rsidP="00974C9A">
      <w:pPr>
        <w:rPr>
          <w:rFonts w:ascii="Times New Roman" w:hAnsi="Times New Roman"/>
          <w:sz w:val="24"/>
          <w:szCs w:val="24"/>
        </w:rPr>
      </w:pPr>
      <w:proofErr w:type="spellStart"/>
      <w:r w:rsidRPr="00C62526">
        <w:t>RxD</w:t>
      </w:r>
      <w:proofErr w:type="spellEnd"/>
      <w:r w:rsidRPr="00C62526">
        <w:rPr>
          <w:rFonts w:ascii="Times New Roman" w:hAnsi="Times New Roman"/>
          <w:sz w:val="24"/>
          <w:szCs w:val="24"/>
        </w:rPr>
        <w:tab/>
      </w:r>
      <w:r>
        <w:rPr>
          <w:rFonts w:ascii="Times New Roman" w:hAnsi="Times New Roman"/>
          <w:sz w:val="24"/>
          <w:szCs w:val="24"/>
        </w:rPr>
        <w:tab/>
      </w:r>
      <w:r w:rsidRPr="00C62526">
        <w:t>Received Data</w:t>
      </w:r>
    </w:p>
    <w:p w:rsidR="00974C9A" w:rsidRPr="00C62526" w:rsidRDefault="00974C9A" w:rsidP="00974C9A">
      <w:pPr>
        <w:rPr>
          <w:rFonts w:ascii="Times New Roman" w:hAnsi="Times New Roman"/>
          <w:sz w:val="24"/>
          <w:szCs w:val="24"/>
        </w:rPr>
      </w:pPr>
      <w:r w:rsidRPr="00C62526">
        <w:t>SRAM</w:t>
      </w:r>
      <w:r w:rsidRPr="00C62526">
        <w:rPr>
          <w:rFonts w:ascii="Times New Roman" w:hAnsi="Times New Roman"/>
          <w:sz w:val="24"/>
          <w:szCs w:val="24"/>
        </w:rPr>
        <w:tab/>
      </w:r>
      <w:r>
        <w:rPr>
          <w:rFonts w:ascii="Times New Roman" w:hAnsi="Times New Roman"/>
          <w:sz w:val="24"/>
          <w:szCs w:val="24"/>
        </w:rPr>
        <w:tab/>
      </w:r>
      <w:r w:rsidRPr="00C62526">
        <w:t>Static Random Access Memory</w:t>
      </w:r>
    </w:p>
    <w:p w:rsidR="00974C9A" w:rsidRPr="00C62526" w:rsidRDefault="00974C9A" w:rsidP="00974C9A">
      <w:pPr>
        <w:rPr>
          <w:rFonts w:ascii="Times New Roman" w:hAnsi="Times New Roman"/>
          <w:sz w:val="24"/>
          <w:szCs w:val="24"/>
        </w:rPr>
      </w:pPr>
      <w:r w:rsidRPr="00C62526">
        <w:t>TCP</w:t>
      </w:r>
      <w:r w:rsidRPr="00C62526">
        <w:rPr>
          <w:rFonts w:ascii="Times New Roman" w:hAnsi="Times New Roman"/>
          <w:sz w:val="24"/>
          <w:szCs w:val="24"/>
        </w:rPr>
        <w:tab/>
      </w:r>
      <w:r>
        <w:rPr>
          <w:rFonts w:ascii="Times New Roman" w:hAnsi="Times New Roman"/>
          <w:sz w:val="24"/>
          <w:szCs w:val="24"/>
        </w:rPr>
        <w:tab/>
      </w:r>
      <w:r w:rsidRPr="00C62526">
        <w:t>Transmission Control Protocol</w:t>
      </w:r>
    </w:p>
    <w:p w:rsidR="00974C9A" w:rsidRPr="00C62526" w:rsidRDefault="00974C9A" w:rsidP="00974C9A">
      <w:pPr>
        <w:rPr>
          <w:rFonts w:ascii="Times New Roman" w:hAnsi="Times New Roman"/>
          <w:sz w:val="24"/>
          <w:szCs w:val="24"/>
        </w:rPr>
      </w:pPr>
      <w:proofErr w:type="spellStart"/>
      <w:r w:rsidRPr="00C62526">
        <w:t>TxD</w:t>
      </w:r>
      <w:proofErr w:type="spellEnd"/>
      <w:r w:rsidRPr="00C62526">
        <w:rPr>
          <w:rFonts w:ascii="Times New Roman" w:hAnsi="Times New Roman"/>
          <w:sz w:val="24"/>
          <w:szCs w:val="24"/>
        </w:rPr>
        <w:tab/>
      </w:r>
      <w:r>
        <w:rPr>
          <w:rFonts w:ascii="Times New Roman" w:hAnsi="Times New Roman"/>
          <w:sz w:val="24"/>
          <w:szCs w:val="24"/>
        </w:rPr>
        <w:tab/>
      </w:r>
      <w:r w:rsidRPr="00C62526">
        <w:t>Transmitted Data</w:t>
      </w:r>
    </w:p>
    <w:p w:rsidR="00974C9A" w:rsidRPr="00974C9A" w:rsidRDefault="00974C9A" w:rsidP="00974C9A"/>
    <w:p w:rsidR="00DA5601" w:rsidRDefault="00DA5601" w:rsidP="005918A6">
      <w:pPr>
        <w:pStyle w:val="Kop1"/>
      </w:pPr>
      <w:r>
        <w:br w:type="page"/>
      </w:r>
      <w:bookmarkEnd w:id="13"/>
      <w:r w:rsidR="00847A94">
        <w:lastRenderedPageBreak/>
        <w:t xml:space="preserve"> </w:t>
      </w:r>
      <w:bookmarkStart w:id="14" w:name="_Toc393892842"/>
      <w:r w:rsidR="00C71E5C">
        <w:t>O</w:t>
      </w:r>
      <w:r w:rsidR="009E288E">
        <w:t>verview</w:t>
      </w:r>
      <w:bookmarkEnd w:id="14"/>
    </w:p>
    <w:p w:rsidR="00C27681" w:rsidRDefault="00C27681" w:rsidP="00C71E5C">
      <w:r>
        <w:t>The Imtech NavVision BNWAS Is a standalone, type approved BNWAS system that can be used on all vessels that need a mandatory BNWAS. Its basic setup consists of the following parts:</w:t>
      </w:r>
    </w:p>
    <w:p w:rsidR="00C27681" w:rsidRDefault="00C27681" w:rsidP="00C71E5C"/>
    <w:p w:rsidR="000348EF" w:rsidRDefault="000348EF" w:rsidP="003079C9">
      <w:pPr>
        <w:pStyle w:val="Lijstalinea"/>
        <w:numPr>
          <w:ilvl w:val="0"/>
          <w:numId w:val="12"/>
        </w:numPr>
      </w:pPr>
      <w:proofErr w:type="spellStart"/>
      <w:r>
        <w:t>Beijer</w:t>
      </w:r>
      <w:proofErr w:type="spellEnd"/>
      <w:r>
        <w:t xml:space="preserve"> </w:t>
      </w:r>
      <w:proofErr w:type="spellStart"/>
      <w:r>
        <w:t>Exter</w:t>
      </w:r>
      <w:proofErr w:type="spellEnd"/>
      <w:r>
        <w:t xml:space="preserve"> T70-bl</w:t>
      </w:r>
    </w:p>
    <w:p w:rsidR="000348EF" w:rsidRDefault="000348EF" w:rsidP="003079C9">
      <w:pPr>
        <w:pStyle w:val="Lijstalinea"/>
        <w:numPr>
          <w:ilvl w:val="0"/>
          <w:numId w:val="12"/>
        </w:numPr>
      </w:pPr>
      <w:r>
        <w:t>Wago I/O system 750</w:t>
      </w:r>
    </w:p>
    <w:p w:rsidR="000348EF" w:rsidRDefault="000348EF" w:rsidP="00C71E5C"/>
    <w:p w:rsidR="00C71E5C" w:rsidRDefault="00C27681" w:rsidP="00C71E5C">
      <w:r>
        <w:t xml:space="preserve"> </w:t>
      </w:r>
      <w:r w:rsidR="000348EF">
        <w:t>Additionally the following parts are provided:</w:t>
      </w:r>
    </w:p>
    <w:p w:rsidR="000348EF" w:rsidRDefault="000348EF" w:rsidP="00C71E5C"/>
    <w:p w:rsidR="000348EF" w:rsidRDefault="000348EF" w:rsidP="003079C9">
      <w:pPr>
        <w:pStyle w:val="Lijstalinea"/>
        <w:numPr>
          <w:ilvl w:val="0"/>
          <w:numId w:val="13"/>
        </w:numPr>
      </w:pPr>
      <w:r>
        <w:t>Phoenix Contact FL switch SFNT series</w:t>
      </w:r>
    </w:p>
    <w:p w:rsidR="000348EF" w:rsidRDefault="000348EF" w:rsidP="003079C9">
      <w:pPr>
        <w:pStyle w:val="Lijstalinea"/>
        <w:numPr>
          <w:ilvl w:val="0"/>
          <w:numId w:val="13"/>
        </w:numPr>
      </w:pPr>
      <w:r>
        <w:t>Watch Alarm Panel 1</w:t>
      </w:r>
      <w:r w:rsidRPr="000348EF">
        <w:rPr>
          <w:vertAlign w:val="superscript"/>
        </w:rPr>
        <w:t>st</w:t>
      </w:r>
      <w:r>
        <w:t>, 2</w:t>
      </w:r>
      <w:r w:rsidRPr="000348EF">
        <w:rPr>
          <w:vertAlign w:val="superscript"/>
        </w:rPr>
        <w:t>nd</w:t>
      </w:r>
      <w:r>
        <w:t xml:space="preserve"> and 3</w:t>
      </w:r>
      <w:r w:rsidRPr="000348EF">
        <w:rPr>
          <w:vertAlign w:val="superscript"/>
        </w:rPr>
        <w:t>rd</w:t>
      </w:r>
      <w:r>
        <w:t xml:space="preserve"> stage</w:t>
      </w:r>
    </w:p>
    <w:p w:rsidR="00A214D6" w:rsidRDefault="00A214D6" w:rsidP="003079C9">
      <w:pPr>
        <w:pStyle w:val="Lijstalinea"/>
        <w:numPr>
          <w:ilvl w:val="0"/>
          <w:numId w:val="13"/>
        </w:numPr>
      </w:pPr>
      <w:r>
        <w:t>Reset Buttons</w:t>
      </w:r>
    </w:p>
    <w:p w:rsidR="000348EF" w:rsidRDefault="000348EF" w:rsidP="000348EF"/>
    <w:p w:rsidR="000348EF" w:rsidRDefault="000348EF" w:rsidP="000348EF">
      <w:r>
        <w:t xml:space="preserve">Schematically it will look as shown in </w:t>
      </w:r>
      <w:r>
        <w:fldChar w:fldCharType="begin"/>
      </w:r>
      <w:r>
        <w:instrText xml:space="preserve"> REF _Ref388446058 \h </w:instrText>
      </w:r>
      <w:r>
        <w:fldChar w:fldCharType="separate"/>
      </w:r>
      <w:r w:rsidR="008A4807">
        <w:t xml:space="preserve">Figure </w:t>
      </w:r>
      <w:r w:rsidR="008A4807">
        <w:rPr>
          <w:noProof/>
        </w:rPr>
        <w:t>1</w:t>
      </w:r>
      <w:r w:rsidR="008A4807">
        <w:noBreakHyphen/>
      </w:r>
      <w:r w:rsidR="008A4807">
        <w:rPr>
          <w:noProof/>
        </w:rPr>
        <w:t>1</w:t>
      </w:r>
      <w:r>
        <w:fldChar w:fldCharType="end"/>
      </w:r>
    </w:p>
    <w:p w:rsidR="000348EF" w:rsidRDefault="000348EF" w:rsidP="000348EF"/>
    <w:p w:rsidR="000348EF" w:rsidRDefault="00BC0B50" w:rsidP="000348EF">
      <w:r>
        <w:rPr>
          <w:noProof/>
          <w:lang w:val="nl-NL" w:eastAsia="nl-NL"/>
        </w:rPr>
        <w:drawing>
          <wp:inline distT="0" distB="0" distL="0" distR="0" wp14:anchorId="036DCC6D" wp14:editId="26482C6B">
            <wp:extent cx="5760720" cy="2828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28290"/>
                    </a:xfrm>
                    <a:prstGeom prst="rect">
                      <a:avLst/>
                    </a:prstGeom>
                  </pic:spPr>
                </pic:pic>
              </a:graphicData>
            </a:graphic>
          </wp:inline>
        </w:drawing>
      </w:r>
    </w:p>
    <w:p w:rsidR="000348EF" w:rsidRDefault="000348EF" w:rsidP="000348EF">
      <w:pPr>
        <w:pStyle w:val="Onderschrift"/>
      </w:pPr>
      <w:bookmarkStart w:id="15" w:name="_Ref388446058"/>
      <w:bookmarkStart w:id="16" w:name="_Toc393892930"/>
      <w:r>
        <w:t xml:space="preserve">Figure </w:t>
      </w:r>
      <w:r w:rsidR="00215670">
        <w:fldChar w:fldCharType="begin"/>
      </w:r>
      <w:r w:rsidR="00215670">
        <w:instrText xml:space="preserve"> STYLEREF 1 \s </w:instrText>
      </w:r>
      <w:r w:rsidR="00215670">
        <w:fldChar w:fldCharType="separate"/>
      </w:r>
      <w:r w:rsidR="008A4807">
        <w:rPr>
          <w:noProof/>
        </w:rPr>
        <w:t>1</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w:t>
      </w:r>
      <w:r w:rsidR="00215670">
        <w:fldChar w:fldCharType="end"/>
      </w:r>
      <w:bookmarkEnd w:id="15"/>
      <w:r>
        <w:t>: BNWAS standard setup</w:t>
      </w:r>
      <w:bookmarkEnd w:id="16"/>
    </w:p>
    <w:p w:rsidR="002A2C44" w:rsidRDefault="002A2C44" w:rsidP="002A2C44"/>
    <w:p w:rsidR="000348EF" w:rsidRDefault="000348EF" w:rsidP="002A2C44">
      <w:r>
        <w:rPr>
          <w:noProof/>
          <w:lang w:val="nl-NL" w:eastAsia="nl-NL"/>
        </w:rPr>
        <w:drawing>
          <wp:inline distT="0" distB="0" distL="0" distR="0" wp14:anchorId="6F6641F7" wp14:editId="40FDA55B">
            <wp:extent cx="416379" cy="342900"/>
            <wp:effectExtent l="0" t="0" r="3175"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16379" cy="342900"/>
                    </a:xfrm>
                    <a:prstGeom prst="rect">
                      <a:avLst/>
                    </a:prstGeom>
                  </pic:spPr>
                </pic:pic>
              </a:graphicData>
            </a:graphic>
          </wp:inline>
        </w:drawing>
      </w:r>
      <w:r w:rsidR="002A2C44" w:rsidRPr="002A2C44">
        <w:rPr>
          <w:i/>
        </w:rPr>
        <w:t>: The serials in the figure, like IGB-XXX</w:t>
      </w:r>
      <w:r w:rsidR="002A2C44">
        <w:rPr>
          <w:i/>
        </w:rPr>
        <w:t xml:space="preserve"> 214-x-x-x refers to the specified manuals on that item that can be found on </w:t>
      </w:r>
      <w:proofErr w:type="spellStart"/>
      <w:r w:rsidR="002A2C44">
        <w:rPr>
          <w:i/>
        </w:rPr>
        <w:t>sharepoint</w:t>
      </w:r>
      <w:proofErr w:type="spellEnd"/>
      <w:r w:rsidR="002A2C44">
        <w:rPr>
          <w:i/>
        </w:rPr>
        <w:t>.</w:t>
      </w:r>
    </w:p>
    <w:p w:rsidR="002A2C44" w:rsidRDefault="002A2C44" w:rsidP="002A2C44"/>
    <w:p w:rsidR="002A2C44" w:rsidRDefault="00292FF8" w:rsidP="002A2C44">
      <w:r>
        <w:t xml:space="preserve">This standalone system can also be integrated in the Imtech </w:t>
      </w:r>
      <w:proofErr w:type="spellStart"/>
      <w:r>
        <w:t>Unimacs</w:t>
      </w:r>
      <w:proofErr w:type="spellEnd"/>
      <w:r>
        <w:t xml:space="preserve"> bridge, or in the NavVision AM(C)S system. In that case a few extra items will be added to the standard topology. </w:t>
      </w:r>
      <w:r w:rsidR="00080529">
        <w:t>This can be an addition to the standard topology, but it can also replace items in t</w:t>
      </w:r>
      <w:r w:rsidR="00087B19">
        <w:t>h</w:t>
      </w:r>
      <w:r w:rsidR="00080529">
        <w:t xml:space="preserve">e standard setup. Reset buttons can be made obsolete because there is a screen with a reset button on </w:t>
      </w:r>
      <w:r w:rsidR="00751287">
        <w:t>the AM(C)S</w:t>
      </w:r>
      <w:r w:rsidR="00080529">
        <w:t xml:space="preserve"> at every </w:t>
      </w:r>
      <w:r w:rsidR="00087B19">
        <w:t>control position</w:t>
      </w:r>
      <w:r w:rsidR="00751287">
        <w:t xml:space="preserve"> and EVE</w:t>
      </w:r>
      <w:r w:rsidR="00046B5E">
        <w:t xml:space="preserve">-messages can be used to </w:t>
      </w:r>
      <w:proofErr w:type="spellStart"/>
      <w:r w:rsidR="00046B5E">
        <w:t>comfirm</w:t>
      </w:r>
      <w:proofErr w:type="spellEnd"/>
      <w:r w:rsidR="00046B5E">
        <w:t xml:space="preserve"> the ability of the OOW</w:t>
      </w:r>
      <w:r w:rsidR="00087B19">
        <w:t>, also WAP panels can be redundant because there are already DAP’s in the 2</w:t>
      </w:r>
      <w:r w:rsidR="00087B19" w:rsidRPr="00087B19">
        <w:rPr>
          <w:vertAlign w:val="superscript"/>
        </w:rPr>
        <w:t>nd</w:t>
      </w:r>
      <w:r w:rsidR="00087B19">
        <w:t xml:space="preserve"> and 3</w:t>
      </w:r>
      <w:r w:rsidR="00087B19" w:rsidRPr="00087B19">
        <w:rPr>
          <w:vertAlign w:val="superscript"/>
        </w:rPr>
        <w:t>rd</w:t>
      </w:r>
      <w:r w:rsidR="00087B19">
        <w:t xml:space="preserve"> stage cabins.</w:t>
      </w:r>
    </w:p>
    <w:p w:rsidR="00087B19" w:rsidRDefault="00087B19" w:rsidP="002A2C44"/>
    <w:p w:rsidR="00087B19" w:rsidRDefault="00087B19" w:rsidP="002A2C44">
      <w:r>
        <w:t xml:space="preserve">Schematically it will look as shown in </w:t>
      </w:r>
      <w:r>
        <w:fldChar w:fldCharType="begin"/>
      </w:r>
      <w:r>
        <w:instrText xml:space="preserve"> REF _Ref388447986 \h </w:instrText>
      </w:r>
      <w:r>
        <w:fldChar w:fldCharType="separate"/>
      </w:r>
      <w:r w:rsidR="008A4807">
        <w:t xml:space="preserve">Figure </w:t>
      </w:r>
      <w:r w:rsidR="008A4807">
        <w:rPr>
          <w:noProof/>
        </w:rPr>
        <w:t>1</w:t>
      </w:r>
      <w:r w:rsidR="008A4807">
        <w:noBreakHyphen/>
      </w:r>
      <w:r w:rsidR="008A4807">
        <w:rPr>
          <w:noProof/>
        </w:rPr>
        <w:t>2</w:t>
      </w:r>
      <w:r>
        <w:fldChar w:fldCharType="end"/>
      </w:r>
    </w:p>
    <w:p w:rsidR="00087B19" w:rsidRDefault="00087B19" w:rsidP="002A2C44"/>
    <w:p w:rsidR="00087B19" w:rsidRDefault="00087B19" w:rsidP="002A2C44"/>
    <w:p w:rsidR="00087B19" w:rsidRDefault="00087B19" w:rsidP="002A2C44"/>
    <w:p w:rsidR="00087B19" w:rsidRDefault="00087B19" w:rsidP="002A2C44"/>
    <w:p w:rsidR="00087B19" w:rsidRDefault="00087B19" w:rsidP="002A2C44"/>
    <w:p w:rsidR="00087B19" w:rsidRDefault="00087B19" w:rsidP="002A2C44"/>
    <w:p w:rsidR="00087B19" w:rsidRDefault="00087B19" w:rsidP="002A2C44"/>
    <w:p w:rsidR="00087B19" w:rsidRDefault="00BC0B50" w:rsidP="002A2C44">
      <w:r>
        <w:rPr>
          <w:noProof/>
          <w:lang w:val="nl-NL" w:eastAsia="nl-NL"/>
        </w:rPr>
        <w:drawing>
          <wp:inline distT="0" distB="0" distL="0" distR="0" wp14:anchorId="2D90439E" wp14:editId="127EC165">
            <wp:extent cx="5760720" cy="3956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56685"/>
                    </a:xfrm>
                    <a:prstGeom prst="rect">
                      <a:avLst/>
                    </a:prstGeom>
                  </pic:spPr>
                </pic:pic>
              </a:graphicData>
            </a:graphic>
          </wp:inline>
        </w:drawing>
      </w:r>
    </w:p>
    <w:p w:rsidR="00087B19" w:rsidRDefault="00087B19" w:rsidP="00087B19">
      <w:pPr>
        <w:pStyle w:val="Onderschrift"/>
      </w:pPr>
      <w:bookmarkStart w:id="17" w:name="_Ref388447986"/>
      <w:bookmarkStart w:id="18" w:name="_Toc393892931"/>
      <w:r>
        <w:t xml:space="preserve">Figure </w:t>
      </w:r>
      <w:r w:rsidR="00215670">
        <w:fldChar w:fldCharType="begin"/>
      </w:r>
      <w:r w:rsidR="00215670">
        <w:instrText xml:space="preserve"> STYLEREF 1 \s </w:instrText>
      </w:r>
      <w:r w:rsidR="00215670">
        <w:fldChar w:fldCharType="separate"/>
      </w:r>
      <w:r w:rsidR="008A4807">
        <w:rPr>
          <w:noProof/>
        </w:rPr>
        <w:t>1</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w:t>
      </w:r>
      <w:r w:rsidR="00215670">
        <w:fldChar w:fldCharType="end"/>
      </w:r>
      <w:bookmarkEnd w:id="17"/>
      <w:r>
        <w:t>: BNWAS integrated setup</w:t>
      </w:r>
      <w:bookmarkEnd w:id="18"/>
    </w:p>
    <w:p w:rsidR="00087B19" w:rsidRDefault="00BC0B50" w:rsidP="00BC0B50">
      <w:pPr>
        <w:pStyle w:val="Kop2"/>
      </w:pPr>
      <w:bookmarkStart w:id="19" w:name="_Toc393892843"/>
      <w:bookmarkEnd w:id="5"/>
      <w:bookmarkEnd w:id="6"/>
      <w:bookmarkEnd w:id="7"/>
      <w:bookmarkEnd w:id="8"/>
      <w:r>
        <w:t>Layout of the manual</w:t>
      </w:r>
      <w:bookmarkEnd w:id="19"/>
    </w:p>
    <w:p w:rsidR="00BC0B50" w:rsidRDefault="00BC0B50" w:rsidP="00BC0B50">
      <w:r>
        <w:t>This manual will incorporate three different stages of the mandatory manuals. It will be divided into the following subsections:</w:t>
      </w:r>
    </w:p>
    <w:p w:rsidR="00BC0B50" w:rsidRDefault="00BC0B50" w:rsidP="00BC0B50"/>
    <w:p w:rsidR="00BC0B50" w:rsidRDefault="00BC0B50" w:rsidP="003079C9">
      <w:pPr>
        <w:pStyle w:val="Lijstalinea"/>
        <w:numPr>
          <w:ilvl w:val="0"/>
          <w:numId w:val="14"/>
        </w:numPr>
      </w:pPr>
      <w:r>
        <w:t>Installation manual</w:t>
      </w:r>
    </w:p>
    <w:p w:rsidR="00BC0B50" w:rsidRDefault="00BC0B50" w:rsidP="003079C9">
      <w:pPr>
        <w:pStyle w:val="Lijstalinea"/>
        <w:numPr>
          <w:ilvl w:val="0"/>
          <w:numId w:val="14"/>
        </w:numPr>
      </w:pPr>
      <w:r>
        <w:t>User manual</w:t>
      </w:r>
    </w:p>
    <w:p w:rsidR="00BC0B50" w:rsidRDefault="00BC0B50" w:rsidP="003079C9">
      <w:pPr>
        <w:pStyle w:val="Lijstalinea"/>
        <w:numPr>
          <w:ilvl w:val="0"/>
          <w:numId w:val="14"/>
        </w:numPr>
      </w:pPr>
      <w:r>
        <w:t>Maintenance manual</w:t>
      </w:r>
    </w:p>
    <w:p w:rsidR="00BC0B50" w:rsidRDefault="00BC0B50" w:rsidP="00BC0B50"/>
    <w:p w:rsidR="00BC0B50" w:rsidRDefault="00BC0B50" w:rsidP="00BC0B50"/>
    <w:p w:rsidR="00BC0B50" w:rsidRDefault="00BC0B50" w:rsidP="00BC0B50"/>
    <w:p w:rsidR="00BC0B50" w:rsidRDefault="00BC0B50" w:rsidP="00BC0B50"/>
    <w:p w:rsidR="00BC0B50" w:rsidRDefault="00BC0B50" w:rsidP="00BC0B50"/>
    <w:p w:rsidR="00BC0B50" w:rsidRDefault="00BC0B50" w:rsidP="00BC0B50"/>
    <w:p w:rsidR="00BC0B50" w:rsidRDefault="00BC0B50" w:rsidP="00BC0B50"/>
    <w:p w:rsidR="00BC0B50" w:rsidRDefault="00BC0B50" w:rsidP="00BC0B50"/>
    <w:p w:rsidR="00BC0B50" w:rsidRDefault="00BC0B50" w:rsidP="00BC0B50"/>
    <w:p w:rsidR="00BC0B50" w:rsidRDefault="00BC0B50" w:rsidP="00BC0B50"/>
    <w:p w:rsidR="00BC0B50" w:rsidRDefault="00BC0B50" w:rsidP="00BC0B50"/>
    <w:p w:rsidR="00BC0B50" w:rsidRDefault="00BC0B50" w:rsidP="00BC0B50"/>
    <w:p w:rsidR="00BC0B50" w:rsidRDefault="00BC0B50" w:rsidP="00BC0B50"/>
    <w:p w:rsidR="00BC0B50" w:rsidRDefault="00BC0B50" w:rsidP="00BC0B50"/>
    <w:p w:rsidR="00BC0B50" w:rsidRDefault="00BC0B50" w:rsidP="00BC0B50"/>
    <w:p w:rsidR="00BC0B50" w:rsidRDefault="00BC0B50" w:rsidP="00BC0B50"/>
    <w:p w:rsidR="00BC0B50" w:rsidRDefault="00BC0B50" w:rsidP="00BC0B50"/>
    <w:p w:rsidR="00BC0B50" w:rsidRDefault="00BC0B50" w:rsidP="00BC0B50">
      <w:pPr>
        <w:pStyle w:val="Kop1"/>
      </w:pPr>
      <w:bookmarkStart w:id="20" w:name="_Toc393892844"/>
      <w:r>
        <w:t>Installation</w:t>
      </w:r>
      <w:bookmarkEnd w:id="20"/>
    </w:p>
    <w:p w:rsidR="00BC0B50" w:rsidRDefault="00BC0B50" w:rsidP="00BC0B50">
      <w:pPr>
        <w:pStyle w:val="Kop2"/>
      </w:pPr>
      <w:bookmarkStart w:id="21" w:name="_Toc393892845"/>
      <w:r>
        <w:t>Introduction</w:t>
      </w:r>
      <w:bookmarkEnd w:id="21"/>
    </w:p>
    <w:p w:rsidR="00BC0B50" w:rsidRDefault="00A214D6" w:rsidP="00BC0B50">
      <w:r>
        <w:t>With installation of the standard BNWAS setup the parts that are point of interest are the following:</w:t>
      </w:r>
    </w:p>
    <w:p w:rsidR="00A214D6" w:rsidRDefault="00A214D6" w:rsidP="00BC0B50"/>
    <w:p w:rsidR="00A214D6" w:rsidRDefault="00A214D6" w:rsidP="003079C9">
      <w:pPr>
        <w:pStyle w:val="Lijstalinea"/>
        <w:numPr>
          <w:ilvl w:val="0"/>
          <w:numId w:val="12"/>
        </w:numPr>
      </w:pPr>
      <w:proofErr w:type="spellStart"/>
      <w:r>
        <w:t>Beijer</w:t>
      </w:r>
      <w:proofErr w:type="spellEnd"/>
      <w:r>
        <w:t xml:space="preserve"> </w:t>
      </w:r>
      <w:proofErr w:type="spellStart"/>
      <w:r>
        <w:t>Exter</w:t>
      </w:r>
      <w:proofErr w:type="spellEnd"/>
      <w:r>
        <w:t xml:space="preserve"> T70-bl</w:t>
      </w:r>
    </w:p>
    <w:p w:rsidR="00A214D6" w:rsidRDefault="00A214D6" w:rsidP="003079C9">
      <w:pPr>
        <w:pStyle w:val="Lijstalinea"/>
        <w:numPr>
          <w:ilvl w:val="0"/>
          <w:numId w:val="12"/>
        </w:numPr>
      </w:pPr>
      <w:r>
        <w:t>Wago I/O system 750</w:t>
      </w:r>
    </w:p>
    <w:p w:rsidR="00A214D6" w:rsidRDefault="00A214D6" w:rsidP="00A214D6"/>
    <w:p w:rsidR="00A214D6" w:rsidRDefault="00A214D6" w:rsidP="00BC0B50">
      <w:r>
        <w:t>And additionally</w:t>
      </w:r>
    </w:p>
    <w:p w:rsidR="00A214D6" w:rsidRDefault="00A214D6" w:rsidP="00BC0B50"/>
    <w:p w:rsidR="00A214D6" w:rsidRDefault="00A214D6" w:rsidP="003079C9">
      <w:pPr>
        <w:pStyle w:val="Lijstalinea"/>
        <w:numPr>
          <w:ilvl w:val="0"/>
          <w:numId w:val="13"/>
        </w:numPr>
      </w:pPr>
      <w:bookmarkStart w:id="22" w:name="OLE_LINK13"/>
      <w:r>
        <w:t>Phoenix Contact FL switch SFNT series</w:t>
      </w:r>
      <w:bookmarkEnd w:id="22"/>
    </w:p>
    <w:p w:rsidR="00A214D6" w:rsidRDefault="00A214D6" w:rsidP="003079C9">
      <w:pPr>
        <w:pStyle w:val="Lijstalinea"/>
        <w:numPr>
          <w:ilvl w:val="0"/>
          <w:numId w:val="13"/>
        </w:numPr>
      </w:pPr>
      <w:bookmarkStart w:id="23" w:name="OLE_LINK19"/>
      <w:bookmarkStart w:id="24" w:name="OLE_LINK20"/>
      <w:r>
        <w:t>Watch Alarm Panel 1</w:t>
      </w:r>
      <w:r w:rsidRPr="00A214D6">
        <w:rPr>
          <w:vertAlign w:val="superscript"/>
        </w:rPr>
        <w:t>st</w:t>
      </w:r>
      <w:r>
        <w:t>, 2</w:t>
      </w:r>
      <w:r w:rsidRPr="00A214D6">
        <w:rPr>
          <w:vertAlign w:val="superscript"/>
        </w:rPr>
        <w:t>nd</w:t>
      </w:r>
      <w:r>
        <w:t xml:space="preserve"> and 3</w:t>
      </w:r>
      <w:r w:rsidRPr="00A214D6">
        <w:rPr>
          <w:vertAlign w:val="superscript"/>
        </w:rPr>
        <w:t>rd</w:t>
      </w:r>
      <w:r>
        <w:t xml:space="preserve"> stage</w:t>
      </w:r>
      <w:bookmarkEnd w:id="23"/>
      <w:bookmarkEnd w:id="24"/>
    </w:p>
    <w:p w:rsidR="00A214D6" w:rsidRDefault="00A214D6" w:rsidP="003079C9">
      <w:pPr>
        <w:pStyle w:val="Lijstalinea"/>
        <w:numPr>
          <w:ilvl w:val="0"/>
          <w:numId w:val="13"/>
        </w:numPr>
      </w:pPr>
      <w:r>
        <w:t>Reset Buttons</w:t>
      </w:r>
    </w:p>
    <w:p w:rsidR="00A214D6" w:rsidRDefault="00A214D6" w:rsidP="00BC0B50"/>
    <w:p w:rsidR="00A214D6" w:rsidRDefault="00D32372" w:rsidP="00D32372">
      <w:pPr>
        <w:pStyle w:val="Kop2"/>
      </w:pPr>
      <w:bookmarkStart w:id="25" w:name="_Toc393892846"/>
      <w:proofErr w:type="spellStart"/>
      <w:r>
        <w:t>Beijer</w:t>
      </w:r>
      <w:proofErr w:type="spellEnd"/>
      <w:r>
        <w:t xml:space="preserve"> </w:t>
      </w:r>
      <w:proofErr w:type="spellStart"/>
      <w:r>
        <w:t>Exter</w:t>
      </w:r>
      <w:proofErr w:type="spellEnd"/>
      <w:r>
        <w:t xml:space="preserve"> T70-bl</w:t>
      </w:r>
      <w:bookmarkEnd w:id="25"/>
    </w:p>
    <w:p w:rsidR="00D32372" w:rsidRDefault="00D32372" w:rsidP="00D32372">
      <w:pPr>
        <w:pStyle w:val="Kop3"/>
      </w:pPr>
      <w:bookmarkStart w:id="26" w:name="_Toc393892847"/>
      <w:r>
        <w:t>Specifications</w:t>
      </w:r>
      <w:bookmarkEnd w:id="26"/>
    </w:p>
    <w:p w:rsidR="00D32372" w:rsidRDefault="00D32372" w:rsidP="00D32372"/>
    <w:p w:rsidR="00D32372" w:rsidRDefault="00D32372" w:rsidP="00D32372">
      <w:r>
        <w:rPr>
          <w:noProof/>
          <w:lang w:val="nl-NL" w:eastAsia="nl-NL"/>
        </w:rPr>
        <w:drawing>
          <wp:inline distT="0" distB="0" distL="0" distR="0" wp14:anchorId="3BEA972B" wp14:editId="31B6196C">
            <wp:extent cx="572452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4525" cy="3429000"/>
                    </a:xfrm>
                    <a:prstGeom prst="rect">
                      <a:avLst/>
                    </a:prstGeom>
                  </pic:spPr>
                </pic:pic>
              </a:graphicData>
            </a:graphic>
          </wp:inline>
        </w:drawing>
      </w:r>
    </w:p>
    <w:p w:rsidR="00D32372" w:rsidRDefault="00D32372" w:rsidP="00D32372">
      <w:pPr>
        <w:pStyle w:val="Onderschrift"/>
      </w:pPr>
      <w:bookmarkStart w:id="27" w:name="_Toc388352675"/>
      <w:bookmarkStart w:id="28" w:name="_Toc393892932"/>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w:t>
      </w:r>
      <w:r w:rsidR="00215670">
        <w:fldChar w:fldCharType="end"/>
      </w:r>
      <w:r>
        <w:t>: Dimensions</w:t>
      </w:r>
      <w:bookmarkEnd w:id="27"/>
      <w:bookmarkEnd w:id="28"/>
    </w:p>
    <w:p w:rsidR="007A5381" w:rsidRDefault="007A5381" w:rsidP="007A5381">
      <w:pPr>
        <w:pStyle w:val="Lijstnummering2"/>
        <w:rPr>
          <w:ins w:id="29" w:author="Unknown"/>
        </w:rPr>
      </w:pPr>
      <w:r w:rsidRPr="000B70AB">
        <w:t>Unpack and check the delivery</w:t>
      </w:r>
      <w:ins w:id="30" w:author="Unknown">
        <w:r>
          <w:t xml:space="preserve"> (see </w:t>
        </w:r>
        <w:r>
          <w:fldChar w:fldCharType="begin"/>
        </w:r>
        <w:r>
          <w:instrText xml:space="preserve"> REF _Ref269891012 \h </w:instrText>
        </w:r>
      </w:ins>
      <w:ins w:id="31" w:author="Unknown">
        <w:r>
          <w:fldChar w:fldCharType="separate"/>
        </w:r>
        <w:r w:rsidR="008A4807">
          <w:t xml:space="preserve">Figure </w:t>
        </w:r>
      </w:ins>
      <w:r w:rsidR="008A4807">
        <w:rPr>
          <w:noProof/>
        </w:rPr>
        <w:t>2</w:t>
      </w:r>
      <w:r w:rsidR="008A4807">
        <w:noBreakHyphen/>
      </w:r>
      <w:r w:rsidR="008A4807">
        <w:rPr>
          <w:noProof/>
        </w:rPr>
        <w:t>2</w:t>
      </w:r>
      <w:ins w:id="32" w:author="Unknown">
        <w:r>
          <w:fldChar w:fldCharType="end"/>
        </w:r>
        <w:r>
          <w:t>)</w:t>
        </w:r>
      </w:ins>
      <w:r w:rsidRPr="000B70AB">
        <w:t>. If damage is found, notify the supplier.</w:t>
      </w:r>
    </w:p>
    <w:p w:rsidR="007A5381" w:rsidRDefault="007A5381" w:rsidP="007A5381">
      <w:pPr>
        <w:pStyle w:val="Text"/>
      </w:pPr>
    </w:p>
    <w:p w:rsidR="007A5381" w:rsidRDefault="007A5381" w:rsidP="007A5381">
      <w:pPr>
        <w:pStyle w:val="Text"/>
        <w:keepNext/>
        <w:jc w:val="center"/>
      </w:pPr>
      <w:r>
        <w:rPr>
          <w:noProof/>
          <w:lang w:val="nl-NL" w:eastAsia="nl-NL"/>
        </w:rPr>
        <w:lastRenderedPageBreak/>
        <w:drawing>
          <wp:inline distT="0" distB="0" distL="0" distR="0">
            <wp:extent cx="4598670" cy="2077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8670" cy="2077085"/>
                    </a:xfrm>
                    <a:prstGeom prst="rect">
                      <a:avLst/>
                    </a:prstGeom>
                    <a:noFill/>
                    <a:ln>
                      <a:noFill/>
                    </a:ln>
                  </pic:spPr>
                </pic:pic>
              </a:graphicData>
            </a:graphic>
          </wp:inline>
        </w:drawing>
      </w:r>
    </w:p>
    <w:p w:rsidR="007A5381" w:rsidRDefault="007A5381" w:rsidP="007A5381">
      <w:pPr>
        <w:pStyle w:val="Bijschrift1"/>
      </w:pPr>
      <w:bookmarkStart w:id="33" w:name="_Ref269891012"/>
      <w:bookmarkStart w:id="34" w:name="_Toc270411815"/>
      <w:bookmarkStart w:id="35" w:name="_Toc393892933"/>
      <w:ins w:id="36" w:author="Unknown">
        <w:r>
          <w:t xml:space="preserve">Figure </w:t>
        </w:r>
      </w:ins>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w:t>
      </w:r>
      <w:r w:rsidR="00215670">
        <w:fldChar w:fldCharType="end"/>
      </w:r>
      <w:bookmarkEnd w:id="33"/>
      <w:ins w:id="37" w:author="Unknown">
        <w:r>
          <w:t>: Delivery and contents</w:t>
        </w:r>
      </w:ins>
      <w:bookmarkEnd w:id="34"/>
      <w:bookmarkEnd w:id="35"/>
    </w:p>
    <w:p w:rsidR="007A5381" w:rsidRDefault="007A5381" w:rsidP="007A5381">
      <w:pPr>
        <w:pStyle w:val="Text"/>
        <w:jc w:val="center"/>
      </w:pPr>
      <w:r>
        <w:t>NOTE</w:t>
      </w:r>
    </w:p>
    <w:p w:rsidR="007A5381" w:rsidRPr="000B70AB" w:rsidRDefault="007A5381" w:rsidP="007A5381">
      <w:pPr>
        <w:pStyle w:val="Text"/>
        <w:rPr>
          <w:ins w:id="38" w:author="Unknown"/>
        </w:rPr>
      </w:pPr>
      <w:ins w:id="39" w:author="Unknown">
        <w:r w:rsidRPr="000B70AB">
          <w:t>Place the operator panel on a stable surface during installation.</w:t>
        </w:r>
      </w:ins>
      <w:r>
        <w:t xml:space="preserve"> </w:t>
      </w:r>
      <w:ins w:id="40" w:author="Unknown">
        <w:r w:rsidRPr="000B70AB">
          <w:t>Dropping it or letting it fall may cause damage.</w:t>
        </w:r>
      </w:ins>
    </w:p>
    <w:p w:rsidR="007A5381" w:rsidRDefault="007A5381" w:rsidP="007A5381">
      <w:pPr>
        <w:pStyle w:val="Text"/>
      </w:pPr>
    </w:p>
    <w:p w:rsidR="007A5381" w:rsidRDefault="007A5381" w:rsidP="007A5381">
      <w:pPr>
        <w:pStyle w:val="Lijstnummering2"/>
        <w:rPr>
          <w:ins w:id="41" w:author="Unknown"/>
        </w:rPr>
      </w:pPr>
      <w:r w:rsidRPr="000B70AB">
        <w:t>Place the panel cut</w:t>
      </w:r>
      <w:ins w:id="42" w:author="Unknown">
        <w:r>
          <w:t>-</w:t>
        </w:r>
      </w:ins>
      <w:r w:rsidRPr="000B70AB">
        <w:t>out where the operator panel is to be situated, draw along the</w:t>
      </w:r>
      <w:ins w:id="43" w:author="Unknown">
        <w:r>
          <w:t xml:space="preserve"> </w:t>
        </w:r>
      </w:ins>
      <w:r w:rsidRPr="000B70AB">
        <w:t>outer sides of the holes and cut according to the markings</w:t>
      </w:r>
      <w:ins w:id="44" w:author="Unknown">
        <w:r>
          <w:t xml:space="preserve"> (see </w:t>
        </w:r>
        <w:r>
          <w:fldChar w:fldCharType="begin"/>
        </w:r>
        <w:r>
          <w:instrText xml:space="preserve"> REF _Ref269890993 \h </w:instrText>
        </w:r>
      </w:ins>
      <w:ins w:id="45" w:author="Unknown">
        <w:r>
          <w:fldChar w:fldCharType="separate"/>
        </w:r>
      </w:ins>
      <w:r w:rsidR="008A4807">
        <w:t xml:space="preserve">Figure </w:t>
      </w:r>
      <w:r w:rsidR="008A4807">
        <w:rPr>
          <w:noProof/>
        </w:rPr>
        <w:t>2</w:t>
      </w:r>
      <w:r w:rsidR="008A4807">
        <w:noBreakHyphen/>
      </w:r>
      <w:r w:rsidR="008A4807">
        <w:rPr>
          <w:noProof/>
        </w:rPr>
        <w:t>3</w:t>
      </w:r>
      <w:ins w:id="46" w:author="Unknown">
        <w:r>
          <w:fldChar w:fldCharType="end"/>
        </w:r>
        <w:r>
          <w:t>)</w:t>
        </w:r>
      </w:ins>
      <w:r w:rsidRPr="000B70AB">
        <w:t>.</w:t>
      </w:r>
    </w:p>
    <w:p w:rsidR="007A5381" w:rsidRDefault="007A5381" w:rsidP="007A5381">
      <w:pPr>
        <w:pStyle w:val="Text"/>
      </w:pPr>
    </w:p>
    <w:p w:rsidR="007A5381" w:rsidRDefault="007A5381" w:rsidP="007A5381">
      <w:pPr>
        <w:pStyle w:val="Text"/>
      </w:pPr>
    </w:p>
    <w:p w:rsidR="007A5381" w:rsidRDefault="007A5381" w:rsidP="007A5381">
      <w:pPr>
        <w:pStyle w:val="Text"/>
        <w:keepNext/>
        <w:jc w:val="center"/>
      </w:pPr>
      <w:r>
        <w:rPr>
          <w:noProof/>
          <w:lang w:val="nl-NL" w:eastAsia="nl-NL"/>
        </w:rPr>
        <w:drawing>
          <wp:inline distT="0" distB="0" distL="0" distR="0">
            <wp:extent cx="4333875" cy="18872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875" cy="1887220"/>
                    </a:xfrm>
                    <a:prstGeom prst="rect">
                      <a:avLst/>
                    </a:prstGeom>
                    <a:noFill/>
                    <a:ln>
                      <a:noFill/>
                    </a:ln>
                  </pic:spPr>
                </pic:pic>
              </a:graphicData>
            </a:graphic>
          </wp:inline>
        </w:drawing>
      </w:r>
    </w:p>
    <w:p w:rsidR="007A5381" w:rsidRDefault="007A5381" w:rsidP="007A5381">
      <w:pPr>
        <w:pStyle w:val="Bijschrift1"/>
        <w:rPr>
          <w:ins w:id="47" w:author="Unknown"/>
        </w:rPr>
      </w:pPr>
      <w:bookmarkStart w:id="48" w:name="_Ref269890993"/>
      <w:bookmarkStart w:id="49" w:name="_Toc270411816"/>
      <w:bookmarkStart w:id="50" w:name="_Toc393892934"/>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3</w:t>
      </w:r>
      <w:r w:rsidR="00215670">
        <w:fldChar w:fldCharType="end"/>
      </w:r>
      <w:bookmarkEnd w:id="48"/>
      <w:ins w:id="51" w:author="Unknown">
        <w:r>
          <w:t>: Panel cut</w:t>
        </w:r>
      </w:ins>
      <w:r>
        <w:t>-</w:t>
      </w:r>
      <w:ins w:id="52" w:author="Unknown">
        <w:r>
          <w:t>out</w:t>
        </w:r>
        <w:bookmarkEnd w:id="49"/>
        <w:bookmarkEnd w:id="50"/>
      </w:ins>
    </w:p>
    <w:p w:rsidR="007A5381" w:rsidRDefault="007A5381" w:rsidP="007A5381">
      <w:pPr>
        <w:pStyle w:val="Lijstnummering2"/>
        <w:rPr>
          <w:ins w:id="53" w:author="Unknown"/>
        </w:rPr>
      </w:pPr>
      <w:r>
        <w:br w:type="page"/>
      </w:r>
      <w:r w:rsidRPr="00C42BDE">
        <w:lastRenderedPageBreak/>
        <w:t>Secure the operator panel in position, using all the fastening holes and the</w:t>
      </w:r>
      <w:ins w:id="54" w:author="Unknown">
        <w:r w:rsidRPr="00C42BDE">
          <w:t xml:space="preserve"> </w:t>
        </w:r>
      </w:ins>
      <w:r w:rsidRPr="00C42BDE">
        <w:t>provided brackets and screws</w:t>
      </w:r>
      <w:ins w:id="55" w:author="Unknown">
        <w:r>
          <w:t xml:space="preserve"> (see </w:t>
        </w:r>
        <w:r>
          <w:fldChar w:fldCharType="begin"/>
        </w:r>
        <w:r>
          <w:instrText xml:space="preserve"> REF _Ref269891181 \h </w:instrText>
        </w:r>
      </w:ins>
      <w:ins w:id="56" w:author="Unknown">
        <w:r>
          <w:fldChar w:fldCharType="separate"/>
        </w:r>
      </w:ins>
      <w:r w:rsidR="008A4807">
        <w:t xml:space="preserve">Figure </w:t>
      </w:r>
      <w:r w:rsidR="008A4807">
        <w:rPr>
          <w:noProof/>
        </w:rPr>
        <w:t>2</w:t>
      </w:r>
      <w:r w:rsidR="008A4807">
        <w:noBreakHyphen/>
      </w:r>
      <w:r w:rsidR="008A4807">
        <w:rPr>
          <w:noProof/>
        </w:rPr>
        <w:t>4</w:t>
      </w:r>
      <w:ins w:id="57" w:author="Unknown">
        <w:r>
          <w:fldChar w:fldCharType="end"/>
        </w:r>
        <w:r>
          <w:t>).</w:t>
        </w:r>
      </w:ins>
    </w:p>
    <w:p w:rsidR="007A5381" w:rsidRDefault="007A5381" w:rsidP="007A5381">
      <w:pPr>
        <w:pStyle w:val="Text"/>
      </w:pPr>
    </w:p>
    <w:p w:rsidR="007A5381" w:rsidRDefault="007A5381" w:rsidP="007A5381">
      <w:pPr>
        <w:pStyle w:val="Text"/>
      </w:pPr>
    </w:p>
    <w:p w:rsidR="007A5381" w:rsidRDefault="007A5381" w:rsidP="007A5381">
      <w:pPr>
        <w:pStyle w:val="Text"/>
        <w:keepNext/>
        <w:jc w:val="center"/>
      </w:pPr>
      <w:r>
        <w:rPr>
          <w:noProof/>
          <w:lang w:val="nl-NL" w:eastAsia="nl-NL"/>
        </w:rPr>
        <w:drawing>
          <wp:inline distT="0" distB="0" distL="0" distR="0">
            <wp:extent cx="5819140" cy="2468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140" cy="2468245"/>
                    </a:xfrm>
                    <a:prstGeom prst="rect">
                      <a:avLst/>
                    </a:prstGeom>
                    <a:noFill/>
                    <a:ln>
                      <a:noFill/>
                    </a:ln>
                  </pic:spPr>
                </pic:pic>
              </a:graphicData>
            </a:graphic>
          </wp:inline>
        </w:drawing>
      </w:r>
    </w:p>
    <w:p w:rsidR="007A5381" w:rsidRDefault="007A5381" w:rsidP="007A5381">
      <w:pPr>
        <w:pStyle w:val="Bijschrift1"/>
      </w:pPr>
      <w:bookmarkStart w:id="58" w:name="_Ref269891181"/>
      <w:bookmarkStart w:id="59" w:name="_Toc270411817"/>
      <w:bookmarkStart w:id="60" w:name="_Toc393892935"/>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4</w:t>
      </w:r>
      <w:r w:rsidR="00215670">
        <w:fldChar w:fldCharType="end"/>
      </w:r>
      <w:bookmarkEnd w:id="58"/>
      <w:ins w:id="61" w:author="Unknown">
        <w:r>
          <w:t>: Fastening holes and brackets</w:t>
        </w:r>
      </w:ins>
      <w:bookmarkEnd w:id="59"/>
      <w:bookmarkEnd w:id="60"/>
    </w:p>
    <w:p w:rsidR="007A5381" w:rsidRDefault="007A5381" w:rsidP="007A5381">
      <w:pPr>
        <w:pStyle w:val="Bijschrift1"/>
        <w:rPr>
          <w:ins w:id="62" w:author="Unknown"/>
        </w:rPr>
      </w:pPr>
    </w:p>
    <w:p w:rsidR="007A5381" w:rsidRPr="006F7F1F" w:rsidRDefault="007A5381" w:rsidP="007A5381">
      <w:pPr>
        <w:pStyle w:val="Lijstnummering2"/>
        <w:rPr>
          <w:ins w:id="63" w:author="Unknown"/>
        </w:rPr>
      </w:pPr>
      <w:ins w:id="64" w:author="Unknown">
        <w:r w:rsidRPr="006F7F1F">
          <w:rPr>
            <w:lang w:eastAsia="nl-NL"/>
          </w:rPr>
          <w:t>Connect the cables in the specified order.</w:t>
        </w:r>
      </w:ins>
    </w:p>
    <w:p w:rsidR="007A5381" w:rsidRPr="006F7F1F" w:rsidRDefault="007A5381" w:rsidP="007A5381">
      <w:pPr>
        <w:pStyle w:val="Text"/>
        <w:rPr>
          <w:ins w:id="65" w:author="Unknown"/>
        </w:rPr>
      </w:pPr>
    </w:p>
    <w:p w:rsidR="007A5381" w:rsidRDefault="007A5381" w:rsidP="007A5381">
      <w:pPr>
        <w:pStyle w:val="Text"/>
        <w:jc w:val="center"/>
        <w:rPr>
          <w:b/>
          <w:lang w:eastAsia="nl-NL"/>
        </w:rPr>
      </w:pPr>
      <w:ins w:id="66" w:author="Unknown">
        <w:r w:rsidRPr="006F7F1F">
          <w:rPr>
            <w:b/>
            <w:lang w:eastAsia="nl-NL"/>
          </w:rPr>
          <w:t>C</w:t>
        </w:r>
      </w:ins>
      <w:r w:rsidRPr="006F7F1F">
        <w:rPr>
          <w:b/>
          <w:lang w:eastAsia="nl-NL"/>
        </w:rPr>
        <w:t>AUTION</w:t>
      </w:r>
    </w:p>
    <w:p w:rsidR="007A5381" w:rsidRPr="006F7F1F" w:rsidRDefault="007A5381" w:rsidP="007A5381">
      <w:pPr>
        <w:pStyle w:val="Text"/>
        <w:jc w:val="center"/>
        <w:rPr>
          <w:ins w:id="67" w:author="Unknown"/>
          <w:b/>
          <w:lang w:eastAsia="nl-NL"/>
        </w:rPr>
      </w:pPr>
    </w:p>
    <w:p w:rsidR="007A5381" w:rsidRPr="00F225DD" w:rsidRDefault="007A5381" w:rsidP="007A5381">
      <w:pPr>
        <w:pStyle w:val="Text"/>
        <w:rPr>
          <w:rStyle w:val="TextChar"/>
          <w:b/>
        </w:rPr>
      </w:pPr>
      <w:ins w:id="68" w:author="Unknown">
        <w:r w:rsidRPr="00F225DD">
          <w:rPr>
            <w:b/>
            <w:lang w:eastAsia="nl-NL"/>
          </w:rPr>
          <w:t xml:space="preserve">Ensure that the operator panel </w:t>
        </w:r>
      </w:ins>
      <w:r w:rsidRPr="00F225DD">
        <w:rPr>
          <w:b/>
          <w:lang w:eastAsia="nl-NL"/>
        </w:rPr>
        <w:t xml:space="preserve">(ref. A, </w:t>
      </w:r>
      <w:r w:rsidRPr="00F225DD">
        <w:rPr>
          <w:b/>
          <w:lang w:eastAsia="nl-NL"/>
        </w:rPr>
        <w:fldChar w:fldCharType="begin"/>
      </w:r>
      <w:r w:rsidRPr="00F225DD">
        <w:rPr>
          <w:b/>
          <w:lang w:eastAsia="nl-NL"/>
        </w:rPr>
        <w:instrText xml:space="preserve"> REF _Ref269892227 \h  \* MERGEFORMAT </w:instrText>
      </w:r>
      <w:r w:rsidRPr="00F225DD">
        <w:rPr>
          <w:b/>
          <w:lang w:eastAsia="nl-NL"/>
        </w:rPr>
      </w:r>
      <w:r w:rsidRPr="00F225DD">
        <w:rPr>
          <w:b/>
          <w:lang w:eastAsia="nl-NL"/>
        </w:rPr>
        <w:fldChar w:fldCharType="separate"/>
      </w:r>
      <w:ins w:id="69" w:author="Unknown">
        <w:r w:rsidR="008A4807" w:rsidRPr="008A4807">
          <w:rPr>
            <w:b/>
          </w:rPr>
          <w:t xml:space="preserve">Figure </w:t>
        </w:r>
      </w:ins>
      <w:r w:rsidR="008A4807" w:rsidRPr="008A4807">
        <w:rPr>
          <w:b/>
          <w:noProof/>
        </w:rPr>
        <w:t>2</w:t>
      </w:r>
      <w:r w:rsidR="008A4807" w:rsidRPr="008A4807">
        <w:rPr>
          <w:b/>
          <w:noProof/>
        </w:rPr>
        <w:noBreakHyphen/>
        <w:t>5</w:t>
      </w:r>
      <w:r w:rsidRPr="00F225DD">
        <w:rPr>
          <w:b/>
          <w:lang w:eastAsia="nl-NL"/>
        </w:rPr>
        <w:fldChar w:fldCharType="end"/>
      </w:r>
      <w:r w:rsidRPr="00F225DD">
        <w:rPr>
          <w:b/>
          <w:lang w:eastAsia="nl-NL"/>
        </w:rPr>
        <w:t xml:space="preserve">) </w:t>
      </w:r>
      <w:ins w:id="70" w:author="Unknown">
        <w:r w:rsidRPr="00F225DD">
          <w:rPr>
            <w:b/>
            <w:lang w:eastAsia="nl-NL"/>
          </w:rPr>
          <w:t>and the controller system have the</w:t>
        </w:r>
      </w:ins>
      <w:r w:rsidRPr="00F225DD">
        <w:rPr>
          <w:b/>
          <w:lang w:eastAsia="nl-NL"/>
        </w:rPr>
        <w:t xml:space="preserve"> </w:t>
      </w:r>
      <w:ins w:id="71" w:author="Unknown">
        <w:r w:rsidRPr="00F225DD">
          <w:rPr>
            <w:b/>
            <w:lang w:eastAsia="nl-NL"/>
          </w:rPr>
          <w:t>same electrical grounding (reference voltage level), otherwise errors</w:t>
        </w:r>
      </w:ins>
      <w:r w:rsidRPr="00F225DD">
        <w:rPr>
          <w:b/>
          <w:lang w:eastAsia="nl-NL"/>
        </w:rPr>
        <w:t xml:space="preserve"> </w:t>
      </w:r>
      <w:ins w:id="72" w:author="Unknown">
        <w:r w:rsidRPr="00F225DD">
          <w:rPr>
            <w:rStyle w:val="TextChar"/>
            <w:b/>
          </w:rPr>
          <w:t>in communication may occur.</w:t>
        </w:r>
      </w:ins>
    </w:p>
    <w:p w:rsidR="007A5381" w:rsidRDefault="007A5381" w:rsidP="007A5381">
      <w:pPr>
        <w:pStyle w:val="Text"/>
        <w:rPr>
          <w:rStyle w:val="TextChar"/>
          <w:b/>
        </w:rPr>
      </w:pPr>
    </w:p>
    <w:p w:rsidR="007A5381" w:rsidRPr="005202C6" w:rsidRDefault="007A5381" w:rsidP="007A5381">
      <w:pPr>
        <w:pStyle w:val="Lijstnummering2"/>
        <w:rPr>
          <w:ins w:id="73" w:author="Unknown"/>
        </w:rPr>
      </w:pPr>
      <w:r w:rsidRPr="006F7F1F">
        <w:t>Use an M5 screw and a grounding conductor (as short as possible)</w:t>
      </w:r>
      <w:ins w:id="74" w:author="Unknown">
        <w:r w:rsidRPr="006F7F1F">
          <w:t xml:space="preserve"> </w:t>
        </w:r>
      </w:ins>
      <w:r w:rsidRPr="006F7F1F">
        <w:t>with a cross-section of minimum 2.5 mm</w:t>
      </w:r>
      <w:r w:rsidRPr="006F7F1F">
        <w:rPr>
          <w:vertAlign w:val="superscript"/>
        </w:rPr>
        <w:t>2</w:t>
      </w:r>
      <w:ins w:id="75" w:author="Unknown">
        <w:r>
          <w:t xml:space="preserve"> (ref. B)</w:t>
        </w:r>
      </w:ins>
      <w:r w:rsidRPr="006F7F1F">
        <w:t>.</w:t>
      </w:r>
    </w:p>
    <w:p w:rsidR="007A5381" w:rsidRPr="005202C6" w:rsidRDefault="007A5381" w:rsidP="007A5381">
      <w:pPr>
        <w:pStyle w:val="Text"/>
        <w:rPr>
          <w:ins w:id="76" w:author="Unknown"/>
        </w:rPr>
      </w:pPr>
    </w:p>
    <w:p w:rsidR="007A5381" w:rsidRDefault="007A5381" w:rsidP="007A5381">
      <w:pPr>
        <w:pStyle w:val="Text"/>
        <w:jc w:val="center"/>
        <w:rPr>
          <w:b/>
          <w:lang w:eastAsia="nl-NL"/>
        </w:rPr>
      </w:pPr>
      <w:ins w:id="77" w:author="Unknown">
        <w:r w:rsidRPr="006F7F1F">
          <w:rPr>
            <w:b/>
            <w:lang w:eastAsia="nl-NL"/>
          </w:rPr>
          <w:t>C</w:t>
        </w:r>
      </w:ins>
      <w:r>
        <w:rPr>
          <w:b/>
          <w:lang w:eastAsia="nl-NL"/>
        </w:rPr>
        <w:t>AUTION</w:t>
      </w:r>
    </w:p>
    <w:p w:rsidR="007A5381" w:rsidRPr="006F7F1F" w:rsidRDefault="007A5381" w:rsidP="007A5381">
      <w:pPr>
        <w:pStyle w:val="Text"/>
        <w:jc w:val="center"/>
        <w:rPr>
          <w:ins w:id="78" w:author="Unknown"/>
          <w:b/>
          <w:lang w:eastAsia="nl-NL"/>
        </w:rPr>
      </w:pPr>
    </w:p>
    <w:p w:rsidR="007A5381" w:rsidRDefault="007A5381" w:rsidP="003079C9">
      <w:pPr>
        <w:pStyle w:val="Text"/>
        <w:numPr>
          <w:ilvl w:val="0"/>
          <w:numId w:val="15"/>
        </w:numPr>
        <w:rPr>
          <w:rFonts w:ascii="TrebuchetMS" w:hAnsi="TrebuchetMS" w:cs="TrebuchetMS"/>
          <w:b/>
          <w:lang w:eastAsia="nl-NL"/>
        </w:rPr>
      </w:pPr>
      <w:ins w:id="79" w:author="Unknown">
        <w:r w:rsidRPr="006F7F1F">
          <w:rPr>
            <w:rFonts w:ascii="TrebuchetMS" w:hAnsi="TrebuchetMS" w:cs="TrebuchetMS"/>
            <w:b/>
            <w:lang w:eastAsia="nl-NL"/>
          </w:rPr>
          <w:t>Use only shielded communication cables</w:t>
        </w:r>
      </w:ins>
    </w:p>
    <w:p w:rsidR="007A5381" w:rsidRDefault="007A5381" w:rsidP="003079C9">
      <w:pPr>
        <w:pStyle w:val="Text"/>
        <w:numPr>
          <w:ilvl w:val="0"/>
          <w:numId w:val="15"/>
        </w:numPr>
        <w:rPr>
          <w:rFonts w:ascii="TrebuchetMS" w:hAnsi="TrebuchetMS" w:cs="TrebuchetMS"/>
          <w:b/>
          <w:lang w:eastAsia="nl-NL"/>
        </w:rPr>
      </w:pPr>
      <w:ins w:id="80" w:author="Unknown">
        <w:r w:rsidRPr="006F7F1F">
          <w:rPr>
            <w:rFonts w:ascii="TrebuchetMS" w:hAnsi="TrebuchetMS" w:cs="TrebuchetMS"/>
            <w:b/>
            <w:lang w:eastAsia="nl-NL"/>
          </w:rPr>
          <w:t>Separate high voltage cables from signal and supply cables</w:t>
        </w:r>
      </w:ins>
      <w:r>
        <w:rPr>
          <w:rFonts w:ascii="TrebuchetMS" w:hAnsi="TrebuchetMS" w:cs="TrebuchetMS"/>
          <w:b/>
          <w:lang w:eastAsia="nl-NL"/>
        </w:rPr>
        <w:t xml:space="preserve"> (ref. C)</w:t>
      </w:r>
    </w:p>
    <w:p w:rsidR="007A5381" w:rsidRPr="006F7F1F" w:rsidRDefault="007A5381" w:rsidP="003079C9">
      <w:pPr>
        <w:pStyle w:val="Text"/>
        <w:numPr>
          <w:ilvl w:val="0"/>
          <w:numId w:val="15"/>
        </w:numPr>
        <w:rPr>
          <w:ins w:id="81" w:author="Unknown"/>
          <w:rFonts w:ascii="TrebuchetMS" w:hAnsi="TrebuchetMS" w:cs="TrebuchetMS"/>
          <w:b/>
          <w:lang w:eastAsia="nl-NL"/>
        </w:rPr>
      </w:pPr>
      <w:ins w:id="82" w:author="Unknown">
        <w:r w:rsidRPr="006F7F1F">
          <w:rPr>
            <w:rFonts w:ascii="TrebuchetMS" w:hAnsi="TrebuchetMS" w:cs="TrebuchetMS"/>
            <w:b/>
            <w:lang w:eastAsia="nl-NL"/>
          </w:rPr>
          <w:t>The operator panel must be brought to ambient temperature</w:t>
        </w:r>
      </w:ins>
      <w:r>
        <w:rPr>
          <w:rFonts w:ascii="TrebuchetMS" w:hAnsi="TrebuchetMS" w:cs="TrebuchetMS"/>
          <w:b/>
          <w:lang w:eastAsia="nl-NL"/>
        </w:rPr>
        <w:t xml:space="preserve"> </w:t>
      </w:r>
      <w:ins w:id="83" w:author="Unknown">
        <w:r w:rsidRPr="006F7F1F">
          <w:rPr>
            <w:rFonts w:ascii="TrebuchetMS" w:hAnsi="TrebuchetMS" w:cs="TrebuchetMS"/>
            <w:b/>
            <w:lang w:eastAsia="nl-NL"/>
          </w:rPr>
          <w:t>before it is started up. If condensation forms, ensure that the</w:t>
        </w:r>
      </w:ins>
      <w:r>
        <w:rPr>
          <w:rFonts w:ascii="TrebuchetMS" w:hAnsi="TrebuchetMS" w:cs="TrebuchetMS"/>
          <w:b/>
          <w:lang w:eastAsia="nl-NL"/>
        </w:rPr>
        <w:t xml:space="preserve"> </w:t>
      </w:r>
      <w:ins w:id="84" w:author="Unknown">
        <w:r w:rsidRPr="006F7F1F">
          <w:rPr>
            <w:rFonts w:ascii="TrebuchetMS" w:hAnsi="TrebuchetMS" w:cs="TrebuchetMS"/>
            <w:b/>
            <w:lang w:eastAsia="nl-NL"/>
          </w:rPr>
          <w:t>operator panel is dry before connecting it to the power outlet</w:t>
        </w:r>
      </w:ins>
      <w:r>
        <w:rPr>
          <w:rFonts w:ascii="TrebuchetMS" w:hAnsi="TrebuchetMS" w:cs="TrebuchetMS"/>
          <w:b/>
          <w:lang w:eastAsia="nl-NL"/>
        </w:rPr>
        <w:t xml:space="preserve"> (ref. D)</w:t>
      </w:r>
      <w:ins w:id="85" w:author="Unknown">
        <w:r w:rsidRPr="006F7F1F">
          <w:rPr>
            <w:rFonts w:ascii="TrebuchetMS" w:hAnsi="TrebuchetMS" w:cs="TrebuchetMS"/>
            <w:b/>
            <w:lang w:eastAsia="nl-NL"/>
          </w:rPr>
          <w:t>.</w:t>
        </w:r>
      </w:ins>
    </w:p>
    <w:p w:rsidR="007A5381" w:rsidRDefault="007A5381" w:rsidP="003079C9">
      <w:pPr>
        <w:pStyle w:val="Text"/>
        <w:numPr>
          <w:ilvl w:val="0"/>
          <w:numId w:val="15"/>
        </w:numPr>
        <w:rPr>
          <w:rFonts w:ascii="TrebuchetMS" w:hAnsi="TrebuchetMS" w:cs="TrebuchetMS"/>
          <w:b/>
          <w:lang w:eastAsia="nl-NL"/>
        </w:rPr>
      </w:pPr>
      <w:ins w:id="86" w:author="Unknown">
        <w:r w:rsidRPr="006F7F1F">
          <w:rPr>
            <w:rFonts w:ascii="TrebuchetMS" w:hAnsi="TrebuchetMS" w:cs="TrebuchetMS"/>
            <w:b/>
            <w:lang w:eastAsia="nl-NL"/>
          </w:rPr>
          <w:t>Ensure that the voltage and polarity of the power source is correct.</w:t>
        </w:r>
      </w:ins>
    </w:p>
    <w:p w:rsidR="007A5381" w:rsidRDefault="007A5381" w:rsidP="007A5381">
      <w:pPr>
        <w:pStyle w:val="Text"/>
      </w:pPr>
    </w:p>
    <w:p w:rsidR="007A5381" w:rsidRDefault="007A5381" w:rsidP="007A5381">
      <w:pPr>
        <w:pStyle w:val="Text"/>
      </w:pPr>
      <w:r>
        <w:br w:type="page"/>
      </w:r>
    </w:p>
    <w:p w:rsidR="007A5381" w:rsidRDefault="007A5381" w:rsidP="007A5381">
      <w:pPr>
        <w:pStyle w:val="Text"/>
        <w:keepNext/>
        <w:jc w:val="center"/>
      </w:pPr>
      <w:r>
        <w:rPr>
          <w:noProof/>
          <w:lang w:val="nl-NL" w:eastAsia="nl-NL"/>
        </w:rPr>
        <w:lastRenderedPageBreak/>
        <w:drawing>
          <wp:inline distT="0" distB="0" distL="0" distR="0">
            <wp:extent cx="4751705" cy="410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4107180"/>
                    </a:xfrm>
                    <a:prstGeom prst="rect">
                      <a:avLst/>
                    </a:prstGeom>
                    <a:noFill/>
                    <a:ln>
                      <a:noFill/>
                    </a:ln>
                  </pic:spPr>
                </pic:pic>
              </a:graphicData>
            </a:graphic>
          </wp:inline>
        </w:drawing>
      </w:r>
    </w:p>
    <w:p w:rsidR="007A5381" w:rsidRDefault="007A5381" w:rsidP="007A5381">
      <w:pPr>
        <w:pStyle w:val="Bijschrift1"/>
      </w:pPr>
      <w:bookmarkStart w:id="87" w:name="_Ref269892227"/>
      <w:bookmarkStart w:id="88" w:name="_Toc270411818"/>
      <w:bookmarkStart w:id="89" w:name="_Toc393892936"/>
      <w:ins w:id="90" w:author="Unknown">
        <w:r>
          <w:t xml:space="preserve">Figure </w:t>
        </w:r>
      </w:ins>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5</w:t>
      </w:r>
      <w:r w:rsidR="00215670">
        <w:fldChar w:fldCharType="end"/>
      </w:r>
      <w:bookmarkEnd w:id="87"/>
      <w:ins w:id="91" w:author="Unknown">
        <w:r>
          <w:t>: Cable connections</w:t>
        </w:r>
      </w:ins>
      <w:bookmarkEnd w:id="88"/>
      <w:bookmarkEnd w:id="89"/>
    </w:p>
    <w:p w:rsidR="007A5381" w:rsidRPr="009E04CC" w:rsidRDefault="007A5381" w:rsidP="007A5381">
      <w:pPr>
        <w:pStyle w:val="Lijstnummering2"/>
      </w:pPr>
      <w:r w:rsidRPr="009E04CC">
        <w:t>Carefully remove the laminated film over the operator panel display, to avoid</w:t>
      </w:r>
      <w:ins w:id="92" w:author="Unknown">
        <w:r>
          <w:t xml:space="preserve"> </w:t>
        </w:r>
      </w:ins>
      <w:r w:rsidRPr="009E04CC">
        <w:t>static electricity that could damage the panel.</w:t>
      </w:r>
    </w:p>
    <w:p w:rsidR="007A5381" w:rsidRDefault="007A5381" w:rsidP="007A5381">
      <w:pPr>
        <w:pStyle w:val="Bijschrift1"/>
        <w:rPr>
          <w:ins w:id="93" w:author="Unknown"/>
        </w:rPr>
      </w:pPr>
    </w:p>
    <w:p w:rsidR="007A5381" w:rsidRDefault="007A5381" w:rsidP="007A5381">
      <w:pPr>
        <w:pStyle w:val="Kop3"/>
      </w:pPr>
      <w:r>
        <w:br w:type="page"/>
      </w:r>
      <w:bookmarkStart w:id="94" w:name="_Toc270411808"/>
      <w:bookmarkStart w:id="95" w:name="_Toc393892848"/>
      <w:r>
        <w:lastRenderedPageBreak/>
        <w:t>Mode switches</w:t>
      </w:r>
      <w:bookmarkEnd w:id="94"/>
      <w:bookmarkEnd w:id="95"/>
    </w:p>
    <w:p w:rsidR="007A5381" w:rsidRPr="00451744" w:rsidRDefault="007A5381" w:rsidP="007A5381"/>
    <w:p w:rsidR="007A5381" w:rsidRDefault="007A5381" w:rsidP="007A5381">
      <w:pPr>
        <w:overflowPunct/>
        <w:jc w:val="center"/>
        <w:textAlignment w:val="auto"/>
        <w:rPr>
          <w:ins w:id="96" w:author="Unknown"/>
          <w:rFonts w:cs="Arial"/>
          <w:b/>
          <w:szCs w:val="22"/>
          <w:lang w:eastAsia="nl-NL"/>
        </w:rPr>
      </w:pPr>
      <w:ins w:id="97" w:author="Unknown">
        <w:r w:rsidRPr="00451744">
          <w:rPr>
            <w:rFonts w:cs="Arial"/>
            <w:b/>
            <w:szCs w:val="22"/>
            <w:lang w:eastAsia="nl-NL"/>
          </w:rPr>
          <w:t>CAUTION</w:t>
        </w:r>
      </w:ins>
    </w:p>
    <w:p w:rsidR="007A5381" w:rsidRPr="00451744" w:rsidRDefault="007A5381" w:rsidP="007A5381">
      <w:pPr>
        <w:overflowPunct/>
        <w:jc w:val="center"/>
        <w:textAlignment w:val="auto"/>
        <w:rPr>
          <w:ins w:id="98" w:author="Unknown"/>
          <w:rFonts w:cs="Arial"/>
          <w:b/>
          <w:szCs w:val="22"/>
          <w:lang w:eastAsia="nl-NL"/>
        </w:rPr>
      </w:pPr>
    </w:p>
    <w:p w:rsidR="007A5381" w:rsidRPr="00AE25D9" w:rsidRDefault="007A5381" w:rsidP="003079C9">
      <w:pPr>
        <w:numPr>
          <w:ilvl w:val="0"/>
          <w:numId w:val="16"/>
        </w:numPr>
        <w:overflowPunct/>
        <w:textAlignment w:val="auto"/>
        <w:rPr>
          <w:ins w:id="99" w:author="Unknown"/>
          <w:rFonts w:cs="Arial"/>
          <w:b/>
          <w:szCs w:val="22"/>
          <w:lang w:eastAsia="nl-NL"/>
        </w:rPr>
      </w:pPr>
      <w:ins w:id="100" w:author="Unknown">
        <w:r w:rsidRPr="00AE25D9">
          <w:rPr>
            <w:b/>
            <w:lang w:eastAsia="nl-NL"/>
          </w:rPr>
          <w:t xml:space="preserve">All mode switches (see </w:t>
        </w:r>
        <w:r w:rsidRPr="00AE25D9">
          <w:rPr>
            <w:b/>
            <w:lang w:eastAsia="nl-NL"/>
          </w:rPr>
          <w:fldChar w:fldCharType="begin"/>
        </w:r>
        <w:r w:rsidRPr="00AE25D9">
          <w:rPr>
            <w:b/>
            <w:lang w:eastAsia="nl-NL"/>
          </w:rPr>
          <w:instrText xml:space="preserve"> REF _Ref269894994 \h  \* MERGEFORMAT </w:instrText>
        </w:r>
      </w:ins>
      <w:r w:rsidRPr="00AE25D9">
        <w:rPr>
          <w:b/>
          <w:lang w:eastAsia="nl-NL"/>
        </w:rPr>
      </w:r>
      <w:ins w:id="101" w:author="Unknown">
        <w:r w:rsidRPr="00AE25D9">
          <w:rPr>
            <w:b/>
            <w:lang w:eastAsia="nl-NL"/>
          </w:rPr>
          <w:fldChar w:fldCharType="separate"/>
        </w:r>
        <w:r w:rsidR="008A4807" w:rsidRPr="008A4807">
          <w:rPr>
            <w:b/>
          </w:rPr>
          <w:t xml:space="preserve">Figure </w:t>
        </w:r>
      </w:ins>
      <w:r w:rsidR="008A4807" w:rsidRPr="008A4807">
        <w:rPr>
          <w:b/>
          <w:noProof/>
        </w:rPr>
        <w:t>2</w:t>
      </w:r>
      <w:r w:rsidR="008A4807" w:rsidRPr="008A4807">
        <w:rPr>
          <w:b/>
          <w:noProof/>
        </w:rPr>
        <w:noBreakHyphen/>
        <w:t>6</w:t>
      </w:r>
      <w:ins w:id="102" w:author="Unknown">
        <w:r w:rsidRPr="00AE25D9">
          <w:rPr>
            <w:b/>
            <w:lang w:eastAsia="nl-NL"/>
          </w:rPr>
          <w:fldChar w:fldCharType="end"/>
        </w:r>
        <w:r w:rsidRPr="00AE25D9">
          <w:rPr>
            <w:b/>
            <w:lang w:eastAsia="nl-NL"/>
          </w:rPr>
          <w:t>) must be in OFF position during operator panel use.</w:t>
        </w:r>
      </w:ins>
    </w:p>
    <w:p w:rsidR="007A5381" w:rsidRPr="00451744" w:rsidRDefault="007A5381" w:rsidP="003079C9">
      <w:pPr>
        <w:numPr>
          <w:ilvl w:val="0"/>
          <w:numId w:val="16"/>
        </w:numPr>
        <w:overflowPunct/>
        <w:textAlignment w:val="auto"/>
        <w:rPr>
          <w:ins w:id="103" w:author="Unknown"/>
          <w:rFonts w:cs="Arial"/>
          <w:b/>
          <w:szCs w:val="22"/>
          <w:lang w:eastAsia="nl-NL"/>
        </w:rPr>
      </w:pPr>
      <w:ins w:id="104" w:author="Unknown">
        <w:r w:rsidRPr="00451744">
          <w:rPr>
            <w:b/>
            <w:lang w:eastAsia="nl-NL"/>
          </w:rPr>
          <w:t>The mode switches should not be touched unless by qualified person</w:t>
        </w:r>
      </w:ins>
      <w:r w:rsidRPr="00451744">
        <w:rPr>
          <w:b/>
          <w:lang w:eastAsia="nl-NL"/>
        </w:rPr>
        <w:t>n</w:t>
      </w:r>
      <w:ins w:id="105" w:author="Unknown">
        <w:r w:rsidRPr="00451744">
          <w:rPr>
            <w:b/>
            <w:lang w:eastAsia="nl-NL"/>
          </w:rPr>
          <w:t>el</w:t>
        </w:r>
      </w:ins>
      <w:r w:rsidRPr="00451744">
        <w:rPr>
          <w:b/>
          <w:lang w:eastAsia="nl-NL"/>
        </w:rPr>
        <w:t>.</w:t>
      </w:r>
    </w:p>
    <w:p w:rsidR="007A5381" w:rsidRPr="00451744" w:rsidRDefault="007A5381" w:rsidP="007A5381">
      <w:pPr>
        <w:pStyle w:val="Text"/>
        <w:rPr>
          <w:ins w:id="106" w:author="Unknown"/>
          <w:lang w:eastAsia="nl-NL"/>
        </w:rPr>
      </w:pPr>
    </w:p>
    <w:p w:rsidR="007A5381" w:rsidRDefault="007A5381" w:rsidP="007A5381">
      <w:pPr>
        <w:keepNext/>
        <w:overflowPunct/>
        <w:jc w:val="center"/>
        <w:textAlignment w:val="auto"/>
        <w:rPr>
          <w:ins w:id="107" w:author="Unknown"/>
        </w:rPr>
      </w:pPr>
      <w:r>
        <w:rPr>
          <w:noProof/>
          <w:lang w:val="nl-NL" w:eastAsia="nl-NL"/>
        </w:rPr>
        <w:drawing>
          <wp:inline distT="0" distB="0" distL="0" distR="0">
            <wp:extent cx="3810635" cy="326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635" cy="3266440"/>
                    </a:xfrm>
                    <a:prstGeom prst="rect">
                      <a:avLst/>
                    </a:prstGeom>
                    <a:noFill/>
                    <a:ln>
                      <a:noFill/>
                    </a:ln>
                  </pic:spPr>
                </pic:pic>
              </a:graphicData>
            </a:graphic>
          </wp:inline>
        </w:drawing>
      </w:r>
    </w:p>
    <w:p w:rsidR="007A5381" w:rsidRDefault="007A5381" w:rsidP="007A5381">
      <w:pPr>
        <w:pStyle w:val="Bijschrift1"/>
      </w:pPr>
      <w:bookmarkStart w:id="108" w:name="_Ref269894994"/>
      <w:bookmarkStart w:id="109" w:name="_Toc270411819"/>
      <w:bookmarkStart w:id="110" w:name="_Toc393892937"/>
      <w:ins w:id="111" w:author="Unknown">
        <w:r>
          <w:t xml:space="preserve">Figure </w:t>
        </w:r>
      </w:ins>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6</w:t>
      </w:r>
      <w:r w:rsidR="00215670">
        <w:fldChar w:fldCharType="end"/>
      </w:r>
      <w:bookmarkEnd w:id="108"/>
      <w:ins w:id="112" w:author="Unknown">
        <w:r>
          <w:t>: Mode switches</w:t>
        </w:r>
      </w:ins>
      <w:bookmarkEnd w:id="109"/>
      <w:bookmarkEnd w:id="110"/>
    </w:p>
    <w:p w:rsidR="007A5381" w:rsidRPr="00EB184E" w:rsidRDefault="007A5381" w:rsidP="007A5381">
      <w:pPr>
        <w:pStyle w:val="Kop3"/>
        <w:rPr>
          <w:ins w:id="113" w:author="Unknown"/>
          <w:lang w:eastAsia="nl-NL"/>
        </w:rPr>
      </w:pPr>
      <w:bookmarkStart w:id="114" w:name="_Toc270411809"/>
      <w:bookmarkStart w:id="115" w:name="_Toc393892849"/>
      <w:ins w:id="116" w:author="Unknown">
        <w:r w:rsidRPr="00EB184E">
          <w:rPr>
            <w:lang w:eastAsia="nl-NL"/>
          </w:rPr>
          <w:t xml:space="preserve">Connections to the </w:t>
        </w:r>
      </w:ins>
      <w:r>
        <w:rPr>
          <w:lang w:eastAsia="nl-NL"/>
        </w:rPr>
        <w:t>c</w:t>
      </w:r>
      <w:ins w:id="117" w:author="Unknown">
        <w:r w:rsidRPr="00EB184E">
          <w:rPr>
            <w:lang w:eastAsia="nl-NL"/>
          </w:rPr>
          <w:t>ontroller</w:t>
        </w:r>
        <w:bookmarkEnd w:id="114"/>
        <w:bookmarkEnd w:id="115"/>
      </w:ins>
    </w:p>
    <w:p w:rsidR="007A5381" w:rsidRPr="00EB184E" w:rsidRDefault="007A5381" w:rsidP="007A5381">
      <w:pPr>
        <w:pStyle w:val="Text"/>
        <w:rPr>
          <w:ins w:id="118" w:author="Unknown"/>
          <w:lang w:eastAsia="nl-NL"/>
        </w:rPr>
      </w:pPr>
      <w:ins w:id="119" w:author="Unknown">
        <w:r w:rsidRPr="00EB184E">
          <w:rPr>
            <w:lang w:eastAsia="nl-NL"/>
          </w:rPr>
          <w:t>For information about the cables to be used when connecting the operator panel to</w:t>
        </w:r>
      </w:ins>
      <w:r>
        <w:rPr>
          <w:lang w:eastAsia="nl-NL"/>
        </w:rPr>
        <w:t xml:space="preserve"> </w:t>
      </w:r>
      <w:ins w:id="120" w:author="Unknown">
        <w:r w:rsidRPr="00EB184E">
          <w:rPr>
            <w:lang w:eastAsia="nl-NL"/>
          </w:rPr>
          <w:t>the</w:t>
        </w:r>
      </w:ins>
      <w:r>
        <w:rPr>
          <w:lang w:eastAsia="nl-NL"/>
        </w:rPr>
        <w:t xml:space="preserve"> </w:t>
      </w:r>
      <w:ins w:id="121" w:author="Unknown">
        <w:r w:rsidRPr="00EB184E">
          <w:rPr>
            <w:lang w:eastAsia="nl-NL"/>
          </w:rPr>
          <w:t>controller, please refer to the help file for the driver in question.</w:t>
        </w:r>
      </w:ins>
    </w:p>
    <w:p w:rsidR="007A5381" w:rsidRDefault="007A5381" w:rsidP="007A5381">
      <w:pPr>
        <w:pStyle w:val="Kop3"/>
        <w:rPr>
          <w:lang w:eastAsia="nl-NL"/>
        </w:rPr>
      </w:pPr>
      <w:bookmarkStart w:id="122" w:name="_Toc270411810"/>
      <w:bookmarkStart w:id="123" w:name="_Toc393892850"/>
      <w:ins w:id="124" w:author="Unknown">
        <w:r w:rsidRPr="00EB184E">
          <w:rPr>
            <w:lang w:eastAsia="nl-NL"/>
          </w:rPr>
          <w:t xml:space="preserve">Other </w:t>
        </w:r>
      </w:ins>
      <w:r>
        <w:rPr>
          <w:lang w:eastAsia="nl-NL"/>
        </w:rPr>
        <w:t>c</w:t>
      </w:r>
      <w:ins w:id="125" w:author="Unknown">
        <w:r w:rsidRPr="00EB184E">
          <w:rPr>
            <w:lang w:eastAsia="nl-NL"/>
          </w:rPr>
          <w:t xml:space="preserve">onnections and </w:t>
        </w:r>
      </w:ins>
      <w:r>
        <w:rPr>
          <w:lang w:eastAsia="nl-NL"/>
        </w:rPr>
        <w:t>p</w:t>
      </w:r>
      <w:ins w:id="126" w:author="Unknown">
        <w:r w:rsidRPr="00EB184E">
          <w:rPr>
            <w:lang w:eastAsia="nl-NL"/>
          </w:rPr>
          <w:t>eripherals</w:t>
        </w:r>
      </w:ins>
      <w:bookmarkEnd w:id="122"/>
      <w:bookmarkEnd w:id="123"/>
    </w:p>
    <w:p w:rsidR="007A5381" w:rsidRDefault="007A5381" w:rsidP="007A5381">
      <w:pPr>
        <w:rPr>
          <w:ins w:id="127" w:author="Unknown"/>
          <w:lang w:eastAsia="nl-NL"/>
        </w:rPr>
      </w:pPr>
    </w:p>
    <w:p w:rsidR="007A5381" w:rsidRDefault="007A5381" w:rsidP="007A5381">
      <w:pPr>
        <w:pStyle w:val="Text"/>
        <w:jc w:val="center"/>
        <w:rPr>
          <w:b/>
          <w:lang w:eastAsia="nl-NL"/>
        </w:rPr>
      </w:pPr>
      <w:ins w:id="128" w:author="Unknown">
        <w:r w:rsidRPr="00EB184E">
          <w:rPr>
            <w:b/>
            <w:lang w:eastAsia="nl-NL"/>
          </w:rPr>
          <w:t>C</w:t>
        </w:r>
      </w:ins>
      <w:r>
        <w:rPr>
          <w:b/>
          <w:lang w:eastAsia="nl-NL"/>
        </w:rPr>
        <w:t>AUTION</w:t>
      </w:r>
    </w:p>
    <w:p w:rsidR="007A5381" w:rsidRPr="00EB184E" w:rsidRDefault="007A5381" w:rsidP="007A5381">
      <w:pPr>
        <w:pStyle w:val="Text"/>
        <w:jc w:val="center"/>
        <w:rPr>
          <w:ins w:id="129" w:author="Unknown"/>
          <w:b/>
          <w:lang w:eastAsia="nl-NL"/>
        </w:rPr>
      </w:pPr>
    </w:p>
    <w:p w:rsidR="007A5381" w:rsidRPr="00EB184E" w:rsidRDefault="007A5381" w:rsidP="007A5381">
      <w:pPr>
        <w:pStyle w:val="Text"/>
        <w:rPr>
          <w:ins w:id="130" w:author="Unknown"/>
          <w:rFonts w:ascii="TrebuchetMS" w:hAnsi="TrebuchetMS" w:cs="TrebuchetMS"/>
          <w:b/>
          <w:lang w:eastAsia="nl-NL"/>
        </w:rPr>
      </w:pPr>
      <w:ins w:id="131" w:author="Unknown">
        <w:r w:rsidRPr="00EB184E">
          <w:rPr>
            <w:rFonts w:ascii="TrebuchetMS" w:hAnsi="TrebuchetMS" w:cs="TrebuchetMS"/>
            <w:b/>
            <w:lang w:eastAsia="nl-NL"/>
          </w:rPr>
          <w:t>When using a compact flash card, do not remove the card when the busy</w:t>
        </w:r>
      </w:ins>
      <w:r>
        <w:rPr>
          <w:rFonts w:ascii="TrebuchetMS" w:hAnsi="TrebuchetMS" w:cs="TrebuchetMS"/>
          <w:b/>
          <w:lang w:eastAsia="nl-NL"/>
        </w:rPr>
        <w:t xml:space="preserve"> </w:t>
      </w:r>
      <w:ins w:id="132" w:author="Unknown">
        <w:r w:rsidRPr="00EB184E">
          <w:rPr>
            <w:rFonts w:ascii="TrebuchetMS" w:hAnsi="TrebuchetMS" w:cs="TrebuchetMS"/>
            <w:b/>
            <w:lang w:eastAsia="nl-NL"/>
          </w:rPr>
          <w:t>indicator is illuminated.</w:t>
        </w:r>
      </w:ins>
    </w:p>
    <w:p w:rsidR="007A5381" w:rsidRPr="00EB184E" w:rsidRDefault="007A5381" w:rsidP="007A5381">
      <w:pPr>
        <w:rPr>
          <w:ins w:id="133" w:author="Unknown"/>
          <w:lang w:eastAsia="nl-NL"/>
        </w:rPr>
      </w:pPr>
    </w:p>
    <w:p w:rsidR="007A5381" w:rsidRDefault="007A5381" w:rsidP="007A5381">
      <w:pPr>
        <w:pStyle w:val="Text"/>
        <w:rPr>
          <w:lang w:eastAsia="nl-NL"/>
        </w:rPr>
      </w:pPr>
      <w:ins w:id="134" w:author="Unknown">
        <w:r w:rsidRPr="00EB184E">
          <w:rPr>
            <w:lang w:eastAsia="nl-NL"/>
          </w:rPr>
          <w:t>Cables, peripheral equipment and accessories must be suitable for the application</w:t>
        </w:r>
      </w:ins>
      <w:r>
        <w:rPr>
          <w:lang w:eastAsia="nl-NL"/>
        </w:rPr>
        <w:t xml:space="preserve"> </w:t>
      </w:r>
      <w:ins w:id="135" w:author="Unknown">
        <w:r w:rsidRPr="00EB184E">
          <w:rPr>
            <w:lang w:eastAsia="nl-NL"/>
          </w:rPr>
          <w:t>and its environment. For further details or recommendations, please refer to the</w:t>
        </w:r>
      </w:ins>
      <w:r>
        <w:rPr>
          <w:lang w:eastAsia="nl-NL"/>
        </w:rPr>
        <w:t xml:space="preserve"> </w:t>
      </w:r>
      <w:ins w:id="136" w:author="Unknown">
        <w:r w:rsidRPr="00EB184E">
          <w:rPr>
            <w:lang w:eastAsia="nl-NL"/>
          </w:rPr>
          <w:t>supplier</w:t>
        </w:r>
      </w:ins>
      <w:r>
        <w:rPr>
          <w:lang w:eastAsia="nl-NL"/>
        </w:rPr>
        <w:t xml:space="preserve"> (see references)</w:t>
      </w:r>
      <w:ins w:id="137" w:author="Unknown">
        <w:r w:rsidRPr="00EB184E">
          <w:rPr>
            <w:lang w:eastAsia="nl-NL"/>
          </w:rPr>
          <w:t>.</w:t>
        </w:r>
      </w:ins>
    </w:p>
    <w:p w:rsidR="007A5381" w:rsidRDefault="007A5381" w:rsidP="007A5381">
      <w:pPr>
        <w:pStyle w:val="Kop3"/>
        <w:rPr>
          <w:lang w:val="nl-NL"/>
        </w:rPr>
      </w:pPr>
      <w:r>
        <w:br w:type="page"/>
      </w:r>
      <w:bookmarkStart w:id="138" w:name="_Toc270411811"/>
      <w:bookmarkStart w:id="139" w:name="_Toc393892851"/>
      <w:ins w:id="140" w:author="Unknown">
        <w:r>
          <w:rPr>
            <w:lang w:val="nl-NL"/>
          </w:rPr>
          <w:lastRenderedPageBreak/>
          <w:t xml:space="preserve">Communication </w:t>
        </w:r>
        <w:proofErr w:type="spellStart"/>
        <w:r>
          <w:rPr>
            <w:lang w:val="nl-NL"/>
          </w:rPr>
          <w:t>ports</w:t>
        </w:r>
      </w:ins>
      <w:bookmarkEnd w:id="138"/>
      <w:bookmarkEnd w:id="139"/>
      <w:proofErr w:type="spellEnd"/>
    </w:p>
    <w:p w:rsidR="007A5381" w:rsidRDefault="007A5381" w:rsidP="007A5381">
      <w:pPr>
        <w:rPr>
          <w:ins w:id="141" w:author="Unknown"/>
          <w:lang w:val="nl-NL"/>
        </w:rPr>
      </w:pPr>
    </w:p>
    <w:p w:rsidR="007A5381" w:rsidRPr="00A5063F" w:rsidRDefault="007A5381" w:rsidP="007A5381">
      <w:pPr>
        <w:rPr>
          <w:ins w:id="142" w:author="Unknown"/>
          <w:b/>
          <w:lang w:val="nl-NL"/>
        </w:rPr>
      </w:pPr>
      <w:ins w:id="143" w:author="Unknown">
        <w:r w:rsidRPr="007C1C92">
          <w:rPr>
            <w:b/>
            <w:lang w:val="nl-NL"/>
          </w:rPr>
          <w:t>RS</w:t>
        </w:r>
        <w:r>
          <w:rPr>
            <w:b/>
            <w:lang w:val="nl-NL"/>
          </w:rPr>
          <w:t>-</w:t>
        </w:r>
        <w:r w:rsidRPr="007C1C92">
          <w:rPr>
            <w:b/>
            <w:lang w:val="nl-NL"/>
          </w:rPr>
          <w:t>232:</w:t>
        </w:r>
      </w:ins>
    </w:p>
    <w:p w:rsidR="007A5381" w:rsidRDefault="007A5381" w:rsidP="007A5381">
      <w:pPr>
        <w:rPr>
          <w:ins w:id="144" w:author="Unknown"/>
          <w:lang w:val="nl-NL"/>
        </w:rPr>
      </w:pPr>
    </w:p>
    <w:p w:rsidR="007A5381" w:rsidRPr="00762EF6" w:rsidRDefault="007A5381" w:rsidP="007A5381">
      <w:pPr>
        <w:keepNext/>
        <w:jc w:val="center"/>
        <w:rPr>
          <w:ins w:id="145" w:author="Unknown"/>
        </w:rPr>
      </w:pPr>
      <w:r w:rsidRPr="00A67946">
        <w:rPr>
          <w:noProof/>
          <w:lang w:val="nl-NL" w:eastAsia="nl-NL"/>
        </w:rPr>
        <w:drawing>
          <wp:inline distT="0" distB="0" distL="0" distR="0">
            <wp:extent cx="5666105" cy="3097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6105" cy="3097530"/>
                    </a:xfrm>
                    <a:prstGeom prst="rect">
                      <a:avLst/>
                    </a:prstGeom>
                    <a:noFill/>
                    <a:ln>
                      <a:noFill/>
                    </a:ln>
                  </pic:spPr>
                </pic:pic>
              </a:graphicData>
            </a:graphic>
          </wp:inline>
        </w:drawing>
      </w:r>
    </w:p>
    <w:p w:rsidR="007A5381" w:rsidRDefault="007A5381" w:rsidP="007A5381">
      <w:pPr>
        <w:rPr>
          <w:ins w:id="146" w:author="Unknown"/>
          <w:lang w:val="nl-NL"/>
        </w:rPr>
      </w:pPr>
    </w:p>
    <w:p w:rsidR="007A5381" w:rsidRDefault="007A5381" w:rsidP="007A5381">
      <w:pPr>
        <w:rPr>
          <w:ins w:id="147" w:author="Unknown"/>
          <w:b/>
          <w:lang w:val="nl-NL"/>
        </w:rPr>
      </w:pPr>
      <w:ins w:id="148" w:author="Unknown">
        <w:r>
          <w:rPr>
            <w:b/>
            <w:lang w:val="nl-NL"/>
          </w:rPr>
          <w:br w:type="page"/>
        </w:r>
        <w:r w:rsidRPr="007C1C92">
          <w:rPr>
            <w:b/>
            <w:lang w:val="nl-NL"/>
          </w:rPr>
          <w:lastRenderedPageBreak/>
          <w:t>RS-422/485:</w:t>
        </w:r>
      </w:ins>
    </w:p>
    <w:p w:rsidR="007A5381" w:rsidRDefault="007A5381" w:rsidP="007A5381">
      <w:pPr>
        <w:rPr>
          <w:ins w:id="149" w:author="Unknown"/>
          <w:b/>
          <w:lang w:val="nl-NL"/>
        </w:rPr>
      </w:pPr>
    </w:p>
    <w:p w:rsidR="007A5381" w:rsidRDefault="007A5381" w:rsidP="007A5381">
      <w:pPr>
        <w:jc w:val="center"/>
        <w:rPr>
          <w:ins w:id="150" w:author="Unknown"/>
          <w:b/>
          <w:lang w:val="nl-NL"/>
        </w:rPr>
      </w:pPr>
      <w:r w:rsidRPr="007C1C92">
        <w:rPr>
          <w:b/>
          <w:noProof/>
          <w:lang w:val="nl-NL" w:eastAsia="nl-NL"/>
        </w:rPr>
        <w:drawing>
          <wp:inline distT="0" distB="0" distL="0" distR="0">
            <wp:extent cx="4894580" cy="50952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4580" cy="5095240"/>
                    </a:xfrm>
                    <a:prstGeom prst="rect">
                      <a:avLst/>
                    </a:prstGeom>
                    <a:noFill/>
                    <a:ln>
                      <a:noFill/>
                    </a:ln>
                  </pic:spPr>
                </pic:pic>
              </a:graphicData>
            </a:graphic>
          </wp:inline>
        </w:drawing>
      </w:r>
    </w:p>
    <w:p w:rsidR="007A5381" w:rsidRDefault="007A5381" w:rsidP="007A5381">
      <w:pPr>
        <w:rPr>
          <w:ins w:id="151" w:author="Unknown"/>
          <w:b/>
          <w:lang w:val="nl-NL"/>
        </w:rPr>
      </w:pPr>
      <w:ins w:id="152" w:author="Unknown">
        <w:r>
          <w:rPr>
            <w:b/>
            <w:lang w:val="nl-NL"/>
          </w:rPr>
          <w:br w:type="page"/>
        </w:r>
        <w:r>
          <w:rPr>
            <w:b/>
            <w:lang w:val="nl-NL"/>
          </w:rPr>
          <w:lastRenderedPageBreak/>
          <w:t>USB:</w:t>
        </w:r>
      </w:ins>
    </w:p>
    <w:p w:rsidR="007A5381" w:rsidRDefault="007A5381" w:rsidP="007A5381">
      <w:pPr>
        <w:rPr>
          <w:ins w:id="153" w:author="Unknown"/>
          <w:b/>
          <w:lang w:val="nl-NL"/>
        </w:rPr>
      </w:pPr>
    </w:p>
    <w:p w:rsidR="007A5381" w:rsidRDefault="007A5381" w:rsidP="007A5381">
      <w:pPr>
        <w:jc w:val="center"/>
        <w:rPr>
          <w:ins w:id="154" w:author="Unknown"/>
          <w:b/>
          <w:lang w:val="nl-NL"/>
        </w:rPr>
      </w:pPr>
      <w:r w:rsidRPr="007C1C92">
        <w:rPr>
          <w:b/>
          <w:noProof/>
          <w:lang w:val="nl-NL" w:eastAsia="nl-NL"/>
        </w:rPr>
        <w:drawing>
          <wp:inline distT="0" distB="0" distL="0" distR="0">
            <wp:extent cx="5010785" cy="1849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0785" cy="1849755"/>
                    </a:xfrm>
                    <a:prstGeom prst="rect">
                      <a:avLst/>
                    </a:prstGeom>
                    <a:noFill/>
                    <a:ln>
                      <a:noFill/>
                    </a:ln>
                  </pic:spPr>
                </pic:pic>
              </a:graphicData>
            </a:graphic>
          </wp:inline>
        </w:drawing>
      </w:r>
    </w:p>
    <w:p w:rsidR="007A5381" w:rsidRDefault="007A5381" w:rsidP="007A5381">
      <w:pPr>
        <w:rPr>
          <w:ins w:id="155" w:author="Unknown"/>
          <w:b/>
          <w:lang w:val="nl-NL"/>
        </w:rPr>
      </w:pPr>
    </w:p>
    <w:p w:rsidR="007A5381" w:rsidRDefault="007A5381" w:rsidP="007A5381">
      <w:pPr>
        <w:rPr>
          <w:ins w:id="156" w:author="Unknown"/>
          <w:b/>
          <w:lang w:val="nl-NL"/>
        </w:rPr>
      </w:pPr>
      <w:ins w:id="157" w:author="Unknown">
        <w:r>
          <w:rPr>
            <w:b/>
            <w:lang w:val="nl-NL"/>
          </w:rPr>
          <w:t>Ethernet:</w:t>
        </w:r>
      </w:ins>
    </w:p>
    <w:p w:rsidR="007A5381" w:rsidRDefault="007A5381" w:rsidP="007A5381">
      <w:pPr>
        <w:rPr>
          <w:ins w:id="158" w:author="Unknown"/>
          <w:b/>
          <w:lang w:val="nl-NL"/>
        </w:rPr>
      </w:pPr>
    </w:p>
    <w:p w:rsidR="007A5381" w:rsidRPr="007C1C92" w:rsidRDefault="007A5381" w:rsidP="007A5381">
      <w:pPr>
        <w:jc w:val="center"/>
        <w:rPr>
          <w:ins w:id="159" w:author="Unknown"/>
          <w:b/>
          <w:lang w:val="nl-NL"/>
        </w:rPr>
      </w:pPr>
      <w:r w:rsidRPr="007C1C92">
        <w:rPr>
          <w:b/>
          <w:noProof/>
          <w:lang w:val="nl-NL" w:eastAsia="nl-NL"/>
        </w:rPr>
        <w:drawing>
          <wp:inline distT="0" distB="0" distL="0" distR="0">
            <wp:extent cx="3980180" cy="159067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0180" cy="1590675"/>
                    </a:xfrm>
                    <a:prstGeom prst="rect">
                      <a:avLst/>
                    </a:prstGeom>
                    <a:noFill/>
                    <a:ln>
                      <a:noFill/>
                    </a:ln>
                  </pic:spPr>
                </pic:pic>
              </a:graphicData>
            </a:graphic>
          </wp:inline>
        </w:drawing>
      </w:r>
    </w:p>
    <w:p w:rsidR="00EE610F" w:rsidRDefault="007A5381" w:rsidP="007A5381">
      <w:r>
        <w:br w:type="page"/>
      </w:r>
    </w:p>
    <w:p w:rsidR="00EE610F" w:rsidRDefault="00EE610F" w:rsidP="00D32372"/>
    <w:p w:rsidR="00EE610F" w:rsidRDefault="00EE610F" w:rsidP="00D32372"/>
    <w:p w:rsidR="00EE610F" w:rsidRDefault="00EE610F" w:rsidP="00D32372"/>
    <w:p w:rsidR="00EE610F" w:rsidRDefault="00EE610F" w:rsidP="00D32372"/>
    <w:p w:rsidR="00D32372" w:rsidRDefault="00D32372" w:rsidP="00D32372">
      <w:r>
        <w:t xml:space="preserve">The panel should be installed in an environment that does not exceed 0-50 degrees Celsius when installed horizontally and 0-40 degrees Celsius when installed vertically. The relative humidity should be between 0-85 % (non-condensed). Only indoor use. </w:t>
      </w:r>
    </w:p>
    <w:p w:rsidR="00D32372" w:rsidRDefault="00D32372" w:rsidP="00D32372">
      <w:r>
        <w:t>The power supply is class 2, +24V DC (20-30 V DC)</w:t>
      </w:r>
      <w:r w:rsidR="00EE610F">
        <w:t>.</w:t>
      </w:r>
    </w:p>
    <w:p w:rsidR="00EE610F" w:rsidRDefault="00EE610F" w:rsidP="00D32372"/>
    <w:p w:rsidR="0073383E" w:rsidRDefault="0073383E" w:rsidP="00D32372">
      <w:r>
        <w:t>Mandatory to use at least Cat5E cable for Lan-connection.</w:t>
      </w:r>
    </w:p>
    <w:p w:rsidR="00EE610F" w:rsidRDefault="00EE610F" w:rsidP="00EE610F">
      <w:pPr>
        <w:pStyle w:val="Kop3"/>
      </w:pPr>
      <w:bookmarkStart w:id="160" w:name="_Toc393892852"/>
      <w:r>
        <w:t>Installation</w:t>
      </w:r>
      <w:bookmarkEnd w:id="160"/>
    </w:p>
    <w:p w:rsidR="00EE610F" w:rsidRDefault="0073383E" w:rsidP="00EE610F">
      <w:r>
        <w:t xml:space="preserve">The </w:t>
      </w:r>
      <w:proofErr w:type="spellStart"/>
      <w:r>
        <w:t>Beijer</w:t>
      </w:r>
      <w:proofErr w:type="spellEnd"/>
      <w:r>
        <w:t xml:space="preserve"> </w:t>
      </w:r>
      <w:proofErr w:type="spellStart"/>
      <w:r>
        <w:t>Exter</w:t>
      </w:r>
      <w:proofErr w:type="spellEnd"/>
      <w:r>
        <w:t xml:space="preserve"> T70-bl comes with a standard software version that needs to be changed to a proprietary version.</w:t>
      </w:r>
    </w:p>
    <w:p w:rsidR="007A5381" w:rsidRDefault="007A5381" w:rsidP="00EE610F"/>
    <w:p w:rsidR="007A5381" w:rsidRPr="00CB4C6B" w:rsidRDefault="007A5381" w:rsidP="007A5381">
      <w:r w:rsidRPr="00CB4C6B">
        <w:t>To install the software, the following steps have to be made</w:t>
      </w:r>
    </w:p>
    <w:p w:rsidR="007A5381" w:rsidRPr="00CB4C6B" w:rsidRDefault="007A5381" w:rsidP="007A5381">
      <w:pPr>
        <w:pStyle w:val="Kop4"/>
      </w:pPr>
      <w:bookmarkStart w:id="161" w:name="_Toc393892853"/>
      <w:r w:rsidRPr="00CB4C6B">
        <w:t xml:space="preserve">Boot the </w:t>
      </w:r>
      <w:proofErr w:type="spellStart"/>
      <w:r w:rsidRPr="00CB4C6B">
        <w:t>Exter</w:t>
      </w:r>
      <w:proofErr w:type="spellEnd"/>
      <w:r w:rsidRPr="00CB4C6B">
        <w:t xml:space="preserve"> T70 system</w:t>
      </w:r>
      <w:bookmarkEnd w:id="161"/>
    </w:p>
    <w:p w:rsidR="007A5381" w:rsidRDefault="007A5381" w:rsidP="007A5381">
      <w:r w:rsidRPr="00CB4C6B">
        <w:t>The system automatically boots when the power is connected.</w:t>
      </w:r>
    </w:p>
    <w:p w:rsidR="007A5381" w:rsidRPr="00CB4C6B" w:rsidRDefault="007A5381" w:rsidP="007A5381">
      <w:pPr>
        <w:pStyle w:val="Geenafstand"/>
      </w:pPr>
    </w:p>
    <w:p w:rsidR="007A5381" w:rsidRPr="00CB4C6B" w:rsidRDefault="007A5381" w:rsidP="007A5381">
      <w:pPr>
        <w:pStyle w:val="Kop4"/>
      </w:pPr>
      <w:bookmarkStart w:id="162" w:name="_Toc393892854"/>
      <w:r w:rsidRPr="00CB4C6B">
        <w:t xml:space="preserve">Connect the </w:t>
      </w:r>
      <w:proofErr w:type="spellStart"/>
      <w:r w:rsidRPr="00CB4C6B">
        <w:t>Exter</w:t>
      </w:r>
      <w:proofErr w:type="spellEnd"/>
      <w:r w:rsidRPr="00CB4C6B">
        <w:t xml:space="preserve"> T70 to the maintenance PC</w:t>
      </w:r>
      <w:bookmarkEnd w:id="162"/>
    </w:p>
    <w:p w:rsidR="00697A59" w:rsidRDefault="007A5381" w:rsidP="007A5381">
      <w:r w:rsidRPr="00CB4C6B">
        <w:t xml:space="preserve">Using a cross-over cable between the PC and </w:t>
      </w:r>
      <w:proofErr w:type="spellStart"/>
      <w:r w:rsidRPr="00CB4C6B">
        <w:t>Exter</w:t>
      </w:r>
      <w:proofErr w:type="spellEnd"/>
      <w:r w:rsidRPr="00CB4C6B">
        <w:t xml:space="preserve"> T70 panel or a straight-cable</w:t>
      </w:r>
    </w:p>
    <w:p w:rsidR="007A5381" w:rsidRDefault="007A5381" w:rsidP="007A5381">
      <w:r w:rsidRPr="00CB4C6B">
        <w:t>between a network switch and the PC and the network switch and the panel.</w:t>
      </w:r>
    </w:p>
    <w:p w:rsidR="007A5381" w:rsidRPr="00CB4C6B" w:rsidRDefault="007A5381" w:rsidP="007A5381">
      <w:pPr>
        <w:pStyle w:val="Geenafstand"/>
      </w:pPr>
    </w:p>
    <w:p w:rsidR="007A5381" w:rsidRDefault="007A5381" w:rsidP="007A5381">
      <w:pPr>
        <w:pStyle w:val="Geenafstand"/>
        <w:rPr>
          <w:rFonts w:ascii="TT39o00" w:hAnsi="TT39o00" w:cs="TT39o00"/>
        </w:rPr>
      </w:pPr>
      <w:r w:rsidRPr="00CB4C6B">
        <w:rPr>
          <w:rFonts w:ascii="TT39o00" w:hAnsi="TT39o00" w:cs="TT39o00"/>
          <w:noProof/>
          <w:lang w:val="nl-NL" w:eastAsia="nl-NL"/>
        </w:rPr>
        <w:drawing>
          <wp:inline distT="0" distB="0" distL="0" distR="0" wp14:anchorId="2BBB9BF4" wp14:editId="575AB5CF">
            <wp:extent cx="375128" cy="31184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994" cy="325868"/>
                    </a:xfrm>
                    <a:prstGeom prst="rect">
                      <a:avLst/>
                    </a:prstGeom>
                    <a:noFill/>
                    <a:ln>
                      <a:noFill/>
                    </a:ln>
                  </pic:spPr>
                </pic:pic>
              </a:graphicData>
            </a:graphic>
          </wp:inline>
        </w:drawing>
      </w:r>
      <w:r w:rsidRPr="007A5381">
        <w:rPr>
          <w:rFonts w:ascii="TT39o00" w:hAnsi="TT39o00" w:cs="TT39o00"/>
          <w:i/>
        </w:rPr>
        <w:t xml:space="preserve">: be sure that only one uninitialized </w:t>
      </w:r>
      <w:proofErr w:type="spellStart"/>
      <w:r w:rsidRPr="007A5381">
        <w:rPr>
          <w:rFonts w:ascii="TT39o00" w:hAnsi="TT39o00" w:cs="TT39o00"/>
          <w:i/>
        </w:rPr>
        <w:t>Exter</w:t>
      </w:r>
      <w:proofErr w:type="spellEnd"/>
      <w:r w:rsidRPr="007A5381">
        <w:rPr>
          <w:rFonts w:ascii="TT39o00" w:hAnsi="TT39o00" w:cs="TT39o00"/>
          <w:i/>
        </w:rPr>
        <w:t xml:space="preserve"> T70 panel is connected to your network to</w:t>
      </w:r>
      <w:r w:rsidR="00697A59">
        <w:rPr>
          <w:rFonts w:ascii="TT39o00" w:hAnsi="TT39o00" w:cs="TT39o00"/>
          <w:i/>
        </w:rPr>
        <w:t xml:space="preserve"> </w:t>
      </w:r>
      <w:r w:rsidRPr="007A5381">
        <w:rPr>
          <w:rFonts w:ascii="TT39o00" w:hAnsi="TT39o00" w:cs="TT39o00"/>
          <w:i/>
        </w:rPr>
        <w:t>prevent IP conflicts.</w:t>
      </w:r>
    </w:p>
    <w:p w:rsidR="007A5381" w:rsidRPr="007A5381" w:rsidRDefault="007A5381" w:rsidP="007A5381">
      <w:pPr>
        <w:pStyle w:val="Geenafstand"/>
        <w:rPr>
          <w:rFonts w:ascii="TT39o00" w:hAnsi="TT39o00" w:cs="TT39o00"/>
        </w:rPr>
      </w:pPr>
    </w:p>
    <w:p w:rsidR="007A5381" w:rsidRPr="00CB4C6B" w:rsidRDefault="007A5381" w:rsidP="007A5381">
      <w:pPr>
        <w:pStyle w:val="Kop4"/>
      </w:pPr>
      <w:bookmarkStart w:id="163" w:name="_Toc393892855"/>
      <w:r w:rsidRPr="00CB4C6B">
        <w:t>Check the IP address of the maintenance PC</w:t>
      </w:r>
      <w:bookmarkEnd w:id="163"/>
    </w:p>
    <w:p w:rsidR="007A5381" w:rsidRPr="00CB4C6B" w:rsidRDefault="007A5381" w:rsidP="007A5381">
      <w:r w:rsidRPr="00CB4C6B">
        <w:t xml:space="preserve">The IP address of the maintenance PC should be in the same subnet as the </w:t>
      </w:r>
      <w:proofErr w:type="spellStart"/>
      <w:r w:rsidRPr="00CB4C6B">
        <w:t>Exter</w:t>
      </w:r>
      <w:proofErr w:type="spellEnd"/>
      <w:r w:rsidRPr="00CB4C6B">
        <w:t xml:space="preserve"> T70.</w:t>
      </w:r>
    </w:p>
    <w:p w:rsidR="007A5381" w:rsidRDefault="007A5381" w:rsidP="007A5381">
      <w:r w:rsidRPr="00CB4C6B">
        <w:t xml:space="preserve">Default settings of the </w:t>
      </w:r>
      <w:proofErr w:type="spellStart"/>
      <w:r w:rsidRPr="00CB4C6B">
        <w:t>Exter</w:t>
      </w:r>
      <w:proofErr w:type="spellEnd"/>
      <w:r w:rsidRPr="00CB4C6B">
        <w:t xml:space="preserve"> T70: IP: 192.168.1.1, Subnet-Mask: 255.255.0.0.</w:t>
      </w:r>
    </w:p>
    <w:p w:rsidR="007A5381" w:rsidRPr="00CB4C6B" w:rsidRDefault="007A5381" w:rsidP="007A5381">
      <w:pPr>
        <w:pStyle w:val="Geenafstand"/>
      </w:pPr>
    </w:p>
    <w:p w:rsidR="007A5381" w:rsidRPr="00CB4C6B" w:rsidRDefault="007A5381" w:rsidP="007A5381">
      <w:pPr>
        <w:pStyle w:val="Kop4"/>
      </w:pPr>
      <w:bookmarkStart w:id="164" w:name="_Toc393892856"/>
      <w:r w:rsidRPr="00CB4C6B">
        <w:t>Copy the new software</w:t>
      </w:r>
      <w:bookmarkEnd w:id="164"/>
    </w:p>
    <w:p w:rsidR="007A5381" w:rsidRPr="00CB4C6B" w:rsidRDefault="007A5381" w:rsidP="007A5381">
      <w:r w:rsidRPr="00CB4C6B">
        <w:t>To do this, open Windows Explorer and go to the local copy of the Alarm Panel</w:t>
      </w:r>
    </w:p>
    <w:p w:rsidR="007A5381" w:rsidRPr="00CB4C6B" w:rsidRDefault="007A5381" w:rsidP="007A5381">
      <w:r w:rsidRPr="00CB4C6B">
        <w:t>Software</w:t>
      </w:r>
      <w:r w:rsidR="00697A59">
        <w:t xml:space="preserve"> (to be found at </w:t>
      </w:r>
      <w:proofErr w:type="spellStart"/>
      <w:r w:rsidR="00697A59">
        <w:t>Sharepoint</w:t>
      </w:r>
      <w:proofErr w:type="spellEnd"/>
      <w:r w:rsidR="00697A59">
        <w:t>)</w:t>
      </w:r>
      <w:r w:rsidRPr="00CB4C6B">
        <w:t>. Select the folder “</w:t>
      </w:r>
      <w:proofErr w:type="spellStart"/>
      <w:r w:rsidRPr="00CB4C6B">
        <w:t>NavVisionUpdate</w:t>
      </w:r>
      <w:proofErr w:type="spellEnd"/>
      <w:r w:rsidRPr="00CB4C6B">
        <w:t>” and click right mouse button and select</w:t>
      </w:r>
    </w:p>
    <w:p w:rsidR="007A5381" w:rsidRDefault="007A5381" w:rsidP="007A5381">
      <w:r w:rsidRPr="00CB4C6B">
        <w:t>“Copy”</w:t>
      </w:r>
    </w:p>
    <w:p w:rsidR="007A5381" w:rsidRDefault="007A5381" w:rsidP="007A5381">
      <w:pPr>
        <w:pStyle w:val="Geenafstand"/>
      </w:pPr>
    </w:p>
    <w:p w:rsidR="00DA7BCE" w:rsidRDefault="00DA7BCE" w:rsidP="007A5381">
      <w:pPr>
        <w:pStyle w:val="Geenafstand"/>
        <w:rPr>
          <w:i/>
        </w:rPr>
      </w:pPr>
      <w:r w:rsidRPr="00CB4C6B">
        <w:rPr>
          <w:rFonts w:ascii="TT39o00" w:hAnsi="TT39o00" w:cs="TT39o00"/>
          <w:noProof/>
          <w:lang w:val="nl-NL" w:eastAsia="nl-NL"/>
        </w:rPr>
        <w:drawing>
          <wp:inline distT="0" distB="0" distL="0" distR="0" wp14:anchorId="367BBC16" wp14:editId="43EB7BA6">
            <wp:extent cx="375128" cy="311847"/>
            <wp:effectExtent l="0" t="0" r="635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994" cy="325868"/>
                    </a:xfrm>
                    <a:prstGeom prst="rect">
                      <a:avLst/>
                    </a:prstGeom>
                    <a:noFill/>
                    <a:ln>
                      <a:noFill/>
                    </a:ln>
                  </pic:spPr>
                </pic:pic>
              </a:graphicData>
            </a:graphic>
          </wp:inline>
        </w:drawing>
      </w:r>
      <w:r>
        <w:rPr>
          <w:i/>
        </w:rPr>
        <w:t>:Make sure you use the right version for the BNWAS setup. At least the version of DisplayServer.exe needs to be 2.0</w:t>
      </w:r>
    </w:p>
    <w:p w:rsidR="002F2998" w:rsidRDefault="002F2998" w:rsidP="007A5381">
      <w:pPr>
        <w:pStyle w:val="Geenafstand"/>
        <w:rPr>
          <w:i/>
        </w:rPr>
      </w:pPr>
    </w:p>
    <w:p w:rsidR="002F2998" w:rsidRPr="00EC6D06" w:rsidRDefault="002F2998" w:rsidP="002F2998">
      <w:pPr>
        <w:rPr>
          <w:i/>
        </w:rPr>
      </w:pPr>
      <w:r w:rsidRPr="00CB4C6B">
        <w:rPr>
          <w:rFonts w:ascii="TT39o00" w:hAnsi="TT39o00" w:cs="TT39o00"/>
          <w:noProof/>
          <w:lang w:val="nl-NL" w:eastAsia="nl-NL"/>
        </w:rPr>
        <w:drawing>
          <wp:inline distT="0" distB="0" distL="0" distR="0" wp14:anchorId="6C33250A" wp14:editId="0120DC62">
            <wp:extent cx="375128" cy="311847"/>
            <wp:effectExtent l="0" t="0" r="6350" b="0"/>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994" cy="325868"/>
                    </a:xfrm>
                    <a:prstGeom prst="rect">
                      <a:avLst/>
                    </a:prstGeom>
                    <a:noFill/>
                    <a:ln>
                      <a:noFill/>
                    </a:ln>
                  </pic:spPr>
                </pic:pic>
              </a:graphicData>
            </a:graphic>
          </wp:inline>
        </w:drawing>
      </w:r>
      <w:r>
        <w:rPr>
          <w:i/>
        </w:rPr>
        <w:t>:The NavVision software version needs to be 9.18.4.100 or higher.</w:t>
      </w:r>
    </w:p>
    <w:p w:rsidR="002F2998" w:rsidRPr="00DA7BCE" w:rsidRDefault="002F2998" w:rsidP="007A5381">
      <w:pPr>
        <w:pStyle w:val="Geenafstand"/>
        <w:rPr>
          <w:i/>
        </w:rPr>
      </w:pPr>
    </w:p>
    <w:p w:rsidR="00697A59" w:rsidRPr="00CB4C6B" w:rsidRDefault="00697A59" w:rsidP="007A5381">
      <w:pPr>
        <w:pStyle w:val="Geenafstand"/>
      </w:pPr>
      <w:r>
        <w:rPr>
          <w:noProof/>
          <w:lang w:val="nl-NL" w:eastAsia="nl-NL"/>
        </w:rPr>
        <w:lastRenderedPageBreak/>
        <w:drawing>
          <wp:inline distT="0" distB="0" distL="0" distR="0" wp14:anchorId="6763E342" wp14:editId="2C0F80A1">
            <wp:extent cx="4562475" cy="2990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2475" cy="2990850"/>
                    </a:xfrm>
                    <a:prstGeom prst="rect">
                      <a:avLst/>
                    </a:prstGeom>
                  </pic:spPr>
                </pic:pic>
              </a:graphicData>
            </a:graphic>
          </wp:inline>
        </w:drawing>
      </w:r>
    </w:p>
    <w:p w:rsidR="007A5381" w:rsidRPr="00CB4C6B" w:rsidRDefault="003A651F" w:rsidP="003A651F">
      <w:pPr>
        <w:pStyle w:val="Onderschrift"/>
      </w:pPr>
      <w:bookmarkStart w:id="165" w:name="_Toc393892938"/>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7</w:t>
      </w:r>
      <w:r w:rsidR="00215670">
        <w:fldChar w:fldCharType="end"/>
      </w:r>
      <w:r w:rsidR="007A5381" w:rsidRPr="00CB4C6B">
        <w:t>: Copy local files</w:t>
      </w:r>
      <w:bookmarkEnd w:id="165"/>
    </w:p>
    <w:p w:rsidR="007A5381" w:rsidRPr="00CB4C6B" w:rsidRDefault="007A5381" w:rsidP="007A5381">
      <w:pPr>
        <w:pStyle w:val="Kop4"/>
      </w:pPr>
      <w:bookmarkStart w:id="166" w:name="_Toc393892857"/>
      <w:r w:rsidRPr="00CB4C6B">
        <w:t xml:space="preserve">Open an FTP connection to the </w:t>
      </w:r>
      <w:proofErr w:type="spellStart"/>
      <w:r w:rsidRPr="00CB4C6B">
        <w:t>Exter</w:t>
      </w:r>
      <w:proofErr w:type="spellEnd"/>
      <w:r w:rsidRPr="00CB4C6B">
        <w:t xml:space="preserve"> T70 panel.</w:t>
      </w:r>
      <w:bookmarkEnd w:id="166"/>
    </w:p>
    <w:p w:rsidR="007A5381" w:rsidRPr="00CB4C6B" w:rsidRDefault="007A5381" w:rsidP="007A5381">
      <w:r w:rsidRPr="00CB4C6B">
        <w:t>You can do this by opening Windows Explorer and entering the ftp address in the address</w:t>
      </w:r>
    </w:p>
    <w:p w:rsidR="007A5381" w:rsidRPr="00CB4C6B" w:rsidRDefault="007A5381" w:rsidP="007A5381">
      <w:r w:rsidRPr="00CB4C6B">
        <w:t>bar. By default it is: ftp://free:technics@192.168.1.1</w:t>
      </w:r>
    </w:p>
    <w:p w:rsidR="007A5381" w:rsidRPr="00CB4C6B" w:rsidRDefault="007A5381" w:rsidP="007A5381">
      <w:r w:rsidRPr="00CB4C6B">
        <w:t xml:space="preserve">Change the IP address by the assigned IP address in FT NavVision, when the </w:t>
      </w:r>
      <w:proofErr w:type="spellStart"/>
      <w:r w:rsidRPr="00CB4C6B">
        <w:t>Exter</w:t>
      </w:r>
      <w:proofErr w:type="spellEnd"/>
      <w:r w:rsidRPr="00CB4C6B">
        <w:t xml:space="preserve"> T70</w:t>
      </w:r>
    </w:p>
    <w:p w:rsidR="007A5381" w:rsidRDefault="007A5381" w:rsidP="007A5381">
      <w:r w:rsidRPr="00CB4C6B">
        <w:t>was already initialized.</w:t>
      </w:r>
    </w:p>
    <w:p w:rsidR="007A5381" w:rsidRDefault="007A5381" w:rsidP="007A5381">
      <w:pPr>
        <w:pStyle w:val="Geenafstand"/>
      </w:pPr>
    </w:p>
    <w:p w:rsidR="00697A59" w:rsidRPr="00CB4C6B" w:rsidRDefault="00697A59" w:rsidP="007A5381">
      <w:pPr>
        <w:pStyle w:val="Geenafstand"/>
      </w:pPr>
      <w:r>
        <w:rPr>
          <w:noProof/>
          <w:lang w:val="nl-NL" w:eastAsia="nl-NL"/>
        </w:rPr>
        <w:drawing>
          <wp:inline distT="0" distB="0" distL="0" distR="0" wp14:anchorId="20672844" wp14:editId="1F39C99F">
            <wp:extent cx="4581525" cy="3076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1525" cy="3076575"/>
                    </a:xfrm>
                    <a:prstGeom prst="rect">
                      <a:avLst/>
                    </a:prstGeom>
                  </pic:spPr>
                </pic:pic>
              </a:graphicData>
            </a:graphic>
          </wp:inline>
        </w:drawing>
      </w:r>
    </w:p>
    <w:p w:rsidR="007A5381" w:rsidRPr="00CB4C6B" w:rsidRDefault="003A651F" w:rsidP="003A651F">
      <w:pPr>
        <w:pStyle w:val="Onderschrift"/>
      </w:pPr>
      <w:bookmarkStart w:id="167" w:name="_Toc393892939"/>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8</w:t>
      </w:r>
      <w:r w:rsidR="00215670">
        <w:fldChar w:fldCharType="end"/>
      </w:r>
      <w:r w:rsidR="007A5381" w:rsidRPr="00CB4C6B">
        <w:t>: Enter FTP address</w:t>
      </w:r>
      <w:bookmarkEnd w:id="167"/>
    </w:p>
    <w:p w:rsidR="007A5381" w:rsidRPr="00CB4C6B" w:rsidRDefault="007A5381" w:rsidP="007A5381">
      <w:pPr>
        <w:pStyle w:val="Kop4"/>
      </w:pPr>
      <w:bookmarkStart w:id="168" w:name="_Toc393892858"/>
      <w:r w:rsidRPr="00CB4C6B">
        <w:t>Paste the files you have just copied</w:t>
      </w:r>
      <w:bookmarkEnd w:id="168"/>
    </w:p>
    <w:p w:rsidR="007A5381" w:rsidRDefault="007A5381" w:rsidP="007A5381">
      <w:r w:rsidRPr="00CB4C6B">
        <w:t>To do this, press right mouse button and select “Paste”</w:t>
      </w:r>
    </w:p>
    <w:p w:rsidR="007A5381" w:rsidRDefault="007A5381" w:rsidP="007A5381">
      <w:pPr>
        <w:pStyle w:val="Geenafstand"/>
      </w:pPr>
    </w:p>
    <w:p w:rsidR="00697A59" w:rsidRPr="00CB4C6B" w:rsidRDefault="00697A59" w:rsidP="007A5381">
      <w:pPr>
        <w:pStyle w:val="Geenafstand"/>
      </w:pPr>
      <w:r>
        <w:rPr>
          <w:noProof/>
          <w:lang w:val="nl-NL" w:eastAsia="nl-NL"/>
        </w:rPr>
        <w:lastRenderedPageBreak/>
        <w:drawing>
          <wp:inline distT="0" distB="0" distL="0" distR="0" wp14:anchorId="4AB7C545" wp14:editId="3C6E7C49">
            <wp:extent cx="5760720" cy="3675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75380"/>
                    </a:xfrm>
                    <a:prstGeom prst="rect">
                      <a:avLst/>
                    </a:prstGeom>
                  </pic:spPr>
                </pic:pic>
              </a:graphicData>
            </a:graphic>
          </wp:inline>
        </w:drawing>
      </w:r>
    </w:p>
    <w:p w:rsidR="007A5381" w:rsidRPr="00CB4C6B" w:rsidRDefault="003A651F" w:rsidP="003A651F">
      <w:pPr>
        <w:pStyle w:val="Onderschrift"/>
      </w:pPr>
      <w:bookmarkStart w:id="169" w:name="_Toc393892940"/>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9</w:t>
      </w:r>
      <w:r w:rsidR="00215670">
        <w:fldChar w:fldCharType="end"/>
      </w:r>
      <w:r w:rsidR="007A5381" w:rsidRPr="00CB4C6B">
        <w:t>: Paste new files</w:t>
      </w:r>
      <w:bookmarkEnd w:id="169"/>
    </w:p>
    <w:p w:rsidR="007A5381" w:rsidRPr="00CB4C6B" w:rsidRDefault="007A5381" w:rsidP="007A5381">
      <w:pPr>
        <w:pStyle w:val="Kop4"/>
      </w:pPr>
      <w:bookmarkStart w:id="170" w:name="_Toc393892859"/>
      <w:r w:rsidRPr="00CB4C6B">
        <w:t>Activating update</w:t>
      </w:r>
      <w:bookmarkEnd w:id="170"/>
    </w:p>
    <w:p w:rsidR="007A5381" w:rsidRPr="00CB4C6B" w:rsidRDefault="007A5381" w:rsidP="007A5381">
      <w:r w:rsidRPr="00CB4C6B">
        <w:t>The panel will automatically update, when it is the first time the software is installed on the</w:t>
      </w:r>
    </w:p>
    <w:p w:rsidR="007A5381" w:rsidRPr="00CB4C6B" w:rsidRDefault="007A5381" w:rsidP="007A5381">
      <w:proofErr w:type="spellStart"/>
      <w:r w:rsidRPr="00CB4C6B">
        <w:t>Exter</w:t>
      </w:r>
      <w:proofErr w:type="spellEnd"/>
      <w:r w:rsidRPr="00CB4C6B">
        <w:t xml:space="preserve"> T70. When it’s an update of the </w:t>
      </w:r>
      <w:proofErr w:type="spellStart"/>
      <w:r w:rsidRPr="00CB4C6B">
        <w:t>Exter</w:t>
      </w:r>
      <w:proofErr w:type="spellEnd"/>
      <w:r w:rsidRPr="00CB4C6B">
        <w:t xml:space="preserve"> T70, the power to the unit should be turned off</w:t>
      </w:r>
    </w:p>
    <w:p w:rsidR="007A5381" w:rsidRDefault="007A5381" w:rsidP="007A5381">
      <w:r>
        <w:t>and on again.</w:t>
      </w:r>
    </w:p>
    <w:p w:rsidR="00381B83" w:rsidRDefault="00381B83" w:rsidP="007A5381"/>
    <w:p w:rsidR="00381B83" w:rsidRDefault="00381B83" w:rsidP="00381B83">
      <w:pPr>
        <w:pStyle w:val="Kop4"/>
      </w:pPr>
      <w:bookmarkStart w:id="171" w:name="_Toc393892860"/>
      <w:r>
        <w:t>BNWAS.ini</w:t>
      </w:r>
      <w:bookmarkEnd w:id="171"/>
    </w:p>
    <w:p w:rsidR="00381B83" w:rsidRDefault="00DA7BCE" w:rsidP="00381B83">
      <w:r>
        <w:t xml:space="preserve">Make a </w:t>
      </w:r>
      <w:proofErr w:type="spellStart"/>
      <w:r>
        <w:t>textfile</w:t>
      </w:r>
      <w:proofErr w:type="spellEnd"/>
      <w:r>
        <w:t xml:space="preserve"> by right-clicking on the desktop and choose “New/</w:t>
      </w:r>
      <w:proofErr w:type="spellStart"/>
      <w:r>
        <w:t>TextDocument</w:t>
      </w:r>
      <w:proofErr w:type="spellEnd"/>
      <w:r>
        <w:t xml:space="preserve">” (see </w:t>
      </w:r>
      <w:r w:rsidR="002F2998">
        <w:fldChar w:fldCharType="begin"/>
      </w:r>
      <w:r w:rsidR="002F2998">
        <w:instrText xml:space="preserve"> REF _Ref393455388 \h </w:instrText>
      </w:r>
      <w:r w:rsidR="002F2998">
        <w:fldChar w:fldCharType="separate"/>
      </w:r>
      <w:r w:rsidR="008A4807">
        <w:t xml:space="preserve">Figure </w:t>
      </w:r>
      <w:r w:rsidR="008A4807">
        <w:rPr>
          <w:noProof/>
        </w:rPr>
        <w:t>2</w:t>
      </w:r>
      <w:r w:rsidR="008A4807">
        <w:noBreakHyphen/>
      </w:r>
      <w:r w:rsidR="008A4807">
        <w:rPr>
          <w:noProof/>
        </w:rPr>
        <w:t>10</w:t>
      </w:r>
      <w:r w:rsidR="002F2998">
        <w:fldChar w:fldCharType="end"/>
      </w:r>
      <w:r>
        <w:t xml:space="preserve">).Rename this </w:t>
      </w:r>
      <w:proofErr w:type="spellStart"/>
      <w:r>
        <w:t>textfile</w:t>
      </w:r>
      <w:proofErr w:type="spellEnd"/>
      <w:r>
        <w:t xml:space="preserve"> to “</w:t>
      </w:r>
      <w:r w:rsidR="00381B83">
        <w:t>BNWAS.ini</w:t>
      </w:r>
      <w:r>
        <w:t>”</w:t>
      </w:r>
      <w:r w:rsidR="00381B83">
        <w:t>. Put th</w:t>
      </w:r>
      <w:r>
        <w:t>e file</w:t>
      </w:r>
      <w:r w:rsidR="00381B83">
        <w:t xml:space="preserve"> in the root of the DAP</w:t>
      </w:r>
      <w:r>
        <w:t xml:space="preserve"> (can be just the empty file)</w:t>
      </w:r>
    </w:p>
    <w:p w:rsidR="00DA7BCE" w:rsidRDefault="00DA7BCE" w:rsidP="00381B83"/>
    <w:p w:rsidR="00DA7BCE" w:rsidRDefault="00DA7BCE" w:rsidP="00381B83">
      <w:r>
        <w:rPr>
          <w:noProof/>
          <w:lang w:val="nl-NL" w:eastAsia="nl-NL"/>
        </w:rPr>
        <w:drawing>
          <wp:inline distT="0" distB="0" distL="0" distR="0" wp14:anchorId="3B9EB713" wp14:editId="52E23768">
            <wp:extent cx="3200400" cy="260985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00400" cy="2609850"/>
                    </a:xfrm>
                    <a:prstGeom prst="rect">
                      <a:avLst/>
                    </a:prstGeom>
                  </pic:spPr>
                </pic:pic>
              </a:graphicData>
            </a:graphic>
          </wp:inline>
        </w:drawing>
      </w:r>
    </w:p>
    <w:p w:rsidR="00DA7BCE" w:rsidRDefault="00DA7BCE" w:rsidP="00DA7BCE">
      <w:pPr>
        <w:pStyle w:val="Onderschrift"/>
      </w:pPr>
      <w:bookmarkStart w:id="172" w:name="_Ref393455388"/>
      <w:bookmarkStart w:id="173" w:name="_Toc393892941"/>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10</w:t>
      </w:r>
      <w:r w:rsidR="00215670">
        <w:fldChar w:fldCharType="end"/>
      </w:r>
      <w:bookmarkEnd w:id="172"/>
      <w:r>
        <w:t>: Make the BNWAS.ini</w:t>
      </w:r>
      <w:bookmarkEnd w:id="173"/>
    </w:p>
    <w:p w:rsidR="00DA7BCE" w:rsidRPr="00381B83" w:rsidRDefault="00DA7BCE" w:rsidP="00DA7BCE"/>
    <w:p w:rsidR="00381B83" w:rsidRDefault="00381B83" w:rsidP="007A5381"/>
    <w:p w:rsidR="007A5381" w:rsidRDefault="007A5381" w:rsidP="007A5381"/>
    <w:p w:rsidR="007A5381" w:rsidRDefault="007A5381" w:rsidP="007A5381">
      <w:r w:rsidRPr="007A5381">
        <w:t>The system is now completely functional and is ready to be used</w:t>
      </w:r>
      <w:r w:rsidR="00DA7BCE">
        <w:t>. When it starts up again it will show the standard DAP display as long as there is connection to the NavVision AMCS. As soon as this connection is lost, the DAP will fall back to the BNWAS HMI</w:t>
      </w:r>
      <w:r w:rsidR="002F2998">
        <w:t xml:space="preserve"> (see </w:t>
      </w:r>
      <w:r w:rsidR="002F2998">
        <w:fldChar w:fldCharType="begin"/>
      </w:r>
      <w:r w:rsidR="002F2998">
        <w:instrText xml:space="preserve"> REF _Ref393455485 \h </w:instrText>
      </w:r>
      <w:r w:rsidR="002F2998">
        <w:fldChar w:fldCharType="separate"/>
      </w:r>
      <w:r w:rsidR="008A4807">
        <w:t xml:space="preserve">Figure </w:t>
      </w:r>
      <w:r w:rsidR="008A4807">
        <w:rPr>
          <w:noProof/>
        </w:rPr>
        <w:t>3</w:t>
      </w:r>
      <w:r w:rsidR="008A4807">
        <w:noBreakHyphen/>
      </w:r>
      <w:r w:rsidR="008A4807">
        <w:rPr>
          <w:noProof/>
        </w:rPr>
        <w:t>1</w:t>
      </w:r>
      <w:r w:rsidR="002F2998">
        <w:fldChar w:fldCharType="end"/>
      </w:r>
      <w:r w:rsidR="002F2998">
        <w:t>)</w:t>
      </w:r>
      <w:r w:rsidR="00DA7BCE">
        <w:t>.</w:t>
      </w:r>
    </w:p>
    <w:p w:rsidR="007A5381" w:rsidRPr="00EE610F" w:rsidRDefault="007A5381" w:rsidP="00EE610F"/>
    <w:p w:rsidR="003A651F" w:rsidRDefault="00160DEE" w:rsidP="00160DEE">
      <w:pPr>
        <w:pStyle w:val="Kop2"/>
      </w:pPr>
      <w:bookmarkStart w:id="174" w:name="_Toc393892861"/>
      <w:r>
        <w:t>Wago I/O system 750</w:t>
      </w:r>
      <w:bookmarkEnd w:id="174"/>
    </w:p>
    <w:p w:rsidR="00160DEE" w:rsidRDefault="00160DEE" w:rsidP="00160DEE">
      <w:pPr>
        <w:pStyle w:val="Kop3"/>
      </w:pPr>
      <w:bookmarkStart w:id="175" w:name="_Toc393892862"/>
      <w:r>
        <w:t>Specification</w:t>
      </w:r>
      <w:bookmarkEnd w:id="175"/>
    </w:p>
    <w:p w:rsidR="006D69A5" w:rsidRPr="00C62526" w:rsidRDefault="006D69A5" w:rsidP="006D69A5">
      <w:pPr>
        <w:widowControl w:val="0"/>
        <w:spacing w:line="244" w:lineRule="exact"/>
        <w:rPr>
          <w:rFonts w:ascii="Times New Roman" w:hAnsi="Times New Roman"/>
          <w:sz w:val="24"/>
          <w:szCs w:val="24"/>
        </w:rPr>
      </w:pPr>
      <w:bookmarkStart w:id="176" w:name="OLE_LINK1"/>
      <w:bookmarkStart w:id="177" w:name="OLE_LINK2"/>
      <w:bookmarkStart w:id="178" w:name="OLE_LINK3"/>
    </w:p>
    <w:p w:rsidR="006D69A5" w:rsidRPr="00C62526" w:rsidRDefault="006D69A5" w:rsidP="006D69A5">
      <w:pPr>
        <w:pStyle w:val="Kop4"/>
        <w:rPr>
          <w:rFonts w:ascii="Times New Roman" w:hAnsi="Times New Roman" w:cs="Times New Roman"/>
        </w:rPr>
      </w:pPr>
      <w:bookmarkStart w:id="179" w:name="_Toc393892863"/>
      <w:r w:rsidRPr="00C62526">
        <w:t>Procedure</w:t>
      </w:r>
      <w:bookmarkEnd w:id="179"/>
    </w:p>
    <w:p w:rsidR="006D69A5" w:rsidRPr="00C62526" w:rsidRDefault="006D69A5" w:rsidP="006D69A5">
      <w:pPr>
        <w:widowControl w:val="0"/>
        <w:spacing w:line="3" w:lineRule="exact"/>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Wherever possible, the components are to be stored in their original packaging. Likewise, the original packaging provides optimal protection during transport.</w:t>
      </w:r>
    </w:p>
    <w:p w:rsidR="006D69A5" w:rsidRPr="00C62526" w:rsidRDefault="006D69A5" w:rsidP="00A30C47">
      <w:pPr>
        <w:rPr>
          <w:rFonts w:ascii="Times New Roman" w:hAnsi="Times New Roman"/>
          <w:sz w:val="24"/>
          <w:szCs w:val="24"/>
        </w:rPr>
      </w:pPr>
      <w:r w:rsidRPr="00C62526">
        <w:t>When assembling or repacking the components, the contacts must not be soiled or damaged. The components must be stored and transported in appropriate containers/packaging. Thereby, the ESD (Electrostatic Discharge) information is to be regarded.</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Statically shielded transport bags with metal coatings are to be used for the transport of open components for which soiling with amine, amide and silicone has been ruled out, e.g. 3M 1900E.</w:t>
      </w:r>
    </w:p>
    <w:p w:rsidR="006D69A5" w:rsidRDefault="006D69A5" w:rsidP="006D69A5">
      <w:pPr>
        <w:widowControl w:val="0"/>
        <w:spacing w:line="186" w:lineRule="exact"/>
        <w:rPr>
          <w:rFonts w:ascii="Times New Roman" w:hAnsi="Times New Roman"/>
          <w:sz w:val="24"/>
          <w:szCs w:val="24"/>
        </w:rPr>
      </w:pPr>
    </w:p>
    <w:p w:rsidR="00A30C47" w:rsidRDefault="00A30C47" w:rsidP="006D69A5">
      <w:pPr>
        <w:widowControl w:val="0"/>
        <w:spacing w:line="186" w:lineRule="exact"/>
        <w:rPr>
          <w:rFonts w:ascii="Times New Roman" w:hAnsi="Times New Roman"/>
          <w:sz w:val="24"/>
          <w:szCs w:val="24"/>
        </w:rPr>
      </w:pPr>
    </w:p>
    <w:p w:rsidR="00A30C47" w:rsidRDefault="00A30C47" w:rsidP="006D69A5">
      <w:pPr>
        <w:widowControl w:val="0"/>
        <w:spacing w:line="186" w:lineRule="exact"/>
        <w:rPr>
          <w:rFonts w:ascii="Times New Roman" w:hAnsi="Times New Roman"/>
          <w:sz w:val="24"/>
          <w:szCs w:val="24"/>
        </w:rPr>
      </w:pPr>
    </w:p>
    <w:p w:rsidR="00A30C47" w:rsidRDefault="00A30C47" w:rsidP="006D69A5">
      <w:pPr>
        <w:widowControl w:val="0"/>
        <w:spacing w:line="186" w:lineRule="exact"/>
        <w:rPr>
          <w:rFonts w:ascii="Times New Roman" w:hAnsi="Times New Roman"/>
          <w:sz w:val="24"/>
          <w:szCs w:val="24"/>
        </w:rPr>
      </w:pPr>
    </w:p>
    <w:p w:rsidR="00A30C47" w:rsidRDefault="00A30C47" w:rsidP="006D69A5">
      <w:pPr>
        <w:widowControl w:val="0"/>
        <w:spacing w:line="186" w:lineRule="exact"/>
        <w:rPr>
          <w:rFonts w:ascii="Times New Roman" w:hAnsi="Times New Roman"/>
          <w:sz w:val="24"/>
          <w:szCs w:val="24"/>
        </w:rPr>
      </w:pPr>
    </w:p>
    <w:p w:rsidR="00A30C47" w:rsidRDefault="00A30C47" w:rsidP="006D69A5">
      <w:pPr>
        <w:widowControl w:val="0"/>
        <w:spacing w:line="186" w:lineRule="exact"/>
        <w:rPr>
          <w:rFonts w:ascii="Times New Roman" w:hAnsi="Times New Roman"/>
          <w:sz w:val="24"/>
          <w:szCs w:val="24"/>
        </w:rPr>
      </w:pPr>
    </w:p>
    <w:p w:rsidR="00A30C47" w:rsidRDefault="00A30C47" w:rsidP="006D69A5">
      <w:pPr>
        <w:widowControl w:val="0"/>
        <w:spacing w:line="186" w:lineRule="exact"/>
        <w:rPr>
          <w:rFonts w:ascii="Times New Roman" w:hAnsi="Times New Roman"/>
          <w:sz w:val="24"/>
          <w:szCs w:val="24"/>
        </w:rPr>
      </w:pPr>
    </w:p>
    <w:p w:rsidR="00A30C47" w:rsidRPr="00C62526" w:rsidRDefault="00A30C47" w:rsidP="006D69A5">
      <w:pPr>
        <w:widowControl w:val="0"/>
        <w:spacing w:line="186" w:lineRule="exact"/>
        <w:rPr>
          <w:rFonts w:ascii="Times New Roman" w:hAnsi="Times New Roman"/>
          <w:sz w:val="24"/>
          <w:szCs w:val="24"/>
        </w:rPr>
      </w:pPr>
    </w:p>
    <w:p w:rsidR="006D69A5" w:rsidRPr="00C62526" w:rsidRDefault="006D69A5" w:rsidP="00A30C47">
      <w:pPr>
        <w:pStyle w:val="Kop4"/>
        <w:rPr>
          <w:rFonts w:ascii="Times New Roman" w:hAnsi="Times New Roman" w:cs="Times New Roman"/>
        </w:rPr>
      </w:pPr>
      <w:bookmarkStart w:id="180" w:name="_Toc393892864"/>
      <w:r w:rsidRPr="00C62526">
        <w:t>Manufacturing number</w:t>
      </w:r>
      <w:bookmarkEnd w:id="180"/>
    </w:p>
    <w:p w:rsidR="006D69A5" w:rsidRPr="00C62526" w:rsidRDefault="006D69A5" w:rsidP="006D69A5">
      <w:pPr>
        <w:widowControl w:val="0"/>
        <w:spacing w:line="3" w:lineRule="exact"/>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The manufacturing number indicates the delivery status directly after production. This number is part of the lateral marking on the component.</w:t>
      </w:r>
    </w:p>
    <w:p w:rsidR="006D69A5" w:rsidRPr="00C62526" w:rsidRDefault="006D69A5" w:rsidP="00A30C47">
      <w:pPr>
        <w:rPr>
          <w:rFonts w:ascii="Times New Roman" w:hAnsi="Times New Roman"/>
          <w:sz w:val="24"/>
          <w:szCs w:val="24"/>
        </w:rPr>
      </w:pPr>
      <w:r w:rsidRPr="00C62526">
        <w:rPr>
          <w:sz w:val="21"/>
          <w:szCs w:val="21"/>
        </w:rPr>
        <w:t>In addition, starting from calendar week 43/2000 the manufacturing number is also printed on the cover of the configuration and programming interface of the field bus coupler or controller.</w:t>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91008" behindDoc="1" locked="0" layoutInCell="0" allowOverlap="1" wp14:anchorId="26095DAD" wp14:editId="505B6D98">
            <wp:simplePos x="0" y="0"/>
            <wp:positionH relativeFrom="column">
              <wp:posOffset>0</wp:posOffset>
            </wp:positionH>
            <wp:positionV relativeFrom="paragraph">
              <wp:posOffset>-635</wp:posOffset>
            </wp:positionV>
            <wp:extent cx="5428615" cy="3610610"/>
            <wp:effectExtent l="0" t="0" r="635" b="889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8615" cy="3610610"/>
                    </a:xfrm>
                    <a:prstGeom prst="rect">
                      <a:avLst/>
                    </a:prstGeom>
                    <a:noFill/>
                  </pic:spPr>
                </pic:pic>
              </a:graphicData>
            </a:graphic>
            <wp14:sizeRelH relativeFrom="page">
              <wp14:pctWidth>0</wp14:pctWidth>
            </wp14:sizeRelH>
            <wp14:sizeRelV relativeFrom="page">
              <wp14:pctHeight>0</wp14:pctHeight>
            </wp14:sizeRelV>
          </wp:anchor>
        </w:drawing>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365"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362" w:lineRule="exact"/>
        <w:rPr>
          <w:rFonts w:ascii="Times New Roman" w:hAnsi="Times New Roman"/>
          <w:sz w:val="24"/>
          <w:szCs w:val="24"/>
        </w:rPr>
      </w:pPr>
    </w:p>
    <w:p w:rsidR="006D69A5" w:rsidRDefault="006D69A5" w:rsidP="006D69A5">
      <w:pPr>
        <w:widowControl w:val="0"/>
        <w:rPr>
          <w:rFonts w:ascii="Times New Roman" w:hAnsi="Times New Roman"/>
          <w:sz w:val="24"/>
          <w:szCs w:val="24"/>
        </w:rPr>
      </w:pPr>
    </w:p>
    <w:p w:rsidR="006D69A5" w:rsidRDefault="006D69A5" w:rsidP="006D69A5">
      <w:pPr>
        <w:widowControl w:val="0"/>
        <w:rPr>
          <w:rFonts w:ascii="Times New Roman" w:hAnsi="Times New Roman"/>
          <w:sz w:val="24"/>
          <w:szCs w:val="24"/>
        </w:rPr>
      </w:pPr>
    </w:p>
    <w:p w:rsidR="006D69A5" w:rsidRPr="00C62526" w:rsidRDefault="00A30C47" w:rsidP="00A30C47">
      <w:pPr>
        <w:pStyle w:val="Onderschrift"/>
        <w:rPr>
          <w:rFonts w:ascii="Times New Roman" w:hAnsi="Times New Roman" w:cs="Times New Roman"/>
          <w:sz w:val="24"/>
          <w:szCs w:val="24"/>
          <w:lang w:val="en-GB"/>
        </w:rPr>
      </w:pPr>
      <w:bookmarkStart w:id="181" w:name="_Toc393892942"/>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11</w:t>
      </w:r>
      <w:r w:rsidR="00215670">
        <w:fldChar w:fldCharType="end"/>
      </w:r>
      <w:r w:rsidR="006D69A5" w:rsidRPr="00C62526">
        <w:rPr>
          <w:bCs/>
          <w:color w:val="000000"/>
          <w:szCs w:val="18"/>
          <w:lang w:val="en-GB"/>
        </w:rPr>
        <w:t>: Manufacturing number</w:t>
      </w:r>
      <w:bookmarkEnd w:id="181"/>
    </w:p>
    <w:p w:rsidR="006D69A5" w:rsidRPr="00A30C47" w:rsidRDefault="006D69A5" w:rsidP="00A30C47">
      <w:pPr>
        <w:pStyle w:val="Onderschrift"/>
        <w:sectPr w:rsidR="006D69A5" w:rsidRPr="00A30C47">
          <w:headerReference w:type="default" r:id="rId28"/>
          <w:footerReference w:type="default" r:id="rId29"/>
          <w:pgSz w:w="11900" w:h="16840"/>
          <w:pgMar w:top="1440" w:right="1180" w:bottom="553" w:left="1060" w:header="708" w:footer="708" w:gutter="0"/>
          <w:cols w:space="708" w:equalWidth="0">
            <w:col w:w="9660"/>
          </w:cols>
          <w:noEndnote/>
        </w:sectPr>
      </w:pPr>
    </w:p>
    <w:p w:rsidR="006D69A5" w:rsidRPr="00C62526" w:rsidRDefault="006D69A5" w:rsidP="006D69A5">
      <w:pPr>
        <w:widowControl w:val="0"/>
        <w:spacing w:line="200" w:lineRule="exact"/>
        <w:rPr>
          <w:rFonts w:ascii="Times New Roman" w:hAnsi="Times New Roman"/>
          <w:sz w:val="24"/>
          <w:szCs w:val="24"/>
        </w:rPr>
      </w:pPr>
      <w:bookmarkStart w:id="182" w:name="page12"/>
      <w:bookmarkEnd w:id="182"/>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A30C47">
      <w:pPr>
        <w:pStyle w:val="Kop4"/>
        <w:rPr>
          <w:rFonts w:ascii="Times New Roman" w:hAnsi="Times New Roman" w:cs="Times New Roman"/>
        </w:rPr>
      </w:pPr>
      <w:bookmarkStart w:id="183" w:name="_Toc393892865"/>
      <w:r w:rsidRPr="00C62526">
        <w:t>General description</w:t>
      </w:r>
      <w:bookmarkEnd w:id="183"/>
    </w:p>
    <w:p w:rsidR="006D69A5" w:rsidRPr="00C62526" w:rsidRDefault="006D69A5" w:rsidP="006D69A5">
      <w:pPr>
        <w:widowControl w:val="0"/>
        <w:spacing w:line="3" w:lineRule="exact"/>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The WAGO I/O system is a modular, field bus independent I/O system.</w:t>
      </w:r>
    </w:p>
    <w:p w:rsidR="006D69A5" w:rsidRPr="00C62526" w:rsidRDefault="006D69A5" w:rsidP="00A30C47">
      <w:pPr>
        <w:rPr>
          <w:rFonts w:ascii="Times New Roman" w:hAnsi="Times New Roman"/>
          <w:sz w:val="24"/>
          <w:szCs w:val="24"/>
        </w:rPr>
      </w:pPr>
      <w:r w:rsidRPr="00C62526">
        <w:t>It is comprised of a field bus coupler/controller (1) and connected field bus modules (2) for any type of signal. Together, these make up the field bus node. The end module (3) completes the node.</w:t>
      </w:r>
    </w:p>
    <w:p w:rsidR="006D69A5" w:rsidRPr="00C62526"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20352" behindDoc="1" locked="0" layoutInCell="0" allowOverlap="1" wp14:anchorId="5E883F73" wp14:editId="2BF719D0">
            <wp:simplePos x="0" y="0"/>
            <wp:positionH relativeFrom="column">
              <wp:posOffset>266700</wp:posOffset>
            </wp:positionH>
            <wp:positionV relativeFrom="paragraph">
              <wp:posOffset>161925</wp:posOffset>
            </wp:positionV>
            <wp:extent cx="4105910" cy="1816100"/>
            <wp:effectExtent l="0" t="0" r="889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5910" cy="1816100"/>
                    </a:xfrm>
                    <a:prstGeom prst="rect">
                      <a:avLst/>
                    </a:prstGeom>
                    <a:noFill/>
                  </pic:spPr>
                </pic:pic>
              </a:graphicData>
            </a:graphic>
            <wp14:sizeRelH relativeFrom="page">
              <wp14:pctWidth>0</wp14:pctWidth>
            </wp14:sizeRelH>
            <wp14:sizeRelV relativeFrom="page">
              <wp14:pctHeight>0</wp14:pctHeight>
            </wp14:sizeRelV>
          </wp:anchor>
        </w:drawing>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81" w:lineRule="exact"/>
        <w:rPr>
          <w:rFonts w:ascii="Times New Roman" w:hAnsi="Times New Roman"/>
          <w:sz w:val="24"/>
          <w:szCs w:val="24"/>
        </w:rPr>
      </w:pPr>
    </w:p>
    <w:p w:rsidR="006D69A5" w:rsidRPr="00C62526" w:rsidRDefault="006D69A5" w:rsidP="006D69A5">
      <w:pPr>
        <w:widowControl w:val="0"/>
        <w:tabs>
          <w:tab w:val="left" w:pos="3780"/>
          <w:tab w:val="left" w:pos="6380"/>
        </w:tabs>
        <w:ind w:left="1160"/>
        <w:rPr>
          <w:rFonts w:ascii="Times New Roman" w:hAnsi="Times New Roman"/>
          <w:sz w:val="24"/>
          <w:szCs w:val="24"/>
        </w:rPr>
      </w:pPr>
      <w:r w:rsidRPr="00C62526">
        <w:rPr>
          <w:rFonts w:cs="Arial"/>
          <w:color w:val="000000"/>
        </w:rPr>
        <w:t>1</w:t>
      </w:r>
      <w:r w:rsidRPr="00C62526">
        <w:rPr>
          <w:rFonts w:ascii="Times New Roman" w:hAnsi="Times New Roman"/>
          <w:sz w:val="24"/>
          <w:szCs w:val="24"/>
        </w:rPr>
        <w:tab/>
      </w:r>
      <w:r w:rsidRPr="00C62526">
        <w:rPr>
          <w:rFonts w:cs="Arial"/>
          <w:color w:val="000000"/>
        </w:rPr>
        <w:t>2</w:t>
      </w:r>
      <w:r w:rsidRPr="00C62526">
        <w:rPr>
          <w:rFonts w:ascii="Times New Roman" w:hAnsi="Times New Roman"/>
          <w:sz w:val="24"/>
          <w:szCs w:val="24"/>
        </w:rPr>
        <w:tab/>
      </w:r>
      <w:r w:rsidRPr="00C62526">
        <w:rPr>
          <w:rFonts w:cs="Arial"/>
          <w:color w:val="000000"/>
          <w:sz w:val="21"/>
          <w:szCs w:val="21"/>
        </w:rPr>
        <w:t>3</w:t>
      </w:r>
    </w:p>
    <w:p w:rsidR="006D69A5" w:rsidRPr="00C62526" w:rsidRDefault="00A30C47" w:rsidP="00A30C47">
      <w:pPr>
        <w:pStyle w:val="Onderschrift"/>
        <w:rPr>
          <w:rFonts w:ascii="Times New Roman" w:hAnsi="Times New Roman" w:cs="Times New Roman"/>
          <w:sz w:val="24"/>
          <w:szCs w:val="24"/>
          <w:lang w:val="en-GB"/>
        </w:rPr>
      </w:pPr>
      <w:bookmarkStart w:id="184" w:name="_Toc393892943"/>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12</w:t>
      </w:r>
      <w:r w:rsidR="00215670">
        <w:fldChar w:fldCharType="end"/>
      </w:r>
      <w:r>
        <w:t>:</w:t>
      </w:r>
      <w:r w:rsidRPr="00A30C47">
        <w:rPr>
          <w:bCs/>
          <w:color w:val="000000"/>
          <w:szCs w:val="18"/>
        </w:rPr>
        <w:t xml:space="preserve"> </w:t>
      </w:r>
      <w:r w:rsidRPr="00C62526">
        <w:rPr>
          <w:bCs/>
          <w:color w:val="000000"/>
          <w:szCs w:val="18"/>
          <w:lang w:val="en-GB"/>
        </w:rPr>
        <w:t>Field bus Independent I/O system</w:t>
      </w:r>
      <w:bookmarkEnd w:id="184"/>
    </w:p>
    <w:p w:rsidR="006D69A5" w:rsidRPr="00C62526" w:rsidRDefault="006D69A5" w:rsidP="006D69A5">
      <w:pPr>
        <w:widowControl w:val="0"/>
        <w:spacing w:line="224" w:lineRule="exact"/>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Couplers/controllers for field bus systems such as PROFIBUS, INTERBUS, ETHERNET TCP/IP, CAN (CAN open, Device Net, CAL), MODBUS, LON and others are available.</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The coupler/controller contains the field bus interface, electronics and a power supply terminal. The field bus interface forms the physical interface to the relevant field bus. The electronics process the data of the bus modules and make it available for the field bus communication. The 24 V system supply and the 24 V field supply are fed in via the integrated power supply terminal.</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The field bus coupler communicates via the relevant field bus. The programmable field bus controller (PFC) enables the implementation of additional PLC functions.</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 xml:space="preserve">Bus modules for diverse digital and </w:t>
      </w:r>
      <w:proofErr w:type="spellStart"/>
      <w:r w:rsidRPr="00C62526">
        <w:t>analog</w:t>
      </w:r>
      <w:proofErr w:type="spellEnd"/>
      <w:r w:rsidRPr="00C62526">
        <w:t xml:space="preserve"> I/O functions as well as special functions can be connected to the coupler/controller. The communication between the coupler/controller and the bus modules is carried out via an internal bus.</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 xml:space="preserve">The system has a clear port level with LEDs (see </w:t>
      </w:r>
      <w:hyperlink w:anchor="page32" w:history="1">
        <w:r w:rsidRPr="00C62526">
          <w:t xml:space="preserve"> 3.1.3)</w:t>
        </w:r>
      </w:hyperlink>
      <w:r w:rsidRPr="00C62526">
        <w:t xml:space="preserve"> for status indication, </w:t>
      </w:r>
      <w:proofErr w:type="spellStart"/>
      <w:r w:rsidRPr="00C62526">
        <w:t>insertable</w:t>
      </w:r>
      <w:proofErr w:type="spellEnd"/>
      <w:r w:rsidRPr="00C62526">
        <w:t xml:space="preserve"> mini WSB markers and </w:t>
      </w:r>
      <w:proofErr w:type="spellStart"/>
      <w:r w:rsidRPr="00C62526">
        <w:t>pullout</w:t>
      </w:r>
      <w:proofErr w:type="spellEnd"/>
      <w:r w:rsidRPr="00C62526">
        <w:t xml:space="preserve"> group marker carriers.</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The 3-wire technology supplemented by a ground wire connection allows for direct sensor/ actuator wiring.</w:t>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59" w:lineRule="exact"/>
        <w:rPr>
          <w:rFonts w:ascii="Times New Roman" w:hAnsi="Times New Roman"/>
          <w:sz w:val="24"/>
          <w:szCs w:val="24"/>
        </w:rPr>
      </w:pPr>
    </w:p>
    <w:p w:rsidR="006D69A5" w:rsidRPr="00C62526" w:rsidRDefault="006D69A5" w:rsidP="006D69A5">
      <w:pPr>
        <w:widowControl w:val="0"/>
        <w:rPr>
          <w:rFonts w:ascii="Times New Roman" w:hAnsi="Times New Roman"/>
          <w:sz w:val="24"/>
          <w:szCs w:val="24"/>
        </w:rPr>
        <w:sectPr w:rsidR="006D69A5" w:rsidRPr="00C62526">
          <w:pgSz w:w="11900" w:h="16840"/>
          <w:pgMar w:top="1440" w:right="1200" w:bottom="553" w:left="1060" w:header="708" w:footer="708" w:gutter="0"/>
          <w:cols w:space="708" w:equalWidth="0">
            <w:col w:w="9640"/>
          </w:cols>
          <w:noEndnote/>
        </w:sectPr>
      </w:pPr>
    </w:p>
    <w:p w:rsidR="006D69A5" w:rsidRPr="00C62526" w:rsidRDefault="006D69A5" w:rsidP="006D69A5">
      <w:pPr>
        <w:widowControl w:val="0"/>
        <w:spacing w:line="200" w:lineRule="exact"/>
        <w:rPr>
          <w:rFonts w:ascii="Times New Roman" w:hAnsi="Times New Roman"/>
          <w:sz w:val="24"/>
          <w:szCs w:val="24"/>
        </w:rPr>
      </w:pPr>
      <w:bookmarkStart w:id="185" w:name="page13"/>
      <w:bookmarkEnd w:id="185"/>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300" w:lineRule="exact"/>
        <w:rPr>
          <w:rFonts w:ascii="Times New Roman" w:hAnsi="Times New Roman"/>
          <w:sz w:val="24"/>
          <w:szCs w:val="24"/>
        </w:rPr>
      </w:pPr>
    </w:p>
    <w:p w:rsidR="006D69A5" w:rsidRPr="00C62526" w:rsidRDefault="006D69A5" w:rsidP="00A30C47">
      <w:pPr>
        <w:pStyle w:val="Kop4"/>
        <w:rPr>
          <w:rFonts w:ascii="Times New Roman" w:hAnsi="Times New Roman" w:cs="Times New Roman"/>
        </w:rPr>
      </w:pPr>
      <w:bookmarkStart w:id="186" w:name="_Toc393892866"/>
      <w:r w:rsidRPr="00C62526">
        <w:t>Dimensions</w:t>
      </w:r>
      <w:bookmarkEnd w:id="186"/>
    </w:p>
    <w:p w:rsidR="006D69A5" w:rsidRPr="00C62526"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23424" behindDoc="1" locked="0" layoutInCell="0" allowOverlap="1" wp14:anchorId="41A5FDC7" wp14:editId="1805A47F">
            <wp:simplePos x="0" y="0"/>
            <wp:positionH relativeFrom="column">
              <wp:posOffset>227330</wp:posOffset>
            </wp:positionH>
            <wp:positionV relativeFrom="paragraph">
              <wp:posOffset>172720</wp:posOffset>
            </wp:positionV>
            <wp:extent cx="4505960" cy="5372735"/>
            <wp:effectExtent l="0" t="0" r="889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5960" cy="5372735"/>
                    </a:xfrm>
                    <a:prstGeom prst="rect">
                      <a:avLst/>
                    </a:prstGeom>
                    <a:noFill/>
                  </pic:spPr>
                </pic:pic>
              </a:graphicData>
            </a:graphic>
            <wp14:sizeRelH relativeFrom="page">
              <wp14:pctWidth>0</wp14:pctWidth>
            </wp14:sizeRelH>
            <wp14:sizeRelV relativeFrom="page">
              <wp14:pctHeight>0</wp14:pctHeight>
            </wp14:sizeRelV>
          </wp:anchor>
        </w:drawing>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92" w:lineRule="exact"/>
        <w:rPr>
          <w:rFonts w:ascii="Times New Roman" w:hAnsi="Times New Roman"/>
          <w:sz w:val="24"/>
          <w:szCs w:val="24"/>
        </w:rPr>
      </w:pPr>
    </w:p>
    <w:p w:rsidR="006D69A5" w:rsidRPr="00C62526" w:rsidRDefault="00A30C47" w:rsidP="00A30C47">
      <w:pPr>
        <w:pStyle w:val="Onderschrift"/>
        <w:rPr>
          <w:rFonts w:ascii="Times New Roman" w:hAnsi="Times New Roman" w:cs="Times New Roman"/>
          <w:sz w:val="24"/>
          <w:szCs w:val="24"/>
          <w:lang w:val="en-GB"/>
        </w:rPr>
      </w:pPr>
      <w:bookmarkStart w:id="187" w:name="_Toc393892944"/>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13</w:t>
      </w:r>
      <w:r w:rsidR="00215670">
        <w:fldChar w:fldCharType="end"/>
      </w:r>
      <w:r w:rsidR="006D69A5" w:rsidRPr="00C62526">
        <w:rPr>
          <w:bCs/>
          <w:color w:val="000000"/>
          <w:szCs w:val="18"/>
          <w:lang w:val="en-GB"/>
        </w:rPr>
        <w:t>: Dimensions</w:t>
      </w:r>
      <w:bookmarkEnd w:id="187"/>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A30C47">
      <w:pPr>
        <w:pStyle w:val="Kop4"/>
        <w:rPr>
          <w:rFonts w:ascii="Times New Roman" w:hAnsi="Times New Roman" w:cs="Times New Roman"/>
          <w:szCs w:val="24"/>
        </w:rPr>
      </w:pPr>
      <w:bookmarkStart w:id="188" w:name="page14"/>
      <w:bookmarkStart w:id="189" w:name="_Toc393892867"/>
      <w:bookmarkEnd w:id="188"/>
      <w:r w:rsidRPr="00C62526">
        <w:t>Installation position</w:t>
      </w:r>
      <w:bookmarkEnd w:id="189"/>
    </w:p>
    <w:p w:rsidR="006D69A5" w:rsidRPr="00C62526" w:rsidRDefault="006D69A5" w:rsidP="006D69A5">
      <w:pPr>
        <w:widowControl w:val="0"/>
        <w:spacing w:line="1" w:lineRule="exact"/>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Along with horizontal and vertical installation, all other installation positions are allowed.</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NOTE</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In the case of vertical assembly, an end stop has to be mounted as an additional safeguard against slipping.</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WAGO item 249-116 End stop for DIN 35 rail, 6 mm wide</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WAGO item 249-117 End stop for DIN 35 rail, 10 mm wide.</w:t>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93" w:lineRule="exact"/>
        <w:rPr>
          <w:rFonts w:ascii="Times New Roman" w:hAnsi="Times New Roman"/>
          <w:sz w:val="24"/>
          <w:szCs w:val="24"/>
        </w:rPr>
      </w:pPr>
    </w:p>
    <w:p w:rsidR="006D69A5" w:rsidRPr="00C62526" w:rsidRDefault="006D69A5" w:rsidP="00A30C47">
      <w:pPr>
        <w:pStyle w:val="Kop4"/>
        <w:rPr>
          <w:rFonts w:ascii="Times New Roman" w:hAnsi="Times New Roman" w:cs="Times New Roman"/>
          <w:szCs w:val="24"/>
        </w:rPr>
      </w:pPr>
      <w:bookmarkStart w:id="190" w:name="_Toc393892868"/>
      <w:r w:rsidRPr="00C62526">
        <w:t>Total expansion</w:t>
      </w:r>
      <w:bookmarkEnd w:id="190"/>
    </w:p>
    <w:p w:rsidR="006D69A5" w:rsidRPr="00C62526" w:rsidRDefault="006D69A5" w:rsidP="006D69A5">
      <w:pPr>
        <w:widowControl w:val="0"/>
        <w:spacing w:line="1" w:lineRule="exact"/>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The length of the module assembly (including one end module of 12 mm width) that can be connected to the coupler/controller is 780 mm. When assembled, the I/O modules have a maximum length of 768 mm.</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rPr>
          <w:b/>
          <w:bCs/>
        </w:rPr>
        <w:t>Examples:</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rPr>
          <w:sz w:val="21"/>
          <w:szCs w:val="21"/>
        </w:rPr>
        <w:t xml:space="preserve">64 I/O modules of 12 mm width can be connected to one coupler/controller 32 I/O modules of 24 mm width can be connected to one coupler/controller. </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rPr>
          <w:b/>
          <w:bCs/>
        </w:rPr>
        <w:t>Exception:</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 xml:space="preserve">The number of connected I/O modules also depends on which type of coupler/ controller is used. For example, the maximum number of I/O modules that can be connected to a </w:t>
      </w:r>
      <w:proofErr w:type="spellStart"/>
      <w:r w:rsidRPr="00C62526">
        <w:t>Profibus</w:t>
      </w:r>
      <w:proofErr w:type="spellEnd"/>
      <w:r w:rsidRPr="00C62526">
        <w:t xml:space="preserve"> coupler/controller is 63 without end module.</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The maximum total expansion of a node is calculated as follows:</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rPr>
          <w:b/>
          <w:bCs/>
        </w:rPr>
        <w:t>WARNING</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rPr>
          <w:b/>
          <w:bCs/>
        </w:rPr>
        <w:t xml:space="preserve">The maximum total length of a node without coupler/controller must not exceed 780 mm. Furthermore, restrictions made on certain types of couplers/controllers must be observed (e.g. for </w:t>
      </w:r>
      <w:proofErr w:type="spellStart"/>
      <w:r w:rsidRPr="00C62526">
        <w:rPr>
          <w:b/>
          <w:bCs/>
        </w:rPr>
        <w:t>Profibus</w:t>
      </w:r>
      <w:proofErr w:type="spellEnd"/>
      <w:r w:rsidRPr="00C62526">
        <w:rPr>
          <w:b/>
          <w:bCs/>
        </w:rPr>
        <w:t>).</w:t>
      </w:r>
    </w:p>
    <w:p w:rsidR="006D69A5" w:rsidRPr="00C62526" w:rsidRDefault="006D69A5" w:rsidP="00A30C47">
      <w:pPr>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23" w:lineRule="exact"/>
        <w:rPr>
          <w:rFonts w:ascii="Times New Roman" w:hAnsi="Times New Roman"/>
          <w:sz w:val="24"/>
          <w:szCs w:val="24"/>
        </w:rPr>
      </w:pPr>
    </w:p>
    <w:p w:rsidR="006D69A5" w:rsidRPr="00C62526" w:rsidRDefault="006D69A5" w:rsidP="00A30C47">
      <w:pPr>
        <w:pStyle w:val="Kop4"/>
        <w:rPr>
          <w:rFonts w:ascii="Times New Roman" w:hAnsi="Times New Roman" w:cs="Times New Roman"/>
        </w:rPr>
      </w:pPr>
      <w:bookmarkStart w:id="191" w:name="page15"/>
      <w:bookmarkStart w:id="192" w:name="_Toc393892869"/>
      <w:bookmarkEnd w:id="191"/>
      <w:r w:rsidRPr="00C62526">
        <w:t>Assembly onto a carrier rail</w:t>
      </w:r>
      <w:bookmarkEnd w:id="192"/>
    </w:p>
    <w:p w:rsidR="006D69A5" w:rsidRPr="00C62526" w:rsidRDefault="006D69A5" w:rsidP="006D69A5">
      <w:pPr>
        <w:widowControl w:val="0"/>
        <w:spacing w:line="3" w:lineRule="exact"/>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All system components can be snapped directly onto a carrier rail in accordance with the European standard EN 50022 (DIN 35).</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rPr>
          <w:i/>
          <w:iCs/>
        </w:rPr>
        <w:t>NOTE</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rPr>
          <w:i/>
          <w:iCs/>
        </w:rPr>
        <w:t>Carrier rails have different mechanical and electrical properties. For the optimal system setup on a carrier rail, certain guidelines must be observed:</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 xml:space="preserve">The material must be non-corrosive </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 xml:space="preserve">Most components have a contact to the carrier rail to ground electromagnetic disturbances. In order to avoid corrosion, this tin-plated carrier rail contact must not form a galvanic cell with the material of the carrier rail, which generates a differential voltage above 0.5 V (saline solution of 0.3% at 20°C) </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 xml:space="preserve">The carrier rail must optimally support the EMC measures integrated into the system and the shielding of the bus module connections </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rPr>
          <w:sz w:val="21"/>
          <w:szCs w:val="21"/>
        </w:rPr>
        <w:t xml:space="preserve">A sufficiently stable carrier rail should be selected and, if necessary, several mounting points (every 20 cm) should be used in order to prevent bending and twisting (torsion). </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 xml:space="preserve">The geometry of the carrier rail must not be altered in order to secure the safe hold of the components. In particular, when shortening or mounting the carrier rail, it must not be crushed or bent </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 xml:space="preserve">The base of the I/O components extends into the profile of the carrier rail. For carrier rails with a height of 7.5 mm, mounting points are to be riveted under the node in the carrier rail (slotted head captive screws or blind rivets). </w:t>
      </w:r>
    </w:p>
    <w:p w:rsidR="006D69A5" w:rsidRPr="00C62526" w:rsidRDefault="006D69A5" w:rsidP="006D69A5">
      <w:pPr>
        <w:widowControl w:val="0"/>
        <w:spacing w:line="186" w:lineRule="exact"/>
        <w:rPr>
          <w:rFonts w:ascii="Times New Roman" w:hAnsi="Times New Roman"/>
          <w:sz w:val="24"/>
          <w:szCs w:val="24"/>
        </w:rPr>
      </w:pPr>
    </w:p>
    <w:p w:rsidR="006D69A5" w:rsidRDefault="006D69A5" w:rsidP="00A30C47">
      <w:pPr>
        <w:pStyle w:val="Kop4"/>
      </w:pPr>
      <w:bookmarkStart w:id="193" w:name="_Toc393892870"/>
      <w:r>
        <w:t>Spacing</w:t>
      </w:r>
      <w:bookmarkEnd w:id="193"/>
      <w:r>
        <w:t xml:space="preserve"> </w:t>
      </w:r>
    </w:p>
    <w:p w:rsidR="006D69A5" w:rsidRDefault="006D69A5" w:rsidP="006D69A5">
      <w:pPr>
        <w:widowControl w:val="0"/>
        <w:spacing w:line="3" w:lineRule="exact"/>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The spacing between adjacent components, cable conduits, casing and frame sides must be maintained for the complete field bus node.</w:t>
      </w:r>
    </w:p>
    <w:p w:rsidR="006D69A5" w:rsidRPr="00C62526" w:rsidRDefault="006D69A5" w:rsidP="00A30C47">
      <w:pPr>
        <w:rPr>
          <w:rFonts w:ascii="Times New Roman" w:hAnsi="Times New Roman"/>
          <w:sz w:val="24"/>
          <w:szCs w:val="24"/>
        </w:rPr>
      </w:pPr>
      <w:r w:rsidRPr="00C62526">
        <w:t>The spacing creates room for heat transfer, installation or wiring. The spacing to cable conduits also prevents conducted electromagnetic interferences from influencing the operation.</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A30C47"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94080" behindDoc="1" locked="0" layoutInCell="0" allowOverlap="1" wp14:anchorId="2B845083" wp14:editId="0E118A29">
            <wp:simplePos x="0" y="0"/>
            <wp:positionH relativeFrom="column">
              <wp:posOffset>0</wp:posOffset>
            </wp:positionH>
            <wp:positionV relativeFrom="paragraph">
              <wp:posOffset>-635</wp:posOffset>
            </wp:positionV>
            <wp:extent cx="3416935" cy="2162810"/>
            <wp:effectExtent l="0" t="0" r="0"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6935" cy="2162810"/>
                    </a:xfrm>
                    <a:prstGeom prst="rect">
                      <a:avLst/>
                    </a:prstGeom>
                    <a:noFill/>
                  </pic:spPr>
                </pic:pic>
              </a:graphicData>
            </a:graphic>
            <wp14:sizeRelH relativeFrom="page">
              <wp14:pctWidth>0</wp14:pctWidth>
            </wp14:sizeRelH>
            <wp14:sizeRelV relativeFrom="page">
              <wp14:pctHeight>0</wp14:pctHeight>
            </wp14:sizeRelV>
          </wp:anchor>
        </w:drawing>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308"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A30C47" w:rsidRDefault="00A30C47" w:rsidP="006D69A5">
      <w:pPr>
        <w:widowControl w:val="0"/>
        <w:spacing w:line="200" w:lineRule="exact"/>
        <w:rPr>
          <w:rFonts w:ascii="Times New Roman" w:hAnsi="Times New Roman"/>
          <w:sz w:val="24"/>
          <w:szCs w:val="24"/>
        </w:rPr>
      </w:pPr>
    </w:p>
    <w:p w:rsidR="00A30C47" w:rsidRDefault="00A30C47" w:rsidP="006D69A5">
      <w:pPr>
        <w:widowControl w:val="0"/>
        <w:spacing w:line="200" w:lineRule="exact"/>
        <w:rPr>
          <w:rFonts w:ascii="Times New Roman" w:hAnsi="Times New Roman"/>
          <w:sz w:val="24"/>
          <w:szCs w:val="24"/>
        </w:rPr>
      </w:pPr>
    </w:p>
    <w:p w:rsidR="00A30C47" w:rsidRDefault="00A30C47" w:rsidP="006D69A5">
      <w:pPr>
        <w:widowControl w:val="0"/>
        <w:spacing w:line="200" w:lineRule="exact"/>
        <w:rPr>
          <w:rFonts w:ascii="Times New Roman" w:hAnsi="Times New Roman"/>
          <w:sz w:val="24"/>
          <w:szCs w:val="24"/>
        </w:rPr>
      </w:pPr>
    </w:p>
    <w:p w:rsidR="00A30C47" w:rsidRDefault="00A30C47" w:rsidP="006D69A5">
      <w:pPr>
        <w:widowControl w:val="0"/>
        <w:spacing w:line="200" w:lineRule="exact"/>
        <w:rPr>
          <w:rFonts w:ascii="Times New Roman" w:hAnsi="Times New Roman"/>
          <w:sz w:val="24"/>
          <w:szCs w:val="24"/>
        </w:rPr>
      </w:pPr>
    </w:p>
    <w:p w:rsidR="00A30C47" w:rsidRDefault="00A30C47" w:rsidP="006D69A5">
      <w:pPr>
        <w:widowControl w:val="0"/>
        <w:spacing w:line="200" w:lineRule="exact"/>
        <w:rPr>
          <w:rFonts w:ascii="Times New Roman" w:hAnsi="Times New Roman"/>
          <w:sz w:val="24"/>
          <w:szCs w:val="24"/>
        </w:rPr>
      </w:pPr>
    </w:p>
    <w:p w:rsidR="00A30C47" w:rsidRDefault="00A30C47" w:rsidP="006D69A5">
      <w:pPr>
        <w:widowControl w:val="0"/>
        <w:spacing w:line="200" w:lineRule="exact"/>
        <w:rPr>
          <w:rFonts w:ascii="Times New Roman" w:hAnsi="Times New Roman"/>
          <w:sz w:val="24"/>
          <w:szCs w:val="24"/>
        </w:rPr>
      </w:pPr>
    </w:p>
    <w:p w:rsidR="00A30C47" w:rsidRDefault="00A30C47" w:rsidP="006D69A5">
      <w:pPr>
        <w:widowControl w:val="0"/>
        <w:spacing w:line="200" w:lineRule="exact"/>
        <w:rPr>
          <w:rFonts w:ascii="Times New Roman" w:hAnsi="Times New Roman"/>
          <w:sz w:val="24"/>
          <w:szCs w:val="24"/>
        </w:rPr>
      </w:pPr>
    </w:p>
    <w:p w:rsidR="00A30C47" w:rsidRDefault="00A30C47" w:rsidP="006D69A5">
      <w:pPr>
        <w:widowControl w:val="0"/>
        <w:spacing w:line="200" w:lineRule="exact"/>
        <w:rPr>
          <w:rFonts w:ascii="Times New Roman" w:hAnsi="Times New Roman"/>
          <w:sz w:val="24"/>
          <w:szCs w:val="24"/>
        </w:rPr>
      </w:pPr>
    </w:p>
    <w:p w:rsidR="00A30C47" w:rsidRDefault="00A30C47" w:rsidP="006D69A5">
      <w:pPr>
        <w:widowControl w:val="0"/>
        <w:spacing w:line="200" w:lineRule="exact"/>
        <w:rPr>
          <w:rFonts w:ascii="Times New Roman" w:hAnsi="Times New Roman"/>
          <w:sz w:val="24"/>
          <w:szCs w:val="24"/>
        </w:rPr>
      </w:pPr>
    </w:p>
    <w:p w:rsidR="00A30C47" w:rsidRDefault="00A30C47" w:rsidP="006D69A5">
      <w:pPr>
        <w:widowControl w:val="0"/>
        <w:spacing w:line="200" w:lineRule="exact"/>
        <w:rPr>
          <w:rFonts w:ascii="Times New Roman" w:hAnsi="Times New Roman"/>
          <w:sz w:val="24"/>
          <w:szCs w:val="24"/>
        </w:rPr>
      </w:pPr>
    </w:p>
    <w:p w:rsidR="00A30C47" w:rsidRDefault="00A30C47" w:rsidP="006D69A5">
      <w:pPr>
        <w:widowControl w:val="0"/>
        <w:spacing w:line="200" w:lineRule="exact"/>
        <w:rPr>
          <w:rFonts w:ascii="Times New Roman" w:hAnsi="Times New Roman"/>
          <w:sz w:val="24"/>
          <w:szCs w:val="24"/>
        </w:rPr>
      </w:pPr>
    </w:p>
    <w:p w:rsidR="00A30C47" w:rsidRPr="00C62526" w:rsidRDefault="00A30C47" w:rsidP="00A30C47">
      <w:pPr>
        <w:pStyle w:val="Onderschrift"/>
        <w:rPr>
          <w:rFonts w:ascii="Times New Roman" w:hAnsi="Times New Roman" w:cs="Times New Roman"/>
          <w:sz w:val="24"/>
          <w:szCs w:val="24"/>
          <w:lang w:val="en-GB"/>
        </w:rPr>
      </w:pPr>
      <w:bookmarkStart w:id="194" w:name="_Toc393892945"/>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14</w:t>
      </w:r>
      <w:r w:rsidR="00215670">
        <w:fldChar w:fldCharType="end"/>
      </w:r>
      <w:r w:rsidRPr="00C62526">
        <w:rPr>
          <w:bCs/>
          <w:color w:val="000000"/>
          <w:szCs w:val="18"/>
          <w:lang w:val="en-GB"/>
        </w:rPr>
        <w:t>: Spacing</w:t>
      </w:r>
      <w:bookmarkEnd w:id="194"/>
    </w:p>
    <w:p w:rsidR="006D69A5" w:rsidRPr="00C62526" w:rsidRDefault="006D69A5" w:rsidP="00A30C47">
      <w:pPr>
        <w:pStyle w:val="Kop4"/>
        <w:rPr>
          <w:rFonts w:ascii="Times New Roman" w:hAnsi="Times New Roman" w:cs="Times New Roman"/>
        </w:rPr>
      </w:pPr>
      <w:bookmarkStart w:id="195" w:name="page16"/>
      <w:bookmarkStart w:id="196" w:name="_Toc393892871"/>
      <w:bookmarkEnd w:id="195"/>
      <w:r w:rsidRPr="00C62526">
        <w:t>Installation and removal of the components</w:t>
      </w:r>
      <w:bookmarkEnd w:id="196"/>
    </w:p>
    <w:p w:rsidR="006D69A5" w:rsidRPr="00C62526" w:rsidRDefault="006D69A5" w:rsidP="006D69A5">
      <w:pPr>
        <w:widowControl w:val="0"/>
        <w:spacing w:line="256" w:lineRule="exact"/>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WARNING</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Before working on the components, turn off the voltage supply.</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 xml:space="preserve">In order to safeguard the coupler/controller from jamming, it should be fixed onto the carrier rail with the locking disc to do so, push on the upper groove of the locking disc using a screwdriver. To pull out the field bus coupler/controller, release the locking disc by pressing on the bottom groove with a screwdriver and then pulling the orange </w:t>
      </w:r>
      <w:proofErr w:type="spellStart"/>
      <w:r w:rsidRPr="00C62526">
        <w:t>colored</w:t>
      </w:r>
      <w:proofErr w:type="spellEnd"/>
      <w:r w:rsidRPr="00C62526">
        <w:t xml:space="preserve"> unlocking lug.</w:t>
      </w:r>
    </w:p>
    <w:p w:rsidR="006D69A5" w:rsidRPr="00C62526" w:rsidRDefault="006D69A5" w:rsidP="006D69A5">
      <w:pPr>
        <w:widowControl w:val="0"/>
        <w:spacing w:line="328" w:lineRule="exact"/>
        <w:rPr>
          <w:rFonts w:ascii="Times New Roman" w:hAnsi="Times New Roman"/>
          <w:sz w:val="24"/>
          <w:szCs w:val="24"/>
        </w:rPr>
      </w:pPr>
    </w:p>
    <w:p w:rsidR="006D69A5" w:rsidRPr="00C62526" w:rsidRDefault="006D69A5" w:rsidP="006D69A5">
      <w:pPr>
        <w:widowControl w:val="0"/>
        <w:spacing w:line="219" w:lineRule="exact"/>
        <w:rPr>
          <w:rFonts w:ascii="Times New Roman" w:hAnsi="Times New Roman"/>
          <w:sz w:val="24"/>
          <w:szCs w:val="24"/>
        </w:rPr>
      </w:pPr>
    </w:p>
    <w:tbl>
      <w:tblPr>
        <w:tblW w:w="0" w:type="auto"/>
        <w:tblInd w:w="840" w:type="dxa"/>
        <w:tblLayout w:type="fixed"/>
        <w:tblCellMar>
          <w:left w:w="0" w:type="dxa"/>
          <w:right w:w="0" w:type="dxa"/>
        </w:tblCellMar>
        <w:tblLook w:val="0000" w:firstRow="0" w:lastRow="0" w:firstColumn="0" w:lastColumn="0" w:noHBand="0" w:noVBand="0"/>
      </w:tblPr>
      <w:tblGrid>
        <w:gridCol w:w="360"/>
        <w:gridCol w:w="3820"/>
        <w:gridCol w:w="2580"/>
        <w:gridCol w:w="20"/>
      </w:tblGrid>
      <w:tr w:rsidR="006D69A5" w:rsidTr="00A30C47">
        <w:trPr>
          <w:trHeight w:val="290"/>
        </w:trPr>
        <w:tc>
          <w:tcPr>
            <w:tcW w:w="360" w:type="dxa"/>
            <w:vMerge w:val="restart"/>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Fix</w:t>
            </w:r>
          </w:p>
        </w:tc>
        <w:tc>
          <w:tcPr>
            <w:tcW w:w="3820" w:type="dxa"/>
            <w:tcBorders>
              <w:top w:val="nil"/>
              <w:left w:val="nil"/>
              <w:bottom w:val="nil"/>
              <w:right w:val="nil"/>
            </w:tcBorders>
            <w:vAlign w:val="bottom"/>
          </w:tcPr>
          <w:p w:rsidR="006D69A5" w:rsidRDefault="006D69A5" w:rsidP="00A30C47">
            <w:pPr>
              <w:widowControl w:val="0"/>
              <w:ind w:left="1180"/>
              <w:rPr>
                <w:rFonts w:ascii="Times New Roman" w:hAnsi="Times New Roman"/>
                <w:sz w:val="24"/>
                <w:szCs w:val="24"/>
              </w:rPr>
            </w:pPr>
            <w:r>
              <w:rPr>
                <w:rFonts w:cs="Arial"/>
              </w:rPr>
              <w:t>Locking disc</w:t>
            </w:r>
          </w:p>
        </w:tc>
        <w:tc>
          <w:tcPr>
            <w:tcW w:w="2580" w:type="dxa"/>
            <w:tcBorders>
              <w:top w:val="nil"/>
              <w:left w:val="nil"/>
              <w:bottom w:val="nil"/>
              <w:right w:val="nil"/>
            </w:tcBorders>
            <w:vAlign w:val="bottom"/>
          </w:tcPr>
          <w:p w:rsidR="006D69A5" w:rsidRDefault="006D69A5" w:rsidP="00A30C47">
            <w:pPr>
              <w:widowControl w:val="0"/>
              <w:ind w:left="1420"/>
              <w:rPr>
                <w:rFonts w:ascii="Times New Roman" w:hAnsi="Times New Roman"/>
                <w:sz w:val="24"/>
                <w:szCs w:val="24"/>
              </w:rPr>
            </w:pPr>
            <w:r>
              <w:rPr>
                <w:rFonts w:cs="Arial"/>
                <w:w w:val="98"/>
              </w:rPr>
              <w:t xml:space="preserve">Release </w:t>
            </w:r>
            <w:r>
              <w:rPr>
                <w:rFonts w:cs="Arial"/>
                <w:color w:val="000000"/>
                <w:w w:val="98"/>
              </w:rPr>
              <w:t>lug</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181"/>
        </w:trPr>
        <w:tc>
          <w:tcPr>
            <w:tcW w:w="360" w:type="dxa"/>
            <w:vMerge/>
            <w:tcBorders>
              <w:top w:val="nil"/>
              <w:left w:val="nil"/>
              <w:bottom w:val="nil"/>
              <w:right w:val="nil"/>
            </w:tcBorders>
            <w:vAlign w:val="bottom"/>
          </w:tcPr>
          <w:p w:rsidR="006D69A5" w:rsidRDefault="006D69A5" w:rsidP="00A30C47">
            <w:pPr>
              <w:widowControl w:val="0"/>
              <w:rPr>
                <w:rFonts w:ascii="Times New Roman" w:hAnsi="Times New Roman"/>
                <w:sz w:val="15"/>
                <w:szCs w:val="15"/>
              </w:rPr>
            </w:pPr>
          </w:p>
        </w:tc>
        <w:tc>
          <w:tcPr>
            <w:tcW w:w="3820" w:type="dxa"/>
            <w:tcBorders>
              <w:top w:val="nil"/>
              <w:left w:val="nil"/>
              <w:bottom w:val="nil"/>
              <w:right w:val="nil"/>
            </w:tcBorders>
            <w:vAlign w:val="bottom"/>
          </w:tcPr>
          <w:p w:rsidR="006D69A5" w:rsidRDefault="006D69A5" w:rsidP="00A30C47">
            <w:pPr>
              <w:widowControl w:val="0"/>
              <w:rPr>
                <w:rFonts w:ascii="Times New Roman" w:hAnsi="Times New Roman"/>
                <w:sz w:val="15"/>
                <w:szCs w:val="15"/>
              </w:rPr>
            </w:pPr>
          </w:p>
        </w:tc>
        <w:tc>
          <w:tcPr>
            <w:tcW w:w="2580" w:type="dxa"/>
            <w:tcBorders>
              <w:top w:val="nil"/>
              <w:left w:val="nil"/>
              <w:bottom w:val="nil"/>
              <w:right w:val="nil"/>
            </w:tcBorders>
            <w:vAlign w:val="bottom"/>
          </w:tcPr>
          <w:p w:rsidR="006D69A5" w:rsidRDefault="006D69A5" w:rsidP="00A30C47">
            <w:pPr>
              <w:widowControl w:val="0"/>
              <w:rPr>
                <w:rFonts w:ascii="Times New Roman" w:hAnsi="Times New Roman"/>
                <w:sz w:val="15"/>
                <w:szCs w:val="15"/>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360"/>
        </w:trPr>
        <w:tc>
          <w:tcPr>
            <w:tcW w:w="36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p>
        </w:tc>
        <w:tc>
          <w:tcPr>
            <w:tcW w:w="3820" w:type="dxa"/>
            <w:tcBorders>
              <w:top w:val="nil"/>
              <w:left w:val="nil"/>
              <w:bottom w:val="nil"/>
              <w:right w:val="nil"/>
            </w:tcBorders>
            <w:vAlign w:val="bottom"/>
          </w:tcPr>
          <w:p w:rsidR="006D69A5" w:rsidRDefault="006D69A5" w:rsidP="00A30C47">
            <w:pPr>
              <w:widowControl w:val="0"/>
              <w:ind w:left="80"/>
              <w:rPr>
                <w:rFonts w:ascii="Times New Roman" w:hAnsi="Times New Roman"/>
                <w:sz w:val="24"/>
                <w:szCs w:val="24"/>
              </w:rPr>
            </w:pPr>
            <w:r>
              <w:rPr>
                <w:rFonts w:cs="Arial"/>
              </w:rPr>
              <w:t>Loosen</w:t>
            </w:r>
          </w:p>
        </w:tc>
        <w:tc>
          <w:tcPr>
            <w:tcW w:w="258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bl>
    <w:p w:rsidR="006D69A5"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26496" behindDoc="1" locked="0" layoutInCell="0" allowOverlap="1" wp14:anchorId="51EDEED5" wp14:editId="2FF0341A">
            <wp:simplePos x="0" y="0"/>
            <wp:positionH relativeFrom="column">
              <wp:posOffset>227330</wp:posOffset>
            </wp:positionH>
            <wp:positionV relativeFrom="paragraph">
              <wp:posOffset>-471170</wp:posOffset>
            </wp:positionV>
            <wp:extent cx="4334510" cy="2256790"/>
            <wp:effectExtent l="0" t="0" r="889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4510" cy="225679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A30C47">
      <w:pPr>
        <w:pStyle w:val="Onderschrift"/>
      </w:pPr>
    </w:p>
    <w:p w:rsidR="00A30C47" w:rsidRPr="00C62526" w:rsidRDefault="00A30C47" w:rsidP="00A30C47">
      <w:pPr>
        <w:pStyle w:val="Onderschrift"/>
        <w:rPr>
          <w:rFonts w:cs="Times New Roman"/>
          <w:lang w:val="en-GB"/>
        </w:rPr>
      </w:pPr>
      <w:bookmarkStart w:id="197" w:name="_Toc393892946"/>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15</w:t>
      </w:r>
      <w:r w:rsidR="00215670">
        <w:fldChar w:fldCharType="end"/>
      </w:r>
      <w:r w:rsidRPr="00C62526">
        <w:rPr>
          <w:bCs/>
          <w:color w:val="000000"/>
          <w:szCs w:val="18"/>
          <w:lang w:val="en-GB"/>
        </w:rPr>
        <w:t>: Coupler/controller and unlocking lug</w:t>
      </w:r>
      <w:bookmarkEnd w:id="197"/>
    </w:p>
    <w:p w:rsidR="00A30C47" w:rsidRPr="00C62526" w:rsidRDefault="00A30C47" w:rsidP="00A30C47">
      <w:pPr>
        <w:widowControl w:val="0"/>
        <w:spacing w:line="200" w:lineRule="exact"/>
        <w:rPr>
          <w:rFonts w:ascii="Times New Roman" w:hAnsi="Times New Roman"/>
          <w:sz w:val="24"/>
          <w:szCs w:val="24"/>
        </w:rPr>
      </w:pPr>
    </w:p>
    <w:p w:rsidR="006D69A5" w:rsidRDefault="006D69A5" w:rsidP="00A30C47">
      <w:r w:rsidRPr="00C62526">
        <w:t>It is also possible to release an individual I/O module from the unit by pulling an unlocking lug.</w:t>
      </w:r>
    </w:p>
    <w:p w:rsidR="00A30C47" w:rsidRDefault="00A30C47" w:rsidP="00A30C47"/>
    <w:p w:rsidR="00A30C47" w:rsidRDefault="00A30C47" w:rsidP="00A30C47"/>
    <w:p w:rsidR="00A30C47" w:rsidRDefault="00A30C47" w:rsidP="00A30C47"/>
    <w:p w:rsidR="00A30C47" w:rsidRPr="00C62526" w:rsidRDefault="00A30C47" w:rsidP="00A30C47">
      <w:pPr>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A30C47"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97152" behindDoc="1" locked="0" layoutInCell="0" allowOverlap="1" wp14:anchorId="2D0B914E" wp14:editId="2FD2183B">
            <wp:simplePos x="0" y="0"/>
            <wp:positionH relativeFrom="column">
              <wp:posOffset>0</wp:posOffset>
            </wp:positionH>
            <wp:positionV relativeFrom="paragraph">
              <wp:posOffset>0</wp:posOffset>
            </wp:positionV>
            <wp:extent cx="2440940" cy="17208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0940" cy="1720850"/>
                    </a:xfrm>
                    <a:prstGeom prst="rect">
                      <a:avLst/>
                    </a:prstGeom>
                    <a:noFill/>
                  </pic:spPr>
                </pic:pic>
              </a:graphicData>
            </a:graphic>
            <wp14:sizeRelH relativeFrom="page">
              <wp14:pctWidth>0</wp14:pctWidth>
            </wp14:sizeRelH>
            <wp14:sizeRelV relativeFrom="page">
              <wp14:pctHeight>0</wp14:pctHeight>
            </wp14:sizeRelV>
          </wp:anchor>
        </w:drawing>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323" w:lineRule="exact"/>
        <w:rPr>
          <w:rFonts w:ascii="Times New Roman" w:hAnsi="Times New Roman"/>
          <w:sz w:val="24"/>
          <w:szCs w:val="24"/>
        </w:rPr>
      </w:pPr>
    </w:p>
    <w:p w:rsidR="006D69A5" w:rsidRPr="00C62526" w:rsidRDefault="00A30C47" w:rsidP="00A30C47">
      <w:pPr>
        <w:pStyle w:val="Onderschrift"/>
        <w:rPr>
          <w:rFonts w:ascii="Times New Roman" w:hAnsi="Times New Roman" w:cs="Times New Roman"/>
          <w:sz w:val="24"/>
          <w:szCs w:val="24"/>
          <w:lang w:val="en-GB"/>
        </w:rPr>
      </w:pPr>
      <w:bookmarkStart w:id="198" w:name="_Toc393892947"/>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16</w:t>
      </w:r>
      <w:r w:rsidR="00215670">
        <w:fldChar w:fldCharType="end"/>
      </w:r>
      <w:r w:rsidR="006D69A5" w:rsidRPr="00C62526">
        <w:rPr>
          <w:bCs/>
          <w:color w:val="000000"/>
          <w:szCs w:val="18"/>
          <w:lang w:val="en-GB"/>
        </w:rPr>
        <w:t>: Removing of bus terminal</w:t>
      </w:r>
      <w:bookmarkEnd w:id="198"/>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A30C47">
      <w:pPr>
        <w:pStyle w:val="Kop4"/>
        <w:rPr>
          <w:rFonts w:ascii="Times New Roman" w:hAnsi="Times New Roman" w:cs="Times New Roman"/>
        </w:rPr>
      </w:pPr>
      <w:bookmarkStart w:id="199" w:name="page17"/>
      <w:bookmarkStart w:id="200" w:name="_Toc393892872"/>
      <w:bookmarkEnd w:id="199"/>
      <w:r w:rsidRPr="00C62526">
        <w:t>Assembly sequence</w:t>
      </w:r>
      <w:bookmarkEnd w:id="200"/>
    </w:p>
    <w:p w:rsidR="006D69A5" w:rsidRPr="00C62526" w:rsidRDefault="006D69A5" w:rsidP="00A30C47"/>
    <w:p w:rsidR="006D69A5" w:rsidRPr="00C62526" w:rsidRDefault="006D69A5" w:rsidP="00A30C47">
      <w:r w:rsidRPr="00C62526">
        <w:rPr>
          <w:rFonts w:cs="Arial"/>
          <w:b/>
          <w:bCs/>
          <w:color w:val="000000"/>
        </w:rPr>
        <w:t>WARNING</w:t>
      </w:r>
    </w:p>
    <w:p w:rsidR="006D69A5" w:rsidRPr="00C62526" w:rsidRDefault="006D69A5" w:rsidP="00A30C47"/>
    <w:p w:rsidR="006D69A5" w:rsidRPr="00C62526" w:rsidRDefault="006D69A5" w:rsidP="00A30C47">
      <w:r w:rsidRPr="00C62526">
        <w:rPr>
          <w:rFonts w:cs="Arial"/>
          <w:color w:val="000000"/>
        </w:rPr>
        <w:t xml:space="preserve">Never plug bus modules from the direction of the end terminal. A ground wire power contact, which is inserted into a terminal without contacts, e.g. a 4-channel digital input module, has a decreased air and </w:t>
      </w:r>
      <w:proofErr w:type="spellStart"/>
      <w:r w:rsidRPr="00C62526">
        <w:rPr>
          <w:rFonts w:cs="Arial"/>
          <w:color w:val="000000"/>
        </w:rPr>
        <w:t>creepage</w:t>
      </w:r>
      <w:proofErr w:type="spellEnd"/>
      <w:r w:rsidRPr="00C62526">
        <w:rPr>
          <w:rFonts w:cs="Arial"/>
          <w:color w:val="000000"/>
        </w:rPr>
        <w:t xml:space="preserve"> distance to the </w:t>
      </w:r>
      <w:proofErr w:type="spellStart"/>
      <w:r w:rsidRPr="00C62526">
        <w:rPr>
          <w:rFonts w:cs="Arial"/>
          <w:color w:val="000000"/>
        </w:rPr>
        <w:t>neighboring</w:t>
      </w:r>
      <w:proofErr w:type="spellEnd"/>
      <w:r w:rsidRPr="00C62526">
        <w:rPr>
          <w:rFonts w:cs="Arial"/>
          <w:color w:val="000000"/>
        </w:rPr>
        <w:t xml:space="preserve"> contact. </w:t>
      </w:r>
    </w:p>
    <w:p w:rsidR="006D69A5" w:rsidRPr="00C62526" w:rsidRDefault="006D69A5" w:rsidP="00A30C47"/>
    <w:p w:rsidR="006D69A5" w:rsidRPr="00C62526" w:rsidRDefault="006D69A5" w:rsidP="00A30C47">
      <w:r w:rsidRPr="00C62526">
        <w:rPr>
          <w:rFonts w:cs="Arial"/>
          <w:color w:val="000000"/>
        </w:rPr>
        <w:t xml:space="preserve">Always terminate the field bus node with an end module (750-600). </w:t>
      </w:r>
    </w:p>
    <w:p w:rsidR="006D69A5" w:rsidRPr="00C62526" w:rsidRDefault="006D69A5" w:rsidP="00A30C47"/>
    <w:p w:rsidR="006D69A5" w:rsidRPr="00C62526" w:rsidRDefault="006D69A5" w:rsidP="00A30C47">
      <w:r w:rsidRPr="00C62526">
        <w:rPr>
          <w:rFonts w:cs="Arial"/>
          <w:color w:val="000000"/>
        </w:rPr>
        <w:t>The reliable positioning and connection is made using a tongue and groove system. Due to the automatic locking, the individual components are securely seated on the rail after installing. Starting with the coupler/controller, the bus modules are assembled adjacent to each other according to the project planning. Errors in the planning of the node in terms of the potential groups (connection via the power contacts) are recognized, as the bus modules with power contacts (male contacts) cannot be linked to bus modules with fewer power contacts.</w:t>
      </w:r>
    </w:p>
    <w:p w:rsidR="006D69A5" w:rsidRPr="00C62526" w:rsidRDefault="006D69A5" w:rsidP="00A30C47"/>
    <w:p w:rsidR="006D69A5" w:rsidRPr="00C62526" w:rsidRDefault="006D69A5" w:rsidP="006D69A5">
      <w:pPr>
        <w:widowControl w:val="0"/>
        <w:spacing w:line="252" w:lineRule="exact"/>
        <w:rPr>
          <w:rFonts w:ascii="Times New Roman" w:hAnsi="Times New Roman"/>
          <w:sz w:val="24"/>
          <w:szCs w:val="24"/>
        </w:rPr>
      </w:pPr>
    </w:p>
    <w:p w:rsidR="006D69A5" w:rsidRPr="00C62526" w:rsidRDefault="006D69A5" w:rsidP="00A30C47">
      <w:pPr>
        <w:pStyle w:val="Kop4"/>
        <w:rPr>
          <w:rFonts w:ascii="Times New Roman" w:hAnsi="Times New Roman" w:cs="Times New Roman"/>
        </w:rPr>
      </w:pPr>
      <w:bookmarkStart w:id="201" w:name="_Toc393892873"/>
      <w:r w:rsidRPr="00C62526">
        <w:t>Internal bus / data contacts</w:t>
      </w:r>
      <w:bookmarkEnd w:id="201"/>
    </w:p>
    <w:p w:rsidR="006D69A5" w:rsidRPr="00C62526" w:rsidRDefault="006D69A5" w:rsidP="006D69A5">
      <w:pPr>
        <w:widowControl w:val="0"/>
        <w:spacing w:line="256" w:lineRule="exact"/>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WARNING</w:t>
      </w:r>
    </w:p>
    <w:p w:rsidR="006D69A5" w:rsidRPr="00C62526" w:rsidRDefault="006D69A5" w:rsidP="00A30C47">
      <w:pPr>
        <w:rPr>
          <w:rFonts w:ascii="Times New Roman" w:hAnsi="Times New Roman"/>
          <w:sz w:val="24"/>
          <w:szCs w:val="24"/>
        </w:rPr>
      </w:pPr>
    </w:p>
    <w:p w:rsidR="006D69A5" w:rsidRDefault="006D69A5" w:rsidP="00A30C47">
      <w:r w:rsidRPr="00C62526">
        <w:t>Do not touch the gold spring contacts on the I/O modules in order to avoid soiling or scratching.</w:t>
      </w:r>
    </w:p>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Pr="00C62526" w:rsidRDefault="00A30C47" w:rsidP="00A30C47">
      <w:pPr>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29568" behindDoc="1" locked="0" layoutInCell="0" allowOverlap="1" wp14:anchorId="29F8606F" wp14:editId="3898435D">
            <wp:simplePos x="0" y="0"/>
            <wp:positionH relativeFrom="column">
              <wp:posOffset>227330</wp:posOffset>
            </wp:positionH>
            <wp:positionV relativeFrom="paragraph">
              <wp:posOffset>106680</wp:posOffset>
            </wp:positionV>
            <wp:extent cx="2438400" cy="1743710"/>
            <wp:effectExtent l="0" t="0" r="0" b="889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1743710"/>
                    </a:xfrm>
                    <a:prstGeom prst="rect">
                      <a:avLst/>
                    </a:prstGeom>
                    <a:noFill/>
                  </pic:spPr>
                </pic:pic>
              </a:graphicData>
            </a:graphic>
            <wp14:sizeRelH relativeFrom="page">
              <wp14:pctWidth>0</wp14:pctWidth>
            </wp14:sizeRelH>
            <wp14:sizeRelV relativeFrom="page">
              <wp14:pctHeight>0</wp14:pctHeight>
            </wp14:sizeRelV>
          </wp:anchor>
        </w:drawing>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20" w:lineRule="exact"/>
        <w:rPr>
          <w:rFonts w:ascii="Times New Roman" w:hAnsi="Times New Roman"/>
          <w:sz w:val="24"/>
          <w:szCs w:val="24"/>
        </w:rPr>
      </w:pPr>
    </w:p>
    <w:p w:rsidR="006D69A5" w:rsidRPr="00C62526" w:rsidRDefault="00A30C47" w:rsidP="00A30C47">
      <w:pPr>
        <w:pStyle w:val="Onderschrift"/>
        <w:rPr>
          <w:rFonts w:ascii="Times New Roman" w:hAnsi="Times New Roman" w:cs="Times New Roman"/>
          <w:sz w:val="24"/>
          <w:szCs w:val="24"/>
          <w:lang w:val="en-GB"/>
        </w:rPr>
      </w:pPr>
      <w:bookmarkStart w:id="202" w:name="_Toc393892948"/>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17</w:t>
      </w:r>
      <w:r w:rsidR="00215670">
        <w:fldChar w:fldCharType="end"/>
      </w:r>
      <w:r w:rsidR="006D69A5" w:rsidRPr="00C62526">
        <w:rPr>
          <w:bCs/>
          <w:color w:val="000000"/>
          <w:szCs w:val="18"/>
          <w:lang w:val="en-GB"/>
        </w:rPr>
        <w:t>: Data contacts</w:t>
      </w:r>
      <w:bookmarkEnd w:id="202"/>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332" w:lineRule="exact"/>
        <w:rPr>
          <w:rFonts w:ascii="Times New Roman" w:hAnsi="Times New Roman"/>
          <w:sz w:val="24"/>
          <w:szCs w:val="24"/>
        </w:rPr>
      </w:pPr>
    </w:p>
    <w:p w:rsidR="006D69A5" w:rsidRPr="00C62526" w:rsidRDefault="006D69A5" w:rsidP="00A30C47">
      <w:pPr>
        <w:pStyle w:val="Kop4"/>
        <w:rPr>
          <w:rFonts w:ascii="Times New Roman" w:hAnsi="Times New Roman" w:cs="Times New Roman"/>
          <w:szCs w:val="24"/>
        </w:rPr>
      </w:pPr>
      <w:bookmarkStart w:id="203" w:name="_Toc393892874"/>
      <w:r w:rsidRPr="00C62526">
        <w:t>ESD (Electrostatic Discharge)</w:t>
      </w:r>
      <w:bookmarkEnd w:id="203"/>
    </w:p>
    <w:p w:rsidR="006D69A5" w:rsidRPr="00C62526" w:rsidRDefault="006D69A5" w:rsidP="006D69A5">
      <w:pPr>
        <w:widowControl w:val="0"/>
        <w:spacing w:line="252" w:lineRule="exact"/>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CAUTION</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The modules are equipped with electronic components that may be destroyed by electrostatic discharge. When handling the modules, ensure that the environment (persons, workplace and packing) is well grounded. Avoid touching conductive components, e.g. gold contacts.</w:t>
      </w:r>
    </w:p>
    <w:p w:rsidR="006D69A5" w:rsidRPr="00C62526" w:rsidRDefault="006D69A5" w:rsidP="006D69A5">
      <w:pPr>
        <w:widowControl w:val="0"/>
        <w:spacing w:line="260" w:lineRule="exact"/>
        <w:rPr>
          <w:rFonts w:ascii="Times New Roman" w:hAnsi="Times New Roman"/>
          <w:sz w:val="24"/>
          <w:szCs w:val="24"/>
        </w:rPr>
      </w:pPr>
      <w:bookmarkStart w:id="204" w:name="page18"/>
      <w:bookmarkEnd w:id="204"/>
    </w:p>
    <w:p w:rsidR="006D69A5" w:rsidRPr="00C62526" w:rsidRDefault="006D69A5" w:rsidP="00A30C47">
      <w:pPr>
        <w:pStyle w:val="Kop4"/>
        <w:rPr>
          <w:rFonts w:ascii="Times New Roman" w:hAnsi="Times New Roman" w:cs="Times New Roman"/>
        </w:rPr>
      </w:pPr>
      <w:bookmarkStart w:id="205" w:name="_Toc393892875"/>
      <w:r w:rsidRPr="00C62526">
        <w:t>Power contacts</w:t>
      </w:r>
      <w:bookmarkEnd w:id="205"/>
    </w:p>
    <w:p w:rsidR="006D69A5" w:rsidRPr="00C62526" w:rsidRDefault="006D69A5" w:rsidP="006D69A5">
      <w:pPr>
        <w:widowControl w:val="0"/>
        <w:spacing w:line="256" w:lineRule="exact"/>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CAUTION</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 xml:space="preserve">The power contacts are sharp-edged. Handle the module carefully to prevent injury. </w:t>
      </w:r>
    </w:p>
    <w:p w:rsidR="006D69A5" w:rsidRPr="00C62526" w:rsidRDefault="006D69A5" w:rsidP="00A30C47">
      <w:pPr>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 xml:space="preserve">Please take into consideration that some bus modules have no or only a few power jumper contacts. The design of some modules does not allow them to be physically assembled in rows, as the grooves for the male contacts are closed at the top. </w:t>
      </w:r>
    </w:p>
    <w:p w:rsidR="006D69A5" w:rsidRPr="00C62526" w:rsidRDefault="006D69A5" w:rsidP="00A30C47">
      <w:pPr>
        <w:rPr>
          <w:rFonts w:ascii="Times New Roman" w:hAnsi="Times New Roman"/>
          <w:sz w:val="24"/>
          <w:szCs w:val="24"/>
        </w:rPr>
      </w:pPr>
    </w:p>
    <w:p w:rsidR="006D69A5" w:rsidRDefault="006D69A5" w:rsidP="00A30C47">
      <w:r w:rsidRPr="00C62526">
        <w:t>Self-cleaning power contacts are situated on the side of the components, which further conduct the supply voltage for the field side. These contacts come as touch proof spring contacts on the right side of the coupler/controller and the bus module. As fitting counterparts the module has male contacts on the left side.</w:t>
      </w:r>
    </w:p>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Default="00A30C47" w:rsidP="00A30C47"/>
    <w:p w:rsidR="00A30C47" w:rsidRPr="00C62526" w:rsidRDefault="00A30C47" w:rsidP="00A30C47">
      <w:pPr>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32640" behindDoc="1" locked="0" layoutInCell="0" allowOverlap="1" wp14:anchorId="445D13BD" wp14:editId="41CB020B">
            <wp:simplePos x="0" y="0"/>
            <wp:positionH relativeFrom="column">
              <wp:posOffset>226695</wp:posOffset>
            </wp:positionH>
            <wp:positionV relativeFrom="paragraph">
              <wp:posOffset>141605</wp:posOffset>
            </wp:positionV>
            <wp:extent cx="2543810" cy="2543810"/>
            <wp:effectExtent l="0" t="0" r="8890" b="889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3810" cy="2543810"/>
                    </a:xfrm>
                    <a:prstGeom prst="rect">
                      <a:avLst/>
                    </a:prstGeom>
                    <a:noFill/>
                  </pic:spPr>
                </pic:pic>
              </a:graphicData>
            </a:graphic>
            <wp14:sizeRelH relativeFrom="page">
              <wp14:pctWidth>0</wp14:pctWidth>
            </wp14:sizeRelH>
            <wp14:sizeRelV relativeFrom="page">
              <wp14:pctHeight>0</wp14:pctHeight>
            </wp14:sizeRelV>
          </wp:anchor>
        </w:drawing>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11" w:lineRule="exact"/>
        <w:rPr>
          <w:rFonts w:ascii="Times New Roman" w:hAnsi="Times New Roman"/>
          <w:sz w:val="24"/>
          <w:szCs w:val="24"/>
        </w:rPr>
      </w:pPr>
    </w:p>
    <w:p w:rsidR="006D69A5" w:rsidRPr="00C62526" w:rsidRDefault="006D69A5" w:rsidP="006D69A5">
      <w:pPr>
        <w:widowControl w:val="0"/>
        <w:spacing w:line="273" w:lineRule="auto"/>
        <w:ind w:left="4360" w:right="2540"/>
        <w:rPr>
          <w:rFonts w:ascii="Times New Roman" w:hAnsi="Times New Roman"/>
          <w:sz w:val="24"/>
          <w:szCs w:val="24"/>
        </w:rPr>
      </w:pPr>
      <w:r w:rsidRPr="00C62526">
        <w:rPr>
          <w:rFonts w:cs="Arial"/>
        </w:rPr>
        <w:t>Spring contact in the slot for blade contact</w:t>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58" w:lineRule="exact"/>
        <w:rPr>
          <w:rFonts w:ascii="Times New Roman" w:hAnsi="Times New Roman"/>
          <w:sz w:val="24"/>
          <w:szCs w:val="24"/>
        </w:rPr>
      </w:pPr>
    </w:p>
    <w:p w:rsidR="006D69A5" w:rsidRDefault="006D69A5" w:rsidP="006D69A5">
      <w:pPr>
        <w:widowControl w:val="0"/>
        <w:ind w:left="4360"/>
        <w:rPr>
          <w:rFonts w:ascii="Times New Roman" w:hAnsi="Times New Roman"/>
          <w:sz w:val="24"/>
          <w:szCs w:val="24"/>
        </w:rPr>
      </w:pPr>
      <w:r>
        <w:rPr>
          <w:rFonts w:cs="Arial"/>
        </w:rPr>
        <w:t>Blade contact</w:t>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341" w:lineRule="exact"/>
        <w:rPr>
          <w:rFonts w:ascii="Times New Roman" w:hAnsi="Times New Roman"/>
          <w:sz w:val="24"/>
          <w:szCs w:val="24"/>
        </w:rPr>
      </w:pPr>
    </w:p>
    <w:p w:rsidR="006D69A5" w:rsidRPr="00C62526" w:rsidRDefault="006D69A5" w:rsidP="00A30C47">
      <w:pPr>
        <w:pStyle w:val="Kop4"/>
        <w:rPr>
          <w:rFonts w:ascii="Times New Roman" w:hAnsi="Times New Roman" w:cs="Times New Roman"/>
          <w:szCs w:val="24"/>
        </w:rPr>
      </w:pPr>
      <w:bookmarkStart w:id="206" w:name="page19"/>
      <w:bookmarkStart w:id="207" w:name="_Toc393892876"/>
      <w:bookmarkEnd w:id="206"/>
      <w:r w:rsidRPr="00C62526">
        <w:t>Wire connection</w:t>
      </w:r>
      <w:bookmarkEnd w:id="207"/>
    </w:p>
    <w:p w:rsidR="006D69A5" w:rsidRPr="00C62526" w:rsidRDefault="006D69A5" w:rsidP="006D69A5">
      <w:pPr>
        <w:widowControl w:val="0"/>
        <w:spacing w:line="165" w:lineRule="exact"/>
        <w:rPr>
          <w:rFonts w:ascii="Times New Roman" w:hAnsi="Times New Roman"/>
          <w:sz w:val="24"/>
          <w:szCs w:val="24"/>
        </w:rPr>
      </w:pPr>
    </w:p>
    <w:p w:rsidR="006D69A5" w:rsidRPr="00C62526" w:rsidRDefault="006D69A5" w:rsidP="00A30C47">
      <w:pPr>
        <w:rPr>
          <w:rFonts w:ascii="Times New Roman" w:hAnsi="Times New Roman"/>
          <w:sz w:val="24"/>
          <w:szCs w:val="24"/>
        </w:rPr>
      </w:pPr>
      <w:r w:rsidRPr="00C62526">
        <w:t>All components have CAGE CLAMP</w:t>
      </w:r>
      <w:r w:rsidRPr="00C62526">
        <w:rPr>
          <w:sz w:val="28"/>
          <w:szCs w:val="28"/>
          <w:vertAlign w:val="superscript"/>
        </w:rPr>
        <w:t>®</w:t>
      </w:r>
      <w:r w:rsidRPr="00C62526">
        <w:t xml:space="preserve"> connections.</w:t>
      </w:r>
    </w:p>
    <w:p w:rsidR="006D69A5" w:rsidRPr="00C62526" w:rsidRDefault="006D69A5" w:rsidP="00A30C47">
      <w:pPr>
        <w:rPr>
          <w:rFonts w:ascii="Times New Roman" w:hAnsi="Times New Roman"/>
          <w:sz w:val="24"/>
          <w:szCs w:val="24"/>
        </w:rPr>
      </w:pPr>
      <w:r w:rsidRPr="00C62526">
        <w:t>The WAGO CAGE CLAMP</w:t>
      </w:r>
      <w:r w:rsidRPr="00C62526">
        <w:rPr>
          <w:sz w:val="28"/>
          <w:szCs w:val="28"/>
          <w:vertAlign w:val="superscript"/>
        </w:rPr>
        <w:t>®</w:t>
      </w:r>
      <w:r w:rsidRPr="00C62526">
        <w:t xml:space="preserve"> connection is appropriate for solid, stranded and fine–stranded conductors. Each clamping unit accommodates one conductor.</w:t>
      </w:r>
    </w:p>
    <w:p w:rsidR="006D69A5" w:rsidRPr="00C62526" w:rsidRDefault="006D69A5" w:rsidP="006D69A5">
      <w:pPr>
        <w:widowControl w:val="0"/>
        <w:spacing w:line="309" w:lineRule="exact"/>
        <w:rPr>
          <w:rFonts w:ascii="Times New Roman" w:hAnsi="Times New Roman"/>
          <w:sz w:val="24"/>
          <w:szCs w:val="24"/>
        </w:rPr>
      </w:pPr>
    </w:p>
    <w:p w:rsidR="006D69A5" w:rsidRPr="00C62526" w:rsidRDefault="006D69A5" w:rsidP="006D69A5">
      <w:pPr>
        <w:widowControl w:val="0"/>
        <w:ind w:left="360"/>
        <w:rPr>
          <w:rFonts w:ascii="Times New Roman" w:hAnsi="Times New Roman"/>
          <w:sz w:val="24"/>
          <w:szCs w:val="24"/>
        </w:rPr>
      </w:pPr>
      <w:bookmarkStart w:id="208" w:name="OLE_LINK7"/>
      <w:r w:rsidRPr="00C62526">
        <w:rPr>
          <w:rFonts w:cs="Arial"/>
          <w:b/>
          <w:bCs/>
          <w:color w:val="000000"/>
          <w:sz w:val="18"/>
          <w:szCs w:val="18"/>
        </w:rPr>
        <w:t>Figure 2-7: CAGE CLAMP</w:t>
      </w:r>
      <w:r w:rsidRPr="00C62526">
        <w:rPr>
          <w:rFonts w:cs="Arial"/>
          <w:b/>
          <w:bCs/>
          <w:color w:val="000000"/>
          <w:sz w:val="24"/>
          <w:szCs w:val="24"/>
          <w:vertAlign w:val="superscript"/>
        </w:rPr>
        <w:t>®</w:t>
      </w:r>
      <w:r w:rsidRPr="00C62526">
        <w:rPr>
          <w:rFonts w:cs="Arial"/>
          <w:b/>
          <w:bCs/>
          <w:color w:val="000000"/>
          <w:sz w:val="18"/>
          <w:szCs w:val="18"/>
        </w:rPr>
        <w:t xml:space="preserve"> connection</w:t>
      </w:r>
    </w:p>
    <w:bookmarkEnd w:id="208"/>
    <w:p w:rsidR="006D69A5" w:rsidRPr="00C62526"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35712" behindDoc="1" locked="0" layoutInCell="0" allowOverlap="1" wp14:anchorId="241A254F" wp14:editId="1A15FBDA">
            <wp:simplePos x="0" y="0"/>
            <wp:positionH relativeFrom="column">
              <wp:posOffset>227330</wp:posOffset>
            </wp:positionH>
            <wp:positionV relativeFrom="paragraph">
              <wp:posOffset>136525</wp:posOffset>
            </wp:positionV>
            <wp:extent cx="2391410" cy="1724660"/>
            <wp:effectExtent l="0" t="0" r="8890" b="889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1410" cy="1724660"/>
                    </a:xfrm>
                    <a:prstGeom prst="rect">
                      <a:avLst/>
                    </a:prstGeom>
                    <a:noFill/>
                  </pic:spPr>
                </pic:pic>
              </a:graphicData>
            </a:graphic>
            <wp14:sizeRelH relativeFrom="page">
              <wp14:pctWidth>0</wp14:pctWidth>
            </wp14:sizeRelH>
            <wp14:sizeRelV relativeFrom="page">
              <wp14:pctHeight>0</wp14:pctHeight>
            </wp14:sizeRelV>
          </wp:anchor>
        </w:drawing>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9C6E94" w:rsidRDefault="009C6E94" w:rsidP="006D69A5">
      <w:pPr>
        <w:widowControl w:val="0"/>
        <w:spacing w:line="200" w:lineRule="exact"/>
        <w:rPr>
          <w:rFonts w:ascii="Times New Roman" w:hAnsi="Times New Roman"/>
          <w:sz w:val="24"/>
          <w:szCs w:val="24"/>
        </w:rPr>
      </w:pPr>
    </w:p>
    <w:p w:rsidR="009C6E94" w:rsidRDefault="009C6E94" w:rsidP="006D69A5">
      <w:pPr>
        <w:widowControl w:val="0"/>
        <w:spacing w:line="200" w:lineRule="exact"/>
        <w:rPr>
          <w:rFonts w:ascii="Times New Roman" w:hAnsi="Times New Roman"/>
          <w:sz w:val="24"/>
          <w:szCs w:val="24"/>
        </w:rPr>
      </w:pPr>
    </w:p>
    <w:p w:rsidR="009C6E94" w:rsidRPr="00C62526" w:rsidRDefault="009C6E94" w:rsidP="009C6E94">
      <w:pPr>
        <w:pStyle w:val="Onderschrift"/>
        <w:rPr>
          <w:rFonts w:ascii="Times New Roman" w:hAnsi="Times New Roman"/>
          <w:sz w:val="24"/>
          <w:szCs w:val="24"/>
        </w:rPr>
      </w:pPr>
      <w:bookmarkStart w:id="209" w:name="_Toc393892949"/>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18</w:t>
      </w:r>
      <w:r w:rsidR="00215670">
        <w:fldChar w:fldCharType="end"/>
      </w:r>
      <w:r w:rsidRPr="00C62526">
        <w:rPr>
          <w:bCs/>
          <w:color w:val="000000"/>
          <w:szCs w:val="18"/>
        </w:rPr>
        <w:t>: CAGE CLAMP</w:t>
      </w:r>
      <w:r w:rsidRPr="00C62526">
        <w:rPr>
          <w:bCs/>
          <w:color w:val="000000"/>
          <w:sz w:val="24"/>
          <w:szCs w:val="24"/>
          <w:vertAlign w:val="superscript"/>
        </w:rPr>
        <w:t>®</w:t>
      </w:r>
      <w:r w:rsidRPr="00C62526">
        <w:rPr>
          <w:bCs/>
          <w:color w:val="000000"/>
          <w:szCs w:val="18"/>
        </w:rPr>
        <w:t xml:space="preserve"> connection</w:t>
      </w:r>
      <w:bookmarkEnd w:id="209"/>
    </w:p>
    <w:p w:rsidR="009C6E94" w:rsidRPr="00C62526" w:rsidRDefault="009C6E94" w:rsidP="006D69A5">
      <w:pPr>
        <w:widowControl w:val="0"/>
        <w:spacing w:line="200" w:lineRule="exact"/>
        <w:rPr>
          <w:rFonts w:ascii="Times New Roman" w:hAnsi="Times New Roman"/>
          <w:sz w:val="24"/>
          <w:szCs w:val="24"/>
        </w:rPr>
      </w:pPr>
    </w:p>
    <w:p w:rsidR="006D69A5" w:rsidRPr="00C62526" w:rsidRDefault="006D69A5" w:rsidP="006D69A5">
      <w:pPr>
        <w:widowControl w:val="0"/>
        <w:spacing w:line="368" w:lineRule="exact"/>
        <w:rPr>
          <w:rFonts w:ascii="Times New Roman" w:hAnsi="Times New Roman"/>
          <w:sz w:val="24"/>
          <w:szCs w:val="24"/>
        </w:rPr>
      </w:pPr>
    </w:p>
    <w:p w:rsidR="006D69A5" w:rsidRPr="00C62526" w:rsidRDefault="006D69A5" w:rsidP="009C6E94">
      <w:pPr>
        <w:rPr>
          <w:rFonts w:ascii="Times New Roman" w:hAnsi="Times New Roman"/>
          <w:sz w:val="24"/>
          <w:szCs w:val="24"/>
        </w:rPr>
      </w:pPr>
      <w:r w:rsidRPr="00C62526">
        <w:t>The operating tool is inserted into the opening above the connection. This opens the CAGE CLAMP</w:t>
      </w:r>
      <w:r w:rsidRPr="00C62526">
        <w:rPr>
          <w:sz w:val="28"/>
          <w:szCs w:val="28"/>
          <w:vertAlign w:val="superscript"/>
        </w:rPr>
        <w:t>®</w:t>
      </w:r>
      <w:r w:rsidRPr="00C62526">
        <w:t>. Subsequently the conductor can be inserted into the opening. After removing the operating tool, the conductor is safely clamped.</w:t>
      </w:r>
    </w:p>
    <w:p w:rsidR="006D69A5" w:rsidRPr="00C62526" w:rsidRDefault="006D69A5" w:rsidP="009C6E94">
      <w:pPr>
        <w:rPr>
          <w:rFonts w:ascii="Times New Roman" w:hAnsi="Times New Roman"/>
          <w:sz w:val="24"/>
          <w:szCs w:val="24"/>
        </w:rPr>
      </w:pPr>
    </w:p>
    <w:p w:rsidR="009C6E94" w:rsidRDefault="006D69A5" w:rsidP="009C6E94">
      <w:r w:rsidRPr="00C62526">
        <w:t xml:space="preserve">More than one conductor per connection is not permissible. If several conductors have to be made at one connection point, then they should be made away from the connection point using WAGO </w:t>
      </w:r>
    </w:p>
    <w:p w:rsidR="009C6E94" w:rsidRDefault="009C6E94" w:rsidP="009C6E94"/>
    <w:p w:rsidR="009C6E94" w:rsidRDefault="009C6E94" w:rsidP="009C6E94"/>
    <w:p w:rsidR="006D69A5" w:rsidRPr="00C62526" w:rsidRDefault="006D69A5" w:rsidP="009C6E94">
      <w:pPr>
        <w:rPr>
          <w:rFonts w:ascii="Times New Roman" w:hAnsi="Times New Roman"/>
          <w:sz w:val="24"/>
          <w:szCs w:val="24"/>
        </w:rPr>
      </w:pPr>
      <w:r w:rsidRPr="00C62526">
        <w:t xml:space="preserve">Terminal Blocks. The terminal blocks may be </w:t>
      </w:r>
      <w:proofErr w:type="spellStart"/>
      <w:r w:rsidRPr="00C62526">
        <w:t>jumpered</w:t>
      </w:r>
      <w:proofErr w:type="spellEnd"/>
      <w:r w:rsidRPr="00C62526">
        <w:t xml:space="preserve"> together and a single wire brought back to the I/O module connection point.</w:t>
      </w:r>
    </w:p>
    <w:p w:rsidR="006D69A5" w:rsidRPr="00C62526" w:rsidRDefault="006D69A5" w:rsidP="009C6E94">
      <w:pPr>
        <w:rPr>
          <w:rFonts w:ascii="Times New Roman" w:hAnsi="Times New Roman"/>
          <w:sz w:val="24"/>
          <w:szCs w:val="24"/>
        </w:rPr>
      </w:pPr>
    </w:p>
    <w:p w:rsidR="006D69A5" w:rsidRPr="00C62526" w:rsidRDefault="006D69A5" w:rsidP="009C6E94">
      <w:pPr>
        <w:rPr>
          <w:rFonts w:ascii="Times New Roman" w:hAnsi="Times New Roman"/>
          <w:sz w:val="24"/>
          <w:szCs w:val="24"/>
        </w:rPr>
      </w:pPr>
      <w:r w:rsidRPr="00C62526">
        <w:rPr>
          <w:rFonts w:cs="Arial"/>
          <w:i/>
          <w:iCs/>
          <w:color w:val="000000"/>
        </w:rPr>
        <w:t>NOTE</w:t>
      </w:r>
    </w:p>
    <w:p w:rsidR="006D69A5" w:rsidRPr="00C62526" w:rsidRDefault="006D69A5" w:rsidP="009C6E94">
      <w:pPr>
        <w:rPr>
          <w:rFonts w:ascii="Times New Roman" w:hAnsi="Times New Roman"/>
          <w:sz w:val="24"/>
          <w:szCs w:val="24"/>
        </w:rPr>
      </w:pPr>
    </w:p>
    <w:p w:rsidR="006D69A5" w:rsidRPr="00C62526" w:rsidRDefault="006D69A5" w:rsidP="009C6E94">
      <w:pPr>
        <w:rPr>
          <w:rFonts w:ascii="Times New Roman" w:hAnsi="Times New Roman"/>
          <w:sz w:val="24"/>
          <w:szCs w:val="24"/>
        </w:rPr>
      </w:pPr>
      <w:r w:rsidRPr="00C62526">
        <w:rPr>
          <w:rFonts w:cs="Arial"/>
          <w:i/>
          <w:iCs/>
          <w:color w:val="000000"/>
        </w:rPr>
        <w:t>If it is unavoidable to jointly connect 2 conductors, then a ferrule must be used to join the wires together.</w:t>
      </w:r>
    </w:p>
    <w:p w:rsidR="006D69A5" w:rsidRPr="00C62526" w:rsidRDefault="006D69A5" w:rsidP="006D69A5">
      <w:pPr>
        <w:widowControl w:val="0"/>
        <w:spacing w:line="189" w:lineRule="exact"/>
        <w:rPr>
          <w:rFonts w:ascii="Times New Roman" w:hAnsi="Times New Roman"/>
          <w:sz w:val="24"/>
          <w:szCs w:val="24"/>
        </w:rPr>
      </w:pPr>
    </w:p>
    <w:tbl>
      <w:tblPr>
        <w:tblW w:w="0" w:type="auto"/>
        <w:tblInd w:w="360" w:type="dxa"/>
        <w:tblLayout w:type="fixed"/>
        <w:tblCellMar>
          <w:left w:w="0" w:type="dxa"/>
          <w:right w:w="0" w:type="dxa"/>
        </w:tblCellMar>
        <w:tblLook w:val="0000" w:firstRow="0" w:lastRow="0" w:firstColumn="0" w:lastColumn="0" w:noHBand="0" w:noVBand="0"/>
      </w:tblPr>
      <w:tblGrid>
        <w:gridCol w:w="3000"/>
        <w:gridCol w:w="4860"/>
      </w:tblGrid>
      <w:tr w:rsidR="006D69A5" w:rsidTr="00A30C47">
        <w:trPr>
          <w:trHeight w:val="264"/>
        </w:trPr>
        <w:tc>
          <w:tcPr>
            <w:tcW w:w="300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b/>
                <w:bCs/>
              </w:rPr>
              <w:t>Ferrule</w:t>
            </w:r>
          </w:p>
        </w:tc>
        <w:tc>
          <w:tcPr>
            <w:tcW w:w="4860" w:type="dxa"/>
            <w:tcBorders>
              <w:top w:val="nil"/>
              <w:left w:val="nil"/>
              <w:bottom w:val="nil"/>
              <w:right w:val="nil"/>
            </w:tcBorders>
            <w:vAlign w:val="bottom"/>
          </w:tcPr>
          <w:p w:rsidR="006D69A5" w:rsidRDefault="006D69A5" w:rsidP="00A30C47">
            <w:pPr>
              <w:widowControl w:val="0"/>
              <w:rPr>
                <w:rFonts w:ascii="Times New Roman" w:hAnsi="Times New Roman"/>
              </w:rPr>
            </w:pPr>
          </w:p>
        </w:tc>
      </w:tr>
      <w:tr w:rsidR="006D69A5" w:rsidTr="00A30C47">
        <w:trPr>
          <w:trHeight w:val="244"/>
        </w:trPr>
        <w:tc>
          <w:tcPr>
            <w:tcW w:w="3000" w:type="dxa"/>
            <w:tcBorders>
              <w:top w:val="nil"/>
              <w:left w:val="nil"/>
              <w:bottom w:val="nil"/>
              <w:right w:val="nil"/>
            </w:tcBorders>
            <w:vAlign w:val="bottom"/>
          </w:tcPr>
          <w:p w:rsidR="006D69A5" w:rsidRDefault="006D69A5" w:rsidP="00A30C47">
            <w:pPr>
              <w:widowControl w:val="0"/>
              <w:spacing w:line="243" w:lineRule="exact"/>
              <w:rPr>
                <w:rFonts w:ascii="Times New Roman" w:hAnsi="Times New Roman"/>
                <w:sz w:val="24"/>
                <w:szCs w:val="24"/>
              </w:rPr>
            </w:pPr>
            <w:r>
              <w:rPr>
                <w:rFonts w:cs="Arial"/>
              </w:rPr>
              <w:t>Length</w:t>
            </w:r>
          </w:p>
        </w:tc>
        <w:tc>
          <w:tcPr>
            <w:tcW w:w="4860" w:type="dxa"/>
            <w:tcBorders>
              <w:top w:val="nil"/>
              <w:left w:val="nil"/>
              <w:bottom w:val="nil"/>
              <w:right w:val="nil"/>
            </w:tcBorders>
            <w:vAlign w:val="bottom"/>
          </w:tcPr>
          <w:p w:rsidR="006D69A5" w:rsidRDefault="006D69A5" w:rsidP="00A30C47">
            <w:pPr>
              <w:widowControl w:val="0"/>
              <w:spacing w:line="243" w:lineRule="exact"/>
              <w:ind w:left="180"/>
              <w:rPr>
                <w:rFonts w:ascii="Times New Roman" w:hAnsi="Times New Roman"/>
                <w:sz w:val="24"/>
                <w:szCs w:val="24"/>
              </w:rPr>
            </w:pPr>
            <w:r>
              <w:rPr>
                <w:rFonts w:cs="Arial"/>
              </w:rPr>
              <w:t>8 mm</w:t>
            </w:r>
          </w:p>
        </w:tc>
      </w:tr>
      <w:tr w:rsidR="006D69A5" w:rsidRPr="00C62526" w:rsidTr="00A30C47">
        <w:trPr>
          <w:trHeight w:val="283"/>
        </w:trPr>
        <w:tc>
          <w:tcPr>
            <w:tcW w:w="300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Nominal cross section (max.)</w:t>
            </w:r>
          </w:p>
        </w:tc>
        <w:tc>
          <w:tcPr>
            <w:tcW w:w="4860" w:type="dxa"/>
            <w:tcBorders>
              <w:top w:val="nil"/>
              <w:left w:val="nil"/>
              <w:bottom w:val="nil"/>
              <w:right w:val="nil"/>
            </w:tcBorders>
            <w:vAlign w:val="bottom"/>
          </w:tcPr>
          <w:p w:rsidR="006D69A5" w:rsidRPr="00C62526" w:rsidRDefault="006D69A5" w:rsidP="00A30C47">
            <w:pPr>
              <w:widowControl w:val="0"/>
              <w:spacing w:line="283" w:lineRule="exact"/>
              <w:ind w:left="180"/>
              <w:rPr>
                <w:rFonts w:ascii="Times New Roman" w:hAnsi="Times New Roman"/>
                <w:sz w:val="24"/>
                <w:szCs w:val="24"/>
              </w:rPr>
            </w:pPr>
            <w:r w:rsidRPr="00C62526">
              <w:rPr>
                <w:rFonts w:cs="Arial"/>
              </w:rPr>
              <w:t>1 mm</w:t>
            </w:r>
            <w:r w:rsidRPr="00C62526">
              <w:rPr>
                <w:rFonts w:cs="Arial"/>
                <w:sz w:val="28"/>
                <w:szCs w:val="28"/>
                <w:vertAlign w:val="superscript"/>
              </w:rPr>
              <w:t>2</w:t>
            </w:r>
            <w:r w:rsidRPr="00C62526">
              <w:rPr>
                <w:rFonts w:cs="Arial"/>
              </w:rPr>
              <w:t xml:space="preserve"> for 2 conductors with 0.5 mm</w:t>
            </w:r>
            <w:r w:rsidRPr="00C62526">
              <w:rPr>
                <w:rFonts w:cs="Arial"/>
                <w:sz w:val="28"/>
                <w:szCs w:val="28"/>
                <w:vertAlign w:val="superscript"/>
              </w:rPr>
              <w:t>2</w:t>
            </w:r>
            <w:r w:rsidRPr="00C62526">
              <w:rPr>
                <w:rFonts w:cs="Arial"/>
              </w:rPr>
              <w:t xml:space="preserve"> each</w:t>
            </w:r>
          </w:p>
        </w:tc>
      </w:tr>
      <w:tr w:rsidR="006D69A5" w:rsidRPr="00C62526" w:rsidTr="00A30C47">
        <w:trPr>
          <w:trHeight w:val="290"/>
        </w:trPr>
        <w:tc>
          <w:tcPr>
            <w:tcW w:w="300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WAGO Product</w:t>
            </w:r>
          </w:p>
        </w:tc>
        <w:tc>
          <w:tcPr>
            <w:tcW w:w="4860" w:type="dxa"/>
            <w:tcBorders>
              <w:top w:val="nil"/>
              <w:left w:val="nil"/>
              <w:bottom w:val="nil"/>
              <w:right w:val="nil"/>
            </w:tcBorders>
            <w:vAlign w:val="bottom"/>
          </w:tcPr>
          <w:p w:rsidR="006D69A5" w:rsidRPr="00C62526" w:rsidRDefault="006D69A5" w:rsidP="00A30C47">
            <w:pPr>
              <w:widowControl w:val="0"/>
              <w:ind w:left="180"/>
              <w:rPr>
                <w:rFonts w:ascii="Times New Roman" w:hAnsi="Times New Roman"/>
                <w:sz w:val="24"/>
                <w:szCs w:val="24"/>
              </w:rPr>
            </w:pPr>
            <w:r w:rsidRPr="00C62526">
              <w:rPr>
                <w:rFonts w:cs="Arial"/>
                <w:w w:val="99"/>
              </w:rPr>
              <w:t>216-103 or products with comparable properties</w:t>
            </w:r>
          </w:p>
        </w:tc>
      </w:tr>
    </w:tbl>
    <w:p w:rsidR="006D69A5" w:rsidRPr="00C62526"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38784" behindDoc="1" locked="0" layoutInCell="0" allowOverlap="1" wp14:anchorId="586B9DDB" wp14:editId="3393B539">
            <wp:simplePos x="0" y="0"/>
            <wp:positionH relativeFrom="column">
              <wp:posOffset>156210</wp:posOffset>
            </wp:positionH>
            <wp:positionV relativeFrom="paragraph">
              <wp:posOffset>-680720</wp:posOffset>
            </wp:positionV>
            <wp:extent cx="5243195" cy="67437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3195" cy="674370"/>
                    </a:xfrm>
                    <a:prstGeom prst="rect">
                      <a:avLst/>
                    </a:prstGeom>
                    <a:noFill/>
                  </pic:spPr>
                </pic:pic>
              </a:graphicData>
            </a:graphic>
            <wp14:sizeRelH relativeFrom="page">
              <wp14:pctWidth>0</wp14:pctWidth>
            </wp14:sizeRelH>
            <wp14:sizeRelV relativeFrom="page">
              <wp14:pctHeight>0</wp14:pctHeight>
            </wp14:sizeRelV>
          </wp:anchor>
        </w:drawing>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60" w:lineRule="exact"/>
        <w:rPr>
          <w:rFonts w:ascii="Times New Roman" w:hAnsi="Times New Roman"/>
          <w:sz w:val="24"/>
          <w:szCs w:val="24"/>
        </w:rPr>
      </w:pPr>
      <w:bookmarkStart w:id="210" w:name="page20"/>
      <w:bookmarkEnd w:id="210"/>
    </w:p>
    <w:p w:rsidR="006D69A5" w:rsidRPr="00C62526" w:rsidRDefault="006D69A5" w:rsidP="009C6E94">
      <w:pPr>
        <w:pStyle w:val="Kop4"/>
        <w:rPr>
          <w:rFonts w:ascii="Times New Roman" w:hAnsi="Times New Roman"/>
          <w:szCs w:val="24"/>
        </w:rPr>
      </w:pPr>
      <w:bookmarkStart w:id="211" w:name="_Toc393892877"/>
      <w:r w:rsidRPr="00C62526">
        <w:t>Connection</w:t>
      </w:r>
      <w:bookmarkEnd w:id="211"/>
    </w:p>
    <w:p w:rsidR="006D69A5" w:rsidRPr="00C62526" w:rsidRDefault="006D69A5" w:rsidP="009C6E94"/>
    <w:p w:rsidR="006D69A5" w:rsidRPr="00C62526" w:rsidRDefault="006D69A5" w:rsidP="009C6E94">
      <w:r w:rsidRPr="00C62526">
        <w:rPr>
          <w:rFonts w:cs="Arial"/>
          <w:i/>
          <w:iCs/>
          <w:color w:val="000000"/>
        </w:rPr>
        <w:t>NOTE</w:t>
      </w:r>
    </w:p>
    <w:p w:rsidR="006D69A5" w:rsidRPr="00C62526" w:rsidRDefault="006D69A5" w:rsidP="009C6E94">
      <w:r w:rsidRPr="00C62526">
        <w:rPr>
          <w:rFonts w:cs="Arial"/>
          <w:i/>
          <w:iCs/>
          <w:color w:val="000000"/>
        </w:rPr>
        <w:t>The use of an incorrect supply voltage or frequency can cause severe damage to the component.</w:t>
      </w:r>
    </w:p>
    <w:p w:rsidR="006D69A5" w:rsidRPr="00C62526" w:rsidRDefault="006D69A5" w:rsidP="009C6E94"/>
    <w:p w:rsidR="006D69A5" w:rsidRPr="00C62526" w:rsidRDefault="006D69A5" w:rsidP="009C6E94">
      <w:r w:rsidRPr="00C62526">
        <w:rPr>
          <w:rFonts w:cs="Arial"/>
          <w:color w:val="000000"/>
        </w:rPr>
        <w:t>The system requires a 24 V direct current system supply (-15% or +20 %). The power supply is provided via the coupler/controller and, if necessary, in addition via the internal system supply modules (750-613).</w:t>
      </w:r>
    </w:p>
    <w:p w:rsidR="006D69A5" w:rsidRPr="00C62526" w:rsidRDefault="006D69A5" w:rsidP="009C6E94"/>
    <w:p w:rsidR="006D69A5" w:rsidRPr="00C62526" w:rsidRDefault="006D69A5" w:rsidP="009C6E94">
      <w:r w:rsidRPr="00C62526">
        <w:rPr>
          <w:rFonts w:cs="Arial"/>
          <w:color w:val="000000"/>
        </w:rPr>
        <w:t>The voltage supply is reverse voltage protected.</w:t>
      </w:r>
    </w:p>
    <w:p w:rsidR="006D69A5" w:rsidRPr="00C62526"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41856" behindDoc="1" locked="0" layoutInCell="0" allowOverlap="1" wp14:anchorId="449C1D4E" wp14:editId="341D0BC2">
            <wp:simplePos x="0" y="0"/>
            <wp:positionH relativeFrom="column">
              <wp:posOffset>226695</wp:posOffset>
            </wp:positionH>
            <wp:positionV relativeFrom="paragraph">
              <wp:posOffset>346075</wp:posOffset>
            </wp:positionV>
            <wp:extent cx="3305810" cy="2637790"/>
            <wp:effectExtent l="0" t="0" r="889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5810" cy="2637790"/>
                    </a:xfrm>
                    <a:prstGeom prst="rect">
                      <a:avLst/>
                    </a:prstGeom>
                    <a:noFill/>
                  </pic:spPr>
                </pic:pic>
              </a:graphicData>
            </a:graphic>
            <wp14:sizeRelH relativeFrom="page">
              <wp14:pctWidth>0</wp14:pctWidth>
            </wp14:sizeRelH>
            <wp14:sizeRelV relativeFrom="page">
              <wp14:pctHeight>0</wp14:pctHeight>
            </wp14:sizeRelV>
          </wp:anchor>
        </w:drawing>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62" w:lineRule="exact"/>
        <w:rPr>
          <w:rFonts w:ascii="Times New Roman" w:hAnsi="Times New Roman"/>
          <w:sz w:val="24"/>
          <w:szCs w:val="24"/>
        </w:rPr>
      </w:pPr>
    </w:p>
    <w:p w:rsidR="006D69A5" w:rsidRPr="00C62526" w:rsidRDefault="006D69A5" w:rsidP="006D69A5">
      <w:pPr>
        <w:widowControl w:val="0"/>
        <w:ind w:left="2820"/>
        <w:rPr>
          <w:rFonts w:ascii="Times New Roman" w:hAnsi="Times New Roman"/>
          <w:sz w:val="24"/>
          <w:szCs w:val="24"/>
        </w:rPr>
      </w:pPr>
      <w:r w:rsidRPr="00C62526">
        <w:rPr>
          <w:rFonts w:cs="Arial"/>
          <w:b/>
          <w:bCs/>
        </w:rPr>
        <w:t>System supply</w:t>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80" w:lineRule="exact"/>
        <w:rPr>
          <w:rFonts w:ascii="Times New Roman" w:hAnsi="Times New Roman"/>
          <w:sz w:val="24"/>
          <w:szCs w:val="24"/>
        </w:rPr>
      </w:pPr>
    </w:p>
    <w:p w:rsidR="006D69A5" w:rsidRPr="00C62526" w:rsidRDefault="006D69A5" w:rsidP="006D69A5">
      <w:pPr>
        <w:widowControl w:val="0"/>
        <w:ind w:left="2820"/>
        <w:rPr>
          <w:rFonts w:ascii="Times New Roman" w:hAnsi="Times New Roman"/>
          <w:sz w:val="24"/>
          <w:szCs w:val="24"/>
        </w:rPr>
      </w:pPr>
      <w:r w:rsidRPr="00C62526">
        <w:rPr>
          <w:rFonts w:cs="Arial"/>
          <w:sz w:val="16"/>
          <w:szCs w:val="16"/>
        </w:rPr>
        <w:t>24 V (-15% / +20%)</w:t>
      </w:r>
    </w:p>
    <w:p w:rsidR="006D69A5" w:rsidRPr="00C62526" w:rsidRDefault="006D69A5" w:rsidP="006D69A5">
      <w:pPr>
        <w:widowControl w:val="0"/>
        <w:spacing w:line="222" w:lineRule="exact"/>
        <w:rPr>
          <w:rFonts w:ascii="Times New Roman" w:hAnsi="Times New Roman"/>
          <w:sz w:val="24"/>
          <w:szCs w:val="24"/>
        </w:rPr>
      </w:pPr>
    </w:p>
    <w:p w:rsidR="006D69A5" w:rsidRPr="00C62526" w:rsidRDefault="006D69A5" w:rsidP="006D69A5">
      <w:pPr>
        <w:widowControl w:val="0"/>
        <w:ind w:left="2820"/>
        <w:rPr>
          <w:rFonts w:ascii="Times New Roman" w:hAnsi="Times New Roman"/>
          <w:sz w:val="24"/>
          <w:szCs w:val="24"/>
        </w:rPr>
      </w:pPr>
      <w:r w:rsidRPr="00C62526">
        <w:rPr>
          <w:rFonts w:cs="Arial"/>
          <w:sz w:val="16"/>
          <w:szCs w:val="16"/>
        </w:rPr>
        <w:t>0 V</w:t>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21" w:lineRule="exact"/>
        <w:rPr>
          <w:rFonts w:ascii="Times New Roman" w:hAnsi="Times New Roman"/>
          <w:sz w:val="24"/>
          <w:szCs w:val="24"/>
        </w:rPr>
      </w:pPr>
    </w:p>
    <w:p w:rsidR="006D69A5" w:rsidRPr="00C62526" w:rsidRDefault="009C6E94" w:rsidP="009C6E94">
      <w:pPr>
        <w:pStyle w:val="Onderschrift"/>
        <w:rPr>
          <w:rFonts w:ascii="Times New Roman" w:hAnsi="Times New Roman"/>
          <w:sz w:val="24"/>
          <w:szCs w:val="24"/>
        </w:rPr>
      </w:pPr>
      <w:bookmarkStart w:id="212" w:name="_Toc393892950"/>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19</w:t>
      </w:r>
      <w:r w:rsidR="00215670">
        <w:fldChar w:fldCharType="end"/>
      </w:r>
      <w:r w:rsidR="006D69A5" w:rsidRPr="00C62526">
        <w:rPr>
          <w:bCs/>
          <w:color w:val="000000"/>
          <w:szCs w:val="18"/>
        </w:rPr>
        <w:t>: System supply</w:t>
      </w:r>
      <w:bookmarkEnd w:id="212"/>
    </w:p>
    <w:p w:rsidR="006D69A5" w:rsidRPr="00C62526" w:rsidRDefault="006D69A5" w:rsidP="006D69A5">
      <w:pPr>
        <w:widowControl w:val="0"/>
        <w:spacing w:line="238" w:lineRule="exact"/>
        <w:rPr>
          <w:rFonts w:ascii="Times New Roman" w:hAnsi="Times New Roman"/>
          <w:sz w:val="24"/>
          <w:szCs w:val="24"/>
        </w:rPr>
      </w:pPr>
    </w:p>
    <w:p w:rsidR="006D69A5" w:rsidRPr="00C62526" w:rsidRDefault="006D69A5" w:rsidP="009C6E94">
      <w:pPr>
        <w:rPr>
          <w:rFonts w:ascii="Times New Roman" w:hAnsi="Times New Roman"/>
          <w:sz w:val="24"/>
          <w:szCs w:val="24"/>
        </w:rPr>
      </w:pPr>
      <w:r w:rsidRPr="00C62526">
        <w:t>The direct current supplies all internal system components, e.g. coupler/controller electronics, field bus interface and bus modules via the internal bus (5 V system voltage). The 5 V system voltage is electrically connected to the 24 V system supply.</w:t>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9C6E94"/>
    <w:p w:rsidR="006D69A5" w:rsidRPr="00C62526" w:rsidRDefault="006D69A5" w:rsidP="009C6E94">
      <w:bookmarkStart w:id="213" w:name="page21"/>
      <w:bookmarkEnd w:id="213"/>
      <w:r w:rsidRPr="00C62526">
        <w:rPr>
          <w:rFonts w:cs="Arial"/>
          <w:i/>
          <w:iCs/>
          <w:color w:val="000000"/>
        </w:rPr>
        <w:t>NOTE</w:t>
      </w:r>
    </w:p>
    <w:p w:rsidR="006D69A5" w:rsidRPr="00C62526" w:rsidRDefault="006D69A5" w:rsidP="009C6E94">
      <w:r w:rsidRPr="00C62526">
        <w:rPr>
          <w:rFonts w:cs="Arial"/>
          <w:i/>
          <w:iCs/>
          <w:color w:val="000000"/>
        </w:rPr>
        <w:t>Resetting the system by switching on and off the system supply, must take place simultaneously for all supply modules (coupler/controller and 750-613).</w:t>
      </w:r>
    </w:p>
    <w:p w:rsidR="006D69A5" w:rsidRPr="00C62526" w:rsidRDefault="006D69A5" w:rsidP="006D69A5">
      <w:pPr>
        <w:widowControl w:val="0"/>
        <w:spacing w:line="301" w:lineRule="exact"/>
        <w:rPr>
          <w:rFonts w:ascii="Times New Roman" w:hAnsi="Times New Roman"/>
          <w:sz w:val="24"/>
          <w:szCs w:val="24"/>
        </w:rPr>
      </w:pPr>
    </w:p>
    <w:p w:rsidR="006D69A5" w:rsidRDefault="006D69A5" w:rsidP="006D69A5">
      <w:pPr>
        <w:widowControl w:val="0"/>
        <w:spacing w:line="209" w:lineRule="exact"/>
        <w:rPr>
          <w:rFonts w:ascii="Times New Roman" w:hAnsi="Times New Roman"/>
          <w:sz w:val="24"/>
          <w:szCs w:val="24"/>
        </w:rPr>
      </w:pPr>
    </w:p>
    <w:tbl>
      <w:tblPr>
        <w:tblW w:w="0" w:type="auto"/>
        <w:tblInd w:w="1280" w:type="dxa"/>
        <w:tblLayout w:type="fixed"/>
        <w:tblCellMar>
          <w:left w:w="0" w:type="dxa"/>
          <w:right w:w="0" w:type="dxa"/>
        </w:tblCellMar>
        <w:tblLook w:val="0000" w:firstRow="0" w:lastRow="0" w:firstColumn="0" w:lastColumn="0" w:noHBand="0" w:noVBand="0"/>
      </w:tblPr>
      <w:tblGrid>
        <w:gridCol w:w="1840"/>
        <w:gridCol w:w="1480"/>
      </w:tblGrid>
      <w:tr w:rsidR="006D69A5" w:rsidTr="00A30C47">
        <w:trPr>
          <w:trHeight w:val="210"/>
        </w:trPr>
        <w:tc>
          <w:tcPr>
            <w:tcW w:w="184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sz w:val="16"/>
                <w:szCs w:val="16"/>
              </w:rPr>
              <w:t>750-xxx /-8xx</w:t>
            </w:r>
          </w:p>
        </w:tc>
        <w:tc>
          <w:tcPr>
            <w:tcW w:w="1480" w:type="dxa"/>
            <w:tcBorders>
              <w:top w:val="nil"/>
              <w:left w:val="nil"/>
              <w:bottom w:val="nil"/>
              <w:right w:val="nil"/>
            </w:tcBorders>
            <w:vAlign w:val="bottom"/>
          </w:tcPr>
          <w:p w:rsidR="006D69A5" w:rsidRDefault="006D69A5" w:rsidP="00A30C47">
            <w:pPr>
              <w:widowControl w:val="0"/>
              <w:jc w:val="right"/>
              <w:rPr>
                <w:rFonts w:ascii="Times New Roman" w:hAnsi="Times New Roman"/>
                <w:sz w:val="24"/>
                <w:szCs w:val="24"/>
              </w:rPr>
            </w:pPr>
            <w:r>
              <w:rPr>
                <w:rFonts w:cs="Arial"/>
                <w:sz w:val="16"/>
                <w:szCs w:val="16"/>
              </w:rPr>
              <w:t>750-613</w:t>
            </w:r>
          </w:p>
        </w:tc>
      </w:tr>
    </w:tbl>
    <w:p w:rsidR="006D69A5" w:rsidRDefault="006D69A5" w:rsidP="006D69A5">
      <w:pPr>
        <w:widowControl w:val="0"/>
        <w:spacing w:line="105" w:lineRule="exact"/>
        <w:rPr>
          <w:rFonts w:ascii="Times New Roman" w:hAnsi="Times New Roman"/>
          <w:sz w:val="24"/>
          <w:szCs w:val="24"/>
        </w:rPr>
      </w:pPr>
      <w:r>
        <w:rPr>
          <w:noProof/>
          <w:lang w:val="nl-NL" w:eastAsia="nl-NL"/>
        </w:rPr>
        <w:drawing>
          <wp:anchor distT="0" distB="0" distL="114300" distR="114300" simplePos="0" relativeHeight="251644928" behindDoc="1" locked="0" layoutInCell="0" allowOverlap="1" wp14:anchorId="5958E3D2" wp14:editId="4228E108">
            <wp:simplePos x="0" y="0"/>
            <wp:positionH relativeFrom="column">
              <wp:posOffset>227330</wp:posOffset>
            </wp:positionH>
            <wp:positionV relativeFrom="paragraph">
              <wp:posOffset>-103505</wp:posOffset>
            </wp:positionV>
            <wp:extent cx="4334510" cy="2715260"/>
            <wp:effectExtent l="0" t="0" r="8890" b="889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4510" cy="271526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71" w:lineRule="auto"/>
        <w:ind w:left="7200" w:right="1940"/>
        <w:rPr>
          <w:rFonts w:ascii="Times New Roman" w:hAnsi="Times New Roman"/>
          <w:sz w:val="24"/>
          <w:szCs w:val="24"/>
        </w:rPr>
      </w:pPr>
      <w:r>
        <w:rPr>
          <w:rFonts w:cs="Arial"/>
          <w:color w:val="000000"/>
          <w:sz w:val="16"/>
          <w:szCs w:val="16"/>
        </w:rPr>
        <w:t>DC 5 V 0 V</w:t>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80" w:lineRule="exact"/>
        <w:rPr>
          <w:rFonts w:ascii="Times New Roman" w:hAnsi="Times New Roman"/>
          <w:sz w:val="24"/>
          <w:szCs w:val="24"/>
        </w:rPr>
      </w:pPr>
    </w:p>
    <w:p w:rsidR="006D69A5" w:rsidRDefault="006D69A5" w:rsidP="006D69A5">
      <w:pPr>
        <w:widowControl w:val="0"/>
        <w:spacing w:line="271" w:lineRule="auto"/>
        <w:ind w:left="5580" w:right="3060"/>
        <w:rPr>
          <w:rFonts w:ascii="Times New Roman" w:hAnsi="Times New Roman"/>
          <w:sz w:val="24"/>
          <w:szCs w:val="24"/>
        </w:rPr>
      </w:pPr>
      <w:r>
        <w:rPr>
          <w:rFonts w:cs="Arial"/>
          <w:sz w:val="16"/>
          <w:szCs w:val="16"/>
        </w:rPr>
        <w:t>DC 24 V (-15% / +20%)</w:t>
      </w:r>
    </w:p>
    <w:p w:rsidR="006D69A5" w:rsidRDefault="006D69A5" w:rsidP="006D69A5">
      <w:pPr>
        <w:widowControl w:val="0"/>
        <w:spacing w:line="317" w:lineRule="exact"/>
        <w:rPr>
          <w:rFonts w:ascii="Times New Roman" w:hAnsi="Times New Roman"/>
          <w:sz w:val="24"/>
          <w:szCs w:val="24"/>
        </w:rPr>
      </w:pPr>
    </w:p>
    <w:p w:rsidR="009C6E94" w:rsidRDefault="009C6E94" w:rsidP="009C6E94">
      <w:pPr>
        <w:pStyle w:val="Onderschrift"/>
        <w:rPr>
          <w:rFonts w:ascii="Times New Roman" w:hAnsi="Times New Roman"/>
          <w:sz w:val="24"/>
          <w:szCs w:val="24"/>
        </w:rPr>
      </w:pPr>
      <w:bookmarkStart w:id="214" w:name="_Toc393892951"/>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20</w:t>
      </w:r>
      <w:r w:rsidR="00215670">
        <w:fldChar w:fldCharType="end"/>
      </w:r>
      <w:r>
        <w:rPr>
          <w:bCs/>
          <w:color w:val="000000"/>
          <w:szCs w:val="18"/>
        </w:rPr>
        <w:t>: System voltage</w:t>
      </w:r>
      <w:bookmarkEnd w:id="214"/>
    </w:p>
    <w:p w:rsidR="009C6E94" w:rsidRDefault="009C6E94" w:rsidP="006D69A5">
      <w:pPr>
        <w:widowControl w:val="0"/>
        <w:rPr>
          <w:rFonts w:cs="Arial"/>
          <w:b/>
          <w:bCs/>
          <w:color w:val="000000"/>
          <w:sz w:val="24"/>
          <w:szCs w:val="24"/>
        </w:rPr>
      </w:pPr>
    </w:p>
    <w:p w:rsidR="006D69A5" w:rsidRDefault="006D69A5" w:rsidP="009C6E94">
      <w:pPr>
        <w:pStyle w:val="Kop4"/>
        <w:rPr>
          <w:rFonts w:ascii="Times New Roman" w:hAnsi="Times New Roman"/>
          <w:szCs w:val="24"/>
        </w:rPr>
      </w:pPr>
      <w:bookmarkStart w:id="215" w:name="_Toc393892878"/>
      <w:r>
        <w:t>Connection</w:t>
      </w:r>
      <w:bookmarkEnd w:id="215"/>
    </w:p>
    <w:p w:rsidR="006D69A5" w:rsidRDefault="006D69A5" w:rsidP="006D69A5">
      <w:pPr>
        <w:widowControl w:val="0"/>
        <w:spacing w:line="254" w:lineRule="exact"/>
        <w:rPr>
          <w:rFonts w:ascii="Times New Roman" w:hAnsi="Times New Roman"/>
          <w:sz w:val="24"/>
          <w:szCs w:val="24"/>
        </w:rPr>
      </w:pPr>
    </w:p>
    <w:p w:rsidR="006D69A5" w:rsidRPr="00C62526" w:rsidRDefault="006D69A5" w:rsidP="009C6E94">
      <w:pPr>
        <w:rPr>
          <w:rFonts w:ascii="Times New Roman" w:hAnsi="Times New Roman"/>
          <w:sz w:val="24"/>
          <w:szCs w:val="24"/>
        </w:rPr>
      </w:pPr>
      <w:r w:rsidRPr="00C62526">
        <w:t>Sensors and actuators can be directly connected to the relevant channel of the bus module in 1-/4 conductor connection technology. The bus module supplies power to the sensors and actuators. The input and output drivers of some bus modules require the field side supply voltage.</w:t>
      </w:r>
    </w:p>
    <w:p w:rsidR="006D69A5" w:rsidRPr="00C62526" w:rsidRDefault="006D69A5" w:rsidP="009C6E94">
      <w:pPr>
        <w:rPr>
          <w:rFonts w:ascii="Times New Roman" w:hAnsi="Times New Roman"/>
          <w:sz w:val="24"/>
          <w:szCs w:val="24"/>
        </w:rPr>
      </w:pPr>
    </w:p>
    <w:p w:rsidR="006D69A5" w:rsidRPr="00C62526" w:rsidRDefault="006D69A5" w:rsidP="009C6E94">
      <w:pPr>
        <w:rPr>
          <w:rFonts w:ascii="Times New Roman" w:hAnsi="Times New Roman"/>
          <w:sz w:val="24"/>
          <w:szCs w:val="24"/>
        </w:rPr>
      </w:pPr>
      <w:r w:rsidRPr="00C62526">
        <w:t>The coupler/controller provides field side power (24 VDC). In this case it is a passive power supply without protection equipment.</w:t>
      </w:r>
    </w:p>
    <w:p w:rsidR="006D69A5" w:rsidRPr="00C62526" w:rsidRDefault="006D69A5" w:rsidP="009C6E94">
      <w:pPr>
        <w:rPr>
          <w:rFonts w:ascii="Times New Roman" w:hAnsi="Times New Roman"/>
          <w:sz w:val="24"/>
          <w:szCs w:val="24"/>
        </w:rPr>
      </w:pPr>
      <w:r w:rsidRPr="00C62526">
        <w:t>Power supply modules are available for other potentials, e.g. 230 VAC. Likewise, with the aid of the power supply modules; various potentials can be set up. The connections are linked in pairs with a power contact.</w:t>
      </w: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00" w:lineRule="exact"/>
        <w:rPr>
          <w:rFonts w:ascii="Times New Roman" w:hAnsi="Times New Roman"/>
          <w:sz w:val="24"/>
          <w:szCs w:val="24"/>
        </w:rPr>
      </w:pPr>
    </w:p>
    <w:p w:rsidR="006D69A5" w:rsidRPr="00C62526" w:rsidRDefault="006D69A5" w:rsidP="006D69A5">
      <w:pPr>
        <w:widowControl w:val="0"/>
        <w:spacing w:line="279"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bookmarkStart w:id="216" w:name="page22"/>
      <w:bookmarkEnd w:id="216"/>
      <w:r>
        <w:rPr>
          <w:noProof/>
          <w:lang w:val="nl-NL" w:eastAsia="nl-NL"/>
        </w:rPr>
        <w:drawing>
          <wp:anchor distT="0" distB="0" distL="114300" distR="114300" simplePos="0" relativeHeight="251648000" behindDoc="1" locked="0" layoutInCell="0" allowOverlap="1" wp14:anchorId="354DBF68" wp14:editId="02B4C7E9">
            <wp:simplePos x="0" y="0"/>
            <wp:positionH relativeFrom="page">
              <wp:posOffset>899795</wp:posOffset>
            </wp:positionH>
            <wp:positionV relativeFrom="page">
              <wp:posOffset>1980565</wp:posOffset>
            </wp:positionV>
            <wp:extent cx="5515610" cy="4180840"/>
            <wp:effectExtent l="0" t="0" r="889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15610" cy="418084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369" w:lineRule="exact"/>
        <w:rPr>
          <w:rFonts w:ascii="Times New Roman" w:hAnsi="Times New Roman"/>
          <w:sz w:val="24"/>
          <w:szCs w:val="24"/>
        </w:rPr>
      </w:pPr>
    </w:p>
    <w:p w:rsidR="006D69A5" w:rsidRDefault="009C6E94" w:rsidP="009C6E94">
      <w:pPr>
        <w:pStyle w:val="Onderschrift"/>
        <w:rPr>
          <w:rFonts w:ascii="Times New Roman" w:hAnsi="Times New Roman"/>
          <w:sz w:val="24"/>
          <w:szCs w:val="24"/>
        </w:rPr>
      </w:pPr>
      <w:bookmarkStart w:id="217" w:name="_Toc393892952"/>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21</w:t>
      </w:r>
      <w:r w:rsidR="00215670">
        <w:fldChar w:fldCharType="end"/>
      </w:r>
      <w:r w:rsidR="006D69A5">
        <w:rPr>
          <w:bCs/>
          <w:color w:val="000000"/>
          <w:szCs w:val="18"/>
        </w:rPr>
        <w:t>: Field supply (sensor/actuator)</w:t>
      </w:r>
      <w:bookmarkEnd w:id="217"/>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93" w:lineRule="exact"/>
        <w:rPr>
          <w:rFonts w:ascii="Times New Roman" w:hAnsi="Times New Roman"/>
          <w:sz w:val="24"/>
          <w:szCs w:val="24"/>
        </w:rPr>
      </w:pPr>
    </w:p>
    <w:p w:rsidR="006D69A5" w:rsidRDefault="006D69A5" w:rsidP="009C6E94">
      <w:pPr>
        <w:rPr>
          <w:rFonts w:ascii="Times New Roman" w:hAnsi="Times New Roman"/>
          <w:sz w:val="24"/>
          <w:szCs w:val="24"/>
        </w:rPr>
      </w:pPr>
      <w:r>
        <w:t>NOTE</w:t>
      </w:r>
    </w:p>
    <w:p w:rsidR="006D69A5" w:rsidRDefault="006D69A5" w:rsidP="009C6E94">
      <w:pPr>
        <w:rPr>
          <w:rFonts w:ascii="Times New Roman" w:hAnsi="Times New Roman"/>
          <w:sz w:val="24"/>
          <w:szCs w:val="24"/>
        </w:rPr>
      </w:pPr>
    </w:p>
    <w:p w:rsidR="006D69A5" w:rsidRDefault="006D69A5" w:rsidP="009C6E94">
      <w:pPr>
        <w:rPr>
          <w:rFonts w:ascii="Times New Roman" w:hAnsi="Times New Roman"/>
          <w:sz w:val="24"/>
          <w:szCs w:val="24"/>
        </w:rPr>
      </w:pPr>
      <w:r>
        <w:t xml:space="preserve">Some bus modules have no or very few power contacts (depending on the I/O function). Due to this, the passing through of the relevant potential is disrupted. If a field supply is required for subsequent bus modules, then a power supply module must be used. Note the data sheets of the bus modules. </w:t>
      </w:r>
    </w:p>
    <w:p w:rsidR="006D69A5" w:rsidRDefault="006D69A5" w:rsidP="009C6E94">
      <w:pPr>
        <w:rPr>
          <w:rFonts w:ascii="Times New Roman" w:hAnsi="Times New Roman"/>
          <w:sz w:val="24"/>
          <w:szCs w:val="24"/>
        </w:rPr>
      </w:pPr>
    </w:p>
    <w:p w:rsidR="006D69A5" w:rsidRDefault="006D69A5" w:rsidP="009C6E94">
      <w:pPr>
        <w:rPr>
          <w:rFonts w:ascii="Times New Roman" w:hAnsi="Times New Roman"/>
          <w:sz w:val="24"/>
          <w:szCs w:val="24"/>
        </w:rPr>
      </w:pPr>
      <w:r>
        <w:t xml:space="preserve">In the case of a node setup with different potentials, e.g. the alteration from 24 VDC to 230 VAC, a spacer module should be used. The optical separation of the potentials acts as a warning to heed caution in the case of wiring and maintenance works. Thus, the results of wiring errors can be prevented. </w:t>
      </w:r>
    </w:p>
    <w:p w:rsidR="006D69A5" w:rsidRDefault="006D69A5" w:rsidP="009C6E94">
      <w:pPr>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9C6E94" w:rsidRDefault="009C6E94" w:rsidP="006D69A5">
      <w:pPr>
        <w:widowControl w:val="0"/>
        <w:spacing w:line="200" w:lineRule="exact"/>
        <w:rPr>
          <w:rFonts w:ascii="Times New Roman" w:hAnsi="Times New Roman"/>
          <w:sz w:val="24"/>
          <w:szCs w:val="24"/>
        </w:rPr>
      </w:pPr>
    </w:p>
    <w:p w:rsidR="009C6E94" w:rsidRDefault="009C6E94" w:rsidP="006D69A5">
      <w:pPr>
        <w:widowControl w:val="0"/>
        <w:spacing w:line="200" w:lineRule="exact"/>
        <w:rPr>
          <w:rFonts w:ascii="Times New Roman" w:hAnsi="Times New Roman"/>
          <w:sz w:val="24"/>
          <w:szCs w:val="24"/>
        </w:rPr>
      </w:pPr>
    </w:p>
    <w:p w:rsidR="009C6E94" w:rsidRDefault="009C6E94"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bookmarkStart w:id="218" w:name="page23"/>
      <w:bookmarkEnd w:id="218"/>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63" w:lineRule="exact"/>
        <w:rPr>
          <w:rFonts w:ascii="Times New Roman" w:hAnsi="Times New Roman"/>
          <w:sz w:val="24"/>
          <w:szCs w:val="24"/>
        </w:rPr>
      </w:pPr>
    </w:p>
    <w:p w:rsidR="006D69A5" w:rsidRDefault="006D69A5" w:rsidP="009C6E94">
      <w:pPr>
        <w:rPr>
          <w:rFonts w:ascii="Times New Roman" w:hAnsi="Times New Roman"/>
          <w:sz w:val="24"/>
          <w:szCs w:val="24"/>
        </w:rPr>
      </w:pPr>
      <w:r>
        <w:t>The supply voltage for the field side is automatically passed to the next module via the power jumper contacts when assembling the bus modules.</w:t>
      </w:r>
    </w:p>
    <w:p w:rsidR="006D69A5" w:rsidRDefault="006D69A5" w:rsidP="009C6E94">
      <w:pPr>
        <w:rPr>
          <w:rFonts w:ascii="Times New Roman" w:hAnsi="Times New Roman"/>
          <w:sz w:val="24"/>
          <w:szCs w:val="24"/>
        </w:rPr>
      </w:pPr>
      <w:r>
        <w:t>The current load of the power contacts must not exceed 10 A on a continual basis. The current load capacity between two connection terminals is identical to the load capacity of the connection wires.</w:t>
      </w:r>
    </w:p>
    <w:p w:rsidR="006D69A5" w:rsidRDefault="006D69A5" w:rsidP="009C6E94">
      <w:pPr>
        <w:rPr>
          <w:rFonts w:ascii="Times New Roman" w:hAnsi="Times New Roman"/>
          <w:sz w:val="24"/>
          <w:szCs w:val="24"/>
        </w:rPr>
      </w:pPr>
    </w:p>
    <w:p w:rsidR="006D69A5" w:rsidRDefault="006D69A5" w:rsidP="009C6E94">
      <w:pPr>
        <w:rPr>
          <w:rFonts w:ascii="Times New Roman" w:hAnsi="Times New Roman"/>
          <w:sz w:val="24"/>
          <w:szCs w:val="24"/>
        </w:rPr>
      </w:pPr>
      <w:r>
        <w:t>By inserting an additional power supply module, the field supply via the power contacts is disrupted. From there a new power supply occurs which may also contain a new voltage potential.</w:t>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37" w:lineRule="exact"/>
        <w:rPr>
          <w:rFonts w:ascii="Times New Roman" w:hAnsi="Times New Roman"/>
          <w:sz w:val="24"/>
          <w:szCs w:val="24"/>
        </w:rPr>
      </w:pPr>
    </w:p>
    <w:p w:rsidR="006D69A5" w:rsidRDefault="006D69A5" w:rsidP="009C6E94">
      <w:pPr>
        <w:pStyle w:val="Kop4"/>
        <w:rPr>
          <w:rFonts w:ascii="Times New Roman" w:hAnsi="Times New Roman"/>
        </w:rPr>
      </w:pPr>
      <w:bookmarkStart w:id="219" w:name="_Toc393892879"/>
      <w:r>
        <w:t>Fusing</w:t>
      </w:r>
      <w:bookmarkEnd w:id="219"/>
    </w:p>
    <w:p w:rsidR="006D69A5" w:rsidRDefault="006D69A5" w:rsidP="006D69A5">
      <w:pPr>
        <w:widowControl w:val="0"/>
        <w:spacing w:line="255" w:lineRule="exact"/>
        <w:rPr>
          <w:rFonts w:ascii="Times New Roman" w:hAnsi="Times New Roman"/>
          <w:sz w:val="24"/>
          <w:szCs w:val="24"/>
        </w:rPr>
      </w:pPr>
    </w:p>
    <w:p w:rsidR="006D69A5" w:rsidRDefault="006D69A5" w:rsidP="009C6E94">
      <w:pPr>
        <w:rPr>
          <w:rFonts w:ascii="Times New Roman" w:hAnsi="Times New Roman"/>
          <w:sz w:val="24"/>
          <w:szCs w:val="24"/>
        </w:rPr>
      </w:pPr>
      <w:r>
        <w:t>Internal fusing of the field supply is possible for various field voltages via an appropriate power supply module.</w:t>
      </w:r>
    </w:p>
    <w:p w:rsidR="006D69A5" w:rsidRDefault="006D69A5" w:rsidP="006D69A5">
      <w:pPr>
        <w:widowControl w:val="0"/>
        <w:spacing w:line="303"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51072" behindDoc="1" locked="0" layoutInCell="0" allowOverlap="1" wp14:anchorId="6C65E1ED" wp14:editId="1B99285B">
            <wp:simplePos x="0" y="0"/>
            <wp:positionH relativeFrom="column">
              <wp:posOffset>227330</wp:posOffset>
            </wp:positionH>
            <wp:positionV relativeFrom="paragraph">
              <wp:posOffset>161290</wp:posOffset>
            </wp:positionV>
            <wp:extent cx="2715260" cy="2561590"/>
            <wp:effectExtent l="0" t="0" r="889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5260" cy="256159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323" w:lineRule="exact"/>
        <w:rPr>
          <w:rFonts w:ascii="Times New Roman" w:hAnsi="Times New Roman"/>
          <w:sz w:val="24"/>
          <w:szCs w:val="24"/>
        </w:rPr>
      </w:pPr>
    </w:p>
    <w:p w:rsidR="006D69A5" w:rsidRDefault="006D69A5" w:rsidP="006D69A5">
      <w:pPr>
        <w:widowControl w:val="0"/>
        <w:ind w:left="2120"/>
        <w:rPr>
          <w:rFonts w:ascii="Times New Roman" w:hAnsi="Times New Roman"/>
          <w:sz w:val="24"/>
          <w:szCs w:val="24"/>
        </w:rPr>
      </w:pPr>
      <w:r>
        <w:rPr>
          <w:rFonts w:cs="Arial"/>
          <w:sz w:val="16"/>
          <w:szCs w:val="16"/>
        </w:rPr>
        <w:t>Supply via</w:t>
      </w:r>
    </w:p>
    <w:p w:rsidR="006D69A5" w:rsidRDefault="006D69A5" w:rsidP="006D69A5">
      <w:pPr>
        <w:widowControl w:val="0"/>
        <w:ind w:left="2120"/>
        <w:rPr>
          <w:rFonts w:ascii="Times New Roman" w:hAnsi="Times New Roman"/>
          <w:sz w:val="24"/>
          <w:szCs w:val="24"/>
        </w:rPr>
      </w:pPr>
      <w:r>
        <w:rPr>
          <w:rFonts w:cs="Arial"/>
          <w:sz w:val="16"/>
          <w:szCs w:val="16"/>
        </w:rPr>
        <w:t>Jumper contacts</w:t>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391" w:lineRule="exact"/>
        <w:rPr>
          <w:rFonts w:ascii="Times New Roman" w:hAnsi="Times New Roman"/>
          <w:sz w:val="24"/>
          <w:szCs w:val="24"/>
        </w:rPr>
      </w:pPr>
    </w:p>
    <w:p w:rsidR="006D69A5" w:rsidRDefault="006D69A5" w:rsidP="003079C9">
      <w:pPr>
        <w:widowControl w:val="0"/>
        <w:numPr>
          <w:ilvl w:val="0"/>
          <w:numId w:val="17"/>
        </w:numPr>
        <w:tabs>
          <w:tab w:val="clear" w:pos="720"/>
          <w:tab w:val="num" w:pos="2283"/>
        </w:tabs>
        <w:spacing w:line="875" w:lineRule="auto"/>
        <w:ind w:left="2380" w:right="6860" w:hanging="268"/>
        <w:textAlignment w:val="auto"/>
        <w:rPr>
          <w:rFonts w:cs="Arial"/>
          <w:sz w:val="16"/>
          <w:szCs w:val="16"/>
        </w:rPr>
      </w:pPr>
      <w:r>
        <w:rPr>
          <w:rFonts w:cs="Arial"/>
          <w:sz w:val="16"/>
          <w:szCs w:val="16"/>
        </w:rPr>
        <w:t xml:space="preserve">V GND </w:t>
      </w:r>
    </w:p>
    <w:p w:rsidR="006D69A5" w:rsidRPr="009C6E94" w:rsidRDefault="006D69A5" w:rsidP="009C6E94">
      <w:pPr>
        <w:pStyle w:val="Onderschrift"/>
      </w:pPr>
    </w:p>
    <w:p w:rsidR="009C6E94" w:rsidRPr="009C6E94" w:rsidRDefault="009C6E94" w:rsidP="009C6E94">
      <w:pPr>
        <w:pStyle w:val="Onderschrift"/>
      </w:pPr>
      <w:bookmarkStart w:id="220" w:name="_Toc393892953"/>
      <w:bookmarkStart w:id="221" w:name="OLE_LINK8"/>
      <w:bookmarkStart w:id="222" w:name="OLE_LINK9"/>
      <w:r w:rsidRPr="009C6E94">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22</w:t>
      </w:r>
      <w:r w:rsidR="00215670">
        <w:fldChar w:fldCharType="end"/>
      </w:r>
      <w:r w:rsidRPr="009C6E94">
        <w:t>: Supply module with fuse carrier</w:t>
      </w:r>
      <w:bookmarkEnd w:id="220"/>
    </w:p>
    <w:bookmarkEnd w:id="221"/>
    <w:bookmarkEnd w:id="222"/>
    <w:p w:rsidR="009C6E94" w:rsidRDefault="009C6E94" w:rsidP="006D69A5">
      <w:pPr>
        <w:widowControl w:val="0"/>
        <w:ind w:left="4500"/>
        <w:rPr>
          <w:rFonts w:cs="Arial"/>
          <w:b/>
          <w:bCs/>
          <w:color w:val="000000"/>
        </w:rPr>
      </w:pPr>
    </w:p>
    <w:p w:rsidR="009C6E94" w:rsidRDefault="009C6E94" w:rsidP="006D69A5">
      <w:pPr>
        <w:widowControl w:val="0"/>
        <w:ind w:left="4500"/>
        <w:rPr>
          <w:rFonts w:cs="Arial"/>
          <w:b/>
          <w:bCs/>
          <w:color w:val="000000"/>
        </w:rPr>
      </w:pPr>
    </w:p>
    <w:p w:rsidR="009C6E94" w:rsidRDefault="009C6E94" w:rsidP="006D69A5">
      <w:pPr>
        <w:widowControl w:val="0"/>
        <w:ind w:left="4500"/>
        <w:rPr>
          <w:rFonts w:cs="Arial"/>
          <w:b/>
          <w:bCs/>
          <w:color w:val="000000"/>
        </w:rPr>
      </w:pPr>
    </w:p>
    <w:p w:rsidR="006D69A5" w:rsidRDefault="006D69A5" w:rsidP="009C6E94">
      <w:pPr>
        <w:rPr>
          <w:rFonts w:ascii="Times New Roman" w:hAnsi="Times New Roman"/>
          <w:sz w:val="24"/>
          <w:szCs w:val="24"/>
        </w:rPr>
      </w:pPr>
      <w:r>
        <w:t>WARNING</w:t>
      </w:r>
    </w:p>
    <w:p w:rsidR="006D69A5" w:rsidRDefault="006D69A5" w:rsidP="009C6E94">
      <w:pPr>
        <w:rPr>
          <w:rFonts w:ascii="Times New Roman" w:hAnsi="Times New Roman"/>
          <w:sz w:val="24"/>
          <w:szCs w:val="24"/>
        </w:rPr>
      </w:pPr>
    </w:p>
    <w:p w:rsidR="009C6E94" w:rsidRDefault="009C6E94" w:rsidP="009C6E94">
      <w:pPr>
        <w:rPr>
          <w:rFonts w:ascii="Times New Roman" w:hAnsi="Times New Roman"/>
          <w:sz w:val="24"/>
          <w:szCs w:val="24"/>
        </w:rPr>
      </w:pPr>
    </w:p>
    <w:p w:rsidR="009C6E94" w:rsidRDefault="009C6E94" w:rsidP="009C6E94">
      <w:pPr>
        <w:rPr>
          <w:rFonts w:ascii="Times New Roman" w:hAnsi="Times New Roman"/>
          <w:sz w:val="24"/>
          <w:szCs w:val="24"/>
        </w:rPr>
      </w:pPr>
    </w:p>
    <w:p w:rsidR="006D69A5" w:rsidRDefault="006D69A5" w:rsidP="009C6E94">
      <w:pPr>
        <w:rPr>
          <w:rFonts w:ascii="Times New Roman" w:hAnsi="Times New Roman"/>
          <w:sz w:val="24"/>
          <w:szCs w:val="24"/>
        </w:rPr>
      </w:pPr>
      <w:r>
        <w:t>In the case of power supply modules with fuse holders, only fuses with a maximum dissipation of 1.6 W (IEC 127) must be used.</w:t>
      </w:r>
    </w:p>
    <w:p w:rsidR="006D69A5" w:rsidRDefault="006D69A5" w:rsidP="006D69A5">
      <w:pPr>
        <w:widowControl w:val="0"/>
        <w:spacing w:line="162" w:lineRule="exact"/>
        <w:rPr>
          <w:rFonts w:ascii="Times New Roman" w:hAnsi="Times New Roman"/>
          <w:sz w:val="24"/>
          <w:szCs w:val="24"/>
        </w:rPr>
      </w:pPr>
    </w:p>
    <w:p w:rsidR="009C6E94" w:rsidRDefault="009C6E94" w:rsidP="006D69A5">
      <w:pPr>
        <w:widowControl w:val="0"/>
        <w:spacing w:line="162" w:lineRule="exact"/>
        <w:rPr>
          <w:rFonts w:ascii="Times New Roman" w:hAnsi="Times New Roman"/>
          <w:sz w:val="24"/>
          <w:szCs w:val="24"/>
        </w:rPr>
      </w:pPr>
    </w:p>
    <w:p w:rsidR="009C6E94" w:rsidRDefault="009C6E94" w:rsidP="006D69A5">
      <w:pPr>
        <w:widowControl w:val="0"/>
        <w:spacing w:line="162" w:lineRule="exact"/>
        <w:rPr>
          <w:rFonts w:ascii="Times New Roman" w:hAnsi="Times New Roman"/>
          <w:sz w:val="24"/>
          <w:szCs w:val="24"/>
        </w:rPr>
      </w:pPr>
    </w:p>
    <w:tbl>
      <w:tblPr>
        <w:tblW w:w="0" w:type="auto"/>
        <w:tblInd w:w="360" w:type="dxa"/>
        <w:tblLayout w:type="fixed"/>
        <w:tblCellMar>
          <w:left w:w="0" w:type="dxa"/>
          <w:right w:w="0" w:type="dxa"/>
        </w:tblCellMar>
        <w:tblLook w:val="0000" w:firstRow="0" w:lastRow="0" w:firstColumn="0" w:lastColumn="0" w:noHBand="0" w:noVBand="0"/>
      </w:tblPr>
      <w:tblGrid>
        <w:gridCol w:w="1180"/>
        <w:gridCol w:w="760"/>
        <w:gridCol w:w="2700"/>
      </w:tblGrid>
      <w:tr w:rsidR="006D69A5" w:rsidTr="00A30C47">
        <w:trPr>
          <w:trHeight w:val="264"/>
        </w:trPr>
        <w:tc>
          <w:tcPr>
            <w:tcW w:w="118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b/>
                <w:bCs/>
                <w:color w:val="FFFFFF"/>
              </w:rPr>
              <w:t>Module</w:t>
            </w:r>
          </w:p>
        </w:tc>
        <w:tc>
          <w:tcPr>
            <w:tcW w:w="3460" w:type="dxa"/>
            <w:gridSpan w:val="2"/>
            <w:tcBorders>
              <w:top w:val="nil"/>
              <w:left w:val="nil"/>
              <w:bottom w:val="nil"/>
              <w:right w:val="nil"/>
            </w:tcBorders>
            <w:vAlign w:val="bottom"/>
          </w:tcPr>
          <w:p w:rsidR="006D69A5" w:rsidRDefault="006D69A5" w:rsidP="00A30C47">
            <w:pPr>
              <w:widowControl w:val="0"/>
              <w:ind w:left="360"/>
              <w:rPr>
                <w:rFonts w:ascii="Times New Roman" w:hAnsi="Times New Roman"/>
                <w:sz w:val="24"/>
                <w:szCs w:val="24"/>
              </w:rPr>
            </w:pPr>
            <w:r>
              <w:rPr>
                <w:rFonts w:cs="Arial"/>
                <w:b/>
                <w:bCs/>
                <w:color w:val="FFFFFF"/>
              </w:rPr>
              <w:t>Voltage</w:t>
            </w:r>
          </w:p>
        </w:tc>
      </w:tr>
      <w:tr w:rsidR="006D69A5" w:rsidTr="00A30C47">
        <w:trPr>
          <w:trHeight w:val="263"/>
        </w:trPr>
        <w:tc>
          <w:tcPr>
            <w:tcW w:w="118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750-601</w:t>
            </w:r>
          </w:p>
        </w:tc>
        <w:tc>
          <w:tcPr>
            <w:tcW w:w="3460" w:type="dxa"/>
            <w:gridSpan w:val="2"/>
            <w:tcBorders>
              <w:top w:val="nil"/>
              <w:left w:val="nil"/>
              <w:bottom w:val="nil"/>
              <w:right w:val="nil"/>
            </w:tcBorders>
            <w:vAlign w:val="bottom"/>
          </w:tcPr>
          <w:p w:rsidR="006D69A5" w:rsidRDefault="006D69A5" w:rsidP="00A30C47">
            <w:pPr>
              <w:widowControl w:val="0"/>
              <w:ind w:left="360"/>
              <w:rPr>
                <w:rFonts w:ascii="Times New Roman" w:hAnsi="Times New Roman"/>
                <w:sz w:val="24"/>
                <w:szCs w:val="24"/>
              </w:rPr>
            </w:pPr>
            <w:r>
              <w:rPr>
                <w:rFonts w:cs="Arial"/>
              </w:rPr>
              <w:t>24 VDC, supply/fuse</w:t>
            </w:r>
          </w:p>
        </w:tc>
      </w:tr>
      <w:tr w:rsidR="006D69A5" w:rsidTr="00A30C47">
        <w:trPr>
          <w:trHeight w:val="263"/>
        </w:trPr>
        <w:tc>
          <w:tcPr>
            <w:tcW w:w="118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750-609</w:t>
            </w:r>
          </w:p>
        </w:tc>
        <w:tc>
          <w:tcPr>
            <w:tcW w:w="760" w:type="dxa"/>
            <w:tcBorders>
              <w:top w:val="nil"/>
              <w:left w:val="nil"/>
              <w:bottom w:val="nil"/>
              <w:right w:val="nil"/>
            </w:tcBorders>
            <w:vAlign w:val="bottom"/>
          </w:tcPr>
          <w:p w:rsidR="006D69A5" w:rsidRDefault="006D69A5" w:rsidP="00A30C47">
            <w:pPr>
              <w:widowControl w:val="0"/>
              <w:ind w:left="360"/>
              <w:rPr>
                <w:rFonts w:ascii="Times New Roman" w:hAnsi="Times New Roman"/>
                <w:sz w:val="24"/>
                <w:szCs w:val="24"/>
              </w:rPr>
            </w:pPr>
            <w:r>
              <w:rPr>
                <w:rFonts w:cs="Arial"/>
              </w:rPr>
              <w:t>230</w:t>
            </w:r>
          </w:p>
        </w:tc>
        <w:tc>
          <w:tcPr>
            <w:tcW w:w="2700" w:type="dxa"/>
            <w:tcBorders>
              <w:top w:val="nil"/>
              <w:left w:val="nil"/>
              <w:bottom w:val="nil"/>
              <w:right w:val="nil"/>
            </w:tcBorders>
            <w:vAlign w:val="bottom"/>
          </w:tcPr>
          <w:p w:rsidR="006D69A5" w:rsidRDefault="006D69A5" w:rsidP="00A30C47">
            <w:pPr>
              <w:widowControl w:val="0"/>
              <w:ind w:left="20"/>
              <w:rPr>
                <w:rFonts w:ascii="Times New Roman" w:hAnsi="Times New Roman"/>
                <w:sz w:val="24"/>
                <w:szCs w:val="24"/>
              </w:rPr>
            </w:pPr>
            <w:r>
              <w:rPr>
                <w:rFonts w:cs="Arial"/>
              </w:rPr>
              <w:t>VAC, supply/fuse</w:t>
            </w:r>
          </w:p>
        </w:tc>
      </w:tr>
      <w:tr w:rsidR="006D69A5" w:rsidTr="00A30C47">
        <w:trPr>
          <w:trHeight w:val="263"/>
        </w:trPr>
        <w:tc>
          <w:tcPr>
            <w:tcW w:w="118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lastRenderedPageBreak/>
              <w:t>750-615</w:t>
            </w:r>
          </w:p>
        </w:tc>
        <w:tc>
          <w:tcPr>
            <w:tcW w:w="760" w:type="dxa"/>
            <w:tcBorders>
              <w:top w:val="nil"/>
              <w:left w:val="nil"/>
              <w:bottom w:val="nil"/>
              <w:right w:val="nil"/>
            </w:tcBorders>
            <w:vAlign w:val="bottom"/>
          </w:tcPr>
          <w:p w:rsidR="006D69A5" w:rsidRDefault="006D69A5" w:rsidP="00A30C47">
            <w:pPr>
              <w:widowControl w:val="0"/>
              <w:ind w:left="360"/>
              <w:rPr>
                <w:rFonts w:ascii="Times New Roman" w:hAnsi="Times New Roman"/>
                <w:sz w:val="24"/>
                <w:szCs w:val="24"/>
              </w:rPr>
            </w:pPr>
            <w:r>
              <w:rPr>
                <w:rFonts w:cs="Arial"/>
              </w:rPr>
              <w:t>120</w:t>
            </w:r>
          </w:p>
        </w:tc>
        <w:tc>
          <w:tcPr>
            <w:tcW w:w="2700" w:type="dxa"/>
            <w:tcBorders>
              <w:top w:val="nil"/>
              <w:left w:val="nil"/>
              <w:bottom w:val="nil"/>
              <w:right w:val="nil"/>
            </w:tcBorders>
            <w:vAlign w:val="bottom"/>
          </w:tcPr>
          <w:p w:rsidR="006D69A5" w:rsidRDefault="006D69A5" w:rsidP="00A30C47">
            <w:pPr>
              <w:widowControl w:val="0"/>
              <w:ind w:left="20"/>
              <w:rPr>
                <w:rFonts w:ascii="Times New Roman" w:hAnsi="Times New Roman"/>
                <w:sz w:val="24"/>
                <w:szCs w:val="24"/>
              </w:rPr>
            </w:pPr>
            <w:r>
              <w:rPr>
                <w:rFonts w:cs="Arial"/>
              </w:rPr>
              <w:t>VAC, supply/fuse</w:t>
            </w:r>
          </w:p>
        </w:tc>
      </w:tr>
      <w:tr w:rsidR="006D69A5" w:rsidTr="00A30C47">
        <w:trPr>
          <w:trHeight w:val="264"/>
        </w:trPr>
        <w:tc>
          <w:tcPr>
            <w:tcW w:w="118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750-610</w:t>
            </w:r>
          </w:p>
        </w:tc>
        <w:tc>
          <w:tcPr>
            <w:tcW w:w="3460" w:type="dxa"/>
            <w:gridSpan w:val="2"/>
            <w:tcBorders>
              <w:top w:val="nil"/>
              <w:left w:val="nil"/>
              <w:bottom w:val="nil"/>
              <w:right w:val="nil"/>
            </w:tcBorders>
            <w:vAlign w:val="bottom"/>
          </w:tcPr>
          <w:p w:rsidR="006D69A5" w:rsidRDefault="006D69A5" w:rsidP="00A30C47">
            <w:pPr>
              <w:widowControl w:val="0"/>
              <w:ind w:left="360"/>
              <w:rPr>
                <w:rFonts w:ascii="Times New Roman" w:hAnsi="Times New Roman"/>
                <w:sz w:val="24"/>
                <w:szCs w:val="24"/>
              </w:rPr>
            </w:pPr>
            <w:r>
              <w:rPr>
                <w:rFonts w:cs="Arial"/>
              </w:rPr>
              <w:t>24 VDC, supply/fuse/diagnosis</w:t>
            </w:r>
          </w:p>
        </w:tc>
      </w:tr>
      <w:tr w:rsidR="006D69A5" w:rsidTr="00A30C47">
        <w:trPr>
          <w:trHeight w:val="290"/>
        </w:trPr>
        <w:tc>
          <w:tcPr>
            <w:tcW w:w="118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750-611</w:t>
            </w:r>
          </w:p>
        </w:tc>
        <w:tc>
          <w:tcPr>
            <w:tcW w:w="760" w:type="dxa"/>
            <w:tcBorders>
              <w:top w:val="nil"/>
              <w:left w:val="nil"/>
              <w:bottom w:val="nil"/>
              <w:right w:val="nil"/>
            </w:tcBorders>
            <w:vAlign w:val="bottom"/>
          </w:tcPr>
          <w:p w:rsidR="006D69A5" w:rsidRDefault="006D69A5" w:rsidP="00A30C47">
            <w:pPr>
              <w:widowControl w:val="0"/>
              <w:ind w:left="360"/>
              <w:rPr>
                <w:rFonts w:ascii="Times New Roman" w:hAnsi="Times New Roman"/>
                <w:sz w:val="24"/>
                <w:szCs w:val="24"/>
              </w:rPr>
            </w:pPr>
            <w:r>
              <w:rPr>
                <w:rFonts w:cs="Arial"/>
              </w:rPr>
              <w:t>230</w:t>
            </w:r>
          </w:p>
        </w:tc>
        <w:tc>
          <w:tcPr>
            <w:tcW w:w="2700" w:type="dxa"/>
            <w:tcBorders>
              <w:top w:val="nil"/>
              <w:left w:val="nil"/>
              <w:bottom w:val="nil"/>
              <w:right w:val="nil"/>
            </w:tcBorders>
            <w:vAlign w:val="bottom"/>
          </w:tcPr>
          <w:p w:rsidR="006D69A5" w:rsidRDefault="006D69A5" w:rsidP="00A30C47">
            <w:pPr>
              <w:widowControl w:val="0"/>
              <w:ind w:left="20"/>
              <w:rPr>
                <w:rFonts w:ascii="Times New Roman" w:hAnsi="Times New Roman"/>
                <w:sz w:val="24"/>
                <w:szCs w:val="24"/>
              </w:rPr>
            </w:pPr>
            <w:r>
              <w:rPr>
                <w:rFonts w:cs="Arial"/>
                <w:w w:val="99"/>
              </w:rPr>
              <w:t>VAC, supply/fuse/diagnosis</w:t>
            </w:r>
          </w:p>
        </w:tc>
      </w:tr>
    </w:tbl>
    <w:p w:rsidR="006D69A5"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54144" behindDoc="1" locked="0" layoutInCell="0" allowOverlap="1" wp14:anchorId="5DADDAA3" wp14:editId="71A9862A">
            <wp:simplePos x="0" y="0"/>
            <wp:positionH relativeFrom="column">
              <wp:posOffset>156210</wp:posOffset>
            </wp:positionH>
            <wp:positionV relativeFrom="paragraph">
              <wp:posOffset>-1014730</wp:posOffset>
            </wp:positionV>
            <wp:extent cx="3357245" cy="1008380"/>
            <wp:effectExtent l="0" t="0" r="0" b="12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7245" cy="100838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9C6E94">
      <w:pPr>
        <w:rPr>
          <w:rFonts w:ascii="Times New Roman" w:hAnsi="Times New Roman"/>
          <w:sz w:val="24"/>
          <w:szCs w:val="24"/>
        </w:rPr>
      </w:pPr>
      <w:bookmarkStart w:id="223" w:name="page24"/>
      <w:bookmarkEnd w:id="223"/>
      <w:r>
        <w:t>In order to insert or change a fuse, or to switch off the voltage in succeeding bus modules, the fuse holder may be pulled out. In order to do this, use a screwdriver for example, to reach into one of the slits (one on both sides) and pull out the holder.</w:t>
      </w:r>
    </w:p>
    <w:p w:rsidR="006D69A5" w:rsidRDefault="006D69A5" w:rsidP="006D69A5">
      <w:pPr>
        <w:widowControl w:val="0"/>
        <w:spacing w:line="32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56192" behindDoc="1" locked="0" layoutInCell="0" allowOverlap="1" wp14:anchorId="0F8CE921" wp14:editId="2BD851CF">
            <wp:simplePos x="0" y="0"/>
            <wp:positionH relativeFrom="column">
              <wp:posOffset>-635</wp:posOffset>
            </wp:positionH>
            <wp:positionV relativeFrom="paragraph">
              <wp:posOffset>161925</wp:posOffset>
            </wp:positionV>
            <wp:extent cx="1847850" cy="13525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7850" cy="135255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23" w:lineRule="exact"/>
        <w:rPr>
          <w:rFonts w:ascii="Times New Roman" w:hAnsi="Times New Roman"/>
          <w:sz w:val="24"/>
          <w:szCs w:val="24"/>
        </w:rPr>
      </w:pPr>
    </w:p>
    <w:p w:rsidR="009C6E94" w:rsidRDefault="009C6E94" w:rsidP="009C6E94">
      <w:pPr>
        <w:pStyle w:val="Onderschrift"/>
        <w:rPr>
          <w:bCs/>
          <w:color w:val="000000"/>
          <w:szCs w:val="18"/>
        </w:rPr>
      </w:pPr>
      <w:bookmarkStart w:id="224" w:name="_Toc393892954"/>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23</w:t>
      </w:r>
      <w:r w:rsidR="00215670">
        <w:fldChar w:fldCharType="end"/>
      </w:r>
      <w:r>
        <w:rPr>
          <w:bCs/>
          <w:color w:val="000000"/>
          <w:szCs w:val="18"/>
        </w:rPr>
        <w:t>: Removing the fuse carrier</w:t>
      </w:r>
      <w:bookmarkEnd w:id="224"/>
    </w:p>
    <w:p w:rsidR="009C6E94" w:rsidRDefault="009C6E94" w:rsidP="006D69A5">
      <w:pPr>
        <w:widowControl w:val="0"/>
        <w:rPr>
          <w:rFonts w:cs="Arial"/>
          <w:color w:val="000000"/>
        </w:rPr>
      </w:pPr>
    </w:p>
    <w:p w:rsidR="006D69A5" w:rsidRDefault="006D69A5" w:rsidP="006D69A5">
      <w:pPr>
        <w:widowControl w:val="0"/>
        <w:rPr>
          <w:rFonts w:ascii="Times New Roman" w:hAnsi="Times New Roman"/>
          <w:sz w:val="24"/>
          <w:szCs w:val="24"/>
        </w:rPr>
      </w:pPr>
      <w:r>
        <w:rPr>
          <w:rFonts w:cs="Arial"/>
          <w:color w:val="000000"/>
        </w:rPr>
        <w:t>Lifting the cover to the side opens the fuse carrier</w:t>
      </w:r>
    </w:p>
    <w:p w:rsidR="006D69A5" w:rsidRDefault="009C6E94" w:rsidP="006D69A5">
      <w:pPr>
        <w:widowControl w:val="0"/>
        <w:spacing w:line="373" w:lineRule="exact"/>
        <w:rPr>
          <w:rFonts w:ascii="Times New Roman" w:hAnsi="Times New Roman"/>
          <w:sz w:val="24"/>
          <w:szCs w:val="24"/>
        </w:rPr>
      </w:pPr>
      <w:r>
        <w:rPr>
          <w:noProof/>
          <w:lang w:val="nl-NL" w:eastAsia="nl-NL"/>
        </w:rPr>
        <w:drawing>
          <wp:anchor distT="0" distB="0" distL="114300" distR="114300" simplePos="0" relativeHeight="251660288" behindDoc="1" locked="0" layoutInCell="0" allowOverlap="1" wp14:anchorId="24C73C3B" wp14:editId="0A5E6899">
            <wp:simplePos x="0" y="0"/>
            <wp:positionH relativeFrom="margin">
              <wp:posOffset>-635</wp:posOffset>
            </wp:positionH>
            <wp:positionV relativeFrom="paragraph">
              <wp:posOffset>136387</wp:posOffset>
            </wp:positionV>
            <wp:extent cx="1762760" cy="1295400"/>
            <wp:effectExtent l="0" t="0" r="889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2760" cy="129540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9C6E94" w:rsidP="009C6E94">
      <w:pPr>
        <w:pStyle w:val="Onderschrift"/>
        <w:rPr>
          <w:rFonts w:ascii="Times New Roman" w:hAnsi="Times New Roman"/>
          <w:sz w:val="24"/>
          <w:szCs w:val="24"/>
        </w:rPr>
      </w:pPr>
      <w:bookmarkStart w:id="225" w:name="_Toc393892955"/>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24</w:t>
      </w:r>
      <w:r w:rsidR="00215670">
        <w:fldChar w:fldCharType="end"/>
      </w:r>
      <w:r>
        <w:rPr>
          <w:bCs/>
          <w:color w:val="000000"/>
          <w:szCs w:val="18"/>
        </w:rPr>
        <w:t>: Opening the fuse carrier</w:t>
      </w:r>
      <w:bookmarkEnd w:id="225"/>
    </w:p>
    <w:p w:rsidR="009C6E94" w:rsidRDefault="009C6E94" w:rsidP="006D69A5">
      <w:pPr>
        <w:widowControl w:val="0"/>
        <w:spacing w:line="254" w:lineRule="exact"/>
        <w:rPr>
          <w:rFonts w:ascii="Times New Roman" w:hAnsi="Times New Roman"/>
          <w:sz w:val="24"/>
          <w:szCs w:val="24"/>
        </w:rPr>
      </w:pPr>
    </w:p>
    <w:p w:rsidR="009C6E94" w:rsidRDefault="009C6E94" w:rsidP="006D69A5">
      <w:pPr>
        <w:widowControl w:val="0"/>
        <w:spacing w:line="254" w:lineRule="exact"/>
        <w:rPr>
          <w:rFonts w:ascii="Times New Roman" w:hAnsi="Times New Roman"/>
          <w:sz w:val="24"/>
          <w:szCs w:val="24"/>
        </w:rPr>
      </w:pPr>
    </w:p>
    <w:p w:rsidR="009C6E94" w:rsidRDefault="009C6E94" w:rsidP="006D69A5">
      <w:pPr>
        <w:widowControl w:val="0"/>
        <w:spacing w:line="200" w:lineRule="exact"/>
        <w:rPr>
          <w:rFonts w:ascii="Times New Roman" w:hAnsi="Times New Roman"/>
          <w:sz w:val="24"/>
          <w:szCs w:val="24"/>
        </w:rPr>
      </w:pPr>
    </w:p>
    <w:p w:rsidR="009C6E94" w:rsidRDefault="009C6E94" w:rsidP="006D69A5">
      <w:pPr>
        <w:widowControl w:val="0"/>
        <w:spacing w:line="200" w:lineRule="exact"/>
        <w:rPr>
          <w:rFonts w:ascii="Times New Roman" w:hAnsi="Times New Roman"/>
          <w:sz w:val="24"/>
          <w:szCs w:val="24"/>
        </w:rPr>
      </w:pPr>
    </w:p>
    <w:p w:rsidR="009C6E94" w:rsidRDefault="009C6E94" w:rsidP="006D69A5">
      <w:pPr>
        <w:widowControl w:val="0"/>
        <w:spacing w:line="200" w:lineRule="exact"/>
        <w:rPr>
          <w:rFonts w:ascii="Times New Roman" w:hAnsi="Times New Roman"/>
          <w:sz w:val="24"/>
          <w:szCs w:val="24"/>
        </w:rPr>
      </w:pPr>
    </w:p>
    <w:p w:rsidR="009C6E94" w:rsidRDefault="009C6E94" w:rsidP="006D69A5">
      <w:pPr>
        <w:widowControl w:val="0"/>
        <w:spacing w:line="200" w:lineRule="exact"/>
        <w:rPr>
          <w:rFonts w:ascii="Times New Roman" w:hAnsi="Times New Roman"/>
          <w:sz w:val="24"/>
          <w:szCs w:val="24"/>
        </w:rPr>
      </w:pPr>
    </w:p>
    <w:p w:rsidR="009C6E94" w:rsidRDefault="009C6E94"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63360" behindDoc="1" locked="0" layoutInCell="0" allowOverlap="1" wp14:anchorId="62DF5BCB" wp14:editId="2DD16D03">
            <wp:simplePos x="0" y="0"/>
            <wp:positionH relativeFrom="column">
              <wp:posOffset>-635</wp:posOffset>
            </wp:positionH>
            <wp:positionV relativeFrom="paragraph">
              <wp:posOffset>161290</wp:posOffset>
            </wp:positionV>
            <wp:extent cx="1790700" cy="12954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129540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9C6E94" w:rsidRDefault="009C6E94" w:rsidP="009C6E94">
      <w:pPr>
        <w:pStyle w:val="Onderschrift"/>
        <w:rPr>
          <w:rFonts w:ascii="Times New Roman" w:hAnsi="Times New Roman"/>
          <w:sz w:val="24"/>
          <w:szCs w:val="24"/>
        </w:rPr>
      </w:pPr>
      <w:bookmarkStart w:id="226" w:name="_Toc393892956"/>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25</w:t>
      </w:r>
      <w:r w:rsidR="00215670">
        <w:fldChar w:fldCharType="end"/>
      </w:r>
      <w:r>
        <w:rPr>
          <w:bCs/>
          <w:color w:val="000000"/>
          <w:szCs w:val="18"/>
        </w:rPr>
        <w:t>: Change fuse</w:t>
      </w:r>
      <w:bookmarkEnd w:id="226"/>
    </w:p>
    <w:p w:rsidR="006D69A5" w:rsidRDefault="006D69A5" w:rsidP="009C6E94">
      <w:pPr>
        <w:rPr>
          <w:rFonts w:ascii="Times New Roman" w:hAnsi="Times New Roman"/>
          <w:sz w:val="24"/>
          <w:szCs w:val="24"/>
        </w:rPr>
      </w:pPr>
      <w:r>
        <w:t>After changing the fuse, the fuse carrier is pushed back into its original position.</w:t>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bookmarkStart w:id="227" w:name="page25"/>
      <w:bookmarkEnd w:id="227"/>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300" w:lineRule="exact"/>
        <w:rPr>
          <w:rFonts w:ascii="Times New Roman" w:hAnsi="Times New Roman"/>
          <w:sz w:val="24"/>
          <w:szCs w:val="24"/>
        </w:rPr>
      </w:pPr>
    </w:p>
    <w:p w:rsidR="006D69A5" w:rsidRDefault="006D69A5" w:rsidP="006D69A5">
      <w:pPr>
        <w:widowControl w:val="0"/>
        <w:spacing w:line="242" w:lineRule="exact"/>
        <w:rPr>
          <w:rFonts w:ascii="Times New Roman" w:hAnsi="Times New Roman"/>
          <w:sz w:val="24"/>
          <w:szCs w:val="24"/>
        </w:rPr>
      </w:pPr>
    </w:p>
    <w:p w:rsidR="006D69A5" w:rsidRPr="009C6E94" w:rsidRDefault="006D69A5" w:rsidP="009C6E94">
      <w:pPr>
        <w:pStyle w:val="Kop4"/>
        <w:rPr>
          <w:rStyle w:val="Kop4Char"/>
        </w:rPr>
      </w:pPr>
      <w:bookmarkStart w:id="228" w:name="_Toc393892880"/>
      <w:r>
        <w:t>Grounding the DIN rail</w:t>
      </w:r>
      <w:bookmarkEnd w:id="228"/>
    </w:p>
    <w:p w:rsidR="006D69A5" w:rsidRDefault="006D69A5" w:rsidP="006D69A5">
      <w:pPr>
        <w:widowControl w:val="0"/>
        <w:spacing w:line="238" w:lineRule="exact"/>
        <w:rPr>
          <w:rFonts w:ascii="Times New Roman" w:hAnsi="Times New Roman"/>
          <w:sz w:val="24"/>
          <w:szCs w:val="24"/>
        </w:rPr>
      </w:pPr>
    </w:p>
    <w:p w:rsidR="006D69A5" w:rsidRDefault="006D69A5" w:rsidP="009C6E94"/>
    <w:p w:rsidR="006D69A5" w:rsidRDefault="006D69A5" w:rsidP="009C6E94">
      <w:r>
        <w:rPr>
          <w:rFonts w:cs="Arial"/>
          <w:b/>
          <w:bCs/>
          <w:color w:val="000000"/>
        </w:rPr>
        <w:t>CAUTION</w:t>
      </w:r>
    </w:p>
    <w:p w:rsidR="006D69A5" w:rsidRDefault="006D69A5" w:rsidP="009C6E94"/>
    <w:p w:rsidR="006D69A5" w:rsidRDefault="006D69A5" w:rsidP="009C6E94">
      <w:r>
        <w:rPr>
          <w:rFonts w:cs="Arial"/>
          <w:b/>
          <w:bCs/>
          <w:color w:val="000000"/>
        </w:rPr>
        <w:t>Care must be taken to ensure the flawless electrical connection between the carrier rail and the frame or housing in order to guarantee sufficient grounding.</w:t>
      </w:r>
    </w:p>
    <w:p w:rsidR="006D69A5" w:rsidRDefault="006D69A5" w:rsidP="009C6E94"/>
    <w:p w:rsidR="006D69A5" w:rsidRDefault="006D69A5" w:rsidP="009C6E94">
      <w:r>
        <w:rPr>
          <w:rFonts w:cs="Arial"/>
          <w:color w:val="000000"/>
          <w:sz w:val="21"/>
          <w:szCs w:val="21"/>
        </w:rPr>
        <w:t>When setting up the framework, the carrier rail must be screwed together with the electrically conducting cabinet or housing frame. The framework or the housing must be grounded. The electronic connection is established via the screw. Thus, the carrier rail is grounded.</w:t>
      </w:r>
    </w:p>
    <w:p w:rsidR="006D69A5" w:rsidRDefault="006D69A5" w:rsidP="006D69A5">
      <w:pPr>
        <w:widowControl w:val="0"/>
        <w:spacing w:line="168" w:lineRule="exact"/>
        <w:rPr>
          <w:rFonts w:ascii="Times New Roman" w:hAnsi="Times New Roman"/>
          <w:sz w:val="24"/>
          <w:szCs w:val="24"/>
        </w:rPr>
      </w:pPr>
    </w:p>
    <w:p w:rsidR="006D69A5" w:rsidRDefault="006D69A5" w:rsidP="009C6E94">
      <w:pPr>
        <w:pStyle w:val="Kop4"/>
        <w:rPr>
          <w:rFonts w:ascii="Times New Roman" w:hAnsi="Times New Roman"/>
        </w:rPr>
      </w:pPr>
      <w:bookmarkStart w:id="229" w:name="_Toc393892881"/>
      <w:r>
        <w:t>Insulated assembly</w:t>
      </w:r>
      <w:bookmarkEnd w:id="229"/>
    </w:p>
    <w:p w:rsidR="006D69A5" w:rsidRDefault="006D69A5" w:rsidP="006D69A5">
      <w:pPr>
        <w:widowControl w:val="0"/>
        <w:spacing w:line="256" w:lineRule="exact"/>
        <w:rPr>
          <w:rFonts w:ascii="Times New Roman" w:hAnsi="Times New Roman"/>
          <w:sz w:val="24"/>
          <w:szCs w:val="24"/>
        </w:rPr>
      </w:pPr>
    </w:p>
    <w:p w:rsidR="006D69A5" w:rsidRDefault="006D69A5" w:rsidP="009C6E94">
      <w:pPr>
        <w:rPr>
          <w:rFonts w:ascii="Times New Roman" w:hAnsi="Times New Roman"/>
          <w:sz w:val="24"/>
          <w:szCs w:val="24"/>
        </w:rPr>
      </w:pPr>
      <w:r>
        <w:t>Insulated assembly has been achieved when there is constructively no direct conduction connection between the cabinet frame or machine parts and the carrier rail. Here the earth must be set up via an electrical conductor.</w:t>
      </w:r>
    </w:p>
    <w:p w:rsidR="006D69A5" w:rsidRDefault="006D69A5" w:rsidP="009C6E94">
      <w:pPr>
        <w:rPr>
          <w:rFonts w:ascii="Times New Roman" w:hAnsi="Times New Roman"/>
          <w:sz w:val="24"/>
          <w:szCs w:val="24"/>
        </w:rPr>
      </w:pPr>
    </w:p>
    <w:p w:rsidR="006D69A5" w:rsidRDefault="006D69A5" w:rsidP="009C6E94">
      <w:pPr>
        <w:rPr>
          <w:rFonts w:ascii="Times New Roman" w:hAnsi="Times New Roman"/>
          <w:sz w:val="24"/>
          <w:szCs w:val="24"/>
        </w:rPr>
      </w:pPr>
      <w:r>
        <w:t>The connected grounding conductor should have a cross section of at least 4 mm</w:t>
      </w:r>
      <w:r>
        <w:rPr>
          <w:sz w:val="19"/>
          <w:szCs w:val="19"/>
          <w:vertAlign w:val="superscript"/>
        </w:rPr>
        <w:t>2</w:t>
      </w:r>
      <w:r>
        <w:t>.</w:t>
      </w:r>
    </w:p>
    <w:p w:rsidR="006D69A5" w:rsidRDefault="006D69A5" w:rsidP="009C6E94">
      <w:pPr>
        <w:rPr>
          <w:rFonts w:ascii="Times New Roman" w:hAnsi="Times New Roman"/>
          <w:sz w:val="24"/>
          <w:szCs w:val="24"/>
        </w:rPr>
      </w:pPr>
    </w:p>
    <w:p w:rsidR="006D69A5" w:rsidRDefault="006D69A5" w:rsidP="009C6E94">
      <w:pPr>
        <w:rPr>
          <w:rFonts w:ascii="Times New Roman" w:hAnsi="Times New Roman"/>
          <w:sz w:val="24"/>
          <w:szCs w:val="24"/>
        </w:rPr>
      </w:pPr>
      <w:r>
        <w:rPr>
          <w:b/>
          <w:bCs/>
        </w:rPr>
        <w:t>Recommendation</w:t>
      </w:r>
    </w:p>
    <w:p w:rsidR="006D69A5" w:rsidRDefault="006D69A5" w:rsidP="009C6E94">
      <w:pPr>
        <w:rPr>
          <w:rFonts w:ascii="Times New Roman" w:hAnsi="Times New Roman"/>
          <w:sz w:val="24"/>
          <w:szCs w:val="24"/>
        </w:rPr>
      </w:pPr>
    </w:p>
    <w:p w:rsidR="006D69A5" w:rsidRDefault="006D69A5" w:rsidP="009C6E94">
      <w:pPr>
        <w:rPr>
          <w:rFonts w:ascii="Times New Roman" w:hAnsi="Times New Roman"/>
          <w:sz w:val="24"/>
          <w:szCs w:val="24"/>
        </w:rPr>
      </w:pPr>
      <w:r>
        <w:t>The optimal insulated setup is a metallic assembly plate with grounding connection with an electrical conductive link with the carrier rail.</w:t>
      </w:r>
    </w:p>
    <w:p w:rsidR="006D69A5" w:rsidRDefault="006D69A5" w:rsidP="009C6E94">
      <w:pPr>
        <w:rPr>
          <w:rFonts w:ascii="Times New Roman" w:hAnsi="Times New Roman"/>
          <w:sz w:val="24"/>
          <w:szCs w:val="24"/>
        </w:rPr>
      </w:pPr>
      <w:r>
        <w:t>The separate grounding of the carrier rail can be easily set up with the aid of the WAGO ground wire terminals.</w:t>
      </w:r>
    </w:p>
    <w:p w:rsidR="006D69A5" w:rsidRDefault="006D69A5" w:rsidP="006D69A5">
      <w:pPr>
        <w:widowControl w:val="0"/>
        <w:spacing w:line="174" w:lineRule="exact"/>
        <w:rPr>
          <w:rFonts w:ascii="Times New Roman" w:hAnsi="Times New Roman"/>
          <w:sz w:val="24"/>
          <w:szCs w:val="24"/>
        </w:rPr>
      </w:pPr>
    </w:p>
    <w:tbl>
      <w:tblPr>
        <w:tblW w:w="0" w:type="auto"/>
        <w:tblInd w:w="250" w:type="dxa"/>
        <w:tblLayout w:type="fixed"/>
        <w:tblCellMar>
          <w:left w:w="0" w:type="dxa"/>
          <w:right w:w="0" w:type="dxa"/>
        </w:tblCellMar>
        <w:tblLook w:val="0000" w:firstRow="0" w:lastRow="0" w:firstColumn="0" w:lastColumn="0" w:noHBand="0" w:noVBand="0"/>
      </w:tblPr>
      <w:tblGrid>
        <w:gridCol w:w="1460"/>
        <w:gridCol w:w="8140"/>
      </w:tblGrid>
      <w:tr w:rsidR="006D69A5" w:rsidTr="00A30C47">
        <w:trPr>
          <w:trHeight w:val="268"/>
        </w:trPr>
        <w:tc>
          <w:tcPr>
            <w:tcW w:w="1460" w:type="dxa"/>
            <w:tcBorders>
              <w:top w:val="single" w:sz="8" w:space="0" w:color="auto"/>
              <w:left w:val="single" w:sz="8" w:space="0" w:color="auto"/>
              <w:bottom w:val="single" w:sz="8" w:space="0" w:color="auto"/>
              <w:right w:val="single" w:sz="8" w:space="0" w:color="auto"/>
            </w:tcBorders>
            <w:shd w:val="clear" w:color="auto" w:fill="0C0C0C"/>
            <w:vAlign w:val="bottom"/>
          </w:tcPr>
          <w:p w:rsidR="006D69A5" w:rsidRDefault="006D69A5" w:rsidP="00A30C47">
            <w:pPr>
              <w:widowControl w:val="0"/>
              <w:ind w:left="120"/>
              <w:rPr>
                <w:rFonts w:ascii="Times New Roman" w:hAnsi="Times New Roman"/>
                <w:sz w:val="24"/>
                <w:szCs w:val="24"/>
              </w:rPr>
            </w:pPr>
            <w:r>
              <w:rPr>
                <w:rFonts w:cs="Arial"/>
                <w:b/>
                <w:bCs/>
                <w:color w:val="FFFFFF"/>
              </w:rPr>
              <w:t>Article #</w:t>
            </w:r>
          </w:p>
        </w:tc>
        <w:tc>
          <w:tcPr>
            <w:tcW w:w="8140" w:type="dxa"/>
            <w:tcBorders>
              <w:top w:val="single" w:sz="8" w:space="0" w:color="auto"/>
              <w:left w:val="nil"/>
              <w:bottom w:val="single" w:sz="8" w:space="0" w:color="auto"/>
              <w:right w:val="single" w:sz="8" w:space="0" w:color="auto"/>
            </w:tcBorders>
            <w:shd w:val="clear" w:color="auto" w:fill="0C0C0C"/>
            <w:vAlign w:val="bottom"/>
          </w:tcPr>
          <w:p w:rsidR="006D69A5" w:rsidRDefault="006D69A5" w:rsidP="00A30C47">
            <w:pPr>
              <w:widowControl w:val="0"/>
              <w:ind w:left="80"/>
              <w:rPr>
                <w:rFonts w:ascii="Times New Roman" w:hAnsi="Times New Roman"/>
                <w:sz w:val="24"/>
                <w:szCs w:val="24"/>
              </w:rPr>
            </w:pPr>
            <w:r>
              <w:rPr>
                <w:rFonts w:cs="Arial"/>
                <w:b/>
                <w:bCs/>
                <w:color w:val="FFFFFF"/>
              </w:rPr>
              <w:t>Description</w:t>
            </w:r>
          </w:p>
        </w:tc>
      </w:tr>
      <w:tr w:rsidR="006D69A5" w:rsidTr="00A30C47">
        <w:trPr>
          <w:trHeight w:val="207"/>
        </w:trPr>
        <w:tc>
          <w:tcPr>
            <w:tcW w:w="1460" w:type="dxa"/>
            <w:tcBorders>
              <w:top w:val="nil"/>
              <w:left w:val="single" w:sz="8" w:space="0" w:color="auto"/>
              <w:bottom w:val="nil"/>
              <w:right w:val="single" w:sz="8" w:space="0" w:color="auto"/>
            </w:tcBorders>
            <w:vAlign w:val="bottom"/>
          </w:tcPr>
          <w:p w:rsidR="006D69A5" w:rsidRDefault="006D69A5" w:rsidP="00A30C47">
            <w:pPr>
              <w:widowControl w:val="0"/>
              <w:rPr>
                <w:rFonts w:ascii="Times New Roman" w:hAnsi="Times New Roman"/>
                <w:sz w:val="17"/>
                <w:szCs w:val="17"/>
              </w:rPr>
            </w:pPr>
          </w:p>
        </w:tc>
        <w:tc>
          <w:tcPr>
            <w:tcW w:w="8140" w:type="dxa"/>
            <w:tcBorders>
              <w:top w:val="nil"/>
              <w:left w:val="nil"/>
              <w:bottom w:val="nil"/>
              <w:right w:val="single" w:sz="8" w:space="0" w:color="auto"/>
            </w:tcBorders>
            <w:vAlign w:val="bottom"/>
          </w:tcPr>
          <w:p w:rsidR="006D69A5" w:rsidRDefault="006D69A5" w:rsidP="00A30C47">
            <w:pPr>
              <w:widowControl w:val="0"/>
              <w:spacing w:line="207" w:lineRule="exact"/>
              <w:ind w:left="80"/>
              <w:rPr>
                <w:rFonts w:ascii="Times New Roman" w:hAnsi="Times New Roman"/>
                <w:sz w:val="24"/>
                <w:szCs w:val="24"/>
              </w:rPr>
            </w:pPr>
            <w:r>
              <w:rPr>
                <w:rFonts w:cs="Arial"/>
              </w:rPr>
              <w:t>Single-conductor ground (earth) terminal block make an automatic contact to the</w:t>
            </w:r>
          </w:p>
        </w:tc>
      </w:tr>
      <w:tr w:rsidR="006D69A5" w:rsidTr="00A30C47">
        <w:trPr>
          <w:trHeight w:val="275"/>
        </w:trPr>
        <w:tc>
          <w:tcPr>
            <w:tcW w:w="1460" w:type="dxa"/>
            <w:tcBorders>
              <w:top w:val="nil"/>
              <w:left w:val="single" w:sz="8" w:space="0" w:color="auto"/>
              <w:bottom w:val="nil"/>
              <w:right w:val="single" w:sz="8" w:space="0" w:color="auto"/>
            </w:tcBorders>
            <w:vAlign w:val="bottom"/>
          </w:tcPr>
          <w:p w:rsidR="006D69A5" w:rsidRDefault="006D69A5" w:rsidP="00A30C47">
            <w:pPr>
              <w:widowControl w:val="0"/>
              <w:ind w:left="120"/>
              <w:rPr>
                <w:rFonts w:ascii="Times New Roman" w:hAnsi="Times New Roman"/>
                <w:sz w:val="24"/>
                <w:szCs w:val="24"/>
              </w:rPr>
            </w:pPr>
            <w:r>
              <w:rPr>
                <w:rFonts w:cs="Arial"/>
              </w:rPr>
              <w:t>283-609</w:t>
            </w:r>
          </w:p>
        </w:tc>
        <w:tc>
          <w:tcPr>
            <w:tcW w:w="8140" w:type="dxa"/>
            <w:tcBorders>
              <w:top w:val="nil"/>
              <w:left w:val="nil"/>
              <w:bottom w:val="nil"/>
              <w:right w:val="single" w:sz="8" w:space="0" w:color="auto"/>
            </w:tcBorders>
            <w:vAlign w:val="bottom"/>
          </w:tcPr>
          <w:p w:rsidR="006D69A5" w:rsidRDefault="006D69A5" w:rsidP="00A30C47">
            <w:pPr>
              <w:widowControl w:val="0"/>
              <w:spacing w:line="274" w:lineRule="exact"/>
              <w:ind w:left="80"/>
              <w:rPr>
                <w:rFonts w:ascii="Times New Roman" w:hAnsi="Times New Roman"/>
                <w:sz w:val="24"/>
                <w:szCs w:val="24"/>
              </w:rPr>
            </w:pPr>
            <w:r>
              <w:rPr>
                <w:rFonts w:cs="Arial"/>
              </w:rPr>
              <w:t>carrier rail; conductor cross section: 0.2 -16 mm</w:t>
            </w:r>
            <w:r>
              <w:rPr>
                <w:rFonts w:cs="Arial"/>
                <w:sz w:val="28"/>
                <w:szCs w:val="28"/>
                <w:vertAlign w:val="superscript"/>
              </w:rPr>
              <w:t>2</w:t>
            </w:r>
          </w:p>
        </w:tc>
      </w:tr>
      <w:tr w:rsidR="006D69A5" w:rsidTr="00A30C47">
        <w:trPr>
          <w:trHeight w:val="267"/>
        </w:trPr>
        <w:tc>
          <w:tcPr>
            <w:tcW w:w="1460" w:type="dxa"/>
            <w:tcBorders>
              <w:top w:val="nil"/>
              <w:left w:val="single" w:sz="8" w:space="0" w:color="auto"/>
              <w:bottom w:val="single" w:sz="8" w:space="0" w:color="auto"/>
              <w:right w:val="single" w:sz="8" w:space="0" w:color="auto"/>
            </w:tcBorders>
            <w:vAlign w:val="bottom"/>
          </w:tcPr>
          <w:p w:rsidR="006D69A5" w:rsidRDefault="006D69A5" w:rsidP="00A30C47">
            <w:pPr>
              <w:widowControl w:val="0"/>
              <w:rPr>
                <w:rFonts w:ascii="Times New Roman" w:hAnsi="Times New Roman"/>
                <w:sz w:val="23"/>
                <w:szCs w:val="23"/>
              </w:rPr>
            </w:pPr>
          </w:p>
        </w:tc>
        <w:tc>
          <w:tcPr>
            <w:tcW w:w="8140" w:type="dxa"/>
            <w:tcBorders>
              <w:top w:val="nil"/>
              <w:left w:val="nil"/>
              <w:bottom w:val="single" w:sz="8" w:space="0" w:color="auto"/>
              <w:right w:val="single" w:sz="8" w:space="0" w:color="auto"/>
            </w:tcBorders>
            <w:vAlign w:val="bottom"/>
          </w:tcPr>
          <w:p w:rsidR="006D69A5" w:rsidRDefault="006D69A5" w:rsidP="00A30C47">
            <w:pPr>
              <w:widowControl w:val="0"/>
              <w:ind w:left="80"/>
              <w:rPr>
                <w:rFonts w:ascii="Times New Roman" w:hAnsi="Times New Roman"/>
                <w:sz w:val="24"/>
                <w:szCs w:val="24"/>
              </w:rPr>
            </w:pPr>
            <w:r>
              <w:rPr>
                <w:rFonts w:cs="Arial"/>
                <w:i/>
                <w:iCs/>
              </w:rPr>
              <w:t>NOTE: Also order the end and intermediate plate (283-320)</w:t>
            </w:r>
          </w:p>
        </w:tc>
      </w:tr>
    </w:tbl>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302" w:lineRule="exact"/>
        <w:rPr>
          <w:rFonts w:ascii="Times New Roman" w:hAnsi="Times New Roman"/>
          <w:sz w:val="24"/>
          <w:szCs w:val="24"/>
        </w:rPr>
      </w:pPr>
      <w:bookmarkStart w:id="230" w:name="page26"/>
      <w:bookmarkEnd w:id="230"/>
    </w:p>
    <w:p w:rsidR="006D69A5" w:rsidRDefault="006D69A5" w:rsidP="009C6E94">
      <w:pPr>
        <w:pStyle w:val="Kop4"/>
        <w:rPr>
          <w:rFonts w:ascii="Times New Roman" w:hAnsi="Times New Roman"/>
          <w:szCs w:val="24"/>
        </w:rPr>
      </w:pPr>
      <w:bookmarkStart w:id="231" w:name="_Toc393892882"/>
      <w:r>
        <w:t>Grounding function</w:t>
      </w:r>
      <w:bookmarkEnd w:id="231"/>
    </w:p>
    <w:p w:rsidR="006D69A5" w:rsidRDefault="006D69A5" w:rsidP="006D69A5">
      <w:pPr>
        <w:widowControl w:val="0"/>
        <w:spacing w:line="254" w:lineRule="exact"/>
        <w:rPr>
          <w:rFonts w:ascii="Times New Roman" w:hAnsi="Times New Roman"/>
          <w:sz w:val="24"/>
          <w:szCs w:val="24"/>
        </w:rPr>
      </w:pPr>
    </w:p>
    <w:p w:rsidR="006D69A5" w:rsidRDefault="006D69A5" w:rsidP="009C6E94">
      <w:r>
        <w:t>The grounding function increases the resistance against disturbances from electro-magnetic interferences. Some components in the I/O system have a carrier rail contact that dissipates electro-magnetic disturbances to the carrier rail.</w:t>
      </w:r>
    </w:p>
    <w:p w:rsidR="009C6E94" w:rsidRDefault="009C6E94" w:rsidP="009C6E94"/>
    <w:p w:rsidR="009C6E94" w:rsidRDefault="009C6E94" w:rsidP="009C6E94"/>
    <w:p w:rsidR="009C6E94" w:rsidRDefault="009C6E94" w:rsidP="009C6E94"/>
    <w:p w:rsidR="009C6E94" w:rsidRDefault="009C6E94" w:rsidP="009C6E94">
      <w:pPr>
        <w:rPr>
          <w:rFonts w:ascii="Times New Roman" w:hAnsi="Times New Roman"/>
          <w:sz w:val="24"/>
          <w:szCs w:val="24"/>
        </w:rPr>
      </w:pPr>
    </w:p>
    <w:p w:rsidR="006D69A5" w:rsidRDefault="006D69A5" w:rsidP="009C6E94">
      <w:pPr>
        <w:rPr>
          <w:rFonts w:ascii="Times New Roman" w:hAnsi="Times New Roman"/>
          <w:sz w:val="24"/>
          <w:szCs w:val="24"/>
        </w:rPr>
      </w:pPr>
    </w:p>
    <w:p w:rsidR="006D69A5" w:rsidRDefault="006D69A5" w:rsidP="009C6E94">
      <w:pPr>
        <w:rPr>
          <w:rFonts w:ascii="Times New Roman" w:hAnsi="Times New Roman"/>
          <w:sz w:val="24"/>
          <w:szCs w:val="24"/>
        </w:rPr>
      </w:pPr>
      <w:r>
        <w:rPr>
          <w:b/>
          <w:bCs/>
        </w:rPr>
        <w:t>CAUTION</w:t>
      </w:r>
    </w:p>
    <w:p w:rsidR="006D69A5" w:rsidRDefault="006D69A5" w:rsidP="009C6E94">
      <w:pPr>
        <w:rPr>
          <w:rFonts w:ascii="Times New Roman" w:hAnsi="Times New Roman"/>
          <w:sz w:val="24"/>
          <w:szCs w:val="24"/>
        </w:rPr>
      </w:pPr>
    </w:p>
    <w:p w:rsidR="006D69A5" w:rsidRDefault="006D69A5" w:rsidP="009C6E94">
      <w:pPr>
        <w:rPr>
          <w:rFonts w:ascii="Times New Roman" w:hAnsi="Times New Roman"/>
          <w:sz w:val="24"/>
          <w:szCs w:val="24"/>
        </w:rPr>
      </w:pPr>
      <w:r>
        <w:rPr>
          <w:b/>
          <w:bCs/>
        </w:rPr>
        <w:t>Care must be taken to ensure the direct electrical connection between the carrier rail contact and the carrier rail. The carrier rail must be grounded.</w:t>
      </w:r>
    </w:p>
    <w:p w:rsidR="006D69A5" w:rsidRDefault="006D69A5" w:rsidP="006D69A5">
      <w:pPr>
        <w:widowControl w:val="0"/>
        <w:spacing w:line="273"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66432" behindDoc="1" locked="0" layoutInCell="0" allowOverlap="1" wp14:anchorId="564FE601" wp14:editId="52378D01">
            <wp:simplePos x="0" y="0"/>
            <wp:positionH relativeFrom="column">
              <wp:posOffset>227330</wp:posOffset>
            </wp:positionH>
            <wp:positionV relativeFrom="paragraph">
              <wp:posOffset>161290</wp:posOffset>
            </wp:positionV>
            <wp:extent cx="3191510" cy="2752090"/>
            <wp:effectExtent l="0" t="0" r="889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1510" cy="275209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93" w:lineRule="exact"/>
        <w:rPr>
          <w:rFonts w:ascii="Times New Roman" w:hAnsi="Times New Roman"/>
          <w:sz w:val="24"/>
          <w:szCs w:val="24"/>
        </w:rPr>
      </w:pPr>
    </w:p>
    <w:p w:rsidR="006D69A5" w:rsidRDefault="006D69A5" w:rsidP="006D69A5">
      <w:pPr>
        <w:widowControl w:val="0"/>
        <w:ind w:left="2280"/>
        <w:rPr>
          <w:rFonts w:ascii="Times New Roman" w:hAnsi="Times New Roman"/>
          <w:sz w:val="24"/>
          <w:szCs w:val="24"/>
        </w:rPr>
      </w:pPr>
      <w:r>
        <w:rPr>
          <w:rFonts w:cs="Arial"/>
          <w:sz w:val="16"/>
          <w:szCs w:val="16"/>
        </w:rPr>
        <w:t>DIN rail contact</w:t>
      </w:r>
    </w:p>
    <w:p w:rsidR="006D69A5" w:rsidRDefault="006D69A5" w:rsidP="006D69A5">
      <w:pPr>
        <w:widowControl w:val="0"/>
        <w:spacing w:line="200" w:lineRule="exact"/>
        <w:rPr>
          <w:rFonts w:ascii="Times New Roman" w:hAnsi="Times New Roman"/>
          <w:sz w:val="24"/>
          <w:szCs w:val="24"/>
        </w:rPr>
      </w:pPr>
    </w:p>
    <w:p w:rsidR="009C6E94" w:rsidRDefault="009C6E94" w:rsidP="009C6E94">
      <w:pPr>
        <w:pStyle w:val="Onderschrift"/>
        <w:rPr>
          <w:rFonts w:ascii="Times New Roman" w:hAnsi="Times New Roman"/>
          <w:sz w:val="24"/>
          <w:szCs w:val="24"/>
        </w:rPr>
      </w:pPr>
      <w:bookmarkStart w:id="232" w:name="_Toc393892957"/>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26</w:t>
      </w:r>
      <w:r w:rsidR="00215670">
        <w:fldChar w:fldCharType="end"/>
      </w:r>
      <w:r>
        <w:rPr>
          <w:bCs/>
          <w:color w:val="000000"/>
          <w:szCs w:val="18"/>
        </w:rPr>
        <w:t>: Carrier rail contact</w:t>
      </w:r>
      <w:bookmarkEnd w:id="232"/>
    </w:p>
    <w:p w:rsidR="009C6E94" w:rsidRDefault="009C6E94" w:rsidP="006D69A5">
      <w:pPr>
        <w:widowControl w:val="0"/>
        <w:ind w:left="360"/>
        <w:rPr>
          <w:rFonts w:cs="Arial"/>
          <w:color w:val="000000"/>
        </w:rPr>
      </w:pPr>
    </w:p>
    <w:p w:rsidR="006D69A5" w:rsidRDefault="006D69A5" w:rsidP="009C6E94">
      <w:pPr>
        <w:pStyle w:val="Kop4"/>
        <w:rPr>
          <w:rFonts w:ascii="Times New Roman" w:hAnsi="Times New Roman"/>
        </w:rPr>
      </w:pPr>
      <w:bookmarkStart w:id="233" w:name="page27"/>
      <w:bookmarkStart w:id="234" w:name="_Toc393892883"/>
      <w:bookmarkEnd w:id="233"/>
      <w:r>
        <w:t>Shielding (screening)</w:t>
      </w:r>
      <w:bookmarkEnd w:id="234"/>
    </w:p>
    <w:p w:rsidR="006D69A5" w:rsidRDefault="006D69A5" w:rsidP="006D69A5">
      <w:pPr>
        <w:widowControl w:val="0"/>
        <w:spacing w:line="256" w:lineRule="exact"/>
        <w:rPr>
          <w:rFonts w:ascii="Times New Roman" w:hAnsi="Times New Roman"/>
          <w:sz w:val="24"/>
          <w:szCs w:val="24"/>
        </w:rPr>
      </w:pPr>
    </w:p>
    <w:p w:rsidR="006D69A5" w:rsidRDefault="006D69A5" w:rsidP="009C6E94">
      <w:pPr>
        <w:rPr>
          <w:rFonts w:ascii="Times New Roman" w:hAnsi="Times New Roman"/>
          <w:sz w:val="24"/>
          <w:szCs w:val="24"/>
        </w:rPr>
      </w:pPr>
      <w:r>
        <w:t>CAUTION</w:t>
      </w:r>
    </w:p>
    <w:p w:rsidR="006D69A5" w:rsidRDefault="006D69A5" w:rsidP="009C6E94">
      <w:pPr>
        <w:rPr>
          <w:rFonts w:ascii="Times New Roman" w:hAnsi="Times New Roman"/>
          <w:sz w:val="24"/>
          <w:szCs w:val="24"/>
        </w:rPr>
      </w:pPr>
    </w:p>
    <w:p w:rsidR="006D69A5" w:rsidRDefault="006D69A5" w:rsidP="009C6E94">
      <w:pPr>
        <w:rPr>
          <w:rFonts w:ascii="Times New Roman" w:hAnsi="Times New Roman"/>
          <w:sz w:val="24"/>
          <w:szCs w:val="24"/>
        </w:rPr>
      </w:pPr>
      <w:r>
        <w:t xml:space="preserve">Constant shielding is absolutely required in order to ensure the technical specifications in terms of the measurement accuracy. </w:t>
      </w:r>
    </w:p>
    <w:p w:rsidR="006D69A5" w:rsidRDefault="006D69A5" w:rsidP="009C6E94">
      <w:pPr>
        <w:rPr>
          <w:rFonts w:ascii="Times New Roman" w:hAnsi="Times New Roman"/>
          <w:sz w:val="24"/>
          <w:szCs w:val="24"/>
        </w:rPr>
      </w:pPr>
      <w:r>
        <w:rPr>
          <w:sz w:val="21"/>
          <w:szCs w:val="21"/>
        </w:rPr>
        <w:t xml:space="preserve">The data and signal conductors should be separated from all high-voltage cables. The cable shield should be potential. With this, incoming disturbances can be </w:t>
      </w:r>
    </w:p>
    <w:p w:rsidR="006D69A5" w:rsidRDefault="006D69A5" w:rsidP="009C6E94">
      <w:pPr>
        <w:rPr>
          <w:rFonts w:ascii="Times New Roman" w:hAnsi="Times New Roman"/>
          <w:sz w:val="24"/>
          <w:szCs w:val="24"/>
        </w:rPr>
      </w:pPr>
    </w:p>
    <w:p w:rsidR="006D69A5" w:rsidRDefault="006D69A5" w:rsidP="009C6E94">
      <w:pPr>
        <w:rPr>
          <w:rFonts w:ascii="Times New Roman" w:hAnsi="Times New Roman"/>
          <w:sz w:val="24"/>
          <w:szCs w:val="24"/>
        </w:rPr>
      </w:pPr>
      <w:r>
        <w:t xml:space="preserve">easily diverted. </w:t>
      </w:r>
    </w:p>
    <w:p w:rsidR="006D69A5" w:rsidRDefault="006D69A5" w:rsidP="009C6E94">
      <w:pPr>
        <w:rPr>
          <w:rFonts w:ascii="Times New Roman" w:hAnsi="Times New Roman"/>
          <w:sz w:val="24"/>
          <w:szCs w:val="24"/>
        </w:rPr>
      </w:pPr>
    </w:p>
    <w:p w:rsidR="006D69A5" w:rsidRDefault="006D69A5" w:rsidP="009C6E94">
      <w:pPr>
        <w:rPr>
          <w:rFonts w:ascii="Times New Roman" w:hAnsi="Times New Roman"/>
          <w:sz w:val="24"/>
          <w:szCs w:val="24"/>
        </w:rPr>
      </w:pPr>
      <w:r>
        <w:t xml:space="preserve">The shielding should be placed over the entrance of the cabinet or housing in order to already repel disturbances at the entrance. </w:t>
      </w:r>
    </w:p>
    <w:p w:rsidR="006D69A5" w:rsidRDefault="006D69A5" w:rsidP="009C6E94">
      <w:pPr>
        <w:rPr>
          <w:rFonts w:ascii="Times New Roman" w:hAnsi="Times New Roman"/>
          <w:sz w:val="24"/>
          <w:szCs w:val="24"/>
        </w:rPr>
      </w:pPr>
    </w:p>
    <w:p w:rsidR="006D69A5" w:rsidRDefault="006D69A5" w:rsidP="009C6E94">
      <w:pPr>
        <w:rPr>
          <w:rFonts w:ascii="Times New Roman" w:hAnsi="Times New Roman"/>
          <w:sz w:val="24"/>
          <w:szCs w:val="24"/>
        </w:rPr>
      </w:pPr>
      <w:r>
        <w:t>The shielding of the data and signal conductors reduces electromagnetic interferences thereby increasing the signal quality. Measurement errors, data transmission errors and even disturbances caused by over-voltage can be avoided.</w:t>
      </w:r>
    </w:p>
    <w:p w:rsidR="006D69A5" w:rsidRDefault="006D69A5" w:rsidP="009C6E94">
      <w:pPr>
        <w:rPr>
          <w:rFonts w:ascii="Times New Roman" w:hAnsi="Times New Roman"/>
          <w:sz w:val="24"/>
          <w:szCs w:val="24"/>
        </w:rPr>
      </w:pPr>
    </w:p>
    <w:p w:rsidR="006D69A5" w:rsidRDefault="006D69A5" w:rsidP="00BA0CCD">
      <w:pPr>
        <w:pStyle w:val="Kop4"/>
        <w:rPr>
          <w:rFonts w:ascii="Times New Roman" w:hAnsi="Times New Roman"/>
          <w:szCs w:val="24"/>
        </w:rPr>
      </w:pPr>
      <w:bookmarkStart w:id="235" w:name="_Toc393892884"/>
      <w:r>
        <w:t>Bus conductors</w:t>
      </w:r>
      <w:bookmarkEnd w:id="235"/>
    </w:p>
    <w:p w:rsidR="006D69A5" w:rsidRDefault="006D69A5" w:rsidP="006D69A5">
      <w:pPr>
        <w:widowControl w:val="0"/>
        <w:spacing w:line="253" w:lineRule="exact"/>
        <w:rPr>
          <w:rFonts w:ascii="Times New Roman" w:hAnsi="Times New Roman"/>
          <w:sz w:val="24"/>
          <w:szCs w:val="24"/>
        </w:rPr>
      </w:pPr>
    </w:p>
    <w:p w:rsidR="006D69A5" w:rsidRDefault="006D69A5" w:rsidP="00BA0CCD">
      <w:pPr>
        <w:rPr>
          <w:rFonts w:ascii="Times New Roman" w:hAnsi="Times New Roman"/>
          <w:sz w:val="24"/>
          <w:szCs w:val="24"/>
        </w:rPr>
      </w:pPr>
      <w:r>
        <w:t>The shielding of the bus conductor is described in the relevant assembly guidelines and standards of the bus system.</w:t>
      </w:r>
    </w:p>
    <w:p w:rsidR="006D69A5" w:rsidRDefault="006D69A5" w:rsidP="006D69A5">
      <w:pPr>
        <w:widowControl w:val="0"/>
        <w:spacing w:line="166" w:lineRule="exact"/>
        <w:rPr>
          <w:rFonts w:ascii="Times New Roman" w:hAnsi="Times New Roman"/>
          <w:sz w:val="24"/>
          <w:szCs w:val="24"/>
        </w:rPr>
      </w:pPr>
    </w:p>
    <w:p w:rsidR="00BA0CCD" w:rsidRDefault="00BA0CCD" w:rsidP="006D69A5">
      <w:pPr>
        <w:widowControl w:val="0"/>
        <w:spacing w:line="166" w:lineRule="exact"/>
        <w:rPr>
          <w:rFonts w:ascii="Times New Roman" w:hAnsi="Times New Roman"/>
          <w:sz w:val="24"/>
          <w:szCs w:val="24"/>
        </w:rPr>
      </w:pPr>
    </w:p>
    <w:p w:rsidR="00BA0CCD" w:rsidRDefault="00BA0CCD" w:rsidP="006D69A5">
      <w:pPr>
        <w:widowControl w:val="0"/>
        <w:spacing w:line="166" w:lineRule="exact"/>
        <w:rPr>
          <w:rFonts w:ascii="Times New Roman" w:hAnsi="Times New Roman"/>
          <w:sz w:val="24"/>
          <w:szCs w:val="24"/>
        </w:rPr>
      </w:pPr>
    </w:p>
    <w:p w:rsidR="006D69A5" w:rsidRDefault="006D69A5" w:rsidP="00BA0CCD">
      <w:pPr>
        <w:pStyle w:val="Kop4"/>
        <w:rPr>
          <w:rFonts w:ascii="Times New Roman" w:hAnsi="Times New Roman"/>
          <w:szCs w:val="24"/>
        </w:rPr>
      </w:pPr>
      <w:bookmarkStart w:id="236" w:name="_Toc393892885"/>
      <w:r>
        <w:t>Signal conductors</w:t>
      </w:r>
      <w:bookmarkEnd w:id="236"/>
    </w:p>
    <w:p w:rsidR="006D69A5" w:rsidRDefault="006D69A5" w:rsidP="006D69A5">
      <w:pPr>
        <w:widowControl w:val="0"/>
        <w:spacing w:line="255" w:lineRule="exact"/>
        <w:rPr>
          <w:rFonts w:ascii="Times New Roman" w:hAnsi="Times New Roman"/>
          <w:sz w:val="24"/>
          <w:szCs w:val="24"/>
        </w:rPr>
      </w:pPr>
    </w:p>
    <w:p w:rsidR="006D69A5" w:rsidRDefault="006D69A5" w:rsidP="00BA0CCD">
      <w:pPr>
        <w:rPr>
          <w:rFonts w:ascii="Times New Roman" w:hAnsi="Times New Roman"/>
          <w:sz w:val="24"/>
          <w:szCs w:val="24"/>
        </w:rPr>
      </w:pPr>
      <w:r>
        <w:t>NOTE</w:t>
      </w:r>
    </w:p>
    <w:p w:rsidR="006D69A5" w:rsidRDefault="006D69A5" w:rsidP="00BA0CCD">
      <w:pPr>
        <w:rPr>
          <w:rFonts w:ascii="Times New Roman" w:hAnsi="Times New Roman"/>
          <w:sz w:val="24"/>
          <w:szCs w:val="24"/>
        </w:rPr>
      </w:pPr>
    </w:p>
    <w:p w:rsidR="006D69A5" w:rsidRDefault="006D69A5" w:rsidP="00BA0CCD">
      <w:pPr>
        <w:rPr>
          <w:rFonts w:ascii="Times New Roman" w:hAnsi="Times New Roman"/>
          <w:sz w:val="24"/>
          <w:szCs w:val="24"/>
        </w:rPr>
      </w:pPr>
      <w:r>
        <w:t>For better shield performance, the shield should have previously been placed over a large area. The WAGO shield connection system is suggested for such an application.</w:t>
      </w:r>
    </w:p>
    <w:p w:rsidR="006D69A5" w:rsidRDefault="006D69A5" w:rsidP="00BA0CCD">
      <w:pPr>
        <w:rPr>
          <w:rFonts w:ascii="Times New Roman" w:hAnsi="Times New Roman"/>
          <w:sz w:val="24"/>
          <w:szCs w:val="24"/>
        </w:rPr>
      </w:pPr>
    </w:p>
    <w:p w:rsidR="006D69A5" w:rsidRDefault="006D69A5" w:rsidP="00BA0CCD">
      <w:pPr>
        <w:rPr>
          <w:rFonts w:ascii="Times New Roman" w:hAnsi="Times New Roman"/>
          <w:sz w:val="24"/>
          <w:szCs w:val="24"/>
        </w:rPr>
      </w:pPr>
      <w:r>
        <w:t>This suggestion is especially applicable when the equipment can have even current or high impulse formed currents running through it (for example through atmospheric end loading).</w:t>
      </w:r>
    </w:p>
    <w:p w:rsidR="006D69A5" w:rsidRDefault="006D69A5" w:rsidP="00BA0CCD">
      <w:pPr>
        <w:rPr>
          <w:rFonts w:ascii="Times New Roman" w:hAnsi="Times New Roman"/>
          <w:sz w:val="24"/>
          <w:szCs w:val="24"/>
        </w:rPr>
      </w:pPr>
    </w:p>
    <w:p w:rsidR="006D69A5" w:rsidRDefault="006D69A5" w:rsidP="00BA0CCD">
      <w:pPr>
        <w:rPr>
          <w:rFonts w:ascii="Times New Roman" w:hAnsi="Times New Roman"/>
          <w:sz w:val="24"/>
          <w:szCs w:val="24"/>
        </w:rPr>
      </w:pPr>
      <w:r>
        <w:t xml:space="preserve">Bus modules for most </w:t>
      </w:r>
      <w:proofErr w:type="spellStart"/>
      <w:r>
        <w:t>analog</w:t>
      </w:r>
      <w:proofErr w:type="spellEnd"/>
      <w:r>
        <w:t xml:space="preserve"> signals along with many of the interface bus modules include a connection for the shield.</w:t>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BA0CCD">
      <w:pPr>
        <w:pStyle w:val="Kop4"/>
        <w:rPr>
          <w:rFonts w:ascii="Times New Roman" w:hAnsi="Times New Roman"/>
          <w:szCs w:val="24"/>
        </w:rPr>
      </w:pPr>
      <w:bookmarkStart w:id="237" w:name="page28"/>
      <w:bookmarkStart w:id="238" w:name="_Toc393892886"/>
      <w:bookmarkEnd w:id="237"/>
      <w:r>
        <w:t>WAGO Shield (screen) connecting system</w:t>
      </w:r>
      <w:bookmarkEnd w:id="238"/>
    </w:p>
    <w:p w:rsidR="006D69A5" w:rsidRDefault="006D69A5" w:rsidP="006D69A5">
      <w:pPr>
        <w:widowControl w:val="0"/>
        <w:spacing w:line="254" w:lineRule="exact"/>
        <w:rPr>
          <w:rFonts w:ascii="Times New Roman" w:hAnsi="Times New Roman"/>
          <w:sz w:val="24"/>
          <w:szCs w:val="24"/>
        </w:rPr>
      </w:pPr>
    </w:p>
    <w:p w:rsidR="006D69A5" w:rsidRDefault="006D69A5" w:rsidP="00BA0CCD">
      <w:pPr>
        <w:rPr>
          <w:rFonts w:ascii="Times New Roman" w:hAnsi="Times New Roman"/>
          <w:sz w:val="24"/>
          <w:szCs w:val="24"/>
        </w:rPr>
      </w:pPr>
      <w:r>
        <w:t>The WAGO shield connecting system includes a shield clamping saddle, a collection of rails and a variety of mounting feet. Together these allow many different possibilities.</w:t>
      </w:r>
    </w:p>
    <w:p w:rsidR="006D69A5" w:rsidRDefault="006D69A5" w:rsidP="006D69A5">
      <w:pPr>
        <w:widowControl w:val="0"/>
        <w:spacing w:line="3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69504" behindDoc="1" locked="0" layoutInCell="0" allowOverlap="1" wp14:anchorId="382934A2" wp14:editId="1FD4F974">
            <wp:simplePos x="0" y="0"/>
            <wp:positionH relativeFrom="column">
              <wp:posOffset>227330</wp:posOffset>
            </wp:positionH>
            <wp:positionV relativeFrom="paragraph">
              <wp:posOffset>161925</wp:posOffset>
            </wp:positionV>
            <wp:extent cx="4018915" cy="1028700"/>
            <wp:effectExtent l="0" t="0" r="63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8915" cy="102870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BA0CCD" w:rsidRDefault="00BA0CCD" w:rsidP="00BA0CCD">
      <w:pPr>
        <w:pStyle w:val="Onderschrift"/>
        <w:rPr>
          <w:rFonts w:ascii="Times New Roman" w:hAnsi="Times New Roman"/>
          <w:sz w:val="24"/>
          <w:szCs w:val="24"/>
        </w:rPr>
      </w:pPr>
      <w:bookmarkStart w:id="239" w:name="_Toc393892958"/>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27</w:t>
      </w:r>
      <w:r w:rsidR="00215670">
        <w:fldChar w:fldCharType="end"/>
      </w:r>
      <w:r>
        <w:rPr>
          <w:bCs/>
          <w:color w:val="000000"/>
          <w:szCs w:val="18"/>
        </w:rPr>
        <w:t>: WAGO shield (screen) connecting system</w:t>
      </w:r>
      <w:bookmarkEnd w:id="239"/>
    </w:p>
    <w:p w:rsidR="006D69A5"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72576" behindDoc="1" locked="0" layoutInCell="0" allowOverlap="1" wp14:anchorId="48729F5F" wp14:editId="7058DD3F">
            <wp:simplePos x="0" y="0"/>
            <wp:positionH relativeFrom="column">
              <wp:posOffset>227330</wp:posOffset>
            </wp:positionH>
            <wp:positionV relativeFrom="paragraph">
              <wp:posOffset>161290</wp:posOffset>
            </wp:positionV>
            <wp:extent cx="2467610" cy="2409190"/>
            <wp:effectExtent l="0" t="0" r="889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7610" cy="240919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71" w:lineRule="exact"/>
        <w:rPr>
          <w:rFonts w:ascii="Times New Roman" w:hAnsi="Times New Roman"/>
          <w:sz w:val="24"/>
          <w:szCs w:val="24"/>
        </w:rPr>
      </w:pPr>
    </w:p>
    <w:p w:rsidR="00BA0CCD" w:rsidRDefault="00BA0CCD" w:rsidP="00BA0CCD">
      <w:pPr>
        <w:pStyle w:val="Onderschrift"/>
      </w:pPr>
    </w:p>
    <w:p w:rsidR="00BA0CCD" w:rsidRDefault="00BA0CCD" w:rsidP="00BA0CCD">
      <w:pPr>
        <w:pStyle w:val="Onderschrift"/>
        <w:rPr>
          <w:rFonts w:ascii="Times New Roman" w:hAnsi="Times New Roman"/>
        </w:rPr>
      </w:pPr>
      <w:bookmarkStart w:id="240" w:name="_Toc393892959"/>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28</w:t>
      </w:r>
      <w:r w:rsidR="00215670">
        <w:fldChar w:fldCharType="end"/>
      </w:r>
      <w:r>
        <w:rPr>
          <w:szCs w:val="18"/>
        </w:rPr>
        <w:t>: Application of WAGO shield (screen) connecting system</w:t>
      </w:r>
      <w:bookmarkEnd w:id="240"/>
    </w:p>
    <w:p w:rsidR="00BA0CCD" w:rsidRPr="00974C9A" w:rsidRDefault="00BA0CCD" w:rsidP="006D69A5">
      <w:pPr>
        <w:widowControl w:val="0"/>
        <w:rPr>
          <w:rFonts w:cs="Arial"/>
          <w:b/>
          <w:bCs/>
          <w:color w:val="000000"/>
          <w:sz w:val="24"/>
          <w:szCs w:val="24"/>
          <w:lang w:val="en-US"/>
        </w:rPr>
      </w:pPr>
    </w:p>
    <w:p w:rsidR="00BA0CCD" w:rsidRDefault="00BA0CCD" w:rsidP="006D69A5">
      <w:pPr>
        <w:widowControl w:val="0"/>
        <w:rPr>
          <w:rFonts w:cs="Arial"/>
          <w:b/>
          <w:bCs/>
          <w:color w:val="000000"/>
          <w:sz w:val="24"/>
          <w:szCs w:val="24"/>
        </w:rPr>
      </w:pPr>
    </w:p>
    <w:p w:rsidR="00BA0CCD" w:rsidRDefault="00BA0CCD" w:rsidP="006D69A5">
      <w:pPr>
        <w:widowControl w:val="0"/>
        <w:rPr>
          <w:rFonts w:cs="Arial"/>
          <w:b/>
          <w:bCs/>
          <w:color w:val="000000"/>
          <w:sz w:val="24"/>
          <w:szCs w:val="24"/>
        </w:rPr>
      </w:pPr>
    </w:p>
    <w:p w:rsidR="00BA0CCD" w:rsidRDefault="00BA0CCD" w:rsidP="006D69A5">
      <w:pPr>
        <w:widowControl w:val="0"/>
        <w:rPr>
          <w:rFonts w:cs="Arial"/>
          <w:b/>
          <w:bCs/>
          <w:color w:val="000000"/>
          <w:sz w:val="24"/>
          <w:szCs w:val="24"/>
        </w:rPr>
      </w:pPr>
    </w:p>
    <w:p w:rsidR="006D69A5" w:rsidRDefault="006D69A5" w:rsidP="00BA0CCD">
      <w:pPr>
        <w:pStyle w:val="Kop4"/>
        <w:rPr>
          <w:rFonts w:ascii="Times New Roman" w:hAnsi="Times New Roman"/>
        </w:rPr>
      </w:pPr>
      <w:bookmarkStart w:id="241" w:name="_Toc393892887"/>
      <w:r>
        <w:t>Assembly guidelines / standards</w:t>
      </w:r>
      <w:bookmarkEnd w:id="241"/>
    </w:p>
    <w:p w:rsidR="006D69A5" w:rsidRDefault="006D69A5" w:rsidP="006D69A5">
      <w:pPr>
        <w:widowControl w:val="0"/>
        <w:spacing w:line="245" w:lineRule="exact"/>
        <w:rPr>
          <w:rFonts w:ascii="Times New Roman" w:hAnsi="Times New Roman"/>
          <w:sz w:val="24"/>
          <w:szCs w:val="24"/>
        </w:rPr>
      </w:pPr>
    </w:p>
    <w:tbl>
      <w:tblPr>
        <w:tblW w:w="0" w:type="auto"/>
        <w:tblInd w:w="250" w:type="dxa"/>
        <w:tblLayout w:type="fixed"/>
        <w:tblCellMar>
          <w:left w:w="0" w:type="dxa"/>
          <w:right w:w="0" w:type="dxa"/>
        </w:tblCellMar>
        <w:tblLook w:val="0000" w:firstRow="0" w:lastRow="0" w:firstColumn="0" w:lastColumn="0" w:noHBand="0" w:noVBand="0"/>
      </w:tblPr>
      <w:tblGrid>
        <w:gridCol w:w="2220"/>
        <w:gridCol w:w="6720"/>
      </w:tblGrid>
      <w:tr w:rsidR="006D69A5" w:rsidTr="00A30C47">
        <w:trPr>
          <w:trHeight w:val="269"/>
        </w:trPr>
        <w:tc>
          <w:tcPr>
            <w:tcW w:w="2220" w:type="dxa"/>
            <w:tcBorders>
              <w:top w:val="single" w:sz="8" w:space="0" w:color="auto"/>
              <w:left w:val="single" w:sz="8" w:space="0" w:color="auto"/>
              <w:bottom w:val="single" w:sz="8" w:space="0" w:color="auto"/>
              <w:right w:val="single" w:sz="8" w:space="0" w:color="auto"/>
            </w:tcBorders>
            <w:shd w:val="clear" w:color="auto" w:fill="C0C0C0"/>
            <w:vAlign w:val="bottom"/>
          </w:tcPr>
          <w:p w:rsidR="006D69A5" w:rsidRDefault="006D69A5" w:rsidP="00A30C47">
            <w:pPr>
              <w:widowControl w:val="0"/>
              <w:ind w:left="120"/>
              <w:rPr>
                <w:rFonts w:ascii="Times New Roman" w:hAnsi="Times New Roman"/>
                <w:sz w:val="24"/>
                <w:szCs w:val="24"/>
              </w:rPr>
            </w:pPr>
            <w:r>
              <w:rPr>
                <w:rFonts w:cs="Arial"/>
                <w:b/>
                <w:bCs/>
              </w:rPr>
              <w:t>DIN 60204</w:t>
            </w:r>
          </w:p>
        </w:tc>
        <w:tc>
          <w:tcPr>
            <w:tcW w:w="6720" w:type="dxa"/>
            <w:tcBorders>
              <w:top w:val="single" w:sz="8" w:space="0" w:color="auto"/>
              <w:left w:val="nil"/>
              <w:bottom w:val="single" w:sz="8" w:space="0" w:color="auto"/>
              <w:right w:val="single" w:sz="8" w:space="0" w:color="auto"/>
            </w:tcBorders>
            <w:vAlign w:val="bottom"/>
          </w:tcPr>
          <w:p w:rsidR="006D69A5" w:rsidRDefault="006D69A5" w:rsidP="00A30C47">
            <w:pPr>
              <w:widowControl w:val="0"/>
              <w:ind w:left="100"/>
              <w:rPr>
                <w:rFonts w:ascii="Times New Roman" w:hAnsi="Times New Roman"/>
                <w:sz w:val="24"/>
                <w:szCs w:val="24"/>
              </w:rPr>
            </w:pPr>
            <w:r>
              <w:rPr>
                <w:rFonts w:cs="Arial"/>
              </w:rPr>
              <w:t>Electrical equipping of machines</w:t>
            </w:r>
          </w:p>
        </w:tc>
      </w:tr>
      <w:tr w:rsidR="006D69A5" w:rsidTr="00A30C47">
        <w:trPr>
          <w:trHeight w:val="227"/>
        </w:trPr>
        <w:tc>
          <w:tcPr>
            <w:tcW w:w="2220" w:type="dxa"/>
            <w:tcBorders>
              <w:top w:val="nil"/>
              <w:left w:val="single" w:sz="8" w:space="0" w:color="auto"/>
              <w:bottom w:val="nil"/>
              <w:right w:val="single" w:sz="8" w:space="0" w:color="auto"/>
            </w:tcBorders>
            <w:shd w:val="clear" w:color="auto" w:fill="C0C0C0"/>
            <w:vAlign w:val="bottom"/>
          </w:tcPr>
          <w:p w:rsidR="006D69A5" w:rsidRDefault="006D69A5" w:rsidP="00A30C47">
            <w:pPr>
              <w:widowControl w:val="0"/>
              <w:spacing w:line="227" w:lineRule="exact"/>
              <w:ind w:left="120"/>
              <w:rPr>
                <w:rFonts w:ascii="Times New Roman" w:hAnsi="Times New Roman"/>
                <w:sz w:val="24"/>
                <w:szCs w:val="24"/>
              </w:rPr>
            </w:pPr>
            <w:r>
              <w:rPr>
                <w:rFonts w:cs="Arial"/>
                <w:b/>
                <w:bCs/>
              </w:rPr>
              <w:t>DIN EN 50178</w:t>
            </w:r>
          </w:p>
        </w:tc>
        <w:tc>
          <w:tcPr>
            <w:tcW w:w="6720" w:type="dxa"/>
            <w:tcBorders>
              <w:top w:val="nil"/>
              <w:left w:val="nil"/>
              <w:bottom w:val="nil"/>
              <w:right w:val="single" w:sz="8" w:space="0" w:color="auto"/>
            </w:tcBorders>
            <w:vAlign w:val="bottom"/>
          </w:tcPr>
          <w:p w:rsidR="006D69A5" w:rsidRDefault="006D69A5" w:rsidP="00A30C47">
            <w:pPr>
              <w:widowControl w:val="0"/>
              <w:spacing w:line="227" w:lineRule="exact"/>
              <w:ind w:left="100"/>
              <w:rPr>
                <w:rFonts w:ascii="Times New Roman" w:hAnsi="Times New Roman"/>
                <w:sz w:val="24"/>
                <w:szCs w:val="24"/>
              </w:rPr>
            </w:pPr>
            <w:r>
              <w:rPr>
                <w:rFonts w:cs="Arial"/>
              </w:rPr>
              <w:t>Equipping of high-voltage systems with electronic components</w:t>
            </w:r>
          </w:p>
        </w:tc>
      </w:tr>
      <w:tr w:rsidR="006D69A5" w:rsidTr="00A30C47">
        <w:trPr>
          <w:trHeight w:val="269"/>
        </w:trPr>
        <w:tc>
          <w:tcPr>
            <w:tcW w:w="2220" w:type="dxa"/>
            <w:tcBorders>
              <w:top w:val="nil"/>
              <w:left w:val="single" w:sz="8" w:space="0" w:color="auto"/>
              <w:bottom w:val="single" w:sz="8" w:space="0" w:color="auto"/>
              <w:right w:val="single" w:sz="8" w:space="0" w:color="auto"/>
            </w:tcBorders>
            <w:shd w:val="clear" w:color="auto" w:fill="C0C0C0"/>
            <w:vAlign w:val="bottom"/>
          </w:tcPr>
          <w:p w:rsidR="006D69A5" w:rsidRDefault="006D69A5" w:rsidP="00A30C47">
            <w:pPr>
              <w:widowControl w:val="0"/>
              <w:rPr>
                <w:rFonts w:ascii="Times New Roman" w:hAnsi="Times New Roman"/>
                <w:sz w:val="23"/>
                <w:szCs w:val="23"/>
              </w:rPr>
            </w:pPr>
          </w:p>
        </w:tc>
        <w:tc>
          <w:tcPr>
            <w:tcW w:w="6720" w:type="dxa"/>
            <w:tcBorders>
              <w:top w:val="nil"/>
              <w:left w:val="nil"/>
              <w:bottom w:val="single" w:sz="8" w:space="0" w:color="auto"/>
              <w:right w:val="single" w:sz="8" w:space="0" w:color="auto"/>
            </w:tcBorders>
            <w:vAlign w:val="bottom"/>
          </w:tcPr>
          <w:p w:rsidR="006D69A5" w:rsidRDefault="006D69A5" w:rsidP="00A30C47">
            <w:pPr>
              <w:widowControl w:val="0"/>
              <w:ind w:left="100"/>
              <w:rPr>
                <w:rFonts w:ascii="Times New Roman" w:hAnsi="Times New Roman"/>
                <w:sz w:val="24"/>
                <w:szCs w:val="24"/>
              </w:rPr>
            </w:pPr>
            <w:r>
              <w:rPr>
                <w:rFonts w:cs="Arial"/>
              </w:rPr>
              <w:t>(replacement for VDE 0160)</w:t>
            </w:r>
          </w:p>
        </w:tc>
      </w:tr>
      <w:tr w:rsidR="006D69A5" w:rsidTr="00A30C47">
        <w:trPr>
          <w:trHeight w:val="243"/>
        </w:trPr>
        <w:tc>
          <w:tcPr>
            <w:tcW w:w="2220" w:type="dxa"/>
            <w:tcBorders>
              <w:top w:val="nil"/>
              <w:left w:val="single" w:sz="8" w:space="0" w:color="auto"/>
              <w:bottom w:val="single" w:sz="8" w:space="0" w:color="auto"/>
              <w:right w:val="single" w:sz="8" w:space="0" w:color="auto"/>
            </w:tcBorders>
            <w:shd w:val="clear" w:color="auto" w:fill="C0C0C0"/>
            <w:vAlign w:val="bottom"/>
          </w:tcPr>
          <w:p w:rsidR="006D69A5" w:rsidRDefault="006D69A5" w:rsidP="00A30C47">
            <w:pPr>
              <w:widowControl w:val="0"/>
              <w:spacing w:line="242" w:lineRule="exact"/>
              <w:ind w:left="120"/>
              <w:rPr>
                <w:rFonts w:ascii="Times New Roman" w:hAnsi="Times New Roman"/>
                <w:sz w:val="24"/>
                <w:szCs w:val="24"/>
              </w:rPr>
            </w:pPr>
            <w:r>
              <w:rPr>
                <w:rFonts w:cs="Arial"/>
                <w:b/>
                <w:bCs/>
              </w:rPr>
              <w:t>EN 60439</w:t>
            </w:r>
          </w:p>
        </w:tc>
        <w:tc>
          <w:tcPr>
            <w:tcW w:w="672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Low voltage – switch box combinations</w:t>
            </w:r>
          </w:p>
        </w:tc>
      </w:tr>
    </w:tbl>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8" w:lineRule="exact"/>
        <w:rPr>
          <w:rFonts w:ascii="Times New Roman" w:hAnsi="Times New Roman"/>
          <w:sz w:val="24"/>
          <w:szCs w:val="24"/>
        </w:rPr>
      </w:pPr>
      <w:bookmarkStart w:id="242" w:name="page29"/>
      <w:bookmarkEnd w:id="242"/>
    </w:p>
    <w:p w:rsidR="006D69A5" w:rsidRDefault="006D69A5" w:rsidP="00BA0CCD">
      <w:pPr>
        <w:pStyle w:val="Kop4"/>
        <w:rPr>
          <w:rFonts w:ascii="Times New Roman" w:hAnsi="Times New Roman"/>
          <w:szCs w:val="24"/>
        </w:rPr>
      </w:pPr>
      <w:bookmarkStart w:id="243" w:name="_Toc393892888"/>
      <w:r>
        <w:t>Hardware</w:t>
      </w:r>
      <w:bookmarkEnd w:id="243"/>
    </w:p>
    <w:p w:rsidR="006D69A5" w:rsidRDefault="006D69A5" w:rsidP="006D69A5">
      <w:pPr>
        <w:widowControl w:val="0"/>
        <w:spacing w:line="244"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75648" behindDoc="1" locked="0" layoutInCell="0" allowOverlap="1" wp14:anchorId="1C2C9CA5" wp14:editId="768228D9">
            <wp:simplePos x="0" y="0"/>
            <wp:positionH relativeFrom="column">
              <wp:posOffset>227330</wp:posOffset>
            </wp:positionH>
            <wp:positionV relativeFrom="paragraph">
              <wp:posOffset>172720</wp:posOffset>
            </wp:positionV>
            <wp:extent cx="4154170" cy="34378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4170" cy="343789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BA0CCD" w:rsidP="00BA0CCD">
      <w:pPr>
        <w:pStyle w:val="Onderschrift"/>
        <w:rPr>
          <w:rFonts w:ascii="Times New Roman" w:hAnsi="Times New Roman"/>
          <w:sz w:val="24"/>
          <w:szCs w:val="24"/>
        </w:rPr>
      </w:pPr>
      <w:bookmarkStart w:id="244" w:name="_Toc393892960"/>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29</w:t>
      </w:r>
      <w:r w:rsidR="00215670">
        <w:fldChar w:fldCharType="end"/>
      </w:r>
      <w:r w:rsidR="006D69A5">
        <w:rPr>
          <w:bCs/>
          <w:color w:val="000000"/>
          <w:szCs w:val="18"/>
        </w:rPr>
        <w:t>: Field bus controller Ethernet TCP/IP</w:t>
      </w:r>
      <w:bookmarkEnd w:id="244"/>
    </w:p>
    <w:p w:rsidR="006D69A5" w:rsidRDefault="006D69A5" w:rsidP="006D69A5">
      <w:pPr>
        <w:widowControl w:val="0"/>
        <w:spacing w:line="239" w:lineRule="exact"/>
        <w:rPr>
          <w:rFonts w:ascii="Times New Roman" w:hAnsi="Times New Roman"/>
          <w:sz w:val="24"/>
          <w:szCs w:val="24"/>
        </w:rPr>
      </w:pPr>
    </w:p>
    <w:p w:rsidR="006D69A5" w:rsidRDefault="006D69A5" w:rsidP="00BA0CCD">
      <w:pPr>
        <w:rPr>
          <w:rFonts w:ascii="Times New Roman" w:hAnsi="Times New Roman"/>
          <w:sz w:val="24"/>
          <w:szCs w:val="24"/>
        </w:rPr>
      </w:pPr>
      <w:r>
        <w:t>The field bus controller comprises of:</w:t>
      </w:r>
    </w:p>
    <w:p w:rsidR="006D69A5" w:rsidRDefault="006D69A5" w:rsidP="00BA0CCD">
      <w:pPr>
        <w:rPr>
          <w:rFonts w:ascii="Times New Roman" w:hAnsi="Times New Roman"/>
          <w:sz w:val="24"/>
          <w:szCs w:val="24"/>
        </w:rPr>
      </w:pPr>
    </w:p>
    <w:p w:rsidR="006D69A5" w:rsidRDefault="006D69A5" w:rsidP="00BA0CCD">
      <w:pPr>
        <w:rPr>
          <w:rFonts w:ascii="Times New Roman" w:hAnsi="Times New Roman"/>
          <w:sz w:val="24"/>
          <w:szCs w:val="24"/>
        </w:rPr>
      </w:pPr>
      <w:r>
        <w:t xml:space="preserve">Device supply with internal system supply module for the system supply as well as power jumper contacts for the field supply via assembled I/O modules </w:t>
      </w:r>
    </w:p>
    <w:p w:rsidR="006D69A5" w:rsidRDefault="006D69A5" w:rsidP="00BA0CCD">
      <w:pPr>
        <w:rPr>
          <w:rFonts w:ascii="Times New Roman" w:hAnsi="Times New Roman"/>
          <w:sz w:val="24"/>
          <w:szCs w:val="24"/>
        </w:rPr>
      </w:pPr>
    </w:p>
    <w:p w:rsidR="006D69A5" w:rsidRDefault="006D69A5" w:rsidP="00BA0CCD">
      <w:pPr>
        <w:rPr>
          <w:rFonts w:ascii="Times New Roman" w:hAnsi="Times New Roman"/>
          <w:sz w:val="24"/>
          <w:szCs w:val="24"/>
        </w:rPr>
      </w:pPr>
      <w:r>
        <w:t xml:space="preserve">Field bus interface with the bus connection </w:t>
      </w:r>
    </w:p>
    <w:p w:rsidR="006D69A5" w:rsidRDefault="006D69A5" w:rsidP="00BA0CCD">
      <w:pPr>
        <w:rPr>
          <w:rFonts w:ascii="Times New Roman" w:hAnsi="Times New Roman"/>
          <w:sz w:val="24"/>
          <w:szCs w:val="24"/>
        </w:rPr>
      </w:pPr>
    </w:p>
    <w:p w:rsidR="006D69A5" w:rsidRDefault="006D69A5" w:rsidP="00BA0CCD">
      <w:pPr>
        <w:rPr>
          <w:rFonts w:ascii="Times New Roman" w:hAnsi="Times New Roman"/>
          <w:sz w:val="24"/>
          <w:szCs w:val="24"/>
        </w:rPr>
      </w:pPr>
      <w:r>
        <w:t xml:space="preserve">Display elements (LEDs) for status display of the operation, the bus communication, the operating voltages as well as for fault messages and diagnosis </w:t>
      </w:r>
    </w:p>
    <w:p w:rsidR="006D69A5" w:rsidRDefault="006D69A5" w:rsidP="00BA0CCD">
      <w:pPr>
        <w:rPr>
          <w:rFonts w:ascii="Times New Roman" w:hAnsi="Times New Roman"/>
          <w:sz w:val="24"/>
          <w:szCs w:val="24"/>
        </w:rPr>
      </w:pPr>
    </w:p>
    <w:p w:rsidR="00BA0CCD" w:rsidRDefault="00BA0CCD" w:rsidP="00BA0CCD">
      <w:pPr>
        <w:rPr>
          <w:rFonts w:ascii="Times New Roman" w:hAnsi="Times New Roman"/>
          <w:sz w:val="24"/>
          <w:szCs w:val="24"/>
        </w:rPr>
      </w:pPr>
    </w:p>
    <w:p w:rsidR="00BA0CCD" w:rsidRDefault="00BA0CCD" w:rsidP="00BA0CCD">
      <w:pPr>
        <w:rPr>
          <w:rFonts w:ascii="Times New Roman" w:hAnsi="Times New Roman"/>
          <w:sz w:val="24"/>
          <w:szCs w:val="24"/>
        </w:rPr>
      </w:pPr>
    </w:p>
    <w:p w:rsidR="00BA0CCD" w:rsidRDefault="00BA0CCD" w:rsidP="00BA0CCD">
      <w:pPr>
        <w:rPr>
          <w:rFonts w:ascii="Times New Roman" w:hAnsi="Times New Roman"/>
          <w:sz w:val="24"/>
          <w:szCs w:val="24"/>
        </w:rPr>
      </w:pPr>
    </w:p>
    <w:p w:rsidR="006D69A5" w:rsidRDefault="006D69A5" w:rsidP="00BA0CCD">
      <w:pPr>
        <w:rPr>
          <w:rFonts w:ascii="Times New Roman" w:hAnsi="Times New Roman"/>
          <w:sz w:val="24"/>
          <w:szCs w:val="24"/>
        </w:rPr>
      </w:pPr>
      <w:r>
        <w:t xml:space="preserve">Configuration and programming interface Operating mode switch </w:t>
      </w:r>
    </w:p>
    <w:p w:rsidR="006D69A5" w:rsidRDefault="006D69A5" w:rsidP="00BA0CCD">
      <w:pPr>
        <w:rPr>
          <w:rFonts w:ascii="Times New Roman" w:hAnsi="Times New Roman"/>
          <w:sz w:val="24"/>
          <w:szCs w:val="24"/>
        </w:rPr>
      </w:pPr>
    </w:p>
    <w:p w:rsidR="006D69A5" w:rsidRDefault="006D69A5" w:rsidP="00BA0CCD">
      <w:pPr>
        <w:rPr>
          <w:rFonts w:ascii="Times New Roman" w:hAnsi="Times New Roman"/>
          <w:sz w:val="24"/>
          <w:szCs w:val="24"/>
        </w:rPr>
      </w:pPr>
      <w:r>
        <w:t xml:space="preserve">Electronics for communication with the I/O modules (internal bus) and the field bus interface. </w:t>
      </w:r>
    </w:p>
    <w:p w:rsidR="006D69A5" w:rsidRDefault="006D69A5" w:rsidP="006D69A5">
      <w:pPr>
        <w:widowControl w:val="0"/>
        <w:spacing w:line="200" w:lineRule="exact"/>
        <w:rPr>
          <w:rFonts w:ascii="Times New Roman" w:hAnsi="Times New Roman"/>
          <w:sz w:val="24"/>
          <w:szCs w:val="24"/>
        </w:rPr>
      </w:pPr>
    </w:p>
    <w:p w:rsidR="006D69A5" w:rsidRDefault="006D69A5" w:rsidP="00BA0CCD">
      <w:pPr>
        <w:pStyle w:val="Kop4"/>
        <w:rPr>
          <w:rFonts w:ascii="Times New Roman" w:hAnsi="Times New Roman"/>
          <w:szCs w:val="24"/>
        </w:rPr>
      </w:pPr>
      <w:bookmarkStart w:id="245" w:name="page30"/>
      <w:bookmarkStart w:id="246" w:name="_Toc393892889"/>
      <w:bookmarkEnd w:id="245"/>
      <w:r>
        <w:t>Device supply</w:t>
      </w:r>
      <w:bookmarkEnd w:id="246"/>
    </w:p>
    <w:p w:rsidR="006D69A5" w:rsidRDefault="006D69A5" w:rsidP="006D69A5">
      <w:pPr>
        <w:widowControl w:val="0"/>
        <w:spacing w:line="234" w:lineRule="exact"/>
        <w:rPr>
          <w:rFonts w:ascii="Times New Roman" w:hAnsi="Times New Roman"/>
          <w:sz w:val="24"/>
          <w:szCs w:val="24"/>
        </w:rPr>
      </w:pPr>
    </w:p>
    <w:p w:rsidR="006D69A5" w:rsidRDefault="006D69A5" w:rsidP="00BA0CCD">
      <w:pPr>
        <w:rPr>
          <w:rFonts w:ascii="Times New Roman" w:hAnsi="Times New Roman"/>
          <w:sz w:val="24"/>
          <w:szCs w:val="24"/>
        </w:rPr>
      </w:pPr>
      <w:r>
        <w:t>The supply is via fed in via terminal blocks with CAGE CLAMP</w:t>
      </w:r>
      <w:r>
        <w:rPr>
          <w:sz w:val="27"/>
          <w:szCs w:val="27"/>
          <w:vertAlign w:val="superscript"/>
        </w:rPr>
        <w:t>®</w:t>
      </w:r>
      <w:r>
        <w:t xml:space="preserve"> connection. Device supply is intended for system supply and field side supply.</w:t>
      </w:r>
    </w:p>
    <w:p w:rsidR="006D69A5" w:rsidRDefault="006D69A5" w:rsidP="006D69A5">
      <w:pPr>
        <w:widowControl w:val="0"/>
        <w:spacing w:line="323"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78720" behindDoc="1" locked="0" layoutInCell="0" allowOverlap="1" wp14:anchorId="7A6614E6" wp14:editId="393CB65D">
            <wp:simplePos x="0" y="0"/>
            <wp:positionH relativeFrom="column">
              <wp:posOffset>227330</wp:posOffset>
            </wp:positionH>
            <wp:positionV relativeFrom="paragraph">
              <wp:posOffset>161290</wp:posOffset>
            </wp:positionV>
            <wp:extent cx="4390390" cy="2524760"/>
            <wp:effectExtent l="0" t="0" r="0"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0390" cy="252476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10" w:lineRule="exact"/>
        <w:rPr>
          <w:rFonts w:ascii="Times New Roman" w:hAnsi="Times New Roman"/>
          <w:sz w:val="24"/>
          <w:szCs w:val="24"/>
        </w:rPr>
      </w:pPr>
    </w:p>
    <w:tbl>
      <w:tblPr>
        <w:tblW w:w="0" w:type="auto"/>
        <w:tblInd w:w="2620" w:type="dxa"/>
        <w:tblLayout w:type="fixed"/>
        <w:tblCellMar>
          <w:left w:w="0" w:type="dxa"/>
          <w:right w:w="0" w:type="dxa"/>
        </w:tblCellMar>
        <w:tblLook w:val="0000" w:firstRow="0" w:lastRow="0" w:firstColumn="0" w:lastColumn="0" w:noHBand="0" w:noVBand="0"/>
      </w:tblPr>
      <w:tblGrid>
        <w:gridCol w:w="940"/>
        <w:gridCol w:w="600"/>
      </w:tblGrid>
      <w:tr w:rsidR="006D69A5" w:rsidTr="00A30C47">
        <w:trPr>
          <w:trHeight w:val="210"/>
        </w:trPr>
        <w:tc>
          <w:tcPr>
            <w:tcW w:w="940" w:type="dxa"/>
            <w:tcBorders>
              <w:top w:val="nil"/>
              <w:left w:val="nil"/>
              <w:bottom w:val="nil"/>
              <w:right w:val="nil"/>
            </w:tcBorders>
            <w:vAlign w:val="bottom"/>
          </w:tcPr>
          <w:p w:rsidR="006D69A5" w:rsidRDefault="006D69A5" w:rsidP="00A30C47">
            <w:pPr>
              <w:widowControl w:val="0"/>
              <w:rPr>
                <w:rFonts w:ascii="Times New Roman" w:hAnsi="Times New Roman"/>
                <w:sz w:val="18"/>
                <w:szCs w:val="18"/>
              </w:rPr>
            </w:pPr>
          </w:p>
        </w:tc>
        <w:tc>
          <w:tcPr>
            <w:tcW w:w="600" w:type="dxa"/>
            <w:tcBorders>
              <w:top w:val="nil"/>
              <w:left w:val="nil"/>
              <w:bottom w:val="nil"/>
              <w:right w:val="nil"/>
            </w:tcBorders>
            <w:vAlign w:val="bottom"/>
          </w:tcPr>
          <w:p w:rsidR="006D69A5" w:rsidRDefault="006D69A5" w:rsidP="00A30C47">
            <w:pPr>
              <w:widowControl w:val="0"/>
              <w:ind w:left="180"/>
              <w:jc w:val="center"/>
              <w:rPr>
                <w:rFonts w:ascii="Times New Roman" w:hAnsi="Times New Roman"/>
                <w:sz w:val="24"/>
                <w:szCs w:val="24"/>
              </w:rPr>
            </w:pPr>
            <w:r>
              <w:rPr>
                <w:rFonts w:cs="Arial"/>
                <w:sz w:val="16"/>
                <w:szCs w:val="16"/>
              </w:rPr>
              <w:t>24 V</w:t>
            </w:r>
          </w:p>
        </w:tc>
      </w:tr>
      <w:tr w:rsidR="006D69A5" w:rsidTr="00A30C47">
        <w:trPr>
          <w:trHeight w:val="300"/>
        </w:trPr>
        <w:tc>
          <w:tcPr>
            <w:tcW w:w="94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sz w:val="16"/>
                <w:szCs w:val="16"/>
              </w:rPr>
              <w:t>24 V / 0 V</w:t>
            </w:r>
          </w:p>
        </w:tc>
        <w:tc>
          <w:tcPr>
            <w:tcW w:w="60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p>
        </w:tc>
      </w:tr>
      <w:tr w:rsidR="006D69A5" w:rsidTr="00A30C47">
        <w:trPr>
          <w:trHeight w:val="286"/>
        </w:trPr>
        <w:tc>
          <w:tcPr>
            <w:tcW w:w="94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p>
        </w:tc>
        <w:tc>
          <w:tcPr>
            <w:tcW w:w="600" w:type="dxa"/>
            <w:tcBorders>
              <w:top w:val="nil"/>
              <w:left w:val="nil"/>
              <w:bottom w:val="nil"/>
              <w:right w:val="nil"/>
            </w:tcBorders>
            <w:vAlign w:val="bottom"/>
          </w:tcPr>
          <w:p w:rsidR="006D69A5" w:rsidRDefault="006D69A5" w:rsidP="00A30C47">
            <w:pPr>
              <w:widowControl w:val="0"/>
              <w:ind w:left="240"/>
              <w:jc w:val="center"/>
              <w:rPr>
                <w:rFonts w:ascii="Times New Roman" w:hAnsi="Times New Roman"/>
                <w:sz w:val="24"/>
                <w:szCs w:val="24"/>
              </w:rPr>
            </w:pPr>
            <w:r>
              <w:rPr>
                <w:rFonts w:cs="Arial"/>
                <w:w w:val="99"/>
                <w:sz w:val="16"/>
                <w:szCs w:val="16"/>
              </w:rPr>
              <w:t>0 V</w:t>
            </w:r>
          </w:p>
        </w:tc>
      </w:tr>
      <w:tr w:rsidR="006D69A5" w:rsidTr="00A30C47">
        <w:trPr>
          <w:trHeight w:val="344"/>
        </w:trPr>
        <w:tc>
          <w:tcPr>
            <w:tcW w:w="940" w:type="dxa"/>
            <w:tcBorders>
              <w:top w:val="nil"/>
              <w:left w:val="nil"/>
              <w:bottom w:val="nil"/>
              <w:right w:val="nil"/>
            </w:tcBorders>
            <w:vAlign w:val="bottom"/>
          </w:tcPr>
          <w:p w:rsidR="006D69A5" w:rsidRDefault="006D69A5" w:rsidP="00A30C47">
            <w:pPr>
              <w:widowControl w:val="0"/>
              <w:ind w:left="20"/>
              <w:rPr>
                <w:rFonts w:ascii="Times New Roman" w:hAnsi="Times New Roman"/>
                <w:sz w:val="24"/>
                <w:szCs w:val="24"/>
              </w:rPr>
            </w:pPr>
            <w:r>
              <w:rPr>
                <w:rFonts w:cs="Arial"/>
                <w:sz w:val="16"/>
                <w:szCs w:val="16"/>
              </w:rPr>
              <w:t>24 V</w:t>
            </w:r>
          </w:p>
        </w:tc>
        <w:tc>
          <w:tcPr>
            <w:tcW w:w="600" w:type="dxa"/>
            <w:tcBorders>
              <w:top w:val="nil"/>
              <w:left w:val="nil"/>
              <w:bottom w:val="nil"/>
              <w:right w:val="nil"/>
            </w:tcBorders>
            <w:vAlign w:val="bottom"/>
          </w:tcPr>
          <w:p w:rsidR="006D69A5" w:rsidRDefault="006D69A5" w:rsidP="00A30C47">
            <w:pPr>
              <w:widowControl w:val="0"/>
              <w:ind w:left="240"/>
              <w:rPr>
                <w:rFonts w:ascii="Times New Roman" w:hAnsi="Times New Roman"/>
                <w:sz w:val="24"/>
                <w:szCs w:val="24"/>
              </w:rPr>
            </w:pPr>
            <w:r>
              <w:rPr>
                <w:rFonts w:cs="Arial"/>
                <w:sz w:val="16"/>
                <w:szCs w:val="16"/>
              </w:rPr>
              <w:t>24 V</w:t>
            </w:r>
          </w:p>
        </w:tc>
      </w:tr>
      <w:tr w:rsidR="006D69A5" w:rsidTr="00A30C47">
        <w:trPr>
          <w:trHeight w:val="690"/>
        </w:trPr>
        <w:tc>
          <w:tcPr>
            <w:tcW w:w="940" w:type="dxa"/>
            <w:tcBorders>
              <w:top w:val="nil"/>
              <w:left w:val="nil"/>
              <w:bottom w:val="nil"/>
              <w:right w:val="nil"/>
            </w:tcBorders>
            <w:vAlign w:val="bottom"/>
          </w:tcPr>
          <w:p w:rsidR="006D69A5" w:rsidRDefault="006D69A5" w:rsidP="00A30C47">
            <w:pPr>
              <w:widowControl w:val="0"/>
              <w:ind w:left="20"/>
              <w:rPr>
                <w:rFonts w:ascii="Times New Roman" w:hAnsi="Times New Roman"/>
                <w:sz w:val="24"/>
                <w:szCs w:val="24"/>
              </w:rPr>
            </w:pPr>
            <w:r>
              <w:rPr>
                <w:rFonts w:cs="Arial"/>
                <w:sz w:val="16"/>
                <w:szCs w:val="16"/>
              </w:rPr>
              <w:t>0 V</w:t>
            </w:r>
          </w:p>
        </w:tc>
        <w:tc>
          <w:tcPr>
            <w:tcW w:w="600" w:type="dxa"/>
            <w:tcBorders>
              <w:top w:val="nil"/>
              <w:left w:val="nil"/>
              <w:bottom w:val="nil"/>
              <w:right w:val="nil"/>
            </w:tcBorders>
            <w:vAlign w:val="bottom"/>
          </w:tcPr>
          <w:p w:rsidR="006D69A5" w:rsidRDefault="006D69A5" w:rsidP="00A30C47">
            <w:pPr>
              <w:widowControl w:val="0"/>
              <w:ind w:left="200"/>
              <w:jc w:val="center"/>
              <w:rPr>
                <w:rFonts w:ascii="Times New Roman" w:hAnsi="Times New Roman"/>
                <w:sz w:val="24"/>
                <w:szCs w:val="24"/>
              </w:rPr>
            </w:pPr>
            <w:r>
              <w:rPr>
                <w:rFonts w:cs="Arial"/>
                <w:w w:val="99"/>
                <w:sz w:val="16"/>
                <w:szCs w:val="16"/>
              </w:rPr>
              <w:t>0 V</w:t>
            </w:r>
          </w:p>
        </w:tc>
      </w:tr>
    </w:tbl>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BA0CCD" w:rsidRDefault="00BA0CCD" w:rsidP="00BA0CCD">
      <w:pPr>
        <w:pStyle w:val="Onderschrift"/>
        <w:rPr>
          <w:rFonts w:ascii="Times New Roman" w:hAnsi="Times New Roman"/>
          <w:sz w:val="24"/>
          <w:szCs w:val="24"/>
        </w:rPr>
      </w:pPr>
      <w:bookmarkStart w:id="247" w:name="_Toc393892961"/>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30</w:t>
      </w:r>
      <w:r w:rsidR="00215670">
        <w:fldChar w:fldCharType="end"/>
      </w:r>
      <w:r>
        <w:rPr>
          <w:bCs/>
          <w:color w:val="000000"/>
          <w:szCs w:val="18"/>
        </w:rPr>
        <w:t>: Device supply</w:t>
      </w:r>
      <w:bookmarkEnd w:id="247"/>
    </w:p>
    <w:p w:rsidR="006D69A5" w:rsidRDefault="006D69A5" w:rsidP="006D69A5">
      <w:pPr>
        <w:widowControl w:val="0"/>
        <w:spacing w:line="227" w:lineRule="exact"/>
        <w:rPr>
          <w:rFonts w:ascii="Times New Roman" w:hAnsi="Times New Roman"/>
          <w:sz w:val="24"/>
          <w:szCs w:val="24"/>
        </w:rPr>
      </w:pPr>
    </w:p>
    <w:p w:rsidR="00BA0CCD" w:rsidRDefault="00BA0CCD" w:rsidP="006D69A5">
      <w:pPr>
        <w:widowControl w:val="0"/>
        <w:ind w:left="360" w:right="260"/>
        <w:rPr>
          <w:rFonts w:cs="Arial"/>
          <w:color w:val="000000"/>
        </w:rPr>
      </w:pPr>
    </w:p>
    <w:p w:rsidR="006D69A5" w:rsidRDefault="006D69A5" w:rsidP="00BA0CCD">
      <w:pPr>
        <w:rPr>
          <w:rFonts w:ascii="Times New Roman" w:hAnsi="Times New Roman"/>
          <w:sz w:val="24"/>
          <w:szCs w:val="24"/>
        </w:rPr>
      </w:pPr>
      <w:r>
        <w:t>The integrated internal system supply module generates the necessary voltage to supply the electronics and the connected I/O modules.</w:t>
      </w:r>
    </w:p>
    <w:p w:rsidR="006D69A5" w:rsidRDefault="006D69A5" w:rsidP="00BA0CCD">
      <w:pPr>
        <w:rPr>
          <w:rFonts w:ascii="Times New Roman" w:hAnsi="Times New Roman"/>
          <w:sz w:val="24"/>
          <w:szCs w:val="24"/>
        </w:rPr>
      </w:pPr>
      <w:r>
        <w:t>The field bus interface is supplied with electrically isolated voltage from the internal system supply module.</w:t>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22" w:lineRule="exact"/>
        <w:rPr>
          <w:rFonts w:ascii="Times New Roman" w:hAnsi="Times New Roman"/>
          <w:sz w:val="24"/>
          <w:szCs w:val="24"/>
        </w:rPr>
      </w:pPr>
    </w:p>
    <w:p w:rsidR="00BA0CCD" w:rsidRDefault="00BA0CCD" w:rsidP="006D69A5">
      <w:pPr>
        <w:widowControl w:val="0"/>
        <w:spacing w:line="222" w:lineRule="exact"/>
        <w:rPr>
          <w:rFonts w:ascii="Times New Roman" w:hAnsi="Times New Roman"/>
          <w:sz w:val="24"/>
          <w:szCs w:val="24"/>
        </w:rPr>
      </w:pPr>
    </w:p>
    <w:p w:rsidR="006D69A5" w:rsidRDefault="006D69A5" w:rsidP="00BA0CCD">
      <w:pPr>
        <w:pStyle w:val="Kop4"/>
        <w:rPr>
          <w:rFonts w:ascii="Times New Roman" w:hAnsi="Times New Roman"/>
          <w:szCs w:val="24"/>
        </w:rPr>
      </w:pPr>
      <w:bookmarkStart w:id="248" w:name="_Toc393892890"/>
      <w:r>
        <w:t>Field bus connection</w:t>
      </w:r>
      <w:bookmarkEnd w:id="248"/>
    </w:p>
    <w:p w:rsidR="006D69A5" w:rsidRDefault="006D69A5" w:rsidP="006D69A5">
      <w:pPr>
        <w:widowControl w:val="0"/>
        <w:spacing w:line="254" w:lineRule="exact"/>
        <w:rPr>
          <w:rFonts w:ascii="Times New Roman" w:hAnsi="Times New Roman"/>
          <w:sz w:val="24"/>
          <w:szCs w:val="24"/>
        </w:rPr>
      </w:pPr>
    </w:p>
    <w:p w:rsidR="006D69A5" w:rsidRDefault="006D69A5" w:rsidP="00BA0CCD">
      <w:pPr>
        <w:rPr>
          <w:rFonts w:ascii="Times New Roman" w:hAnsi="Times New Roman"/>
          <w:sz w:val="24"/>
          <w:szCs w:val="24"/>
        </w:rPr>
      </w:pPr>
      <w:r>
        <w:t>Connection to the field bus is by a RJ45 connector. A category 5, shielded/unshielded twisted pair cable (S-UTP) with an impedance of 100-Ohm ±15% is mandatory as a connecting line for the 10BaseT Interface.</w:t>
      </w:r>
    </w:p>
    <w:p w:rsidR="006D69A5" w:rsidRDefault="006D69A5" w:rsidP="00BA0CCD">
      <w:pPr>
        <w:rPr>
          <w:rFonts w:ascii="Times New Roman" w:hAnsi="Times New Roman"/>
          <w:sz w:val="24"/>
          <w:szCs w:val="24"/>
        </w:rPr>
      </w:pPr>
    </w:p>
    <w:p w:rsidR="006D69A5" w:rsidRDefault="006D69A5" w:rsidP="00BA0CCD">
      <w:pPr>
        <w:rPr>
          <w:rFonts w:ascii="Times New Roman" w:hAnsi="Times New Roman"/>
          <w:sz w:val="24"/>
          <w:szCs w:val="24"/>
        </w:rPr>
      </w:pPr>
      <w:r>
        <w:t>The connection point is physically lowered for the coupler/controller to fit in an 80 mm high switch box once connected.</w:t>
      </w:r>
    </w:p>
    <w:p w:rsidR="006D69A5" w:rsidRDefault="006D69A5" w:rsidP="00BA0CCD">
      <w:pPr>
        <w:rPr>
          <w:rFonts w:ascii="Times New Roman" w:hAnsi="Times New Roman"/>
          <w:sz w:val="24"/>
          <w:szCs w:val="24"/>
        </w:rPr>
      </w:pPr>
      <w:r>
        <w:t xml:space="preserve">The electrical isolation between the field bus system and the electronics is achieved by means of DC/DC converters and </w:t>
      </w:r>
      <w:proofErr w:type="spellStart"/>
      <w:r>
        <w:t>optocouplers</w:t>
      </w:r>
      <w:proofErr w:type="spellEnd"/>
      <w:r>
        <w:t xml:space="preserve"> in the field bus interface.</w:t>
      </w:r>
    </w:p>
    <w:p w:rsidR="006D69A5" w:rsidRDefault="006D69A5" w:rsidP="00BA0CCD">
      <w:pPr>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47" w:lineRule="exact"/>
        <w:rPr>
          <w:rFonts w:ascii="Times New Roman" w:hAnsi="Times New Roman"/>
          <w:sz w:val="24"/>
          <w:szCs w:val="24"/>
        </w:rPr>
      </w:pPr>
      <w:bookmarkStart w:id="249" w:name="page31"/>
      <w:bookmarkEnd w:id="249"/>
    </w:p>
    <w:tbl>
      <w:tblPr>
        <w:tblW w:w="0" w:type="auto"/>
        <w:tblLayout w:type="fixed"/>
        <w:tblCellMar>
          <w:left w:w="0" w:type="dxa"/>
          <w:right w:w="0" w:type="dxa"/>
        </w:tblCellMar>
        <w:tblLook w:val="0000" w:firstRow="0" w:lastRow="0" w:firstColumn="0" w:lastColumn="0" w:noHBand="0" w:noVBand="0"/>
      </w:tblPr>
      <w:tblGrid>
        <w:gridCol w:w="1020"/>
        <w:gridCol w:w="1020"/>
        <w:gridCol w:w="1200"/>
      </w:tblGrid>
      <w:tr w:rsidR="006D69A5" w:rsidTr="00A30C47">
        <w:trPr>
          <w:trHeight w:val="265"/>
        </w:trPr>
        <w:tc>
          <w:tcPr>
            <w:tcW w:w="102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b/>
                <w:bCs/>
              </w:rPr>
              <w:t>Contact</w:t>
            </w:r>
          </w:p>
        </w:tc>
        <w:tc>
          <w:tcPr>
            <w:tcW w:w="1020" w:type="dxa"/>
            <w:tcBorders>
              <w:top w:val="nil"/>
              <w:left w:val="nil"/>
              <w:bottom w:val="nil"/>
              <w:right w:val="nil"/>
            </w:tcBorders>
            <w:vAlign w:val="bottom"/>
          </w:tcPr>
          <w:p w:rsidR="006D69A5" w:rsidRDefault="006D69A5" w:rsidP="00A30C47">
            <w:pPr>
              <w:widowControl w:val="0"/>
              <w:ind w:left="180"/>
              <w:rPr>
                <w:rFonts w:ascii="Times New Roman" w:hAnsi="Times New Roman"/>
                <w:sz w:val="24"/>
                <w:szCs w:val="24"/>
              </w:rPr>
            </w:pPr>
            <w:r>
              <w:rPr>
                <w:rFonts w:cs="Arial"/>
                <w:b/>
                <w:bCs/>
              </w:rPr>
              <w:t>Signal</w:t>
            </w:r>
          </w:p>
        </w:tc>
        <w:tc>
          <w:tcPr>
            <w:tcW w:w="1200" w:type="dxa"/>
            <w:tcBorders>
              <w:top w:val="nil"/>
              <w:left w:val="nil"/>
              <w:bottom w:val="nil"/>
              <w:right w:val="nil"/>
            </w:tcBorders>
            <w:vAlign w:val="bottom"/>
          </w:tcPr>
          <w:p w:rsidR="006D69A5" w:rsidRDefault="006D69A5" w:rsidP="00A30C47">
            <w:pPr>
              <w:widowControl w:val="0"/>
              <w:rPr>
                <w:rFonts w:ascii="Times New Roman" w:hAnsi="Times New Roman"/>
                <w:sz w:val="23"/>
                <w:szCs w:val="23"/>
              </w:rPr>
            </w:pPr>
          </w:p>
        </w:tc>
      </w:tr>
      <w:tr w:rsidR="006D69A5" w:rsidTr="00A30C47">
        <w:trPr>
          <w:trHeight w:val="263"/>
        </w:trPr>
        <w:tc>
          <w:tcPr>
            <w:tcW w:w="102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1</w:t>
            </w:r>
          </w:p>
        </w:tc>
        <w:tc>
          <w:tcPr>
            <w:tcW w:w="1020" w:type="dxa"/>
            <w:tcBorders>
              <w:top w:val="nil"/>
              <w:left w:val="nil"/>
              <w:bottom w:val="nil"/>
              <w:right w:val="nil"/>
            </w:tcBorders>
            <w:vAlign w:val="bottom"/>
          </w:tcPr>
          <w:p w:rsidR="006D69A5" w:rsidRDefault="006D69A5" w:rsidP="00A30C47">
            <w:pPr>
              <w:widowControl w:val="0"/>
              <w:ind w:left="180"/>
              <w:rPr>
                <w:rFonts w:ascii="Times New Roman" w:hAnsi="Times New Roman"/>
                <w:sz w:val="24"/>
                <w:szCs w:val="24"/>
              </w:rPr>
            </w:pPr>
            <w:r>
              <w:rPr>
                <w:rFonts w:cs="Arial"/>
              </w:rPr>
              <w:t>TD +</w:t>
            </w:r>
          </w:p>
        </w:tc>
        <w:tc>
          <w:tcPr>
            <w:tcW w:w="1200" w:type="dxa"/>
            <w:tcBorders>
              <w:top w:val="nil"/>
              <w:left w:val="nil"/>
              <w:bottom w:val="nil"/>
              <w:right w:val="nil"/>
            </w:tcBorders>
            <w:vAlign w:val="bottom"/>
          </w:tcPr>
          <w:p w:rsidR="006D69A5" w:rsidRDefault="006D69A5" w:rsidP="00A30C47">
            <w:pPr>
              <w:widowControl w:val="0"/>
              <w:ind w:left="160"/>
              <w:rPr>
                <w:rFonts w:ascii="Times New Roman" w:hAnsi="Times New Roman"/>
                <w:sz w:val="24"/>
                <w:szCs w:val="24"/>
              </w:rPr>
            </w:pPr>
            <w:r>
              <w:rPr>
                <w:rFonts w:cs="Arial"/>
                <w:w w:val="97"/>
              </w:rPr>
              <w:t>Transmit +</w:t>
            </w:r>
          </w:p>
        </w:tc>
      </w:tr>
      <w:tr w:rsidR="006D69A5" w:rsidTr="00A30C47">
        <w:trPr>
          <w:trHeight w:val="263"/>
        </w:trPr>
        <w:tc>
          <w:tcPr>
            <w:tcW w:w="102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2</w:t>
            </w:r>
          </w:p>
        </w:tc>
        <w:tc>
          <w:tcPr>
            <w:tcW w:w="1020" w:type="dxa"/>
            <w:tcBorders>
              <w:top w:val="nil"/>
              <w:left w:val="nil"/>
              <w:bottom w:val="nil"/>
              <w:right w:val="nil"/>
            </w:tcBorders>
            <w:vAlign w:val="bottom"/>
          </w:tcPr>
          <w:p w:rsidR="006D69A5" w:rsidRDefault="006D69A5" w:rsidP="00A30C47">
            <w:pPr>
              <w:widowControl w:val="0"/>
              <w:ind w:left="180"/>
              <w:rPr>
                <w:rFonts w:ascii="Times New Roman" w:hAnsi="Times New Roman"/>
                <w:sz w:val="24"/>
                <w:szCs w:val="24"/>
              </w:rPr>
            </w:pPr>
            <w:r>
              <w:rPr>
                <w:rFonts w:cs="Arial"/>
              </w:rPr>
              <w:t>TD -</w:t>
            </w:r>
          </w:p>
        </w:tc>
        <w:tc>
          <w:tcPr>
            <w:tcW w:w="1200" w:type="dxa"/>
            <w:tcBorders>
              <w:top w:val="nil"/>
              <w:left w:val="nil"/>
              <w:bottom w:val="nil"/>
              <w:right w:val="nil"/>
            </w:tcBorders>
            <w:vAlign w:val="bottom"/>
          </w:tcPr>
          <w:p w:rsidR="006D69A5" w:rsidRDefault="006D69A5" w:rsidP="00A30C47">
            <w:pPr>
              <w:widowControl w:val="0"/>
              <w:ind w:left="160"/>
              <w:rPr>
                <w:rFonts w:ascii="Times New Roman" w:hAnsi="Times New Roman"/>
                <w:sz w:val="24"/>
                <w:szCs w:val="24"/>
              </w:rPr>
            </w:pPr>
            <w:r>
              <w:rPr>
                <w:rFonts w:cs="Arial"/>
                <w:w w:val="97"/>
              </w:rPr>
              <w:t>Transmit +</w:t>
            </w:r>
          </w:p>
        </w:tc>
      </w:tr>
      <w:tr w:rsidR="006D69A5" w:rsidTr="00A30C47">
        <w:trPr>
          <w:trHeight w:val="263"/>
        </w:trPr>
        <w:tc>
          <w:tcPr>
            <w:tcW w:w="102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3</w:t>
            </w:r>
          </w:p>
        </w:tc>
        <w:tc>
          <w:tcPr>
            <w:tcW w:w="1020" w:type="dxa"/>
            <w:tcBorders>
              <w:top w:val="nil"/>
              <w:left w:val="nil"/>
              <w:bottom w:val="nil"/>
              <w:right w:val="nil"/>
            </w:tcBorders>
            <w:vAlign w:val="bottom"/>
          </w:tcPr>
          <w:p w:rsidR="006D69A5" w:rsidRDefault="006D69A5" w:rsidP="00A30C47">
            <w:pPr>
              <w:widowControl w:val="0"/>
              <w:ind w:left="180"/>
              <w:rPr>
                <w:rFonts w:ascii="Times New Roman" w:hAnsi="Times New Roman"/>
                <w:sz w:val="24"/>
                <w:szCs w:val="24"/>
              </w:rPr>
            </w:pPr>
            <w:r>
              <w:rPr>
                <w:rFonts w:cs="Arial"/>
              </w:rPr>
              <w:t>RD +</w:t>
            </w:r>
          </w:p>
        </w:tc>
        <w:tc>
          <w:tcPr>
            <w:tcW w:w="1200" w:type="dxa"/>
            <w:tcBorders>
              <w:top w:val="nil"/>
              <w:left w:val="nil"/>
              <w:bottom w:val="nil"/>
              <w:right w:val="nil"/>
            </w:tcBorders>
            <w:vAlign w:val="bottom"/>
          </w:tcPr>
          <w:p w:rsidR="006D69A5" w:rsidRDefault="006D69A5" w:rsidP="00A30C47">
            <w:pPr>
              <w:widowControl w:val="0"/>
              <w:ind w:left="160"/>
              <w:rPr>
                <w:rFonts w:ascii="Times New Roman" w:hAnsi="Times New Roman"/>
                <w:sz w:val="24"/>
                <w:szCs w:val="24"/>
              </w:rPr>
            </w:pPr>
            <w:r>
              <w:rPr>
                <w:rFonts w:cs="Arial"/>
              </w:rPr>
              <w:t>Receive +</w:t>
            </w:r>
          </w:p>
        </w:tc>
      </w:tr>
      <w:tr w:rsidR="006D69A5" w:rsidTr="00A30C47">
        <w:trPr>
          <w:trHeight w:val="263"/>
        </w:trPr>
        <w:tc>
          <w:tcPr>
            <w:tcW w:w="102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4</w:t>
            </w:r>
          </w:p>
        </w:tc>
        <w:tc>
          <w:tcPr>
            <w:tcW w:w="1020" w:type="dxa"/>
            <w:tcBorders>
              <w:top w:val="nil"/>
              <w:left w:val="nil"/>
              <w:bottom w:val="nil"/>
              <w:right w:val="nil"/>
            </w:tcBorders>
            <w:vAlign w:val="bottom"/>
          </w:tcPr>
          <w:p w:rsidR="006D69A5" w:rsidRDefault="006D69A5" w:rsidP="00A30C47">
            <w:pPr>
              <w:widowControl w:val="0"/>
              <w:rPr>
                <w:rFonts w:ascii="Times New Roman" w:hAnsi="Times New Roman"/>
              </w:rPr>
            </w:pPr>
          </w:p>
        </w:tc>
        <w:tc>
          <w:tcPr>
            <w:tcW w:w="1200" w:type="dxa"/>
            <w:tcBorders>
              <w:top w:val="nil"/>
              <w:left w:val="nil"/>
              <w:bottom w:val="nil"/>
              <w:right w:val="nil"/>
            </w:tcBorders>
            <w:vAlign w:val="bottom"/>
          </w:tcPr>
          <w:p w:rsidR="006D69A5" w:rsidRDefault="006D69A5" w:rsidP="00A30C47">
            <w:pPr>
              <w:widowControl w:val="0"/>
              <w:ind w:left="160"/>
              <w:rPr>
                <w:rFonts w:ascii="Times New Roman" w:hAnsi="Times New Roman"/>
                <w:sz w:val="24"/>
                <w:szCs w:val="24"/>
              </w:rPr>
            </w:pPr>
            <w:r>
              <w:rPr>
                <w:rFonts w:cs="Arial"/>
              </w:rPr>
              <w:t>Free</w:t>
            </w:r>
          </w:p>
        </w:tc>
      </w:tr>
      <w:tr w:rsidR="006D69A5" w:rsidTr="00A30C47">
        <w:trPr>
          <w:trHeight w:val="263"/>
        </w:trPr>
        <w:tc>
          <w:tcPr>
            <w:tcW w:w="102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5</w:t>
            </w:r>
          </w:p>
        </w:tc>
        <w:tc>
          <w:tcPr>
            <w:tcW w:w="1020" w:type="dxa"/>
            <w:tcBorders>
              <w:top w:val="nil"/>
              <w:left w:val="nil"/>
              <w:bottom w:val="nil"/>
              <w:right w:val="nil"/>
            </w:tcBorders>
            <w:vAlign w:val="bottom"/>
          </w:tcPr>
          <w:p w:rsidR="006D69A5" w:rsidRDefault="006D69A5" w:rsidP="00A30C47">
            <w:pPr>
              <w:widowControl w:val="0"/>
              <w:rPr>
                <w:rFonts w:ascii="Times New Roman" w:hAnsi="Times New Roman"/>
              </w:rPr>
            </w:pPr>
          </w:p>
        </w:tc>
        <w:tc>
          <w:tcPr>
            <w:tcW w:w="1200" w:type="dxa"/>
            <w:tcBorders>
              <w:top w:val="nil"/>
              <w:left w:val="nil"/>
              <w:bottom w:val="nil"/>
              <w:right w:val="nil"/>
            </w:tcBorders>
            <w:vAlign w:val="bottom"/>
          </w:tcPr>
          <w:p w:rsidR="006D69A5" w:rsidRDefault="006D69A5" w:rsidP="00A30C47">
            <w:pPr>
              <w:widowControl w:val="0"/>
              <w:ind w:left="160"/>
              <w:rPr>
                <w:rFonts w:ascii="Times New Roman" w:hAnsi="Times New Roman"/>
                <w:sz w:val="24"/>
                <w:szCs w:val="24"/>
              </w:rPr>
            </w:pPr>
            <w:r>
              <w:rPr>
                <w:rFonts w:cs="Arial"/>
              </w:rPr>
              <w:t>Free</w:t>
            </w:r>
          </w:p>
        </w:tc>
      </w:tr>
      <w:tr w:rsidR="006D69A5" w:rsidTr="00A30C47">
        <w:trPr>
          <w:trHeight w:val="264"/>
        </w:trPr>
        <w:tc>
          <w:tcPr>
            <w:tcW w:w="102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6</w:t>
            </w:r>
          </w:p>
        </w:tc>
        <w:tc>
          <w:tcPr>
            <w:tcW w:w="1020" w:type="dxa"/>
            <w:tcBorders>
              <w:top w:val="nil"/>
              <w:left w:val="nil"/>
              <w:bottom w:val="nil"/>
              <w:right w:val="nil"/>
            </w:tcBorders>
            <w:vAlign w:val="bottom"/>
          </w:tcPr>
          <w:p w:rsidR="006D69A5" w:rsidRDefault="006D69A5" w:rsidP="00A30C47">
            <w:pPr>
              <w:widowControl w:val="0"/>
              <w:ind w:left="180"/>
              <w:rPr>
                <w:rFonts w:ascii="Times New Roman" w:hAnsi="Times New Roman"/>
                <w:sz w:val="24"/>
                <w:szCs w:val="24"/>
              </w:rPr>
            </w:pPr>
            <w:r>
              <w:rPr>
                <w:rFonts w:cs="Arial"/>
              </w:rPr>
              <w:t>RD -</w:t>
            </w:r>
          </w:p>
        </w:tc>
        <w:tc>
          <w:tcPr>
            <w:tcW w:w="1200" w:type="dxa"/>
            <w:tcBorders>
              <w:top w:val="nil"/>
              <w:left w:val="nil"/>
              <w:bottom w:val="nil"/>
              <w:right w:val="nil"/>
            </w:tcBorders>
            <w:vAlign w:val="bottom"/>
          </w:tcPr>
          <w:p w:rsidR="006D69A5" w:rsidRDefault="006D69A5" w:rsidP="00A30C47">
            <w:pPr>
              <w:widowControl w:val="0"/>
              <w:ind w:left="160"/>
              <w:rPr>
                <w:rFonts w:ascii="Times New Roman" w:hAnsi="Times New Roman"/>
                <w:sz w:val="24"/>
                <w:szCs w:val="24"/>
              </w:rPr>
            </w:pPr>
            <w:r>
              <w:rPr>
                <w:rFonts w:cs="Arial"/>
              </w:rPr>
              <w:t>Receive -</w:t>
            </w:r>
          </w:p>
        </w:tc>
      </w:tr>
      <w:tr w:rsidR="006D69A5" w:rsidTr="00A30C47">
        <w:trPr>
          <w:trHeight w:val="263"/>
        </w:trPr>
        <w:tc>
          <w:tcPr>
            <w:tcW w:w="102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7</w:t>
            </w:r>
          </w:p>
        </w:tc>
        <w:tc>
          <w:tcPr>
            <w:tcW w:w="1020" w:type="dxa"/>
            <w:tcBorders>
              <w:top w:val="nil"/>
              <w:left w:val="nil"/>
              <w:bottom w:val="nil"/>
              <w:right w:val="nil"/>
            </w:tcBorders>
            <w:vAlign w:val="bottom"/>
          </w:tcPr>
          <w:p w:rsidR="006D69A5" w:rsidRDefault="006D69A5" w:rsidP="00A30C47">
            <w:pPr>
              <w:widowControl w:val="0"/>
              <w:rPr>
                <w:rFonts w:ascii="Times New Roman" w:hAnsi="Times New Roman"/>
              </w:rPr>
            </w:pPr>
          </w:p>
        </w:tc>
        <w:tc>
          <w:tcPr>
            <w:tcW w:w="1200" w:type="dxa"/>
            <w:tcBorders>
              <w:top w:val="nil"/>
              <w:left w:val="nil"/>
              <w:bottom w:val="nil"/>
              <w:right w:val="nil"/>
            </w:tcBorders>
            <w:vAlign w:val="bottom"/>
          </w:tcPr>
          <w:p w:rsidR="006D69A5" w:rsidRDefault="006D69A5" w:rsidP="00A30C47">
            <w:pPr>
              <w:widowControl w:val="0"/>
              <w:ind w:left="160"/>
              <w:rPr>
                <w:rFonts w:ascii="Times New Roman" w:hAnsi="Times New Roman"/>
                <w:sz w:val="24"/>
                <w:szCs w:val="24"/>
              </w:rPr>
            </w:pPr>
            <w:r>
              <w:rPr>
                <w:rFonts w:cs="Arial"/>
              </w:rPr>
              <w:t>Free</w:t>
            </w:r>
          </w:p>
        </w:tc>
      </w:tr>
      <w:tr w:rsidR="006D69A5" w:rsidTr="00A30C47">
        <w:trPr>
          <w:trHeight w:val="290"/>
        </w:trPr>
        <w:tc>
          <w:tcPr>
            <w:tcW w:w="102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r>
              <w:rPr>
                <w:rFonts w:cs="Arial"/>
              </w:rPr>
              <w:t>8</w:t>
            </w:r>
          </w:p>
        </w:tc>
        <w:tc>
          <w:tcPr>
            <w:tcW w:w="102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p>
        </w:tc>
        <w:tc>
          <w:tcPr>
            <w:tcW w:w="1200" w:type="dxa"/>
            <w:tcBorders>
              <w:top w:val="nil"/>
              <w:left w:val="nil"/>
              <w:bottom w:val="nil"/>
              <w:right w:val="nil"/>
            </w:tcBorders>
            <w:vAlign w:val="bottom"/>
          </w:tcPr>
          <w:p w:rsidR="006D69A5" w:rsidRDefault="006D69A5" w:rsidP="00A30C47">
            <w:pPr>
              <w:widowControl w:val="0"/>
              <w:ind w:left="160"/>
              <w:rPr>
                <w:rFonts w:ascii="Times New Roman" w:hAnsi="Times New Roman"/>
                <w:sz w:val="24"/>
                <w:szCs w:val="24"/>
              </w:rPr>
            </w:pPr>
            <w:r>
              <w:rPr>
                <w:rFonts w:cs="Arial"/>
              </w:rPr>
              <w:t>Free</w:t>
            </w:r>
          </w:p>
        </w:tc>
      </w:tr>
    </w:tbl>
    <w:p w:rsidR="006D69A5"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81792" behindDoc="1" locked="0" layoutInCell="0" allowOverlap="1" wp14:anchorId="692CDC88" wp14:editId="791549EF">
            <wp:simplePos x="0" y="0"/>
            <wp:positionH relativeFrom="column">
              <wp:posOffset>-71755</wp:posOffset>
            </wp:positionH>
            <wp:positionV relativeFrom="paragraph">
              <wp:posOffset>-1515745</wp:posOffset>
            </wp:positionV>
            <wp:extent cx="2379980" cy="2870200"/>
            <wp:effectExtent l="0" t="0" r="127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9980" cy="287020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38" w:lineRule="exact"/>
        <w:rPr>
          <w:rFonts w:ascii="Times New Roman" w:hAnsi="Times New Roman"/>
          <w:sz w:val="24"/>
          <w:szCs w:val="24"/>
        </w:rPr>
      </w:pPr>
    </w:p>
    <w:p w:rsidR="006D69A5" w:rsidRDefault="00BA0CCD" w:rsidP="00BA0CCD">
      <w:pPr>
        <w:pStyle w:val="Onderschrift"/>
        <w:rPr>
          <w:rFonts w:ascii="Times New Roman" w:hAnsi="Times New Roman"/>
          <w:sz w:val="24"/>
          <w:szCs w:val="24"/>
        </w:rPr>
      </w:pPr>
      <w:bookmarkStart w:id="250" w:name="_Toc393892962"/>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31</w:t>
      </w:r>
      <w:r w:rsidR="00215670">
        <w:fldChar w:fldCharType="end"/>
      </w:r>
      <w:r w:rsidR="006D69A5">
        <w:rPr>
          <w:bCs/>
          <w:szCs w:val="18"/>
        </w:rPr>
        <w:t>: RJ45 connector</w:t>
      </w:r>
      <w:bookmarkEnd w:id="250"/>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93" w:lineRule="exact"/>
        <w:rPr>
          <w:rFonts w:ascii="Times New Roman" w:hAnsi="Times New Roman"/>
          <w:sz w:val="24"/>
          <w:szCs w:val="24"/>
        </w:rPr>
      </w:pPr>
    </w:p>
    <w:p w:rsidR="006D69A5" w:rsidRDefault="006D69A5" w:rsidP="00BA0CCD">
      <w:pPr>
        <w:rPr>
          <w:rFonts w:ascii="Times New Roman" w:hAnsi="Times New Roman"/>
          <w:sz w:val="24"/>
          <w:szCs w:val="24"/>
        </w:rPr>
      </w:pPr>
      <w:r>
        <w:t>NOTE</w:t>
      </w:r>
    </w:p>
    <w:p w:rsidR="006D69A5" w:rsidRDefault="006D69A5" w:rsidP="00BA0CCD">
      <w:pPr>
        <w:rPr>
          <w:rFonts w:ascii="Times New Roman" w:hAnsi="Times New Roman"/>
          <w:sz w:val="24"/>
          <w:szCs w:val="24"/>
        </w:rPr>
      </w:pPr>
      <w:r>
        <w:t>Only for use in LAN, do not for telecommunication circuit connections.</w:t>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BA0CCD">
      <w:pPr>
        <w:pStyle w:val="Kop4"/>
        <w:rPr>
          <w:rFonts w:ascii="Times New Roman" w:hAnsi="Times New Roman"/>
          <w:szCs w:val="24"/>
        </w:rPr>
      </w:pPr>
      <w:bookmarkStart w:id="251" w:name="page32"/>
      <w:bookmarkStart w:id="252" w:name="_Toc393892891"/>
      <w:bookmarkEnd w:id="251"/>
      <w:r>
        <w:t>Display elements</w:t>
      </w:r>
      <w:bookmarkEnd w:id="252"/>
    </w:p>
    <w:p w:rsidR="006D69A5" w:rsidRDefault="006D69A5" w:rsidP="006D69A5">
      <w:pPr>
        <w:widowControl w:val="0"/>
        <w:spacing w:line="254" w:lineRule="exact"/>
        <w:rPr>
          <w:rFonts w:ascii="Times New Roman" w:hAnsi="Times New Roman"/>
          <w:sz w:val="24"/>
          <w:szCs w:val="24"/>
        </w:rPr>
      </w:pPr>
    </w:p>
    <w:p w:rsidR="006D69A5" w:rsidRDefault="006D69A5" w:rsidP="00BA0CCD">
      <w:pPr>
        <w:rPr>
          <w:rFonts w:ascii="Times New Roman" w:hAnsi="Times New Roman"/>
          <w:sz w:val="24"/>
          <w:szCs w:val="24"/>
        </w:rPr>
      </w:pPr>
      <w:r>
        <w:t xml:space="preserve">The operating condition of the field bus controller or node is displayed via light diodes (LED). For more detailed information, please refer to the </w:t>
      </w:r>
      <w:r>
        <w:rPr>
          <w:i/>
          <w:iCs/>
        </w:rPr>
        <w:t>“WAGO Ethernet TCP/IP 750-8</w:t>
      </w:r>
      <w:r w:rsidR="00BA0CCD">
        <w:rPr>
          <w:i/>
          <w:iCs/>
        </w:rPr>
        <w:t>81</w:t>
      </w:r>
      <w:r>
        <w:rPr>
          <w:i/>
          <w:iCs/>
        </w:rPr>
        <w:t xml:space="preserve"> Manual”</w:t>
      </w:r>
      <w:r>
        <w:t>.</w:t>
      </w:r>
    </w:p>
    <w:p w:rsidR="006D69A5" w:rsidRDefault="006D69A5" w:rsidP="006D69A5">
      <w:pPr>
        <w:widowControl w:val="0"/>
        <w:spacing w:line="278"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84864" behindDoc="1" locked="0" layoutInCell="0" allowOverlap="1" wp14:anchorId="40C251AE" wp14:editId="79C463CA">
            <wp:simplePos x="0" y="0"/>
            <wp:positionH relativeFrom="column">
              <wp:posOffset>227330</wp:posOffset>
            </wp:positionH>
            <wp:positionV relativeFrom="paragraph">
              <wp:posOffset>161290</wp:posOffset>
            </wp:positionV>
            <wp:extent cx="3247390" cy="1629410"/>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7390" cy="162941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BA0CCD">
      <w:pPr>
        <w:pStyle w:val="Onderschrift"/>
        <w:rPr>
          <w:rFonts w:ascii="Times New Roman" w:hAnsi="Times New Roman"/>
          <w:sz w:val="24"/>
          <w:szCs w:val="24"/>
        </w:rPr>
      </w:pPr>
      <w:bookmarkStart w:id="253" w:name="_Toc393892963"/>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32</w:t>
      </w:r>
      <w:r w:rsidR="00215670">
        <w:fldChar w:fldCharType="end"/>
      </w:r>
      <w:r>
        <w:rPr>
          <w:bCs/>
          <w:color w:val="000000"/>
          <w:szCs w:val="18"/>
        </w:rPr>
        <w:t>: Display elements</w:t>
      </w:r>
      <w:bookmarkEnd w:id="253"/>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BA0CCD" w:rsidRDefault="00BA0CCD" w:rsidP="006D69A5">
      <w:pPr>
        <w:widowControl w:val="0"/>
        <w:spacing w:line="200" w:lineRule="exact"/>
        <w:rPr>
          <w:rFonts w:ascii="Times New Roman" w:hAnsi="Times New Roman"/>
          <w:sz w:val="24"/>
          <w:szCs w:val="24"/>
        </w:rPr>
      </w:pPr>
    </w:p>
    <w:p w:rsidR="006D69A5" w:rsidRDefault="006D69A5" w:rsidP="006D69A5">
      <w:pPr>
        <w:widowControl w:val="0"/>
        <w:spacing w:line="248" w:lineRule="exact"/>
        <w:rPr>
          <w:rFonts w:ascii="Times New Roman" w:hAnsi="Times New Roman"/>
          <w:sz w:val="24"/>
          <w:szCs w:val="24"/>
        </w:rPr>
      </w:pPr>
    </w:p>
    <w:tbl>
      <w:tblPr>
        <w:tblW w:w="0" w:type="auto"/>
        <w:tblInd w:w="250" w:type="dxa"/>
        <w:tblLayout w:type="fixed"/>
        <w:tblCellMar>
          <w:left w:w="0" w:type="dxa"/>
          <w:right w:w="0" w:type="dxa"/>
        </w:tblCellMar>
        <w:tblLook w:val="0000" w:firstRow="0" w:lastRow="0" w:firstColumn="0" w:lastColumn="0" w:noHBand="0" w:noVBand="0"/>
      </w:tblPr>
      <w:tblGrid>
        <w:gridCol w:w="120"/>
        <w:gridCol w:w="1220"/>
        <w:gridCol w:w="120"/>
        <w:gridCol w:w="80"/>
        <w:gridCol w:w="2340"/>
        <w:gridCol w:w="80"/>
        <w:gridCol w:w="5640"/>
        <w:gridCol w:w="30"/>
      </w:tblGrid>
      <w:tr w:rsidR="006D69A5" w:rsidTr="00A30C47">
        <w:trPr>
          <w:trHeight w:val="268"/>
        </w:trPr>
        <w:tc>
          <w:tcPr>
            <w:tcW w:w="120" w:type="dxa"/>
            <w:tcBorders>
              <w:top w:val="single" w:sz="8" w:space="0" w:color="auto"/>
              <w:left w:val="single" w:sz="8" w:space="0" w:color="auto"/>
              <w:bottom w:val="single" w:sz="8" w:space="0" w:color="auto"/>
              <w:right w:val="nil"/>
            </w:tcBorders>
            <w:shd w:val="clear" w:color="auto" w:fill="0C0C0C"/>
            <w:vAlign w:val="bottom"/>
          </w:tcPr>
          <w:p w:rsidR="006D69A5" w:rsidRDefault="006D69A5" w:rsidP="00A30C47">
            <w:pPr>
              <w:widowControl w:val="0"/>
              <w:rPr>
                <w:rFonts w:ascii="Times New Roman" w:hAnsi="Times New Roman"/>
                <w:sz w:val="23"/>
                <w:szCs w:val="23"/>
              </w:rPr>
            </w:pPr>
          </w:p>
        </w:tc>
        <w:tc>
          <w:tcPr>
            <w:tcW w:w="1220" w:type="dxa"/>
            <w:tcBorders>
              <w:top w:val="single" w:sz="8" w:space="0" w:color="auto"/>
              <w:left w:val="nil"/>
              <w:bottom w:val="single" w:sz="8" w:space="0" w:color="auto"/>
              <w:right w:val="nil"/>
            </w:tcBorders>
            <w:shd w:val="clear" w:color="auto" w:fill="0C0C0C"/>
            <w:vAlign w:val="bottom"/>
          </w:tcPr>
          <w:p w:rsidR="006D69A5" w:rsidRDefault="006D69A5" w:rsidP="00A30C47">
            <w:pPr>
              <w:widowControl w:val="0"/>
              <w:jc w:val="center"/>
              <w:rPr>
                <w:rFonts w:ascii="Times New Roman" w:hAnsi="Times New Roman"/>
                <w:sz w:val="24"/>
                <w:szCs w:val="24"/>
              </w:rPr>
            </w:pPr>
            <w:r>
              <w:rPr>
                <w:rFonts w:cs="Arial"/>
                <w:b/>
                <w:bCs/>
                <w:color w:val="FFFFFF"/>
                <w:w w:val="99"/>
              </w:rPr>
              <w:t>LED</w:t>
            </w:r>
          </w:p>
        </w:tc>
        <w:tc>
          <w:tcPr>
            <w:tcW w:w="120" w:type="dxa"/>
            <w:tcBorders>
              <w:top w:val="single" w:sz="8" w:space="0" w:color="auto"/>
              <w:left w:val="nil"/>
              <w:bottom w:val="single" w:sz="8" w:space="0" w:color="auto"/>
              <w:right w:val="single" w:sz="8" w:space="0" w:color="auto"/>
            </w:tcBorders>
            <w:shd w:val="clear" w:color="auto" w:fill="0C0C0C"/>
            <w:vAlign w:val="bottom"/>
          </w:tcPr>
          <w:p w:rsidR="006D69A5" w:rsidRDefault="006D69A5" w:rsidP="00A30C47">
            <w:pPr>
              <w:widowControl w:val="0"/>
              <w:rPr>
                <w:rFonts w:ascii="Times New Roman" w:hAnsi="Times New Roman"/>
                <w:sz w:val="23"/>
                <w:szCs w:val="23"/>
              </w:rPr>
            </w:pPr>
          </w:p>
        </w:tc>
        <w:tc>
          <w:tcPr>
            <w:tcW w:w="80" w:type="dxa"/>
            <w:tcBorders>
              <w:top w:val="single" w:sz="8" w:space="0" w:color="auto"/>
              <w:left w:val="nil"/>
              <w:bottom w:val="single" w:sz="8" w:space="0" w:color="auto"/>
              <w:right w:val="nil"/>
            </w:tcBorders>
            <w:shd w:val="clear" w:color="auto" w:fill="0C0C0C"/>
            <w:vAlign w:val="bottom"/>
          </w:tcPr>
          <w:p w:rsidR="006D69A5" w:rsidRDefault="006D69A5" w:rsidP="00A30C47">
            <w:pPr>
              <w:widowControl w:val="0"/>
              <w:rPr>
                <w:rFonts w:ascii="Times New Roman" w:hAnsi="Times New Roman"/>
                <w:sz w:val="23"/>
                <w:szCs w:val="23"/>
              </w:rPr>
            </w:pPr>
          </w:p>
        </w:tc>
        <w:tc>
          <w:tcPr>
            <w:tcW w:w="2340" w:type="dxa"/>
            <w:tcBorders>
              <w:top w:val="single" w:sz="8" w:space="0" w:color="auto"/>
              <w:left w:val="nil"/>
              <w:bottom w:val="single" w:sz="8" w:space="0" w:color="auto"/>
              <w:right w:val="single" w:sz="8" w:space="0" w:color="auto"/>
            </w:tcBorders>
            <w:shd w:val="clear" w:color="auto" w:fill="0C0C0C"/>
            <w:vAlign w:val="bottom"/>
          </w:tcPr>
          <w:p w:rsidR="006D69A5" w:rsidRDefault="006D69A5" w:rsidP="00A30C47">
            <w:pPr>
              <w:widowControl w:val="0"/>
              <w:ind w:right="10"/>
              <w:jc w:val="center"/>
              <w:rPr>
                <w:rFonts w:ascii="Times New Roman" w:hAnsi="Times New Roman"/>
                <w:sz w:val="24"/>
                <w:szCs w:val="24"/>
              </w:rPr>
            </w:pPr>
            <w:proofErr w:type="spellStart"/>
            <w:r>
              <w:rPr>
                <w:rFonts w:cs="Arial"/>
                <w:b/>
                <w:bCs/>
                <w:color w:val="FFFFFF"/>
              </w:rPr>
              <w:t>Color</w:t>
            </w:r>
            <w:proofErr w:type="spellEnd"/>
          </w:p>
        </w:tc>
        <w:tc>
          <w:tcPr>
            <w:tcW w:w="80" w:type="dxa"/>
            <w:tcBorders>
              <w:top w:val="single" w:sz="8" w:space="0" w:color="auto"/>
              <w:left w:val="nil"/>
              <w:bottom w:val="single" w:sz="8" w:space="0" w:color="auto"/>
              <w:right w:val="nil"/>
            </w:tcBorders>
            <w:shd w:val="clear" w:color="auto" w:fill="0C0C0C"/>
            <w:vAlign w:val="bottom"/>
          </w:tcPr>
          <w:p w:rsidR="006D69A5" w:rsidRDefault="006D69A5" w:rsidP="00A30C47">
            <w:pPr>
              <w:widowControl w:val="0"/>
              <w:rPr>
                <w:rFonts w:ascii="Times New Roman" w:hAnsi="Times New Roman"/>
                <w:sz w:val="23"/>
                <w:szCs w:val="23"/>
              </w:rPr>
            </w:pPr>
          </w:p>
        </w:tc>
        <w:tc>
          <w:tcPr>
            <w:tcW w:w="5640" w:type="dxa"/>
            <w:tcBorders>
              <w:top w:val="single" w:sz="8" w:space="0" w:color="auto"/>
              <w:left w:val="nil"/>
              <w:bottom w:val="single" w:sz="8" w:space="0" w:color="auto"/>
              <w:right w:val="single" w:sz="8" w:space="0" w:color="auto"/>
            </w:tcBorders>
            <w:shd w:val="clear" w:color="auto" w:fill="0C0C0C"/>
            <w:vAlign w:val="bottom"/>
          </w:tcPr>
          <w:p w:rsidR="006D69A5" w:rsidRDefault="006D69A5" w:rsidP="00A30C47">
            <w:pPr>
              <w:widowControl w:val="0"/>
              <w:ind w:left="2320"/>
              <w:rPr>
                <w:rFonts w:ascii="Times New Roman" w:hAnsi="Times New Roman"/>
                <w:sz w:val="24"/>
                <w:szCs w:val="24"/>
              </w:rPr>
            </w:pPr>
            <w:r>
              <w:rPr>
                <w:rFonts w:cs="Arial"/>
                <w:b/>
                <w:bCs/>
                <w:color w:val="FFFFFF"/>
              </w:rPr>
              <w:t>Meaning</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0"/>
        </w:trPr>
        <w:tc>
          <w:tcPr>
            <w:tcW w:w="120" w:type="dxa"/>
            <w:tcBorders>
              <w:top w:val="nil"/>
              <w:left w:val="single" w:sz="8" w:space="0" w:color="auto"/>
              <w:bottom w:val="nil"/>
              <w:right w:val="nil"/>
            </w:tcBorders>
            <w:vAlign w:val="bottom"/>
          </w:tcPr>
          <w:p w:rsidR="006D69A5" w:rsidRDefault="006D69A5" w:rsidP="00A30C47">
            <w:pPr>
              <w:widowControl w:val="0"/>
              <w:spacing w:line="20" w:lineRule="exact"/>
              <w:rPr>
                <w:rFonts w:ascii="Times New Roman" w:hAnsi="Times New Roman"/>
                <w:sz w:val="2"/>
                <w:szCs w:val="2"/>
              </w:rPr>
            </w:pPr>
          </w:p>
        </w:tc>
        <w:tc>
          <w:tcPr>
            <w:tcW w:w="1220" w:type="dxa"/>
            <w:tcBorders>
              <w:top w:val="nil"/>
              <w:left w:val="nil"/>
              <w:bottom w:val="nil"/>
              <w:right w:val="nil"/>
            </w:tcBorders>
            <w:vAlign w:val="bottom"/>
          </w:tcPr>
          <w:p w:rsidR="006D69A5" w:rsidRDefault="006D69A5" w:rsidP="00A30C47">
            <w:pPr>
              <w:widowControl w:val="0"/>
              <w:spacing w:line="20" w:lineRule="exact"/>
              <w:rPr>
                <w:rFonts w:ascii="Times New Roman" w:hAnsi="Times New Roman"/>
                <w:sz w:val="2"/>
                <w:szCs w:val="2"/>
              </w:rPr>
            </w:pPr>
          </w:p>
        </w:tc>
        <w:tc>
          <w:tcPr>
            <w:tcW w:w="120" w:type="dxa"/>
            <w:tcBorders>
              <w:top w:val="nil"/>
              <w:left w:val="nil"/>
              <w:bottom w:val="nil"/>
              <w:right w:val="single" w:sz="8" w:space="0" w:color="auto"/>
            </w:tcBorders>
            <w:vAlign w:val="bottom"/>
          </w:tcPr>
          <w:p w:rsidR="006D69A5" w:rsidRDefault="006D69A5" w:rsidP="00A30C47">
            <w:pPr>
              <w:widowControl w:val="0"/>
              <w:spacing w:line="20" w:lineRule="exact"/>
              <w:rPr>
                <w:rFonts w:ascii="Times New Roman" w:hAnsi="Times New Roman"/>
                <w:sz w:val="2"/>
                <w:szCs w:val="2"/>
              </w:rPr>
            </w:pPr>
          </w:p>
        </w:tc>
        <w:tc>
          <w:tcPr>
            <w:tcW w:w="80" w:type="dxa"/>
            <w:tcBorders>
              <w:top w:val="nil"/>
              <w:left w:val="nil"/>
              <w:bottom w:val="nil"/>
              <w:right w:val="nil"/>
            </w:tcBorders>
            <w:vAlign w:val="bottom"/>
          </w:tcPr>
          <w:p w:rsidR="006D69A5" w:rsidRDefault="006D69A5" w:rsidP="00A30C47">
            <w:pPr>
              <w:widowControl w:val="0"/>
              <w:spacing w:line="20" w:lineRule="exact"/>
              <w:rPr>
                <w:rFonts w:ascii="Times New Roman" w:hAnsi="Times New Roman"/>
                <w:sz w:val="2"/>
                <w:szCs w:val="2"/>
              </w:rPr>
            </w:pPr>
          </w:p>
        </w:tc>
        <w:tc>
          <w:tcPr>
            <w:tcW w:w="2340" w:type="dxa"/>
            <w:vMerge w:val="restart"/>
            <w:tcBorders>
              <w:top w:val="nil"/>
              <w:left w:val="nil"/>
              <w:bottom w:val="nil"/>
              <w:right w:val="single" w:sz="8" w:space="0" w:color="auto"/>
            </w:tcBorders>
            <w:vAlign w:val="bottom"/>
          </w:tcPr>
          <w:p w:rsidR="006D69A5" w:rsidRDefault="006D69A5" w:rsidP="00A30C47">
            <w:pPr>
              <w:widowControl w:val="0"/>
              <w:ind w:right="10"/>
              <w:jc w:val="center"/>
              <w:rPr>
                <w:rFonts w:ascii="Times New Roman" w:hAnsi="Times New Roman"/>
                <w:sz w:val="24"/>
                <w:szCs w:val="24"/>
              </w:rPr>
            </w:pPr>
            <w:r>
              <w:rPr>
                <w:rFonts w:cs="Arial"/>
              </w:rPr>
              <w:t>Green</w:t>
            </w:r>
          </w:p>
        </w:tc>
        <w:tc>
          <w:tcPr>
            <w:tcW w:w="80" w:type="dxa"/>
            <w:tcBorders>
              <w:top w:val="nil"/>
              <w:left w:val="nil"/>
              <w:bottom w:val="nil"/>
              <w:right w:val="nil"/>
            </w:tcBorders>
            <w:vAlign w:val="bottom"/>
          </w:tcPr>
          <w:p w:rsidR="006D69A5" w:rsidRDefault="006D69A5" w:rsidP="00A30C47">
            <w:pPr>
              <w:widowControl w:val="0"/>
              <w:spacing w:line="20" w:lineRule="exact"/>
              <w:rPr>
                <w:rFonts w:ascii="Times New Roman" w:hAnsi="Times New Roman"/>
                <w:sz w:val="2"/>
                <w:szCs w:val="2"/>
              </w:rPr>
            </w:pPr>
          </w:p>
        </w:tc>
        <w:tc>
          <w:tcPr>
            <w:tcW w:w="5640" w:type="dxa"/>
            <w:vMerge w:val="restart"/>
            <w:tcBorders>
              <w:top w:val="nil"/>
              <w:left w:val="nil"/>
              <w:bottom w:val="nil"/>
              <w:right w:val="single" w:sz="8" w:space="0" w:color="auto"/>
            </w:tcBorders>
            <w:vAlign w:val="bottom"/>
          </w:tcPr>
          <w:p w:rsidR="006D69A5" w:rsidRDefault="006D69A5" w:rsidP="00A30C47">
            <w:pPr>
              <w:widowControl w:val="0"/>
              <w:rPr>
                <w:rFonts w:ascii="Times New Roman" w:hAnsi="Times New Roman"/>
                <w:sz w:val="24"/>
                <w:szCs w:val="24"/>
              </w:rPr>
            </w:pPr>
            <w:r>
              <w:rPr>
                <w:rFonts w:cs="Arial"/>
              </w:rPr>
              <w:t>Field bus initialization is correct.</w:t>
            </w:r>
          </w:p>
        </w:tc>
        <w:tc>
          <w:tcPr>
            <w:tcW w:w="0" w:type="dxa"/>
            <w:tcBorders>
              <w:top w:val="nil"/>
              <w:left w:val="nil"/>
              <w:bottom w:val="nil"/>
              <w:right w:val="nil"/>
            </w:tcBorders>
            <w:vAlign w:val="bottom"/>
          </w:tcPr>
          <w:p w:rsidR="006D69A5" w:rsidRDefault="006D69A5" w:rsidP="00A30C47">
            <w:pPr>
              <w:widowControl w:val="0"/>
              <w:spacing w:line="20" w:lineRule="exact"/>
              <w:rPr>
                <w:rFonts w:ascii="Times New Roman" w:hAnsi="Times New Roman"/>
                <w:sz w:val="2"/>
                <w:szCs w:val="2"/>
              </w:rPr>
            </w:pPr>
          </w:p>
        </w:tc>
      </w:tr>
      <w:tr w:rsidR="006D69A5" w:rsidTr="00A30C47">
        <w:trPr>
          <w:trHeight w:val="288"/>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24"/>
                <w:szCs w:val="24"/>
              </w:rPr>
            </w:pPr>
          </w:p>
        </w:tc>
        <w:tc>
          <w:tcPr>
            <w:tcW w:w="1220" w:type="dxa"/>
            <w:vMerge w:val="restart"/>
            <w:tcBorders>
              <w:top w:val="nil"/>
              <w:left w:val="nil"/>
              <w:bottom w:val="nil"/>
              <w:right w:val="nil"/>
            </w:tcBorders>
            <w:shd w:val="clear" w:color="auto" w:fill="C0C0C0"/>
            <w:vAlign w:val="bottom"/>
          </w:tcPr>
          <w:p w:rsidR="006D69A5" w:rsidRDefault="006D69A5" w:rsidP="00A30C47">
            <w:pPr>
              <w:widowControl w:val="0"/>
              <w:jc w:val="center"/>
              <w:rPr>
                <w:rFonts w:ascii="Times New Roman" w:hAnsi="Times New Roman"/>
                <w:sz w:val="24"/>
                <w:szCs w:val="24"/>
              </w:rPr>
            </w:pPr>
            <w:r>
              <w:rPr>
                <w:rFonts w:cs="Arial"/>
                <w:b/>
                <w:bCs/>
                <w:w w:val="96"/>
              </w:rPr>
              <w:t>ON</w:t>
            </w: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24"/>
                <w:szCs w:val="24"/>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p>
        </w:tc>
        <w:tc>
          <w:tcPr>
            <w:tcW w:w="2340" w:type="dxa"/>
            <w:vMerge/>
            <w:tcBorders>
              <w:top w:val="nil"/>
              <w:left w:val="nil"/>
              <w:bottom w:val="nil"/>
              <w:right w:val="single" w:sz="8" w:space="0" w:color="auto"/>
            </w:tcBorders>
            <w:vAlign w:val="bottom"/>
          </w:tcPr>
          <w:p w:rsidR="006D69A5" w:rsidRDefault="006D69A5" w:rsidP="00A30C47">
            <w:pPr>
              <w:widowControl w:val="0"/>
              <w:rPr>
                <w:rFonts w:ascii="Times New Roman" w:hAnsi="Times New Roman"/>
                <w:sz w:val="24"/>
                <w:szCs w:val="24"/>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p>
        </w:tc>
        <w:tc>
          <w:tcPr>
            <w:tcW w:w="5640" w:type="dxa"/>
            <w:vMerge/>
            <w:tcBorders>
              <w:top w:val="nil"/>
              <w:left w:val="nil"/>
              <w:bottom w:val="nil"/>
              <w:right w:val="single" w:sz="8" w:space="0" w:color="auto"/>
            </w:tcBorders>
            <w:vAlign w:val="bottom"/>
          </w:tcPr>
          <w:p w:rsidR="006D69A5" w:rsidRDefault="006D69A5" w:rsidP="00A30C47">
            <w:pPr>
              <w:widowControl w:val="0"/>
              <w:rPr>
                <w:rFonts w:ascii="Times New Roman" w:hAnsi="Times New Roman"/>
                <w:sz w:val="24"/>
                <w:szCs w:val="24"/>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66"/>
        </w:trPr>
        <w:tc>
          <w:tcPr>
            <w:tcW w:w="120" w:type="dxa"/>
            <w:tcBorders>
              <w:top w:val="nil"/>
              <w:left w:val="single" w:sz="8" w:space="0" w:color="auto"/>
              <w:bottom w:val="single" w:sz="8" w:space="0" w:color="C0C0C0"/>
              <w:right w:val="nil"/>
            </w:tcBorders>
            <w:shd w:val="clear" w:color="auto" w:fill="C0C0C0"/>
            <w:vAlign w:val="bottom"/>
          </w:tcPr>
          <w:p w:rsidR="006D69A5" w:rsidRDefault="006D69A5" w:rsidP="00A30C47">
            <w:pPr>
              <w:widowControl w:val="0"/>
              <w:rPr>
                <w:rFonts w:ascii="Times New Roman" w:hAnsi="Times New Roman"/>
                <w:sz w:val="5"/>
                <w:szCs w:val="5"/>
              </w:rPr>
            </w:pPr>
          </w:p>
        </w:tc>
        <w:tc>
          <w:tcPr>
            <w:tcW w:w="1220" w:type="dxa"/>
            <w:vMerge/>
            <w:tcBorders>
              <w:top w:val="nil"/>
              <w:left w:val="nil"/>
              <w:bottom w:val="single" w:sz="8" w:space="0" w:color="C0C0C0"/>
              <w:right w:val="nil"/>
            </w:tcBorders>
            <w:shd w:val="clear" w:color="auto" w:fill="C0C0C0"/>
            <w:vAlign w:val="bottom"/>
          </w:tcPr>
          <w:p w:rsidR="006D69A5" w:rsidRDefault="006D69A5" w:rsidP="00A30C47">
            <w:pPr>
              <w:widowControl w:val="0"/>
              <w:rPr>
                <w:rFonts w:ascii="Times New Roman" w:hAnsi="Times New Roman"/>
                <w:sz w:val="5"/>
                <w:szCs w:val="5"/>
              </w:rPr>
            </w:pPr>
          </w:p>
        </w:tc>
        <w:tc>
          <w:tcPr>
            <w:tcW w:w="120" w:type="dxa"/>
            <w:tcBorders>
              <w:top w:val="nil"/>
              <w:left w:val="nil"/>
              <w:bottom w:val="single" w:sz="8" w:space="0" w:color="C0C0C0"/>
              <w:right w:val="single" w:sz="8" w:space="0" w:color="auto"/>
            </w:tcBorders>
            <w:shd w:val="clear" w:color="auto" w:fill="C0C0C0"/>
            <w:vAlign w:val="bottom"/>
          </w:tcPr>
          <w:p w:rsidR="006D69A5" w:rsidRDefault="006D69A5" w:rsidP="00A30C47">
            <w:pPr>
              <w:widowControl w:val="0"/>
              <w:rPr>
                <w:rFonts w:ascii="Times New Roman" w:hAnsi="Times New Roman"/>
                <w:sz w:val="5"/>
                <w:szCs w:val="5"/>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5"/>
                <w:szCs w:val="5"/>
              </w:rPr>
            </w:pPr>
          </w:p>
        </w:tc>
        <w:tc>
          <w:tcPr>
            <w:tcW w:w="234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5"/>
                <w:szCs w:val="5"/>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5"/>
                <w:szCs w:val="5"/>
              </w:rPr>
            </w:pPr>
          </w:p>
        </w:tc>
        <w:tc>
          <w:tcPr>
            <w:tcW w:w="564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5"/>
                <w:szCs w:val="5"/>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194"/>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16"/>
                <w:szCs w:val="16"/>
              </w:rPr>
            </w:pPr>
          </w:p>
        </w:tc>
        <w:tc>
          <w:tcPr>
            <w:tcW w:w="1220" w:type="dxa"/>
            <w:vMerge/>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16"/>
                <w:szCs w:val="16"/>
              </w:rPr>
            </w:pPr>
          </w:p>
        </w:tc>
        <w:tc>
          <w:tcPr>
            <w:tcW w:w="120" w:type="dxa"/>
            <w:vMerge w:val="restart"/>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16"/>
                <w:szCs w:val="16"/>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6"/>
                <w:szCs w:val="16"/>
              </w:rPr>
            </w:pPr>
          </w:p>
        </w:tc>
        <w:tc>
          <w:tcPr>
            <w:tcW w:w="2340" w:type="dxa"/>
            <w:vMerge w:val="restart"/>
            <w:tcBorders>
              <w:top w:val="nil"/>
              <w:left w:val="nil"/>
              <w:bottom w:val="nil"/>
              <w:right w:val="single" w:sz="8" w:space="0" w:color="auto"/>
            </w:tcBorders>
            <w:vAlign w:val="bottom"/>
          </w:tcPr>
          <w:p w:rsidR="006D69A5" w:rsidRDefault="006D69A5" w:rsidP="00A30C47">
            <w:pPr>
              <w:widowControl w:val="0"/>
              <w:ind w:right="10"/>
              <w:jc w:val="center"/>
              <w:rPr>
                <w:rFonts w:ascii="Times New Roman" w:hAnsi="Times New Roman"/>
                <w:sz w:val="24"/>
                <w:szCs w:val="24"/>
              </w:rPr>
            </w:pPr>
            <w:r>
              <w:rPr>
                <w:rFonts w:cs="Arial"/>
              </w:rPr>
              <w:t>Off</w:t>
            </w: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6"/>
                <w:szCs w:val="16"/>
              </w:rPr>
            </w:pPr>
          </w:p>
        </w:tc>
        <w:tc>
          <w:tcPr>
            <w:tcW w:w="5640" w:type="dxa"/>
            <w:vMerge w:val="restart"/>
            <w:tcBorders>
              <w:top w:val="nil"/>
              <w:left w:val="nil"/>
              <w:bottom w:val="nil"/>
              <w:right w:val="single" w:sz="8" w:space="0" w:color="auto"/>
            </w:tcBorders>
            <w:vAlign w:val="bottom"/>
          </w:tcPr>
          <w:p w:rsidR="006D69A5" w:rsidRDefault="006D69A5" w:rsidP="00A30C47">
            <w:pPr>
              <w:widowControl w:val="0"/>
              <w:spacing w:line="227" w:lineRule="exact"/>
              <w:rPr>
                <w:rFonts w:ascii="Times New Roman" w:hAnsi="Times New Roman"/>
                <w:sz w:val="24"/>
                <w:szCs w:val="24"/>
              </w:rPr>
            </w:pPr>
            <w:r>
              <w:rPr>
                <w:rFonts w:cs="Arial"/>
              </w:rPr>
              <w:t>Field bus initialization is not correct, no function or self-</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34"/>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2"/>
                <w:szCs w:val="2"/>
              </w:rPr>
            </w:pPr>
          </w:p>
        </w:tc>
        <w:tc>
          <w:tcPr>
            <w:tcW w:w="122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2"/>
                <w:szCs w:val="2"/>
              </w:rPr>
            </w:pPr>
          </w:p>
        </w:tc>
        <w:tc>
          <w:tcPr>
            <w:tcW w:w="120" w:type="dxa"/>
            <w:vMerge/>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2"/>
                <w:szCs w:val="2"/>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c>
          <w:tcPr>
            <w:tcW w:w="2340" w:type="dxa"/>
            <w:vMerge/>
            <w:tcBorders>
              <w:top w:val="nil"/>
              <w:left w:val="nil"/>
              <w:bottom w:val="nil"/>
              <w:right w:val="single" w:sz="8" w:space="0" w:color="auto"/>
            </w:tcBorders>
            <w:vAlign w:val="bottom"/>
          </w:tcPr>
          <w:p w:rsidR="006D69A5" w:rsidRDefault="006D69A5" w:rsidP="00A30C47">
            <w:pPr>
              <w:widowControl w:val="0"/>
              <w:rPr>
                <w:rFonts w:ascii="Times New Roman" w:hAnsi="Times New Roman"/>
                <w:sz w:val="2"/>
                <w:szCs w:val="2"/>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c>
          <w:tcPr>
            <w:tcW w:w="5640" w:type="dxa"/>
            <w:vMerge/>
            <w:tcBorders>
              <w:top w:val="nil"/>
              <w:left w:val="nil"/>
              <w:bottom w:val="nil"/>
              <w:right w:val="single" w:sz="8" w:space="0" w:color="auto"/>
            </w:tcBorders>
            <w:vAlign w:val="bottom"/>
          </w:tcPr>
          <w:p w:rsidR="006D69A5" w:rsidRDefault="006D69A5" w:rsidP="00A30C47">
            <w:pPr>
              <w:widowControl w:val="0"/>
              <w:rPr>
                <w:rFonts w:ascii="Times New Roman" w:hAnsi="Times New Roman"/>
                <w:sz w:val="2"/>
                <w:szCs w:val="2"/>
              </w:rPr>
            </w:pPr>
          </w:p>
        </w:tc>
        <w:tc>
          <w:tcPr>
            <w:tcW w:w="0" w:type="dxa"/>
            <w:tcBorders>
              <w:top w:val="nil"/>
              <w:left w:val="nil"/>
              <w:bottom w:val="nil"/>
              <w:right w:val="nil"/>
            </w:tcBorders>
            <w:vAlign w:val="bottom"/>
          </w:tcPr>
          <w:p w:rsidR="006D69A5" w:rsidRDefault="006D69A5" w:rsidP="00A30C47">
            <w:pPr>
              <w:widowControl w:val="0"/>
              <w:spacing w:line="20" w:lineRule="exact"/>
              <w:rPr>
                <w:rFonts w:ascii="Times New Roman" w:hAnsi="Times New Roman"/>
                <w:sz w:val="2"/>
                <w:szCs w:val="2"/>
              </w:rPr>
            </w:pPr>
          </w:p>
        </w:tc>
      </w:tr>
      <w:tr w:rsidR="006D69A5" w:rsidTr="00A30C47">
        <w:trPr>
          <w:trHeight w:val="162"/>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14"/>
                <w:szCs w:val="14"/>
              </w:rPr>
            </w:pPr>
          </w:p>
        </w:tc>
        <w:tc>
          <w:tcPr>
            <w:tcW w:w="122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14"/>
                <w:szCs w:val="14"/>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14"/>
                <w:szCs w:val="14"/>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4"/>
                <w:szCs w:val="14"/>
              </w:rPr>
            </w:pPr>
          </w:p>
        </w:tc>
        <w:tc>
          <w:tcPr>
            <w:tcW w:w="2340" w:type="dxa"/>
            <w:vMerge/>
            <w:tcBorders>
              <w:top w:val="nil"/>
              <w:left w:val="nil"/>
              <w:bottom w:val="nil"/>
              <w:right w:val="single" w:sz="8" w:space="0" w:color="auto"/>
            </w:tcBorders>
            <w:vAlign w:val="bottom"/>
          </w:tcPr>
          <w:p w:rsidR="006D69A5" w:rsidRDefault="006D69A5" w:rsidP="00A30C47">
            <w:pPr>
              <w:widowControl w:val="0"/>
              <w:rPr>
                <w:rFonts w:ascii="Times New Roman" w:hAnsi="Times New Roman"/>
                <w:sz w:val="14"/>
                <w:szCs w:val="14"/>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4"/>
                <w:szCs w:val="14"/>
              </w:rPr>
            </w:pPr>
          </w:p>
        </w:tc>
        <w:tc>
          <w:tcPr>
            <w:tcW w:w="5640" w:type="dxa"/>
            <w:vMerge w:val="restart"/>
            <w:tcBorders>
              <w:top w:val="nil"/>
              <w:left w:val="nil"/>
              <w:bottom w:val="nil"/>
              <w:right w:val="single" w:sz="8" w:space="0" w:color="auto"/>
            </w:tcBorders>
            <w:vAlign w:val="bottom"/>
          </w:tcPr>
          <w:p w:rsidR="006D69A5" w:rsidRDefault="006D69A5" w:rsidP="00A30C47">
            <w:pPr>
              <w:widowControl w:val="0"/>
              <w:rPr>
                <w:rFonts w:ascii="Times New Roman" w:hAnsi="Times New Roman"/>
                <w:sz w:val="24"/>
                <w:szCs w:val="24"/>
              </w:rPr>
            </w:pPr>
            <w:r>
              <w:rPr>
                <w:rFonts w:cs="Arial"/>
              </w:rPr>
              <w:t>test.</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106"/>
        </w:trPr>
        <w:tc>
          <w:tcPr>
            <w:tcW w:w="120" w:type="dxa"/>
            <w:tcBorders>
              <w:top w:val="nil"/>
              <w:left w:val="single" w:sz="8" w:space="0" w:color="auto"/>
              <w:bottom w:val="single" w:sz="8" w:space="0" w:color="auto"/>
              <w:right w:val="nil"/>
            </w:tcBorders>
            <w:shd w:val="clear" w:color="auto" w:fill="C0C0C0"/>
            <w:vAlign w:val="bottom"/>
          </w:tcPr>
          <w:p w:rsidR="006D69A5" w:rsidRDefault="006D69A5" w:rsidP="00A30C47">
            <w:pPr>
              <w:widowControl w:val="0"/>
              <w:rPr>
                <w:rFonts w:ascii="Times New Roman" w:hAnsi="Times New Roman"/>
                <w:sz w:val="9"/>
                <w:szCs w:val="9"/>
              </w:rPr>
            </w:pPr>
          </w:p>
        </w:tc>
        <w:tc>
          <w:tcPr>
            <w:tcW w:w="1220" w:type="dxa"/>
            <w:tcBorders>
              <w:top w:val="nil"/>
              <w:left w:val="nil"/>
              <w:bottom w:val="single" w:sz="8" w:space="0" w:color="auto"/>
              <w:right w:val="nil"/>
            </w:tcBorders>
            <w:shd w:val="clear" w:color="auto" w:fill="C0C0C0"/>
            <w:vAlign w:val="bottom"/>
          </w:tcPr>
          <w:p w:rsidR="006D69A5" w:rsidRDefault="006D69A5" w:rsidP="00A30C47">
            <w:pPr>
              <w:widowControl w:val="0"/>
              <w:rPr>
                <w:rFonts w:ascii="Times New Roman" w:hAnsi="Times New Roman"/>
                <w:sz w:val="9"/>
                <w:szCs w:val="9"/>
              </w:rPr>
            </w:pPr>
          </w:p>
        </w:tc>
        <w:tc>
          <w:tcPr>
            <w:tcW w:w="120" w:type="dxa"/>
            <w:tcBorders>
              <w:top w:val="nil"/>
              <w:left w:val="nil"/>
              <w:bottom w:val="single" w:sz="8" w:space="0" w:color="auto"/>
              <w:right w:val="single" w:sz="8" w:space="0" w:color="auto"/>
            </w:tcBorders>
            <w:shd w:val="clear" w:color="auto" w:fill="C0C0C0"/>
            <w:vAlign w:val="bottom"/>
          </w:tcPr>
          <w:p w:rsidR="006D69A5" w:rsidRDefault="006D69A5" w:rsidP="00A30C47">
            <w:pPr>
              <w:widowControl w:val="0"/>
              <w:rPr>
                <w:rFonts w:ascii="Times New Roman" w:hAnsi="Times New Roman"/>
                <w:sz w:val="9"/>
                <w:szCs w:val="9"/>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9"/>
                <w:szCs w:val="9"/>
              </w:rPr>
            </w:pPr>
          </w:p>
        </w:tc>
        <w:tc>
          <w:tcPr>
            <w:tcW w:w="234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9"/>
                <w:szCs w:val="9"/>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9"/>
                <w:szCs w:val="9"/>
              </w:rPr>
            </w:pPr>
          </w:p>
        </w:tc>
        <w:tc>
          <w:tcPr>
            <w:tcW w:w="5640" w:type="dxa"/>
            <w:vMerge/>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9"/>
                <w:szCs w:val="9"/>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44"/>
        </w:trPr>
        <w:tc>
          <w:tcPr>
            <w:tcW w:w="120" w:type="dxa"/>
            <w:tcBorders>
              <w:top w:val="nil"/>
              <w:left w:val="single" w:sz="8" w:space="0" w:color="auto"/>
              <w:bottom w:val="single" w:sz="8" w:space="0" w:color="C0C0C0"/>
              <w:right w:val="nil"/>
            </w:tcBorders>
            <w:shd w:val="clear" w:color="auto" w:fill="C0C0C0"/>
            <w:vAlign w:val="bottom"/>
          </w:tcPr>
          <w:p w:rsidR="006D69A5" w:rsidRDefault="006D69A5" w:rsidP="00A30C47">
            <w:pPr>
              <w:widowControl w:val="0"/>
              <w:rPr>
                <w:rFonts w:ascii="Times New Roman" w:hAnsi="Times New Roman"/>
                <w:sz w:val="21"/>
                <w:szCs w:val="21"/>
              </w:rPr>
            </w:pPr>
          </w:p>
        </w:tc>
        <w:tc>
          <w:tcPr>
            <w:tcW w:w="1220" w:type="dxa"/>
            <w:vMerge w:val="restart"/>
            <w:tcBorders>
              <w:top w:val="nil"/>
              <w:left w:val="nil"/>
              <w:bottom w:val="single" w:sz="8" w:space="0" w:color="C0C0C0"/>
              <w:right w:val="nil"/>
            </w:tcBorders>
            <w:shd w:val="clear" w:color="auto" w:fill="C0C0C0"/>
            <w:vAlign w:val="bottom"/>
          </w:tcPr>
          <w:p w:rsidR="006D69A5" w:rsidRDefault="006D69A5" w:rsidP="00A30C47">
            <w:pPr>
              <w:widowControl w:val="0"/>
              <w:jc w:val="center"/>
              <w:rPr>
                <w:rFonts w:ascii="Times New Roman" w:hAnsi="Times New Roman"/>
                <w:sz w:val="24"/>
                <w:szCs w:val="24"/>
              </w:rPr>
            </w:pPr>
            <w:r>
              <w:rPr>
                <w:rFonts w:cs="Arial"/>
                <w:b/>
                <w:bCs/>
              </w:rPr>
              <w:t>LINK</w:t>
            </w:r>
          </w:p>
        </w:tc>
        <w:tc>
          <w:tcPr>
            <w:tcW w:w="120" w:type="dxa"/>
            <w:tcBorders>
              <w:top w:val="nil"/>
              <w:left w:val="nil"/>
              <w:bottom w:val="single" w:sz="8" w:space="0" w:color="C0C0C0"/>
              <w:right w:val="single" w:sz="8" w:space="0" w:color="auto"/>
            </w:tcBorders>
            <w:shd w:val="clear" w:color="auto" w:fill="C0C0C0"/>
            <w:vAlign w:val="bottom"/>
          </w:tcPr>
          <w:p w:rsidR="006D69A5" w:rsidRDefault="006D69A5" w:rsidP="00A30C47">
            <w:pPr>
              <w:widowControl w:val="0"/>
              <w:rPr>
                <w:rFonts w:ascii="Times New Roman" w:hAnsi="Times New Roman"/>
                <w:sz w:val="21"/>
                <w:szCs w:val="21"/>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21"/>
                <w:szCs w:val="21"/>
              </w:rPr>
            </w:pPr>
          </w:p>
        </w:tc>
        <w:tc>
          <w:tcPr>
            <w:tcW w:w="2340" w:type="dxa"/>
            <w:tcBorders>
              <w:top w:val="nil"/>
              <w:left w:val="nil"/>
              <w:bottom w:val="single" w:sz="8" w:space="0" w:color="auto"/>
              <w:right w:val="single" w:sz="8" w:space="0" w:color="auto"/>
            </w:tcBorders>
            <w:vAlign w:val="bottom"/>
          </w:tcPr>
          <w:p w:rsidR="006D69A5" w:rsidRDefault="006D69A5" w:rsidP="00A30C47">
            <w:pPr>
              <w:widowControl w:val="0"/>
              <w:spacing w:line="243" w:lineRule="exact"/>
              <w:ind w:right="10"/>
              <w:jc w:val="center"/>
              <w:rPr>
                <w:rFonts w:ascii="Times New Roman" w:hAnsi="Times New Roman"/>
                <w:sz w:val="24"/>
                <w:szCs w:val="24"/>
              </w:rPr>
            </w:pPr>
            <w:r>
              <w:rPr>
                <w:rFonts w:cs="Arial"/>
              </w:rPr>
              <w:t>Green</w:t>
            </w: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21"/>
                <w:szCs w:val="21"/>
              </w:rPr>
            </w:pPr>
          </w:p>
        </w:tc>
        <w:tc>
          <w:tcPr>
            <w:tcW w:w="5640" w:type="dxa"/>
            <w:tcBorders>
              <w:top w:val="nil"/>
              <w:left w:val="nil"/>
              <w:bottom w:val="single" w:sz="8" w:space="0" w:color="auto"/>
              <w:right w:val="single" w:sz="8" w:space="0" w:color="auto"/>
            </w:tcBorders>
            <w:vAlign w:val="bottom"/>
          </w:tcPr>
          <w:p w:rsidR="006D69A5" w:rsidRDefault="006D69A5" w:rsidP="00A30C47">
            <w:pPr>
              <w:widowControl w:val="0"/>
              <w:spacing w:line="243" w:lineRule="exact"/>
              <w:rPr>
                <w:rFonts w:ascii="Times New Roman" w:hAnsi="Times New Roman"/>
                <w:sz w:val="24"/>
                <w:szCs w:val="24"/>
              </w:rPr>
            </w:pPr>
            <w:r>
              <w:rPr>
                <w:rFonts w:cs="Arial"/>
              </w:rPr>
              <w:t>Link to a physical network exists.</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106"/>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9"/>
                <w:szCs w:val="9"/>
              </w:rPr>
            </w:pPr>
          </w:p>
        </w:tc>
        <w:tc>
          <w:tcPr>
            <w:tcW w:w="1220" w:type="dxa"/>
            <w:vMerge/>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9"/>
                <w:szCs w:val="9"/>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9"/>
                <w:szCs w:val="9"/>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9"/>
                <w:szCs w:val="9"/>
              </w:rPr>
            </w:pPr>
          </w:p>
        </w:tc>
        <w:tc>
          <w:tcPr>
            <w:tcW w:w="2340" w:type="dxa"/>
            <w:vMerge w:val="restart"/>
            <w:tcBorders>
              <w:top w:val="nil"/>
              <w:left w:val="nil"/>
              <w:bottom w:val="nil"/>
              <w:right w:val="single" w:sz="8" w:space="0" w:color="auto"/>
            </w:tcBorders>
            <w:vAlign w:val="bottom"/>
          </w:tcPr>
          <w:p w:rsidR="006D69A5" w:rsidRDefault="006D69A5" w:rsidP="00A30C47">
            <w:pPr>
              <w:widowControl w:val="0"/>
              <w:spacing w:line="245" w:lineRule="exact"/>
              <w:ind w:right="10"/>
              <w:jc w:val="center"/>
              <w:rPr>
                <w:rFonts w:ascii="Times New Roman" w:hAnsi="Times New Roman"/>
                <w:sz w:val="24"/>
                <w:szCs w:val="24"/>
              </w:rPr>
            </w:pPr>
            <w:r>
              <w:rPr>
                <w:rFonts w:cs="Arial"/>
              </w:rPr>
              <w:t>Off</w:t>
            </w: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9"/>
                <w:szCs w:val="9"/>
              </w:rPr>
            </w:pPr>
          </w:p>
        </w:tc>
        <w:tc>
          <w:tcPr>
            <w:tcW w:w="5640" w:type="dxa"/>
            <w:vMerge w:val="restart"/>
            <w:tcBorders>
              <w:top w:val="nil"/>
              <w:left w:val="nil"/>
              <w:bottom w:val="nil"/>
              <w:right w:val="single" w:sz="8" w:space="0" w:color="auto"/>
            </w:tcBorders>
            <w:vAlign w:val="bottom"/>
          </w:tcPr>
          <w:p w:rsidR="006D69A5" w:rsidRDefault="006D69A5" w:rsidP="00A30C47">
            <w:pPr>
              <w:widowControl w:val="0"/>
              <w:spacing w:line="245" w:lineRule="exact"/>
              <w:rPr>
                <w:rFonts w:ascii="Times New Roman" w:hAnsi="Times New Roman"/>
                <w:sz w:val="24"/>
                <w:szCs w:val="24"/>
              </w:rPr>
            </w:pPr>
            <w:r>
              <w:rPr>
                <w:rFonts w:cs="Arial"/>
              </w:rPr>
              <w:t>No link to a physical network.</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139"/>
        </w:trPr>
        <w:tc>
          <w:tcPr>
            <w:tcW w:w="120" w:type="dxa"/>
            <w:tcBorders>
              <w:top w:val="nil"/>
              <w:left w:val="single" w:sz="8" w:space="0" w:color="auto"/>
              <w:bottom w:val="single" w:sz="8" w:space="0" w:color="auto"/>
              <w:right w:val="nil"/>
            </w:tcBorders>
            <w:shd w:val="clear" w:color="auto" w:fill="C0C0C0"/>
            <w:vAlign w:val="bottom"/>
          </w:tcPr>
          <w:p w:rsidR="006D69A5" w:rsidRDefault="006D69A5" w:rsidP="00A30C47">
            <w:pPr>
              <w:widowControl w:val="0"/>
              <w:rPr>
                <w:rFonts w:ascii="Times New Roman" w:hAnsi="Times New Roman"/>
                <w:sz w:val="12"/>
                <w:szCs w:val="12"/>
              </w:rPr>
            </w:pPr>
          </w:p>
        </w:tc>
        <w:tc>
          <w:tcPr>
            <w:tcW w:w="1220" w:type="dxa"/>
            <w:tcBorders>
              <w:top w:val="nil"/>
              <w:left w:val="nil"/>
              <w:bottom w:val="single" w:sz="8" w:space="0" w:color="auto"/>
              <w:right w:val="nil"/>
            </w:tcBorders>
            <w:shd w:val="clear" w:color="auto" w:fill="C0C0C0"/>
            <w:vAlign w:val="bottom"/>
          </w:tcPr>
          <w:p w:rsidR="006D69A5" w:rsidRDefault="006D69A5" w:rsidP="00A30C47">
            <w:pPr>
              <w:widowControl w:val="0"/>
              <w:rPr>
                <w:rFonts w:ascii="Times New Roman" w:hAnsi="Times New Roman"/>
                <w:sz w:val="12"/>
                <w:szCs w:val="12"/>
              </w:rPr>
            </w:pPr>
          </w:p>
        </w:tc>
        <w:tc>
          <w:tcPr>
            <w:tcW w:w="120" w:type="dxa"/>
            <w:tcBorders>
              <w:top w:val="nil"/>
              <w:left w:val="nil"/>
              <w:bottom w:val="single" w:sz="8" w:space="0" w:color="auto"/>
              <w:right w:val="single" w:sz="8" w:space="0" w:color="auto"/>
            </w:tcBorders>
            <w:shd w:val="clear" w:color="auto" w:fill="C0C0C0"/>
            <w:vAlign w:val="bottom"/>
          </w:tcPr>
          <w:p w:rsidR="006D69A5" w:rsidRDefault="006D69A5" w:rsidP="00A30C47">
            <w:pPr>
              <w:widowControl w:val="0"/>
              <w:rPr>
                <w:rFonts w:ascii="Times New Roman" w:hAnsi="Times New Roman"/>
                <w:sz w:val="12"/>
                <w:szCs w:val="12"/>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12"/>
                <w:szCs w:val="12"/>
              </w:rPr>
            </w:pPr>
          </w:p>
        </w:tc>
        <w:tc>
          <w:tcPr>
            <w:tcW w:w="2340" w:type="dxa"/>
            <w:vMerge/>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12"/>
                <w:szCs w:val="12"/>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12"/>
                <w:szCs w:val="12"/>
              </w:rPr>
            </w:pPr>
          </w:p>
        </w:tc>
        <w:tc>
          <w:tcPr>
            <w:tcW w:w="5640" w:type="dxa"/>
            <w:vMerge/>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12"/>
                <w:szCs w:val="12"/>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0"/>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spacing w:line="20" w:lineRule="exact"/>
              <w:rPr>
                <w:rFonts w:ascii="Times New Roman" w:hAnsi="Times New Roman"/>
                <w:sz w:val="2"/>
                <w:szCs w:val="2"/>
              </w:rPr>
            </w:pPr>
          </w:p>
        </w:tc>
        <w:tc>
          <w:tcPr>
            <w:tcW w:w="1220" w:type="dxa"/>
            <w:vMerge w:val="restart"/>
            <w:tcBorders>
              <w:top w:val="nil"/>
              <w:left w:val="nil"/>
              <w:bottom w:val="nil"/>
              <w:right w:val="nil"/>
            </w:tcBorders>
            <w:shd w:val="clear" w:color="auto" w:fill="C0C0C0"/>
            <w:vAlign w:val="bottom"/>
          </w:tcPr>
          <w:p w:rsidR="006D69A5" w:rsidRDefault="006D69A5" w:rsidP="00A30C47">
            <w:pPr>
              <w:widowControl w:val="0"/>
              <w:jc w:val="center"/>
              <w:rPr>
                <w:rFonts w:ascii="Times New Roman" w:hAnsi="Times New Roman"/>
                <w:sz w:val="24"/>
                <w:szCs w:val="24"/>
              </w:rPr>
            </w:pPr>
            <w:proofErr w:type="spellStart"/>
            <w:r>
              <w:rPr>
                <w:rFonts w:cs="Arial"/>
                <w:b/>
                <w:bCs/>
              </w:rPr>
              <w:t>TxD</w:t>
            </w:r>
            <w:proofErr w:type="spellEnd"/>
            <w:r>
              <w:rPr>
                <w:rFonts w:cs="Arial"/>
                <w:b/>
                <w:bCs/>
              </w:rPr>
              <w:t xml:space="preserve"> / </w:t>
            </w:r>
            <w:proofErr w:type="spellStart"/>
            <w:r>
              <w:rPr>
                <w:rFonts w:cs="Arial"/>
                <w:b/>
                <w:bCs/>
              </w:rPr>
              <w:t>RxD</w:t>
            </w:r>
            <w:proofErr w:type="spellEnd"/>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spacing w:line="20" w:lineRule="exact"/>
              <w:rPr>
                <w:rFonts w:ascii="Times New Roman" w:hAnsi="Times New Roman"/>
                <w:sz w:val="2"/>
                <w:szCs w:val="2"/>
              </w:rPr>
            </w:pPr>
          </w:p>
        </w:tc>
        <w:tc>
          <w:tcPr>
            <w:tcW w:w="80" w:type="dxa"/>
            <w:tcBorders>
              <w:top w:val="nil"/>
              <w:left w:val="nil"/>
              <w:bottom w:val="nil"/>
              <w:right w:val="nil"/>
            </w:tcBorders>
            <w:vAlign w:val="bottom"/>
          </w:tcPr>
          <w:p w:rsidR="006D69A5" w:rsidRDefault="006D69A5" w:rsidP="00A30C47">
            <w:pPr>
              <w:widowControl w:val="0"/>
              <w:spacing w:line="20" w:lineRule="exact"/>
              <w:rPr>
                <w:rFonts w:ascii="Times New Roman" w:hAnsi="Times New Roman"/>
                <w:sz w:val="2"/>
                <w:szCs w:val="2"/>
              </w:rPr>
            </w:pPr>
          </w:p>
        </w:tc>
        <w:tc>
          <w:tcPr>
            <w:tcW w:w="2340" w:type="dxa"/>
            <w:vMerge w:val="restart"/>
            <w:tcBorders>
              <w:top w:val="nil"/>
              <w:left w:val="nil"/>
              <w:bottom w:val="nil"/>
              <w:right w:val="single" w:sz="8" w:space="0" w:color="auto"/>
            </w:tcBorders>
            <w:vAlign w:val="bottom"/>
          </w:tcPr>
          <w:p w:rsidR="006D69A5" w:rsidRDefault="006D69A5" w:rsidP="00A30C47">
            <w:pPr>
              <w:widowControl w:val="0"/>
              <w:spacing w:line="245" w:lineRule="exact"/>
              <w:ind w:right="10"/>
              <w:jc w:val="center"/>
              <w:rPr>
                <w:rFonts w:ascii="Times New Roman" w:hAnsi="Times New Roman"/>
                <w:sz w:val="24"/>
                <w:szCs w:val="24"/>
              </w:rPr>
            </w:pPr>
            <w:r>
              <w:rPr>
                <w:rFonts w:cs="Arial"/>
              </w:rPr>
              <w:t>Green</w:t>
            </w:r>
          </w:p>
        </w:tc>
        <w:tc>
          <w:tcPr>
            <w:tcW w:w="80" w:type="dxa"/>
            <w:tcBorders>
              <w:top w:val="nil"/>
              <w:left w:val="nil"/>
              <w:bottom w:val="nil"/>
              <w:right w:val="nil"/>
            </w:tcBorders>
            <w:vAlign w:val="bottom"/>
          </w:tcPr>
          <w:p w:rsidR="006D69A5" w:rsidRDefault="006D69A5" w:rsidP="00A30C47">
            <w:pPr>
              <w:widowControl w:val="0"/>
              <w:spacing w:line="20" w:lineRule="exact"/>
              <w:rPr>
                <w:rFonts w:ascii="Times New Roman" w:hAnsi="Times New Roman"/>
                <w:sz w:val="2"/>
                <w:szCs w:val="2"/>
              </w:rPr>
            </w:pPr>
          </w:p>
        </w:tc>
        <w:tc>
          <w:tcPr>
            <w:tcW w:w="5640" w:type="dxa"/>
            <w:vMerge w:val="restart"/>
            <w:tcBorders>
              <w:top w:val="nil"/>
              <w:left w:val="nil"/>
              <w:bottom w:val="nil"/>
              <w:right w:val="single" w:sz="8" w:space="0" w:color="auto"/>
            </w:tcBorders>
            <w:vAlign w:val="bottom"/>
          </w:tcPr>
          <w:p w:rsidR="006D69A5" w:rsidRDefault="006D69A5" w:rsidP="00A30C47">
            <w:pPr>
              <w:widowControl w:val="0"/>
              <w:spacing w:line="245" w:lineRule="exact"/>
              <w:rPr>
                <w:rFonts w:ascii="Times New Roman" w:hAnsi="Times New Roman"/>
                <w:sz w:val="24"/>
                <w:szCs w:val="24"/>
              </w:rPr>
            </w:pPr>
            <w:r>
              <w:rPr>
                <w:rFonts w:cs="Arial"/>
              </w:rPr>
              <w:t>Data exchange taking place.</w:t>
            </w:r>
          </w:p>
        </w:tc>
        <w:tc>
          <w:tcPr>
            <w:tcW w:w="0" w:type="dxa"/>
            <w:tcBorders>
              <w:top w:val="nil"/>
              <w:left w:val="nil"/>
              <w:bottom w:val="nil"/>
              <w:right w:val="nil"/>
            </w:tcBorders>
            <w:vAlign w:val="bottom"/>
          </w:tcPr>
          <w:p w:rsidR="006D69A5" w:rsidRDefault="006D69A5" w:rsidP="00A30C47">
            <w:pPr>
              <w:widowControl w:val="0"/>
              <w:spacing w:line="20" w:lineRule="exact"/>
              <w:rPr>
                <w:rFonts w:ascii="Times New Roman" w:hAnsi="Times New Roman"/>
                <w:sz w:val="2"/>
                <w:szCs w:val="2"/>
              </w:rPr>
            </w:pPr>
          </w:p>
        </w:tc>
      </w:tr>
      <w:tr w:rsidR="006D69A5" w:rsidTr="00A30C47">
        <w:trPr>
          <w:trHeight w:val="225"/>
        </w:trPr>
        <w:tc>
          <w:tcPr>
            <w:tcW w:w="120" w:type="dxa"/>
            <w:tcBorders>
              <w:top w:val="nil"/>
              <w:left w:val="single" w:sz="8" w:space="0" w:color="auto"/>
              <w:bottom w:val="single" w:sz="8" w:space="0" w:color="C0C0C0"/>
              <w:right w:val="nil"/>
            </w:tcBorders>
            <w:shd w:val="clear" w:color="auto" w:fill="C0C0C0"/>
            <w:vAlign w:val="bottom"/>
          </w:tcPr>
          <w:p w:rsidR="006D69A5" w:rsidRDefault="006D69A5" w:rsidP="00A30C47">
            <w:pPr>
              <w:widowControl w:val="0"/>
              <w:rPr>
                <w:rFonts w:ascii="Times New Roman" w:hAnsi="Times New Roman"/>
                <w:sz w:val="19"/>
                <w:szCs w:val="19"/>
              </w:rPr>
            </w:pPr>
          </w:p>
        </w:tc>
        <w:tc>
          <w:tcPr>
            <w:tcW w:w="1220" w:type="dxa"/>
            <w:vMerge/>
            <w:tcBorders>
              <w:top w:val="nil"/>
              <w:left w:val="nil"/>
              <w:bottom w:val="single" w:sz="8" w:space="0" w:color="C0C0C0"/>
              <w:right w:val="nil"/>
            </w:tcBorders>
            <w:shd w:val="clear" w:color="auto" w:fill="C0C0C0"/>
            <w:vAlign w:val="bottom"/>
          </w:tcPr>
          <w:p w:rsidR="006D69A5" w:rsidRDefault="006D69A5" w:rsidP="00A30C47">
            <w:pPr>
              <w:widowControl w:val="0"/>
              <w:rPr>
                <w:rFonts w:ascii="Times New Roman" w:hAnsi="Times New Roman"/>
                <w:sz w:val="19"/>
                <w:szCs w:val="19"/>
              </w:rPr>
            </w:pPr>
          </w:p>
        </w:tc>
        <w:tc>
          <w:tcPr>
            <w:tcW w:w="120" w:type="dxa"/>
            <w:tcBorders>
              <w:top w:val="nil"/>
              <w:left w:val="nil"/>
              <w:bottom w:val="single" w:sz="8" w:space="0" w:color="C0C0C0"/>
              <w:right w:val="single" w:sz="8" w:space="0" w:color="auto"/>
            </w:tcBorders>
            <w:shd w:val="clear" w:color="auto" w:fill="C0C0C0"/>
            <w:vAlign w:val="bottom"/>
          </w:tcPr>
          <w:p w:rsidR="006D69A5" w:rsidRDefault="006D69A5" w:rsidP="00A30C47">
            <w:pPr>
              <w:widowControl w:val="0"/>
              <w:rPr>
                <w:rFonts w:ascii="Times New Roman" w:hAnsi="Times New Roman"/>
                <w:sz w:val="19"/>
                <w:szCs w:val="19"/>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19"/>
                <w:szCs w:val="19"/>
              </w:rPr>
            </w:pPr>
          </w:p>
        </w:tc>
        <w:tc>
          <w:tcPr>
            <w:tcW w:w="2340" w:type="dxa"/>
            <w:vMerge/>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19"/>
                <w:szCs w:val="19"/>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19"/>
                <w:szCs w:val="19"/>
              </w:rPr>
            </w:pPr>
          </w:p>
        </w:tc>
        <w:tc>
          <w:tcPr>
            <w:tcW w:w="5640" w:type="dxa"/>
            <w:vMerge/>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19"/>
                <w:szCs w:val="19"/>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106"/>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9"/>
                <w:szCs w:val="9"/>
              </w:rPr>
            </w:pPr>
          </w:p>
        </w:tc>
        <w:tc>
          <w:tcPr>
            <w:tcW w:w="1220" w:type="dxa"/>
            <w:vMerge/>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9"/>
                <w:szCs w:val="9"/>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9"/>
                <w:szCs w:val="9"/>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9"/>
                <w:szCs w:val="9"/>
              </w:rPr>
            </w:pPr>
          </w:p>
        </w:tc>
        <w:tc>
          <w:tcPr>
            <w:tcW w:w="2340" w:type="dxa"/>
            <w:vMerge w:val="restart"/>
            <w:tcBorders>
              <w:top w:val="nil"/>
              <w:left w:val="nil"/>
              <w:bottom w:val="nil"/>
              <w:right w:val="single" w:sz="8" w:space="0" w:color="auto"/>
            </w:tcBorders>
            <w:vAlign w:val="bottom"/>
          </w:tcPr>
          <w:p w:rsidR="006D69A5" w:rsidRDefault="006D69A5" w:rsidP="00A30C47">
            <w:pPr>
              <w:widowControl w:val="0"/>
              <w:spacing w:line="245" w:lineRule="exact"/>
              <w:ind w:right="10"/>
              <w:jc w:val="center"/>
              <w:rPr>
                <w:rFonts w:ascii="Times New Roman" w:hAnsi="Times New Roman"/>
                <w:sz w:val="24"/>
                <w:szCs w:val="24"/>
              </w:rPr>
            </w:pPr>
            <w:r>
              <w:rPr>
                <w:rFonts w:cs="Arial"/>
              </w:rPr>
              <w:t>Off</w:t>
            </w: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9"/>
                <w:szCs w:val="9"/>
              </w:rPr>
            </w:pPr>
          </w:p>
        </w:tc>
        <w:tc>
          <w:tcPr>
            <w:tcW w:w="5640" w:type="dxa"/>
            <w:vMerge w:val="restart"/>
            <w:tcBorders>
              <w:top w:val="nil"/>
              <w:left w:val="nil"/>
              <w:bottom w:val="nil"/>
              <w:right w:val="single" w:sz="8" w:space="0" w:color="auto"/>
            </w:tcBorders>
            <w:vAlign w:val="bottom"/>
          </w:tcPr>
          <w:p w:rsidR="006D69A5" w:rsidRDefault="006D69A5" w:rsidP="00A30C47">
            <w:pPr>
              <w:widowControl w:val="0"/>
              <w:spacing w:line="245" w:lineRule="exact"/>
              <w:rPr>
                <w:rFonts w:ascii="Times New Roman" w:hAnsi="Times New Roman"/>
                <w:sz w:val="24"/>
                <w:szCs w:val="24"/>
              </w:rPr>
            </w:pPr>
            <w:r>
              <w:rPr>
                <w:rFonts w:cs="Arial"/>
              </w:rPr>
              <w:t>No data exchange.</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139"/>
        </w:trPr>
        <w:tc>
          <w:tcPr>
            <w:tcW w:w="120" w:type="dxa"/>
            <w:tcBorders>
              <w:top w:val="nil"/>
              <w:left w:val="single" w:sz="8" w:space="0" w:color="auto"/>
              <w:bottom w:val="single" w:sz="8" w:space="0" w:color="auto"/>
              <w:right w:val="nil"/>
            </w:tcBorders>
            <w:shd w:val="clear" w:color="auto" w:fill="C0C0C0"/>
            <w:vAlign w:val="bottom"/>
          </w:tcPr>
          <w:p w:rsidR="006D69A5" w:rsidRDefault="006D69A5" w:rsidP="00A30C47">
            <w:pPr>
              <w:widowControl w:val="0"/>
              <w:rPr>
                <w:rFonts w:ascii="Times New Roman" w:hAnsi="Times New Roman"/>
                <w:sz w:val="12"/>
                <w:szCs w:val="12"/>
              </w:rPr>
            </w:pPr>
          </w:p>
        </w:tc>
        <w:tc>
          <w:tcPr>
            <w:tcW w:w="1220" w:type="dxa"/>
            <w:tcBorders>
              <w:top w:val="nil"/>
              <w:left w:val="nil"/>
              <w:bottom w:val="single" w:sz="8" w:space="0" w:color="auto"/>
              <w:right w:val="nil"/>
            </w:tcBorders>
            <w:shd w:val="clear" w:color="auto" w:fill="C0C0C0"/>
            <w:vAlign w:val="bottom"/>
          </w:tcPr>
          <w:p w:rsidR="006D69A5" w:rsidRDefault="006D69A5" w:rsidP="00A30C47">
            <w:pPr>
              <w:widowControl w:val="0"/>
              <w:rPr>
                <w:rFonts w:ascii="Times New Roman" w:hAnsi="Times New Roman"/>
                <w:sz w:val="12"/>
                <w:szCs w:val="12"/>
              </w:rPr>
            </w:pPr>
          </w:p>
        </w:tc>
        <w:tc>
          <w:tcPr>
            <w:tcW w:w="120" w:type="dxa"/>
            <w:tcBorders>
              <w:top w:val="nil"/>
              <w:left w:val="nil"/>
              <w:bottom w:val="single" w:sz="8" w:space="0" w:color="auto"/>
              <w:right w:val="single" w:sz="8" w:space="0" w:color="auto"/>
            </w:tcBorders>
            <w:shd w:val="clear" w:color="auto" w:fill="C0C0C0"/>
            <w:vAlign w:val="bottom"/>
          </w:tcPr>
          <w:p w:rsidR="006D69A5" w:rsidRDefault="006D69A5" w:rsidP="00A30C47">
            <w:pPr>
              <w:widowControl w:val="0"/>
              <w:rPr>
                <w:rFonts w:ascii="Times New Roman" w:hAnsi="Times New Roman"/>
                <w:sz w:val="12"/>
                <w:szCs w:val="12"/>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12"/>
                <w:szCs w:val="12"/>
              </w:rPr>
            </w:pPr>
          </w:p>
        </w:tc>
        <w:tc>
          <w:tcPr>
            <w:tcW w:w="2340" w:type="dxa"/>
            <w:vMerge/>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12"/>
                <w:szCs w:val="12"/>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12"/>
                <w:szCs w:val="12"/>
              </w:rPr>
            </w:pPr>
          </w:p>
        </w:tc>
        <w:tc>
          <w:tcPr>
            <w:tcW w:w="5640" w:type="dxa"/>
            <w:vMerge/>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12"/>
                <w:szCs w:val="12"/>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45"/>
        </w:trPr>
        <w:tc>
          <w:tcPr>
            <w:tcW w:w="120" w:type="dxa"/>
            <w:tcBorders>
              <w:top w:val="nil"/>
              <w:left w:val="single" w:sz="8" w:space="0" w:color="auto"/>
              <w:bottom w:val="single" w:sz="8" w:space="0" w:color="C0C0C0"/>
              <w:right w:val="nil"/>
            </w:tcBorders>
            <w:shd w:val="clear" w:color="auto" w:fill="C0C0C0"/>
            <w:vAlign w:val="bottom"/>
          </w:tcPr>
          <w:p w:rsidR="006D69A5" w:rsidRDefault="006D69A5" w:rsidP="00A30C47">
            <w:pPr>
              <w:widowControl w:val="0"/>
              <w:rPr>
                <w:rFonts w:ascii="Times New Roman" w:hAnsi="Times New Roman"/>
                <w:sz w:val="21"/>
                <w:szCs w:val="21"/>
              </w:rPr>
            </w:pPr>
          </w:p>
        </w:tc>
        <w:tc>
          <w:tcPr>
            <w:tcW w:w="1220" w:type="dxa"/>
            <w:vMerge w:val="restart"/>
            <w:tcBorders>
              <w:top w:val="nil"/>
              <w:left w:val="nil"/>
              <w:bottom w:val="single" w:sz="8" w:space="0" w:color="C0C0C0"/>
              <w:right w:val="nil"/>
            </w:tcBorders>
            <w:shd w:val="clear" w:color="auto" w:fill="C0C0C0"/>
            <w:vAlign w:val="bottom"/>
          </w:tcPr>
          <w:p w:rsidR="006D69A5" w:rsidRDefault="006D69A5" w:rsidP="00A30C47">
            <w:pPr>
              <w:widowControl w:val="0"/>
              <w:jc w:val="center"/>
              <w:rPr>
                <w:rFonts w:ascii="Times New Roman" w:hAnsi="Times New Roman"/>
                <w:sz w:val="24"/>
                <w:szCs w:val="24"/>
              </w:rPr>
            </w:pPr>
            <w:r>
              <w:rPr>
                <w:rFonts w:cs="Arial"/>
                <w:b/>
                <w:bCs/>
              </w:rPr>
              <w:t>ERROR</w:t>
            </w:r>
          </w:p>
        </w:tc>
        <w:tc>
          <w:tcPr>
            <w:tcW w:w="120" w:type="dxa"/>
            <w:tcBorders>
              <w:top w:val="nil"/>
              <w:left w:val="nil"/>
              <w:bottom w:val="single" w:sz="8" w:space="0" w:color="C0C0C0"/>
              <w:right w:val="single" w:sz="8" w:space="0" w:color="auto"/>
            </w:tcBorders>
            <w:shd w:val="clear" w:color="auto" w:fill="C0C0C0"/>
            <w:vAlign w:val="bottom"/>
          </w:tcPr>
          <w:p w:rsidR="006D69A5" w:rsidRDefault="006D69A5" w:rsidP="00A30C47">
            <w:pPr>
              <w:widowControl w:val="0"/>
              <w:rPr>
                <w:rFonts w:ascii="Times New Roman" w:hAnsi="Times New Roman"/>
                <w:sz w:val="21"/>
                <w:szCs w:val="21"/>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21"/>
                <w:szCs w:val="21"/>
              </w:rPr>
            </w:pPr>
          </w:p>
        </w:tc>
        <w:tc>
          <w:tcPr>
            <w:tcW w:w="2340" w:type="dxa"/>
            <w:tcBorders>
              <w:top w:val="nil"/>
              <w:left w:val="nil"/>
              <w:bottom w:val="single" w:sz="8" w:space="0" w:color="auto"/>
              <w:right w:val="single" w:sz="8" w:space="0" w:color="auto"/>
            </w:tcBorders>
            <w:vAlign w:val="bottom"/>
          </w:tcPr>
          <w:p w:rsidR="006D69A5" w:rsidRDefault="006D69A5" w:rsidP="00A30C47">
            <w:pPr>
              <w:widowControl w:val="0"/>
              <w:spacing w:line="245" w:lineRule="exact"/>
              <w:ind w:right="30"/>
              <w:jc w:val="center"/>
              <w:rPr>
                <w:rFonts w:ascii="Times New Roman" w:hAnsi="Times New Roman"/>
                <w:sz w:val="24"/>
                <w:szCs w:val="24"/>
              </w:rPr>
            </w:pPr>
            <w:r>
              <w:rPr>
                <w:rFonts w:cs="Arial"/>
                <w:w w:val="98"/>
              </w:rPr>
              <w:t>Red</w:t>
            </w:r>
          </w:p>
        </w:tc>
        <w:tc>
          <w:tcPr>
            <w:tcW w:w="5720" w:type="dxa"/>
            <w:gridSpan w:val="2"/>
            <w:tcBorders>
              <w:top w:val="nil"/>
              <w:left w:val="nil"/>
              <w:bottom w:val="single" w:sz="8" w:space="0" w:color="auto"/>
              <w:right w:val="single" w:sz="8" w:space="0" w:color="auto"/>
            </w:tcBorders>
            <w:vAlign w:val="bottom"/>
          </w:tcPr>
          <w:p w:rsidR="006D69A5" w:rsidRDefault="006D69A5" w:rsidP="00A30C47">
            <w:pPr>
              <w:widowControl w:val="0"/>
              <w:spacing w:line="245" w:lineRule="exact"/>
              <w:ind w:left="80"/>
              <w:rPr>
                <w:rFonts w:ascii="Times New Roman" w:hAnsi="Times New Roman"/>
                <w:sz w:val="24"/>
                <w:szCs w:val="24"/>
              </w:rPr>
            </w:pPr>
            <w:r>
              <w:rPr>
                <w:rFonts w:cs="Arial"/>
              </w:rPr>
              <w:t>Error on the field bus.</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106"/>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9"/>
                <w:szCs w:val="9"/>
              </w:rPr>
            </w:pPr>
          </w:p>
        </w:tc>
        <w:tc>
          <w:tcPr>
            <w:tcW w:w="1220" w:type="dxa"/>
            <w:vMerge/>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9"/>
                <w:szCs w:val="9"/>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9"/>
                <w:szCs w:val="9"/>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9"/>
                <w:szCs w:val="9"/>
              </w:rPr>
            </w:pPr>
          </w:p>
        </w:tc>
        <w:tc>
          <w:tcPr>
            <w:tcW w:w="2340" w:type="dxa"/>
            <w:vMerge w:val="restart"/>
            <w:tcBorders>
              <w:top w:val="nil"/>
              <w:left w:val="nil"/>
              <w:bottom w:val="nil"/>
              <w:right w:val="single" w:sz="8" w:space="0" w:color="auto"/>
            </w:tcBorders>
            <w:vAlign w:val="bottom"/>
          </w:tcPr>
          <w:p w:rsidR="006D69A5" w:rsidRDefault="006D69A5" w:rsidP="00A30C47">
            <w:pPr>
              <w:widowControl w:val="0"/>
              <w:spacing w:line="245" w:lineRule="exact"/>
              <w:ind w:right="10"/>
              <w:jc w:val="center"/>
              <w:rPr>
                <w:rFonts w:ascii="Times New Roman" w:hAnsi="Times New Roman"/>
                <w:sz w:val="24"/>
                <w:szCs w:val="24"/>
              </w:rPr>
            </w:pPr>
            <w:r>
              <w:rPr>
                <w:rFonts w:cs="Arial"/>
              </w:rPr>
              <w:t>Off</w:t>
            </w: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9"/>
                <w:szCs w:val="9"/>
              </w:rPr>
            </w:pPr>
          </w:p>
        </w:tc>
        <w:tc>
          <w:tcPr>
            <w:tcW w:w="5640" w:type="dxa"/>
            <w:vMerge w:val="restart"/>
            <w:tcBorders>
              <w:top w:val="nil"/>
              <w:left w:val="nil"/>
              <w:bottom w:val="nil"/>
              <w:right w:val="single" w:sz="8" w:space="0" w:color="auto"/>
            </w:tcBorders>
            <w:vAlign w:val="bottom"/>
          </w:tcPr>
          <w:p w:rsidR="006D69A5" w:rsidRDefault="006D69A5" w:rsidP="00A30C47">
            <w:pPr>
              <w:widowControl w:val="0"/>
              <w:spacing w:line="245" w:lineRule="exact"/>
              <w:rPr>
                <w:rFonts w:ascii="Times New Roman" w:hAnsi="Times New Roman"/>
                <w:sz w:val="24"/>
                <w:szCs w:val="24"/>
              </w:rPr>
            </w:pPr>
            <w:r>
              <w:rPr>
                <w:rFonts w:cs="Arial"/>
              </w:rPr>
              <w:t>No error on field bus, normal operation.</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139"/>
        </w:trPr>
        <w:tc>
          <w:tcPr>
            <w:tcW w:w="120" w:type="dxa"/>
            <w:tcBorders>
              <w:top w:val="nil"/>
              <w:left w:val="single" w:sz="8" w:space="0" w:color="auto"/>
              <w:bottom w:val="single" w:sz="8" w:space="0" w:color="auto"/>
              <w:right w:val="nil"/>
            </w:tcBorders>
            <w:shd w:val="clear" w:color="auto" w:fill="C0C0C0"/>
            <w:vAlign w:val="bottom"/>
          </w:tcPr>
          <w:p w:rsidR="006D69A5" w:rsidRDefault="006D69A5" w:rsidP="00A30C47">
            <w:pPr>
              <w:widowControl w:val="0"/>
              <w:rPr>
                <w:rFonts w:ascii="Times New Roman" w:hAnsi="Times New Roman"/>
                <w:sz w:val="12"/>
                <w:szCs w:val="12"/>
              </w:rPr>
            </w:pPr>
          </w:p>
        </w:tc>
        <w:tc>
          <w:tcPr>
            <w:tcW w:w="1220" w:type="dxa"/>
            <w:tcBorders>
              <w:top w:val="nil"/>
              <w:left w:val="nil"/>
              <w:bottom w:val="single" w:sz="8" w:space="0" w:color="auto"/>
              <w:right w:val="nil"/>
            </w:tcBorders>
            <w:shd w:val="clear" w:color="auto" w:fill="C0C0C0"/>
            <w:vAlign w:val="bottom"/>
          </w:tcPr>
          <w:p w:rsidR="006D69A5" w:rsidRDefault="006D69A5" w:rsidP="00A30C47">
            <w:pPr>
              <w:widowControl w:val="0"/>
              <w:rPr>
                <w:rFonts w:ascii="Times New Roman" w:hAnsi="Times New Roman"/>
                <w:sz w:val="12"/>
                <w:szCs w:val="12"/>
              </w:rPr>
            </w:pPr>
          </w:p>
        </w:tc>
        <w:tc>
          <w:tcPr>
            <w:tcW w:w="120" w:type="dxa"/>
            <w:tcBorders>
              <w:top w:val="nil"/>
              <w:left w:val="nil"/>
              <w:bottom w:val="single" w:sz="8" w:space="0" w:color="auto"/>
              <w:right w:val="single" w:sz="8" w:space="0" w:color="auto"/>
            </w:tcBorders>
            <w:shd w:val="clear" w:color="auto" w:fill="C0C0C0"/>
            <w:vAlign w:val="bottom"/>
          </w:tcPr>
          <w:p w:rsidR="006D69A5" w:rsidRDefault="006D69A5" w:rsidP="00A30C47">
            <w:pPr>
              <w:widowControl w:val="0"/>
              <w:rPr>
                <w:rFonts w:ascii="Times New Roman" w:hAnsi="Times New Roman"/>
                <w:sz w:val="12"/>
                <w:szCs w:val="12"/>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12"/>
                <w:szCs w:val="12"/>
              </w:rPr>
            </w:pPr>
          </w:p>
        </w:tc>
        <w:tc>
          <w:tcPr>
            <w:tcW w:w="2340" w:type="dxa"/>
            <w:vMerge/>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12"/>
                <w:szCs w:val="12"/>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12"/>
                <w:szCs w:val="12"/>
              </w:rPr>
            </w:pPr>
          </w:p>
        </w:tc>
        <w:tc>
          <w:tcPr>
            <w:tcW w:w="5640" w:type="dxa"/>
            <w:vMerge/>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12"/>
                <w:szCs w:val="12"/>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26"/>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19"/>
                <w:szCs w:val="19"/>
              </w:rPr>
            </w:pPr>
          </w:p>
        </w:tc>
        <w:tc>
          <w:tcPr>
            <w:tcW w:w="122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19"/>
                <w:szCs w:val="19"/>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19"/>
                <w:szCs w:val="19"/>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9"/>
                <w:szCs w:val="19"/>
              </w:rPr>
            </w:pPr>
          </w:p>
        </w:tc>
        <w:tc>
          <w:tcPr>
            <w:tcW w:w="2340" w:type="dxa"/>
            <w:vMerge w:val="restart"/>
            <w:tcBorders>
              <w:top w:val="nil"/>
              <w:left w:val="nil"/>
              <w:bottom w:val="nil"/>
              <w:right w:val="single" w:sz="8" w:space="0" w:color="auto"/>
            </w:tcBorders>
            <w:vAlign w:val="bottom"/>
          </w:tcPr>
          <w:p w:rsidR="006D69A5" w:rsidRDefault="006D69A5" w:rsidP="00A30C47">
            <w:pPr>
              <w:widowControl w:val="0"/>
              <w:ind w:right="10"/>
              <w:jc w:val="center"/>
              <w:rPr>
                <w:rFonts w:ascii="Times New Roman" w:hAnsi="Times New Roman"/>
                <w:sz w:val="24"/>
                <w:szCs w:val="24"/>
              </w:rPr>
            </w:pPr>
            <w:r>
              <w:rPr>
                <w:rFonts w:cs="Arial"/>
              </w:rPr>
              <w:t>Green</w:t>
            </w: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9"/>
                <w:szCs w:val="19"/>
              </w:rPr>
            </w:pPr>
          </w:p>
        </w:tc>
        <w:tc>
          <w:tcPr>
            <w:tcW w:w="5640" w:type="dxa"/>
            <w:tcBorders>
              <w:top w:val="nil"/>
              <w:left w:val="nil"/>
              <w:bottom w:val="nil"/>
              <w:right w:val="single" w:sz="8" w:space="0" w:color="auto"/>
            </w:tcBorders>
            <w:vAlign w:val="bottom"/>
          </w:tcPr>
          <w:p w:rsidR="006D69A5" w:rsidRDefault="006D69A5" w:rsidP="00A30C47">
            <w:pPr>
              <w:widowControl w:val="0"/>
              <w:spacing w:line="226" w:lineRule="exact"/>
              <w:rPr>
                <w:rFonts w:ascii="Times New Roman" w:hAnsi="Times New Roman"/>
                <w:sz w:val="24"/>
                <w:szCs w:val="24"/>
              </w:rPr>
            </w:pPr>
            <w:r>
              <w:rPr>
                <w:rFonts w:cs="Arial"/>
              </w:rPr>
              <w:t>Field bus controller operating perfectly, data cycle on</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15"/>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18"/>
                <w:szCs w:val="18"/>
              </w:rPr>
            </w:pPr>
          </w:p>
        </w:tc>
        <w:tc>
          <w:tcPr>
            <w:tcW w:w="122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18"/>
                <w:szCs w:val="18"/>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18"/>
                <w:szCs w:val="18"/>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8"/>
                <w:szCs w:val="18"/>
              </w:rPr>
            </w:pPr>
          </w:p>
        </w:tc>
        <w:tc>
          <w:tcPr>
            <w:tcW w:w="2340" w:type="dxa"/>
            <w:vMerge/>
            <w:tcBorders>
              <w:top w:val="nil"/>
              <w:left w:val="nil"/>
              <w:bottom w:val="nil"/>
              <w:right w:val="single" w:sz="8" w:space="0" w:color="auto"/>
            </w:tcBorders>
            <w:vAlign w:val="bottom"/>
          </w:tcPr>
          <w:p w:rsidR="006D69A5" w:rsidRDefault="006D69A5" w:rsidP="00A30C47">
            <w:pPr>
              <w:widowControl w:val="0"/>
              <w:rPr>
                <w:rFonts w:ascii="Times New Roman" w:hAnsi="Times New Roman"/>
                <w:sz w:val="18"/>
                <w:szCs w:val="18"/>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8"/>
                <w:szCs w:val="18"/>
              </w:rPr>
            </w:pPr>
          </w:p>
        </w:tc>
        <w:tc>
          <w:tcPr>
            <w:tcW w:w="5640" w:type="dxa"/>
            <w:vMerge w:val="restart"/>
            <w:tcBorders>
              <w:top w:val="nil"/>
              <w:left w:val="nil"/>
              <w:bottom w:val="nil"/>
              <w:right w:val="single" w:sz="8" w:space="0" w:color="auto"/>
            </w:tcBorders>
            <w:vAlign w:val="bottom"/>
          </w:tcPr>
          <w:p w:rsidR="006D69A5" w:rsidRDefault="006D69A5" w:rsidP="00A30C47">
            <w:pPr>
              <w:widowControl w:val="0"/>
              <w:rPr>
                <w:rFonts w:ascii="Times New Roman" w:hAnsi="Times New Roman"/>
                <w:sz w:val="24"/>
                <w:szCs w:val="24"/>
              </w:rPr>
            </w:pPr>
            <w:r>
              <w:rPr>
                <w:rFonts w:cs="Arial"/>
              </w:rPr>
              <w:t>the internal bus.</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74"/>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6"/>
                <w:szCs w:val="6"/>
              </w:rPr>
            </w:pPr>
          </w:p>
        </w:tc>
        <w:tc>
          <w:tcPr>
            <w:tcW w:w="122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6"/>
                <w:szCs w:val="6"/>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6"/>
                <w:szCs w:val="6"/>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6"/>
                <w:szCs w:val="6"/>
              </w:rPr>
            </w:pPr>
          </w:p>
        </w:tc>
        <w:tc>
          <w:tcPr>
            <w:tcW w:w="234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sz w:val="6"/>
                <w:szCs w:val="6"/>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6"/>
                <w:szCs w:val="6"/>
              </w:rPr>
            </w:pPr>
          </w:p>
        </w:tc>
        <w:tc>
          <w:tcPr>
            <w:tcW w:w="5640" w:type="dxa"/>
            <w:vMerge/>
            <w:tcBorders>
              <w:top w:val="nil"/>
              <w:left w:val="nil"/>
              <w:bottom w:val="nil"/>
              <w:right w:val="single" w:sz="8" w:space="0" w:color="auto"/>
            </w:tcBorders>
            <w:vAlign w:val="bottom"/>
          </w:tcPr>
          <w:p w:rsidR="006D69A5" w:rsidRDefault="006D69A5" w:rsidP="00A30C47">
            <w:pPr>
              <w:widowControl w:val="0"/>
              <w:rPr>
                <w:rFonts w:ascii="Times New Roman" w:hAnsi="Times New Roman"/>
                <w:sz w:val="6"/>
                <w:szCs w:val="6"/>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83"/>
        </w:trPr>
        <w:tc>
          <w:tcPr>
            <w:tcW w:w="120" w:type="dxa"/>
            <w:tcBorders>
              <w:top w:val="nil"/>
              <w:left w:val="single" w:sz="8" w:space="0" w:color="auto"/>
              <w:bottom w:val="single" w:sz="8" w:space="0" w:color="C0C0C0"/>
              <w:right w:val="nil"/>
            </w:tcBorders>
            <w:shd w:val="clear" w:color="auto" w:fill="C0C0C0"/>
            <w:vAlign w:val="bottom"/>
          </w:tcPr>
          <w:p w:rsidR="006D69A5" w:rsidRDefault="006D69A5" w:rsidP="00A30C47">
            <w:pPr>
              <w:widowControl w:val="0"/>
              <w:rPr>
                <w:rFonts w:ascii="Times New Roman" w:hAnsi="Times New Roman"/>
                <w:sz w:val="7"/>
                <w:szCs w:val="7"/>
              </w:rPr>
            </w:pPr>
          </w:p>
        </w:tc>
        <w:tc>
          <w:tcPr>
            <w:tcW w:w="1220" w:type="dxa"/>
            <w:tcBorders>
              <w:top w:val="nil"/>
              <w:left w:val="nil"/>
              <w:bottom w:val="single" w:sz="8" w:space="0" w:color="C0C0C0"/>
              <w:right w:val="nil"/>
            </w:tcBorders>
            <w:shd w:val="clear" w:color="auto" w:fill="C0C0C0"/>
            <w:vAlign w:val="bottom"/>
          </w:tcPr>
          <w:p w:rsidR="006D69A5" w:rsidRDefault="006D69A5" w:rsidP="00A30C47">
            <w:pPr>
              <w:widowControl w:val="0"/>
              <w:rPr>
                <w:rFonts w:ascii="Times New Roman" w:hAnsi="Times New Roman"/>
                <w:sz w:val="7"/>
                <w:szCs w:val="7"/>
              </w:rPr>
            </w:pPr>
          </w:p>
        </w:tc>
        <w:tc>
          <w:tcPr>
            <w:tcW w:w="120" w:type="dxa"/>
            <w:tcBorders>
              <w:top w:val="nil"/>
              <w:left w:val="nil"/>
              <w:bottom w:val="single" w:sz="8" w:space="0" w:color="C0C0C0"/>
              <w:right w:val="single" w:sz="8" w:space="0" w:color="auto"/>
            </w:tcBorders>
            <w:shd w:val="clear" w:color="auto" w:fill="C0C0C0"/>
            <w:vAlign w:val="bottom"/>
          </w:tcPr>
          <w:p w:rsidR="006D69A5" w:rsidRDefault="006D69A5" w:rsidP="00A30C47">
            <w:pPr>
              <w:widowControl w:val="0"/>
              <w:rPr>
                <w:rFonts w:ascii="Times New Roman" w:hAnsi="Times New Roman"/>
                <w:sz w:val="7"/>
                <w:szCs w:val="7"/>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7"/>
                <w:szCs w:val="7"/>
              </w:rPr>
            </w:pPr>
          </w:p>
        </w:tc>
        <w:tc>
          <w:tcPr>
            <w:tcW w:w="234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7"/>
                <w:szCs w:val="7"/>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7"/>
                <w:szCs w:val="7"/>
              </w:rPr>
            </w:pPr>
          </w:p>
        </w:tc>
        <w:tc>
          <w:tcPr>
            <w:tcW w:w="564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7"/>
                <w:szCs w:val="7"/>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84"/>
        </w:trPr>
        <w:tc>
          <w:tcPr>
            <w:tcW w:w="120" w:type="dxa"/>
            <w:tcBorders>
              <w:top w:val="nil"/>
              <w:left w:val="single" w:sz="8" w:space="0" w:color="auto"/>
              <w:bottom w:val="single" w:sz="8" w:space="0" w:color="C0C0C0"/>
              <w:right w:val="nil"/>
            </w:tcBorders>
            <w:shd w:val="clear" w:color="auto" w:fill="C0C0C0"/>
            <w:vAlign w:val="bottom"/>
          </w:tcPr>
          <w:p w:rsidR="006D69A5" w:rsidRDefault="006D69A5" w:rsidP="00A30C47">
            <w:pPr>
              <w:widowControl w:val="0"/>
              <w:rPr>
                <w:rFonts w:ascii="Times New Roman" w:hAnsi="Times New Roman"/>
                <w:sz w:val="24"/>
                <w:szCs w:val="24"/>
              </w:rPr>
            </w:pPr>
          </w:p>
        </w:tc>
        <w:tc>
          <w:tcPr>
            <w:tcW w:w="1220" w:type="dxa"/>
            <w:tcBorders>
              <w:top w:val="nil"/>
              <w:left w:val="nil"/>
              <w:bottom w:val="single" w:sz="8" w:space="0" w:color="C0C0C0"/>
              <w:right w:val="nil"/>
            </w:tcBorders>
            <w:shd w:val="clear" w:color="auto" w:fill="C0C0C0"/>
            <w:vAlign w:val="bottom"/>
          </w:tcPr>
          <w:p w:rsidR="006D69A5" w:rsidRDefault="006D69A5" w:rsidP="00A30C47">
            <w:pPr>
              <w:widowControl w:val="0"/>
              <w:rPr>
                <w:rFonts w:ascii="Times New Roman" w:hAnsi="Times New Roman"/>
                <w:sz w:val="24"/>
                <w:szCs w:val="24"/>
              </w:rPr>
            </w:pPr>
          </w:p>
        </w:tc>
        <w:tc>
          <w:tcPr>
            <w:tcW w:w="120" w:type="dxa"/>
            <w:tcBorders>
              <w:top w:val="nil"/>
              <w:left w:val="nil"/>
              <w:bottom w:val="single" w:sz="8" w:space="0" w:color="C0C0C0"/>
              <w:right w:val="single" w:sz="8" w:space="0" w:color="auto"/>
            </w:tcBorders>
            <w:shd w:val="clear" w:color="auto" w:fill="C0C0C0"/>
            <w:vAlign w:val="bottom"/>
          </w:tcPr>
          <w:p w:rsidR="006D69A5" w:rsidRDefault="006D69A5" w:rsidP="00A30C47">
            <w:pPr>
              <w:widowControl w:val="0"/>
              <w:rPr>
                <w:rFonts w:ascii="Times New Roman" w:hAnsi="Times New Roman"/>
                <w:sz w:val="24"/>
                <w:szCs w:val="24"/>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24"/>
                <w:szCs w:val="24"/>
              </w:rPr>
            </w:pPr>
          </w:p>
        </w:tc>
        <w:tc>
          <w:tcPr>
            <w:tcW w:w="2340" w:type="dxa"/>
            <w:tcBorders>
              <w:top w:val="nil"/>
              <w:left w:val="nil"/>
              <w:bottom w:val="single" w:sz="8" w:space="0" w:color="auto"/>
              <w:right w:val="single" w:sz="8" w:space="0" w:color="auto"/>
            </w:tcBorders>
            <w:vAlign w:val="bottom"/>
          </w:tcPr>
          <w:p w:rsidR="006D69A5" w:rsidRDefault="006D69A5" w:rsidP="00A30C47">
            <w:pPr>
              <w:widowControl w:val="0"/>
              <w:ind w:right="10"/>
              <w:jc w:val="center"/>
              <w:rPr>
                <w:rFonts w:ascii="Times New Roman" w:hAnsi="Times New Roman"/>
                <w:sz w:val="24"/>
                <w:szCs w:val="24"/>
              </w:rPr>
            </w:pPr>
            <w:r>
              <w:rPr>
                <w:rFonts w:cs="Arial"/>
              </w:rPr>
              <w:t>Off</w:t>
            </w: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24"/>
                <w:szCs w:val="24"/>
              </w:rPr>
            </w:pPr>
          </w:p>
        </w:tc>
        <w:tc>
          <w:tcPr>
            <w:tcW w:w="564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24"/>
                <w:szCs w:val="24"/>
              </w:rPr>
            </w:pPr>
            <w:r>
              <w:rPr>
                <w:rFonts w:cs="Arial"/>
              </w:rPr>
              <w:t>No data cycle on the internal bus.</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28"/>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19"/>
                <w:szCs w:val="19"/>
              </w:rPr>
            </w:pPr>
          </w:p>
        </w:tc>
        <w:tc>
          <w:tcPr>
            <w:tcW w:w="122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19"/>
                <w:szCs w:val="19"/>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19"/>
                <w:szCs w:val="19"/>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9"/>
                <w:szCs w:val="19"/>
              </w:rPr>
            </w:pPr>
          </w:p>
        </w:tc>
        <w:tc>
          <w:tcPr>
            <w:tcW w:w="234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sz w:val="19"/>
                <w:szCs w:val="19"/>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9"/>
                <w:szCs w:val="19"/>
              </w:rPr>
            </w:pPr>
          </w:p>
        </w:tc>
        <w:tc>
          <w:tcPr>
            <w:tcW w:w="5640" w:type="dxa"/>
            <w:tcBorders>
              <w:top w:val="nil"/>
              <w:left w:val="nil"/>
              <w:bottom w:val="nil"/>
              <w:right w:val="single" w:sz="8" w:space="0" w:color="auto"/>
            </w:tcBorders>
            <w:vAlign w:val="bottom"/>
          </w:tcPr>
          <w:p w:rsidR="006D69A5" w:rsidRDefault="006D69A5" w:rsidP="00A30C47">
            <w:pPr>
              <w:widowControl w:val="0"/>
              <w:spacing w:line="227" w:lineRule="exact"/>
              <w:ind w:left="720"/>
              <w:rPr>
                <w:rFonts w:ascii="Times New Roman" w:hAnsi="Times New Roman"/>
                <w:sz w:val="24"/>
                <w:szCs w:val="24"/>
              </w:rPr>
            </w:pPr>
            <w:r>
              <w:rPr>
                <w:rFonts w:cs="Arial"/>
              </w:rPr>
              <w:t xml:space="preserve">1.  During </w:t>
            </w:r>
            <w:proofErr w:type="spellStart"/>
            <w:r>
              <w:rPr>
                <w:rFonts w:cs="Arial"/>
              </w:rPr>
              <w:t>startup</w:t>
            </w:r>
            <w:proofErr w:type="spellEnd"/>
            <w:r>
              <w:rPr>
                <w:rFonts w:cs="Arial"/>
              </w:rPr>
              <w:t xml:space="preserve"> of field bus controller: Internal</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52"/>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21"/>
                <w:szCs w:val="21"/>
              </w:rPr>
            </w:pPr>
          </w:p>
        </w:tc>
        <w:tc>
          <w:tcPr>
            <w:tcW w:w="1220" w:type="dxa"/>
            <w:tcBorders>
              <w:top w:val="nil"/>
              <w:left w:val="nil"/>
              <w:bottom w:val="nil"/>
              <w:right w:val="nil"/>
            </w:tcBorders>
            <w:shd w:val="clear" w:color="auto" w:fill="C0C0C0"/>
            <w:vAlign w:val="bottom"/>
          </w:tcPr>
          <w:p w:rsidR="006D69A5" w:rsidRDefault="006D69A5" w:rsidP="00A30C47">
            <w:pPr>
              <w:widowControl w:val="0"/>
              <w:spacing w:line="251" w:lineRule="exact"/>
              <w:jc w:val="center"/>
              <w:rPr>
                <w:rFonts w:ascii="Times New Roman" w:hAnsi="Times New Roman"/>
                <w:sz w:val="24"/>
                <w:szCs w:val="24"/>
              </w:rPr>
            </w:pPr>
            <w:r>
              <w:rPr>
                <w:rFonts w:cs="Arial"/>
                <w:b/>
                <w:bCs/>
              </w:rPr>
              <w:t>I/O</w:t>
            </w: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21"/>
                <w:szCs w:val="21"/>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21"/>
                <w:szCs w:val="21"/>
              </w:rPr>
            </w:pPr>
          </w:p>
        </w:tc>
        <w:tc>
          <w:tcPr>
            <w:tcW w:w="234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sz w:val="21"/>
                <w:szCs w:val="21"/>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21"/>
                <w:szCs w:val="21"/>
              </w:rPr>
            </w:pPr>
          </w:p>
        </w:tc>
        <w:tc>
          <w:tcPr>
            <w:tcW w:w="5640" w:type="dxa"/>
            <w:tcBorders>
              <w:top w:val="nil"/>
              <w:left w:val="nil"/>
              <w:bottom w:val="nil"/>
              <w:right w:val="single" w:sz="8" w:space="0" w:color="auto"/>
            </w:tcBorders>
            <w:vAlign w:val="bottom"/>
          </w:tcPr>
          <w:p w:rsidR="006D69A5" w:rsidRDefault="006D69A5" w:rsidP="00A30C47">
            <w:pPr>
              <w:widowControl w:val="0"/>
              <w:spacing w:line="251" w:lineRule="exact"/>
              <w:ind w:left="1080"/>
              <w:rPr>
                <w:rFonts w:ascii="Times New Roman" w:hAnsi="Times New Roman"/>
                <w:sz w:val="24"/>
                <w:szCs w:val="24"/>
              </w:rPr>
            </w:pPr>
            <w:r>
              <w:rPr>
                <w:rFonts w:cs="Arial"/>
              </w:rPr>
              <w:t xml:space="preserve">bus being initialized, </w:t>
            </w:r>
            <w:proofErr w:type="spellStart"/>
            <w:r>
              <w:rPr>
                <w:rFonts w:cs="Arial"/>
              </w:rPr>
              <w:t>startup</w:t>
            </w:r>
            <w:proofErr w:type="spellEnd"/>
            <w:r>
              <w:rPr>
                <w:rFonts w:cs="Arial"/>
              </w:rPr>
              <w:t xml:space="preserve"> displayed by</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53"/>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rPr>
            </w:pPr>
          </w:p>
        </w:tc>
        <w:tc>
          <w:tcPr>
            <w:tcW w:w="122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rPr>
            </w:pPr>
          </w:p>
        </w:tc>
        <w:tc>
          <w:tcPr>
            <w:tcW w:w="234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rPr>
            </w:pPr>
          </w:p>
        </w:tc>
        <w:tc>
          <w:tcPr>
            <w:tcW w:w="5640" w:type="dxa"/>
            <w:tcBorders>
              <w:top w:val="nil"/>
              <w:left w:val="nil"/>
              <w:bottom w:val="nil"/>
              <w:right w:val="single" w:sz="8" w:space="0" w:color="auto"/>
            </w:tcBorders>
            <w:vAlign w:val="bottom"/>
          </w:tcPr>
          <w:p w:rsidR="006D69A5" w:rsidRDefault="006D69A5" w:rsidP="00A30C47">
            <w:pPr>
              <w:widowControl w:val="0"/>
              <w:ind w:left="1080"/>
              <w:rPr>
                <w:rFonts w:ascii="Times New Roman" w:hAnsi="Times New Roman"/>
                <w:sz w:val="24"/>
                <w:szCs w:val="24"/>
              </w:rPr>
            </w:pPr>
            <w:r>
              <w:rPr>
                <w:rFonts w:cs="Arial"/>
              </w:rPr>
              <w:t>LED flashing fast for approx. 1-2 seconds</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53"/>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rPr>
            </w:pPr>
          </w:p>
        </w:tc>
        <w:tc>
          <w:tcPr>
            <w:tcW w:w="122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rPr>
            </w:pPr>
          </w:p>
        </w:tc>
        <w:tc>
          <w:tcPr>
            <w:tcW w:w="2340" w:type="dxa"/>
            <w:tcBorders>
              <w:top w:val="nil"/>
              <w:left w:val="nil"/>
              <w:bottom w:val="nil"/>
              <w:right w:val="single" w:sz="8" w:space="0" w:color="auto"/>
            </w:tcBorders>
            <w:vAlign w:val="bottom"/>
          </w:tcPr>
          <w:p w:rsidR="006D69A5" w:rsidRDefault="006D69A5" w:rsidP="00A30C47">
            <w:pPr>
              <w:widowControl w:val="0"/>
              <w:ind w:right="30"/>
              <w:jc w:val="center"/>
              <w:rPr>
                <w:rFonts w:ascii="Times New Roman" w:hAnsi="Times New Roman"/>
                <w:sz w:val="24"/>
                <w:szCs w:val="24"/>
              </w:rPr>
            </w:pPr>
            <w:r>
              <w:rPr>
                <w:rFonts w:cs="Arial"/>
                <w:w w:val="98"/>
              </w:rPr>
              <w:t>Red</w:t>
            </w: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rPr>
            </w:pPr>
          </w:p>
        </w:tc>
        <w:tc>
          <w:tcPr>
            <w:tcW w:w="5640" w:type="dxa"/>
            <w:tcBorders>
              <w:top w:val="nil"/>
              <w:left w:val="nil"/>
              <w:bottom w:val="nil"/>
              <w:right w:val="single" w:sz="8" w:space="0" w:color="auto"/>
            </w:tcBorders>
            <w:vAlign w:val="bottom"/>
          </w:tcPr>
          <w:p w:rsidR="006D69A5" w:rsidRDefault="006D69A5" w:rsidP="00A30C47">
            <w:pPr>
              <w:widowControl w:val="0"/>
              <w:ind w:left="720"/>
              <w:rPr>
                <w:rFonts w:ascii="Times New Roman" w:hAnsi="Times New Roman"/>
                <w:sz w:val="24"/>
                <w:szCs w:val="24"/>
              </w:rPr>
            </w:pPr>
            <w:r>
              <w:rPr>
                <w:rFonts w:cs="Arial"/>
              </w:rPr>
              <w:t xml:space="preserve">2.  After </w:t>
            </w:r>
            <w:proofErr w:type="spellStart"/>
            <w:r>
              <w:rPr>
                <w:rFonts w:cs="Arial"/>
              </w:rPr>
              <w:t>startup</w:t>
            </w:r>
            <w:proofErr w:type="spellEnd"/>
            <w:r>
              <w:rPr>
                <w:rFonts w:cs="Arial"/>
              </w:rPr>
              <w:t xml:space="preserve"> of field bus controller: Errors,</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53"/>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rPr>
            </w:pPr>
          </w:p>
        </w:tc>
        <w:tc>
          <w:tcPr>
            <w:tcW w:w="122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rPr>
            </w:pPr>
          </w:p>
        </w:tc>
        <w:tc>
          <w:tcPr>
            <w:tcW w:w="234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rPr>
            </w:pPr>
          </w:p>
        </w:tc>
        <w:tc>
          <w:tcPr>
            <w:tcW w:w="5640" w:type="dxa"/>
            <w:tcBorders>
              <w:top w:val="nil"/>
              <w:left w:val="nil"/>
              <w:bottom w:val="nil"/>
              <w:right w:val="single" w:sz="8" w:space="0" w:color="auto"/>
            </w:tcBorders>
            <w:vAlign w:val="bottom"/>
          </w:tcPr>
          <w:p w:rsidR="006D69A5" w:rsidRDefault="006D69A5" w:rsidP="00A30C47">
            <w:pPr>
              <w:widowControl w:val="0"/>
              <w:ind w:left="1080"/>
              <w:rPr>
                <w:rFonts w:ascii="Times New Roman" w:hAnsi="Times New Roman"/>
                <w:sz w:val="24"/>
                <w:szCs w:val="24"/>
              </w:rPr>
            </w:pPr>
            <w:r>
              <w:rPr>
                <w:rFonts w:cs="Arial"/>
              </w:rPr>
              <w:t>which occur, are indicated by three</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53"/>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rPr>
            </w:pPr>
          </w:p>
        </w:tc>
        <w:tc>
          <w:tcPr>
            <w:tcW w:w="122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rPr>
            </w:pPr>
          </w:p>
        </w:tc>
        <w:tc>
          <w:tcPr>
            <w:tcW w:w="234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rPr>
            </w:pPr>
          </w:p>
        </w:tc>
        <w:tc>
          <w:tcPr>
            <w:tcW w:w="5640" w:type="dxa"/>
            <w:tcBorders>
              <w:top w:val="nil"/>
              <w:left w:val="nil"/>
              <w:bottom w:val="nil"/>
              <w:right w:val="single" w:sz="8" w:space="0" w:color="auto"/>
            </w:tcBorders>
            <w:vAlign w:val="bottom"/>
          </w:tcPr>
          <w:p w:rsidR="006D69A5" w:rsidRDefault="006D69A5" w:rsidP="00A30C47">
            <w:pPr>
              <w:widowControl w:val="0"/>
              <w:ind w:left="1080"/>
              <w:rPr>
                <w:rFonts w:ascii="Times New Roman" w:hAnsi="Times New Roman"/>
                <w:sz w:val="24"/>
                <w:szCs w:val="24"/>
              </w:rPr>
            </w:pPr>
            <w:r>
              <w:rPr>
                <w:rFonts w:cs="Arial"/>
              </w:rPr>
              <w:t>consecutive flashing sequences. There is a</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69"/>
        </w:trPr>
        <w:tc>
          <w:tcPr>
            <w:tcW w:w="120" w:type="dxa"/>
            <w:tcBorders>
              <w:top w:val="nil"/>
              <w:left w:val="single" w:sz="8" w:space="0" w:color="auto"/>
              <w:bottom w:val="single" w:sz="8" w:space="0" w:color="auto"/>
              <w:right w:val="nil"/>
            </w:tcBorders>
            <w:shd w:val="clear" w:color="auto" w:fill="C0C0C0"/>
            <w:vAlign w:val="bottom"/>
          </w:tcPr>
          <w:p w:rsidR="006D69A5" w:rsidRDefault="006D69A5" w:rsidP="00A30C47">
            <w:pPr>
              <w:widowControl w:val="0"/>
              <w:rPr>
                <w:rFonts w:ascii="Times New Roman" w:hAnsi="Times New Roman"/>
                <w:sz w:val="23"/>
                <w:szCs w:val="23"/>
              </w:rPr>
            </w:pPr>
          </w:p>
        </w:tc>
        <w:tc>
          <w:tcPr>
            <w:tcW w:w="1220" w:type="dxa"/>
            <w:tcBorders>
              <w:top w:val="nil"/>
              <w:left w:val="nil"/>
              <w:bottom w:val="single" w:sz="8" w:space="0" w:color="auto"/>
              <w:right w:val="nil"/>
            </w:tcBorders>
            <w:shd w:val="clear" w:color="auto" w:fill="C0C0C0"/>
            <w:vAlign w:val="bottom"/>
          </w:tcPr>
          <w:p w:rsidR="006D69A5" w:rsidRDefault="006D69A5" w:rsidP="00A30C47">
            <w:pPr>
              <w:widowControl w:val="0"/>
              <w:rPr>
                <w:rFonts w:ascii="Times New Roman" w:hAnsi="Times New Roman"/>
                <w:sz w:val="23"/>
                <w:szCs w:val="23"/>
              </w:rPr>
            </w:pPr>
          </w:p>
        </w:tc>
        <w:tc>
          <w:tcPr>
            <w:tcW w:w="120" w:type="dxa"/>
            <w:tcBorders>
              <w:top w:val="nil"/>
              <w:left w:val="nil"/>
              <w:bottom w:val="single" w:sz="8" w:space="0" w:color="auto"/>
              <w:right w:val="single" w:sz="8" w:space="0" w:color="auto"/>
            </w:tcBorders>
            <w:shd w:val="clear" w:color="auto" w:fill="C0C0C0"/>
            <w:vAlign w:val="bottom"/>
          </w:tcPr>
          <w:p w:rsidR="006D69A5" w:rsidRDefault="006D69A5" w:rsidP="00A30C47">
            <w:pPr>
              <w:widowControl w:val="0"/>
              <w:rPr>
                <w:rFonts w:ascii="Times New Roman" w:hAnsi="Times New Roman"/>
                <w:sz w:val="23"/>
                <w:szCs w:val="23"/>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23"/>
                <w:szCs w:val="23"/>
              </w:rPr>
            </w:pPr>
          </w:p>
        </w:tc>
        <w:tc>
          <w:tcPr>
            <w:tcW w:w="234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23"/>
                <w:szCs w:val="23"/>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23"/>
                <w:szCs w:val="23"/>
              </w:rPr>
            </w:pPr>
          </w:p>
        </w:tc>
        <w:tc>
          <w:tcPr>
            <w:tcW w:w="5640" w:type="dxa"/>
            <w:tcBorders>
              <w:top w:val="nil"/>
              <w:left w:val="nil"/>
              <w:bottom w:val="single" w:sz="8" w:space="0" w:color="auto"/>
              <w:right w:val="single" w:sz="8" w:space="0" w:color="auto"/>
            </w:tcBorders>
            <w:vAlign w:val="bottom"/>
          </w:tcPr>
          <w:p w:rsidR="006D69A5" w:rsidRDefault="006D69A5" w:rsidP="00A30C47">
            <w:pPr>
              <w:widowControl w:val="0"/>
              <w:ind w:left="1080"/>
              <w:rPr>
                <w:rFonts w:ascii="Times New Roman" w:hAnsi="Times New Roman"/>
                <w:sz w:val="24"/>
                <w:szCs w:val="24"/>
              </w:rPr>
            </w:pPr>
            <w:r>
              <w:rPr>
                <w:rFonts w:cs="Arial"/>
              </w:rPr>
              <w:t>short pause between each sequential flash.</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27"/>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19"/>
                <w:szCs w:val="19"/>
              </w:rPr>
            </w:pPr>
          </w:p>
        </w:tc>
        <w:tc>
          <w:tcPr>
            <w:tcW w:w="1220" w:type="dxa"/>
            <w:vMerge w:val="restart"/>
            <w:tcBorders>
              <w:top w:val="nil"/>
              <w:left w:val="nil"/>
              <w:bottom w:val="nil"/>
              <w:right w:val="nil"/>
            </w:tcBorders>
            <w:shd w:val="clear" w:color="auto" w:fill="C0C0C0"/>
            <w:vAlign w:val="bottom"/>
          </w:tcPr>
          <w:p w:rsidR="006D69A5" w:rsidRDefault="006D69A5" w:rsidP="00A30C47">
            <w:pPr>
              <w:widowControl w:val="0"/>
              <w:jc w:val="center"/>
              <w:rPr>
                <w:rFonts w:ascii="Times New Roman" w:hAnsi="Times New Roman"/>
                <w:sz w:val="24"/>
                <w:szCs w:val="24"/>
              </w:rPr>
            </w:pPr>
            <w:r>
              <w:rPr>
                <w:rFonts w:cs="Arial"/>
                <w:b/>
                <w:bCs/>
                <w:w w:val="98"/>
              </w:rPr>
              <w:t>USR</w:t>
            </w: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19"/>
                <w:szCs w:val="19"/>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9"/>
                <w:szCs w:val="19"/>
              </w:rPr>
            </w:pPr>
          </w:p>
        </w:tc>
        <w:tc>
          <w:tcPr>
            <w:tcW w:w="2340" w:type="dxa"/>
            <w:vMerge w:val="restart"/>
            <w:tcBorders>
              <w:top w:val="nil"/>
              <w:left w:val="nil"/>
              <w:bottom w:val="nil"/>
              <w:right w:val="single" w:sz="8" w:space="0" w:color="auto"/>
            </w:tcBorders>
            <w:vAlign w:val="bottom"/>
          </w:tcPr>
          <w:p w:rsidR="006D69A5" w:rsidRDefault="006D69A5" w:rsidP="00A30C47">
            <w:pPr>
              <w:widowControl w:val="0"/>
              <w:ind w:right="10"/>
              <w:jc w:val="center"/>
              <w:rPr>
                <w:rFonts w:ascii="Times New Roman" w:hAnsi="Times New Roman"/>
                <w:sz w:val="24"/>
                <w:szCs w:val="24"/>
              </w:rPr>
            </w:pPr>
            <w:r>
              <w:rPr>
                <w:rFonts w:cs="Arial"/>
                <w:w w:val="99"/>
              </w:rPr>
              <w:t>Red / Green / Orange</w:t>
            </w: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9"/>
                <w:szCs w:val="19"/>
              </w:rPr>
            </w:pPr>
          </w:p>
        </w:tc>
        <w:tc>
          <w:tcPr>
            <w:tcW w:w="5640" w:type="dxa"/>
            <w:tcBorders>
              <w:top w:val="nil"/>
              <w:left w:val="nil"/>
              <w:bottom w:val="nil"/>
              <w:right w:val="single" w:sz="8" w:space="0" w:color="auto"/>
            </w:tcBorders>
            <w:vAlign w:val="bottom"/>
          </w:tcPr>
          <w:p w:rsidR="006D69A5" w:rsidRDefault="006D69A5" w:rsidP="00A30C47">
            <w:pPr>
              <w:widowControl w:val="0"/>
              <w:spacing w:line="227" w:lineRule="exact"/>
              <w:rPr>
                <w:rFonts w:ascii="Times New Roman" w:hAnsi="Times New Roman"/>
                <w:sz w:val="24"/>
                <w:szCs w:val="24"/>
              </w:rPr>
            </w:pPr>
            <w:r>
              <w:rPr>
                <w:rFonts w:cs="Arial"/>
              </w:rPr>
              <w:t>The “USR” LED can be selected by a user program in a</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142"/>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12"/>
                <w:szCs w:val="12"/>
              </w:rPr>
            </w:pPr>
          </w:p>
        </w:tc>
        <w:tc>
          <w:tcPr>
            <w:tcW w:w="1220" w:type="dxa"/>
            <w:vMerge/>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12"/>
                <w:szCs w:val="12"/>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12"/>
                <w:szCs w:val="12"/>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2"/>
                <w:szCs w:val="12"/>
              </w:rPr>
            </w:pPr>
          </w:p>
        </w:tc>
        <w:tc>
          <w:tcPr>
            <w:tcW w:w="2340" w:type="dxa"/>
            <w:vMerge/>
            <w:tcBorders>
              <w:top w:val="nil"/>
              <w:left w:val="nil"/>
              <w:bottom w:val="nil"/>
              <w:right w:val="single" w:sz="8" w:space="0" w:color="auto"/>
            </w:tcBorders>
            <w:vAlign w:val="bottom"/>
          </w:tcPr>
          <w:p w:rsidR="006D69A5" w:rsidRDefault="006D69A5" w:rsidP="00A30C47">
            <w:pPr>
              <w:widowControl w:val="0"/>
              <w:rPr>
                <w:rFonts w:ascii="Times New Roman" w:hAnsi="Times New Roman"/>
                <w:sz w:val="12"/>
                <w:szCs w:val="12"/>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2"/>
                <w:szCs w:val="12"/>
              </w:rPr>
            </w:pPr>
          </w:p>
        </w:tc>
        <w:tc>
          <w:tcPr>
            <w:tcW w:w="5640" w:type="dxa"/>
            <w:vMerge w:val="restart"/>
            <w:tcBorders>
              <w:top w:val="nil"/>
              <w:left w:val="nil"/>
              <w:bottom w:val="nil"/>
              <w:right w:val="single" w:sz="8" w:space="0" w:color="auto"/>
            </w:tcBorders>
            <w:vAlign w:val="bottom"/>
          </w:tcPr>
          <w:p w:rsidR="006D69A5" w:rsidRDefault="006D69A5" w:rsidP="00A30C47">
            <w:pPr>
              <w:widowControl w:val="0"/>
              <w:rPr>
                <w:rFonts w:ascii="Times New Roman" w:hAnsi="Times New Roman"/>
                <w:sz w:val="24"/>
                <w:szCs w:val="24"/>
              </w:rPr>
            </w:pPr>
            <w:r>
              <w:rPr>
                <w:rFonts w:cs="Arial"/>
              </w:rPr>
              <w:t>programmable field bus controller.</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127"/>
        </w:trPr>
        <w:tc>
          <w:tcPr>
            <w:tcW w:w="120" w:type="dxa"/>
            <w:tcBorders>
              <w:top w:val="nil"/>
              <w:left w:val="single" w:sz="8" w:space="0" w:color="auto"/>
              <w:bottom w:val="single" w:sz="8" w:space="0" w:color="auto"/>
              <w:right w:val="nil"/>
            </w:tcBorders>
            <w:shd w:val="clear" w:color="auto" w:fill="C0C0C0"/>
            <w:vAlign w:val="bottom"/>
          </w:tcPr>
          <w:p w:rsidR="006D69A5" w:rsidRDefault="006D69A5" w:rsidP="00A30C47">
            <w:pPr>
              <w:widowControl w:val="0"/>
              <w:rPr>
                <w:rFonts w:ascii="Times New Roman" w:hAnsi="Times New Roman"/>
                <w:sz w:val="11"/>
                <w:szCs w:val="11"/>
              </w:rPr>
            </w:pPr>
          </w:p>
        </w:tc>
        <w:tc>
          <w:tcPr>
            <w:tcW w:w="1220" w:type="dxa"/>
            <w:tcBorders>
              <w:top w:val="nil"/>
              <w:left w:val="nil"/>
              <w:bottom w:val="single" w:sz="8" w:space="0" w:color="auto"/>
              <w:right w:val="nil"/>
            </w:tcBorders>
            <w:shd w:val="clear" w:color="auto" w:fill="C0C0C0"/>
            <w:vAlign w:val="bottom"/>
          </w:tcPr>
          <w:p w:rsidR="006D69A5" w:rsidRDefault="006D69A5" w:rsidP="00A30C47">
            <w:pPr>
              <w:widowControl w:val="0"/>
              <w:rPr>
                <w:rFonts w:ascii="Times New Roman" w:hAnsi="Times New Roman"/>
                <w:sz w:val="11"/>
                <w:szCs w:val="11"/>
              </w:rPr>
            </w:pPr>
          </w:p>
        </w:tc>
        <w:tc>
          <w:tcPr>
            <w:tcW w:w="120" w:type="dxa"/>
            <w:tcBorders>
              <w:top w:val="nil"/>
              <w:left w:val="nil"/>
              <w:bottom w:val="single" w:sz="8" w:space="0" w:color="auto"/>
              <w:right w:val="single" w:sz="8" w:space="0" w:color="auto"/>
            </w:tcBorders>
            <w:shd w:val="clear" w:color="auto" w:fill="C0C0C0"/>
            <w:vAlign w:val="bottom"/>
          </w:tcPr>
          <w:p w:rsidR="006D69A5" w:rsidRDefault="006D69A5" w:rsidP="00A30C47">
            <w:pPr>
              <w:widowControl w:val="0"/>
              <w:rPr>
                <w:rFonts w:ascii="Times New Roman" w:hAnsi="Times New Roman"/>
                <w:sz w:val="11"/>
                <w:szCs w:val="11"/>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11"/>
                <w:szCs w:val="11"/>
              </w:rPr>
            </w:pPr>
          </w:p>
        </w:tc>
        <w:tc>
          <w:tcPr>
            <w:tcW w:w="234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11"/>
                <w:szCs w:val="11"/>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11"/>
                <w:szCs w:val="11"/>
              </w:rPr>
            </w:pPr>
          </w:p>
        </w:tc>
        <w:tc>
          <w:tcPr>
            <w:tcW w:w="5640" w:type="dxa"/>
            <w:vMerge/>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11"/>
                <w:szCs w:val="11"/>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43"/>
        </w:trPr>
        <w:tc>
          <w:tcPr>
            <w:tcW w:w="120" w:type="dxa"/>
            <w:tcBorders>
              <w:top w:val="nil"/>
              <w:left w:val="single" w:sz="8" w:space="0" w:color="auto"/>
              <w:bottom w:val="single" w:sz="8" w:space="0" w:color="auto"/>
              <w:right w:val="nil"/>
            </w:tcBorders>
            <w:shd w:val="clear" w:color="auto" w:fill="C0C0C0"/>
            <w:vAlign w:val="bottom"/>
          </w:tcPr>
          <w:p w:rsidR="006D69A5" w:rsidRDefault="006D69A5" w:rsidP="00A30C47">
            <w:pPr>
              <w:widowControl w:val="0"/>
              <w:rPr>
                <w:rFonts w:ascii="Times New Roman" w:hAnsi="Times New Roman"/>
                <w:sz w:val="21"/>
                <w:szCs w:val="21"/>
              </w:rPr>
            </w:pPr>
          </w:p>
        </w:tc>
        <w:tc>
          <w:tcPr>
            <w:tcW w:w="1220" w:type="dxa"/>
            <w:tcBorders>
              <w:top w:val="nil"/>
              <w:left w:val="nil"/>
              <w:bottom w:val="single" w:sz="8" w:space="0" w:color="auto"/>
              <w:right w:val="nil"/>
            </w:tcBorders>
            <w:shd w:val="clear" w:color="auto" w:fill="C0C0C0"/>
            <w:vAlign w:val="bottom"/>
          </w:tcPr>
          <w:p w:rsidR="006D69A5" w:rsidRDefault="006D69A5" w:rsidP="00A30C47">
            <w:pPr>
              <w:widowControl w:val="0"/>
              <w:spacing w:line="242" w:lineRule="exact"/>
              <w:jc w:val="center"/>
              <w:rPr>
                <w:rFonts w:ascii="Times New Roman" w:hAnsi="Times New Roman"/>
                <w:sz w:val="24"/>
                <w:szCs w:val="24"/>
              </w:rPr>
            </w:pPr>
            <w:r>
              <w:rPr>
                <w:rFonts w:cs="Arial"/>
                <w:b/>
                <w:bCs/>
              </w:rPr>
              <w:t>A</w:t>
            </w:r>
          </w:p>
        </w:tc>
        <w:tc>
          <w:tcPr>
            <w:tcW w:w="120" w:type="dxa"/>
            <w:tcBorders>
              <w:top w:val="nil"/>
              <w:left w:val="nil"/>
              <w:bottom w:val="single" w:sz="8" w:space="0" w:color="auto"/>
              <w:right w:val="single" w:sz="8" w:space="0" w:color="auto"/>
            </w:tcBorders>
            <w:shd w:val="clear" w:color="auto" w:fill="C0C0C0"/>
            <w:vAlign w:val="bottom"/>
          </w:tcPr>
          <w:p w:rsidR="006D69A5" w:rsidRDefault="006D69A5" w:rsidP="00A30C47">
            <w:pPr>
              <w:widowControl w:val="0"/>
              <w:rPr>
                <w:rFonts w:ascii="Times New Roman" w:hAnsi="Times New Roman"/>
                <w:sz w:val="21"/>
                <w:szCs w:val="21"/>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21"/>
                <w:szCs w:val="21"/>
              </w:rPr>
            </w:pPr>
          </w:p>
        </w:tc>
        <w:tc>
          <w:tcPr>
            <w:tcW w:w="23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right="10"/>
              <w:jc w:val="center"/>
              <w:rPr>
                <w:rFonts w:ascii="Times New Roman" w:hAnsi="Times New Roman"/>
                <w:sz w:val="24"/>
                <w:szCs w:val="24"/>
              </w:rPr>
            </w:pPr>
            <w:r>
              <w:rPr>
                <w:rFonts w:cs="Arial"/>
              </w:rPr>
              <w:t>Green</w:t>
            </w: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21"/>
                <w:szCs w:val="21"/>
              </w:rPr>
            </w:pPr>
          </w:p>
        </w:tc>
        <w:tc>
          <w:tcPr>
            <w:tcW w:w="56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rPr>
                <w:rFonts w:ascii="Times New Roman" w:hAnsi="Times New Roman"/>
                <w:sz w:val="24"/>
                <w:szCs w:val="24"/>
              </w:rPr>
            </w:pPr>
            <w:r>
              <w:rPr>
                <w:rFonts w:cs="Arial"/>
              </w:rPr>
              <w:t>Status of the operating voltage – system</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27"/>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19"/>
                <w:szCs w:val="19"/>
              </w:rPr>
            </w:pPr>
          </w:p>
        </w:tc>
        <w:tc>
          <w:tcPr>
            <w:tcW w:w="1220" w:type="dxa"/>
            <w:vMerge w:val="restart"/>
            <w:tcBorders>
              <w:top w:val="nil"/>
              <w:left w:val="nil"/>
              <w:bottom w:val="nil"/>
              <w:right w:val="nil"/>
            </w:tcBorders>
            <w:shd w:val="clear" w:color="auto" w:fill="C0C0C0"/>
            <w:vAlign w:val="bottom"/>
          </w:tcPr>
          <w:p w:rsidR="006D69A5" w:rsidRDefault="006D69A5" w:rsidP="00A30C47">
            <w:pPr>
              <w:widowControl w:val="0"/>
              <w:jc w:val="center"/>
              <w:rPr>
                <w:rFonts w:ascii="Times New Roman" w:hAnsi="Times New Roman"/>
                <w:sz w:val="24"/>
                <w:szCs w:val="24"/>
              </w:rPr>
            </w:pPr>
            <w:r>
              <w:rPr>
                <w:rFonts w:cs="Arial"/>
                <w:b/>
                <w:bCs/>
                <w:w w:val="99"/>
              </w:rPr>
              <w:t>B or C</w:t>
            </w: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19"/>
                <w:szCs w:val="19"/>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9"/>
                <w:szCs w:val="19"/>
              </w:rPr>
            </w:pPr>
          </w:p>
        </w:tc>
        <w:tc>
          <w:tcPr>
            <w:tcW w:w="2340" w:type="dxa"/>
            <w:vMerge w:val="restart"/>
            <w:tcBorders>
              <w:top w:val="nil"/>
              <w:left w:val="nil"/>
              <w:bottom w:val="nil"/>
              <w:right w:val="single" w:sz="8" w:space="0" w:color="auto"/>
            </w:tcBorders>
            <w:vAlign w:val="bottom"/>
          </w:tcPr>
          <w:p w:rsidR="006D69A5" w:rsidRDefault="006D69A5" w:rsidP="00A30C47">
            <w:pPr>
              <w:widowControl w:val="0"/>
              <w:ind w:right="10"/>
              <w:jc w:val="center"/>
              <w:rPr>
                <w:rFonts w:ascii="Times New Roman" w:hAnsi="Times New Roman"/>
                <w:sz w:val="24"/>
                <w:szCs w:val="24"/>
              </w:rPr>
            </w:pPr>
            <w:r>
              <w:rPr>
                <w:rFonts w:cs="Arial"/>
              </w:rPr>
              <w:t>Green</w:t>
            </w:r>
          </w:p>
        </w:tc>
        <w:tc>
          <w:tcPr>
            <w:tcW w:w="5720" w:type="dxa"/>
            <w:gridSpan w:val="2"/>
            <w:tcBorders>
              <w:top w:val="nil"/>
              <w:left w:val="nil"/>
              <w:bottom w:val="nil"/>
              <w:right w:val="single" w:sz="8" w:space="0" w:color="auto"/>
            </w:tcBorders>
            <w:vAlign w:val="bottom"/>
          </w:tcPr>
          <w:p w:rsidR="006D69A5" w:rsidRDefault="006D69A5" w:rsidP="00A30C47">
            <w:pPr>
              <w:widowControl w:val="0"/>
              <w:spacing w:line="227" w:lineRule="exact"/>
              <w:ind w:left="80"/>
              <w:rPr>
                <w:rFonts w:ascii="Times New Roman" w:hAnsi="Times New Roman"/>
                <w:sz w:val="24"/>
                <w:szCs w:val="24"/>
              </w:rPr>
            </w:pPr>
            <w:r>
              <w:rPr>
                <w:rFonts w:cs="Arial"/>
              </w:rPr>
              <w:t>Status of the operating voltage – power jumper contacts</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142"/>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12"/>
                <w:szCs w:val="12"/>
              </w:rPr>
            </w:pPr>
          </w:p>
        </w:tc>
        <w:tc>
          <w:tcPr>
            <w:tcW w:w="1220" w:type="dxa"/>
            <w:vMerge/>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12"/>
                <w:szCs w:val="12"/>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12"/>
                <w:szCs w:val="12"/>
              </w:rPr>
            </w:pPr>
          </w:p>
        </w:tc>
        <w:tc>
          <w:tcPr>
            <w:tcW w:w="80" w:type="dxa"/>
            <w:tcBorders>
              <w:top w:val="nil"/>
              <w:left w:val="nil"/>
              <w:bottom w:val="nil"/>
              <w:right w:val="nil"/>
            </w:tcBorders>
            <w:vAlign w:val="bottom"/>
          </w:tcPr>
          <w:p w:rsidR="006D69A5" w:rsidRDefault="006D69A5" w:rsidP="00A30C47">
            <w:pPr>
              <w:widowControl w:val="0"/>
              <w:rPr>
                <w:rFonts w:ascii="Times New Roman" w:hAnsi="Times New Roman"/>
                <w:sz w:val="12"/>
                <w:szCs w:val="12"/>
              </w:rPr>
            </w:pPr>
          </w:p>
        </w:tc>
        <w:tc>
          <w:tcPr>
            <w:tcW w:w="2340" w:type="dxa"/>
            <w:vMerge/>
            <w:tcBorders>
              <w:top w:val="nil"/>
              <w:left w:val="nil"/>
              <w:bottom w:val="nil"/>
              <w:right w:val="single" w:sz="8" w:space="0" w:color="auto"/>
            </w:tcBorders>
            <w:vAlign w:val="bottom"/>
          </w:tcPr>
          <w:p w:rsidR="006D69A5" w:rsidRDefault="006D69A5" w:rsidP="00A30C47">
            <w:pPr>
              <w:widowControl w:val="0"/>
              <w:rPr>
                <w:rFonts w:ascii="Times New Roman" w:hAnsi="Times New Roman"/>
                <w:sz w:val="12"/>
                <w:szCs w:val="12"/>
              </w:rPr>
            </w:pPr>
          </w:p>
        </w:tc>
        <w:tc>
          <w:tcPr>
            <w:tcW w:w="5720" w:type="dxa"/>
            <w:gridSpan w:val="2"/>
            <w:vMerge w:val="restart"/>
            <w:tcBorders>
              <w:top w:val="nil"/>
              <w:left w:val="nil"/>
              <w:bottom w:val="nil"/>
              <w:right w:val="single" w:sz="8" w:space="0" w:color="auto"/>
            </w:tcBorders>
            <w:vAlign w:val="bottom"/>
          </w:tcPr>
          <w:p w:rsidR="006D69A5" w:rsidRDefault="006D69A5" w:rsidP="00A30C47">
            <w:pPr>
              <w:widowControl w:val="0"/>
              <w:ind w:left="80"/>
              <w:rPr>
                <w:rFonts w:ascii="Times New Roman" w:hAnsi="Times New Roman"/>
                <w:sz w:val="24"/>
                <w:szCs w:val="24"/>
              </w:rPr>
            </w:pPr>
            <w:r>
              <w:rPr>
                <w:rFonts w:cs="Arial"/>
              </w:rPr>
              <w:t>(LED position is manufacturing dependent).</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127"/>
        </w:trPr>
        <w:tc>
          <w:tcPr>
            <w:tcW w:w="120" w:type="dxa"/>
            <w:tcBorders>
              <w:top w:val="nil"/>
              <w:left w:val="single" w:sz="8" w:space="0" w:color="auto"/>
              <w:bottom w:val="single" w:sz="8" w:space="0" w:color="auto"/>
              <w:right w:val="nil"/>
            </w:tcBorders>
            <w:shd w:val="clear" w:color="auto" w:fill="C0C0C0"/>
            <w:vAlign w:val="bottom"/>
          </w:tcPr>
          <w:p w:rsidR="006D69A5" w:rsidRDefault="006D69A5" w:rsidP="00A30C47">
            <w:pPr>
              <w:widowControl w:val="0"/>
              <w:rPr>
                <w:rFonts w:ascii="Times New Roman" w:hAnsi="Times New Roman"/>
                <w:sz w:val="11"/>
                <w:szCs w:val="11"/>
              </w:rPr>
            </w:pPr>
          </w:p>
        </w:tc>
        <w:tc>
          <w:tcPr>
            <w:tcW w:w="1220" w:type="dxa"/>
            <w:tcBorders>
              <w:top w:val="nil"/>
              <w:left w:val="nil"/>
              <w:bottom w:val="single" w:sz="8" w:space="0" w:color="auto"/>
              <w:right w:val="nil"/>
            </w:tcBorders>
            <w:shd w:val="clear" w:color="auto" w:fill="C0C0C0"/>
            <w:vAlign w:val="bottom"/>
          </w:tcPr>
          <w:p w:rsidR="006D69A5" w:rsidRDefault="006D69A5" w:rsidP="00A30C47">
            <w:pPr>
              <w:widowControl w:val="0"/>
              <w:rPr>
                <w:rFonts w:ascii="Times New Roman" w:hAnsi="Times New Roman"/>
                <w:sz w:val="11"/>
                <w:szCs w:val="11"/>
              </w:rPr>
            </w:pPr>
          </w:p>
        </w:tc>
        <w:tc>
          <w:tcPr>
            <w:tcW w:w="120" w:type="dxa"/>
            <w:tcBorders>
              <w:top w:val="nil"/>
              <w:left w:val="nil"/>
              <w:bottom w:val="single" w:sz="8" w:space="0" w:color="auto"/>
              <w:right w:val="single" w:sz="8" w:space="0" w:color="auto"/>
            </w:tcBorders>
            <w:shd w:val="clear" w:color="auto" w:fill="C0C0C0"/>
            <w:vAlign w:val="bottom"/>
          </w:tcPr>
          <w:p w:rsidR="006D69A5" w:rsidRDefault="006D69A5" w:rsidP="00A30C47">
            <w:pPr>
              <w:widowControl w:val="0"/>
              <w:rPr>
                <w:rFonts w:ascii="Times New Roman" w:hAnsi="Times New Roman"/>
                <w:sz w:val="11"/>
                <w:szCs w:val="11"/>
              </w:rPr>
            </w:pPr>
          </w:p>
        </w:tc>
        <w:tc>
          <w:tcPr>
            <w:tcW w:w="8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11"/>
                <w:szCs w:val="11"/>
              </w:rPr>
            </w:pPr>
          </w:p>
        </w:tc>
        <w:tc>
          <w:tcPr>
            <w:tcW w:w="234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11"/>
                <w:szCs w:val="11"/>
              </w:rPr>
            </w:pPr>
          </w:p>
        </w:tc>
        <w:tc>
          <w:tcPr>
            <w:tcW w:w="5720" w:type="dxa"/>
            <w:gridSpan w:val="2"/>
            <w:vMerge/>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11"/>
                <w:szCs w:val="11"/>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bl>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48" w:lineRule="exact"/>
        <w:rPr>
          <w:rFonts w:ascii="Times New Roman" w:hAnsi="Times New Roman"/>
          <w:sz w:val="24"/>
          <w:szCs w:val="24"/>
        </w:rPr>
      </w:pPr>
    </w:p>
    <w:p w:rsidR="006D69A5" w:rsidRDefault="006D69A5" w:rsidP="00BA0CCD">
      <w:pPr>
        <w:pStyle w:val="Kop4"/>
        <w:rPr>
          <w:rFonts w:ascii="Times New Roman" w:hAnsi="Times New Roman"/>
          <w:szCs w:val="24"/>
        </w:rPr>
      </w:pPr>
      <w:bookmarkStart w:id="254" w:name="page33"/>
      <w:bookmarkStart w:id="255" w:name="_Toc393892892"/>
      <w:bookmarkEnd w:id="254"/>
      <w:r>
        <w:t>Display elements (power supply filter 24 VDC - 750-626)</w:t>
      </w:r>
      <w:bookmarkEnd w:id="255"/>
    </w:p>
    <w:p w:rsidR="006D69A5" w:rsidRDefault="006D69A5" w:rsidP="00BA0CCD"/>
    <w:p w:rsidR="006D69A5" w:rsidRDefault="006D69A5" w:rsidP="00BA0CCD">
      <w:r>
        <w:rPr>
          <w:rFonts w:cs="Arial"/>
          <w:b/>
          <w:bCs/>
          <w:color w:val="000000"/>
        </w:rPr>
        <w:t>WARNING</w:t>
      </w:r>
    </w:p>
    <w:p w:rsidR="006D69A5" w:rsidRDefault="006D69A5" w:rsidP="00BA0CCD"/>
    <w:p w:rsidR="006D69A5" w:rsidRDefault="006D69A5" w:rsidP="00BA0CCD">
      <w:r>
        <w:rPr>
          <w:rFonts w:cs="Arial"/>
          <w:b/>
          <w:bCs/>
          <w:color w:val="000000"/>
        </w:rPr>
        <w:t>The maximum current of the filter module is 10 A. When configuring the system it is important not to exceed the maximum/sum current. However, if such a case should occur, another supply module must be added.</w:t>
      </w:r>
    </w:p>
    <w:p w:rsidR="006D69A5" w:rsidRDefault="006D69A5" w:rsidP="00BA0CCD"/>
    <w:p w:rsidR="006D69A5" w:rsidRDefault="006D69A5" w:rsidP="00BA0CCD">
      <w:r>
        <w:rPr>
          <w:rFonts w:cs="Arial"/>
          <w:color w:val="000000"/>
        </w:rPr>
        <w:t>The filter module 750-626 can be used with all couplers/controllers of the WAGO-I/O-SYSTEM 750.</w:t>
      </w:r>
    </w:p>
    <w:p w:rsidR="006D69A5" w:rsidRDefault="006D69A5" w:rsidP="006D69A5">
      <w:pPr>
        <w:widowControl w:val="0"/>
        <w:spacing w:line="302" w:lineRule="exact"/>
        <w:rPr>
          <w:rFonts w:ascii="Times New Roman" w:hAnsi="Times New Roman"/>
          <w:sz w:val="24"/>
          <w:szCs w:val="24"/>
        </w:rPr>
      </w:pPr>
    </w:p>
    <w:p w:rsidR="00BA0CCD" w:rsidRDefault="00BA0CCD" w:rsidP="006D69A5">
      <w:pPr>
        <w:widowControl w:val="0"/>
        <w:spacing w:line="302" w:lineRule="exact"/>
        <w:rPr>
          <w:rFonts w:ascii="Times New Roman" w:hAnsi="Times New Roman"/>
          <w:sz w:val="24"/>
          <w:szCs w:val="24"/>
        </w:rPr>
      </w:pPr>
    </w:p>
    <w:p w:rsidR="00BA0CCD" w:rsidRDefault="00BA0CCD" w:rsidP="006D69A5">
      <w:pPr>
        <w:widowControl w:val="0"/>
        <w:spacing w:line="302" w:lineRule="exact"/>
        <w:rPr>
          <w:rFonts w:ascii="Times New Roman" w:hAnsi="Times New Roman"/>
          <w:sz w:val="24"/>
          <w:szCs w:val="24"/>
        </w:rPr>
      </w:pPr>
    </w:p>
    <w:p w:rsidR="00BA0CCD" w:rsidRDefault="00BA0CCD" w:rsidP="006D69A5">
      <w:pPr>
        <w:widowControl w:val="0"/>
        <w:spacing w:line="302" w:lineRule="exact"/>
        <w:rPr>
          <w:rFonts w:ascii="Times New Roman" w:hAnsi="Times New Roman"/>
          <w:sz w:val="24"/>
          <w:szCs w:val="24"/>
        </w:rPr>
      </w:pPr>
    </w:p>
    <w:p w:rsidR="00BA0CCD" w:rsidRDefault="00BA0CCD" w:rsidP="006D69A5">
      <w:pPr>
        <w:widowControl w:val="0"/>
        <w:spacing w:line="302"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r>
        <w:rPr>
          <w:noProof/>
          <w:lang w:val="nl-NL" w:eastAsia="nl-NL"/>
        </w:rPr>
        <w:drawing>
          <wp:anchor distT="0" distB="0" distL="114300" distR="114300" simplePos="0" relativeHeight="251687936" behindDoc="1" locked="0" layoutInCell="0" allowOverlap="1" wp14:anchorId="7E352594" wp14:editId="57EF9FDE">
            <wp:simplePos x="0" y="0"/>
            <wp:positionH relativeFrom="column">
              <wp:posOffset>227330</wp:posOffset>
            </wp:positionH>
            <wp:positionV relativeFrom="paragraph">
              <wp:posOffset>161290</wp:posOffset>
            </wp:positionV>
            <wp:extent cx="1553210" cy="1134110"/>
            <wp:effectExtent l="0" t="0" r="889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3210" cy="1134110"/>
                    </a:xfrm>
                    <a:prstGeom prst="rect">
                      <a:avLst/>
                    </a:prstGeom>
                    <a:noFill/>
                  </pic:spPr>
                </pic:pic>
              </a:graphicData>
            </a:graphic>
            <wp14:sizeRelH relativeFrom="page">
              <wp14:pctWidth>0</wp14:pctWidth>
            </wp14:sizeRelH>
            <wp14:sizeRelV relativeFrom="page">
              <wp14:pctHeight>0</wp14:pctHeight>
            </wp14:sizeRelV>
          </wp:anchor>
        </w:drawing>
      </w: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68" w:lineRule="exact"/>
        <w:rPr>
          <w:rFonts w:ascii="Times New Roman" w:hAnsi="Times New Roman"/>
          <w:sz w:val="24"/>
          <w:szCs w:val="24"/>
        </w:rPr>
      </w:pPr>
    </w:p>
    <w:p w:rsidR="00BA0CCD" w:rsidRDefault="00BA0CCD" w:rsidP="00BA0CCD">
      <w:pPr>
        <w:pStyle w:val="Onderschrift"/>
        <w:rPr>
          <w:rFonts w:ascii="Times New Roman" w:hAnsi="Times New Roman"/>
          <w:sz w:val="24"/>
          <w:szCs w:val="24"/>
        </w:rPr>
      </w:pPr>
      <w:bookmarkStart w:id="256" w:name="_Toc393892964"/>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33</w:t>
      </w:r>
      <w:r w:rsidR="00215670">
        <w:fldChar w:fldCharType="end"/>
      </w:r>
      <w:r>
        <w:rPr>
          <w:bCs/>
          <w:color w:val="000000"/>
          <w:szCs w:val="18"/>
        </w:rPr>
        <w:t>: Display elements (power supply filter 24 VDC - 750-626)</w:t>
      </w:r>
      <w:bookmarkEnd w:id="256"/>
    </w:p>
    <w:p w:rsidR="00BA0CCD" w:rsidRDefault="00BA0CCD" w:rsidP="006D69A5">
      <w:pPr>
        <w:widowControl w:val="0"/>
        <w:spacing w:line="268" w:lineRule="exact"/>
        <w:rPr>
          <w:rFonts w:ascii="Times New Roman" w:hAnsi="Times New Roman"/>
          <w:sz w:val="24"/>
          <w:szCs w:val="24"/>
        </w:rPr>
      </w:pPr>
    </w:p>
    <w:p w:rsidR="00BA0CCD" w:rsidRDefault="00BA0CCD" w:rsidP="006D69A5">
      <w:pPr>
        <w:widowControl w:val="0"/>
        <w:spacing w:line="268" w:lineRule="exact"/>
        <w:rPr>
          <w:rFonts w:ascii="Times New Roman" w:hAnsi="Times New Roman"/>
          <w:sz w:val="24"/>
          <w:szCs w:val="24"/>
        </w:rPr>
      </w:pPr>
    </w:p>
    <w:tbl>
      <w:tblPr>
        <w:tblW w:w="0" w:type="auto"/>
        <w:tblInd w:w="250" w:type="dxa"/>
        <w:tblLayout w:type="fixed"/>
        <w:tblCellMar>
          <w:left w:w="0" w:type="dxa"/>
          <w:right w:w="0" w:type="dxa"/>
        </w:tblCellMar>
        <w:tblLook w:val="0000" w:firstRow="0" w:lastRow="0" w:firstColumn="0" w:lastColumn="0" w:noHBand="0" w:noVBand="0"/>
      </w:tblPr>
      <w:tblGrid>
        <w:gridCol w:w="120"/>
        <w:gridCol w:w="880"/>
        <w:gridCol w:w="120"/>
        <w:gridCol w:w="100"/>
        <w:gridCol w:w="1760"/>
        <w:gridCol w:w="120"/>
        <w:gridCol w:w="1000"/>
        <w:gridCol w:w="4620"/>
        <w:gridCol w:w="30"/>
      </w:tblGrid>
      <w:tr w:rsidR="006D69A5" w:rsidTr="00A30C47">
        <w:trPr>
          <w:trHeight w:val="268"/>
        </w:trPr>
        <w:tc>
          <w:tcPr>
            <w:tcW w:w="120" w:type="dxa"/>
            <w:tcBorders>
              <w:top w:val="single" w:sz="8" w:space="0" w:color="auto"/>
              <w:left w:val="single" w:sz="8" w:space="0" w:color="auto"/>
              <w:bottom w:val="single" w:sz="8" w:space="0" w:color="auto"/>
              <w:right w:val="nil"/>
            </w:tcBorders>
            <w:shd w:val="clear" w:color="auto" w:fill="0C0C0C"/>
            <w:vAlign w:val="bottom"/>
          </w:tcPr>
          <w:p w:rsidR="006D69A5" w:rsidRDefault="006D69A5" w:rsidP="00A30C47">
            <w:pPr>
              <w:widowControl w:val="0"/>
              <w:rPr>
                <w:rFonts w:ascii="Times New Roman" w:hAnsi="Times New Roman"/>
                <w:sz w:val="23"/>
                <w:szCs w:val="23"/>
              </w:rPr>
            </w:pPr>
          </w:p>
        </w:tc>
        <w:tc>
          <w:tcPr>
            <w:tcW w:w="880" w:type="dxa"/>
            <w:tcBorders>
              <w:top w:val="single" w:sz="8" w:space="0" w:color="auto"/>
              <w:left w:val="nil"/>
              <w:bottom w:val="single" w:sz="8" w:space="0" w:color="auto"/>
              <w:right w:val="nil"/>
            </w:tcBorders>
            <w:shd w:val="clear" w:color="auto" w:fill="0C0C0C"/>
            <w:vAlign w:val="bottom"/>
          </w:tcPr>
          <w:p w:rsidR="006D69A5" w:rsidRDefault="006D69A5" w:rsidP="00A30C47">
            <w:pPr>
              <w:widowControl w:val="0"/>
              <w:jc w:val="center"/>
              <w:rPr>
                <w:rFonts w:ascii="Times New Roman" w:hAnsi="Times New Roman"/>
                <w:sz w:val="24"/>
                <w:szCs w:val="24"/>
              </w:rPr>
            </w:pPr>
            <w:r>
              <w:rPr>
                <w:rFonts w:cs="Arial"/>
                <w:b/>
                <w:bCs/>
                <w:color w:val="FFFFFF"/>
                <w:w w:val="99"/>
              </w:rPr>
              <w:t>LED</w:t>
            </w:r>
          </w:p>
        </w:tc>
        <w:tc>
          <w:tcPr>
            <w:tcW w:w="120" w:type="dxa"/>
            <w:tcBorders>
              <w:top w:val="single" w:sz="8" w:space="0" w:color="auto"/>
              <w:left w:val="nil"/>
              <w:bottom w:val="single" w:sz="8" w:space="0" w:color="auto"/>
              <w:right w:val="single" w:sz="8" w:space="0" w:color="auto"/>
            </w:tcBorders>
            <w:shd w:val="clear" w:color="auto" w:fill="0C0C0C"/>
            <w:vAlign w:val="bottom"/>
          </w:tcPr>
          <w:p w:rsidR="006D69A5" w:rsidRDefault="006D69A5" w:rsidP="00A30C47">
            <w:pPr>
              <w:widowControl w:val="0"/>
              <w:rPr>
                <w:rFonts w:ascii="Times New Roman" w:hAnsi="Times New Roman"/>
                <w:sz w:val="23"/>
                <w:szCs w:val="23"/>
              </w:rPr>
            </w:pPr>
          </w:p>
        </w:tc>
        <w:tc>
          <w:tcPr>
            <w:tcW w:w="100" w:type="dxa"/>
            <w:tcBorders>
              <w:top w:val="single" w:sz="8" w:space="0" w:color="auto"/>
              <w:left w:val="nil"/>
              <w:bottom w:val="single" w:sz="8" w:space="0" w:color="auto"/>
              <w:right w:val="nil"/>
            </w:tcBorders>
            <w:shd w:val="clear" w:color="auto" w:fill="0C0C0C"/>
            <w:vAlign w:val="bottom"/>
          </w:tcPr>
          <w:p w:rsidR="006D69A5" w:rsidRDefault="006D69A5" w:rsidP="00A30C47">
            <w:pPr>
              <w:widowControl w:val="0"/>
              <w:rPr>
                <w:rFonts w:ascii="Times New Roman" w:hAnsi="Times New Roman"/>
                <w:sz w:val="23"/>
                <w:szCs w:val="23"/>
              </w:rPr>
            </w:pPr>
          </w:p>
        </w:tc>
        <w:tc>
          <w:tcPr>
            <w:tcW w:w="1760" w:type="dxa"/>
            <w:tcBorders>
              <w:top w:val="single" w:sz="8" w:space="0" w:color="auto"/>
              <w:left w:val="nil"/>
              <w:bottom w:val="single" w:sz="8" w:space="0" w:color="auto"/>
              <w:right w:val="nil"/>
            </w:tcBorders>
            <w:shd w:val="clear" w:color="auto" w:fill="0C0C0C"/>
            <w:vAlign w:val="bottom"/>
          </w:tcPr>
          <w:p w:rsidR="006D69A5" w:rsidRDefault="006D69A5" w:rsidP="00A30C47">
            <w:pPr>
              <w:widowControl w:val="0"/>
              <w:jc w:val="center"/>
              <w:rPr>
                <w:rFonts w:ascii="Times New Roman" w:hAnsi="Times New Roman"/>
                <w:sz w:val="24"/>
                <w:szCs w:val="24"/>
              </w:rPr>
            </w:pPr>
            <w:r>
              <w:rPr>
                <w:rFonts w:cs="Arial"/>
                <w:b/>
                <w:bCs/>
                <w:color w:val="FFFFFF"/>
              </w:rPr>
              <w:t>Designation</w:t>
            </w:r>
          </w:p>
        </w:tc>
        <w:tc>
          <w:tcPr>
            <w:tcW w:w="120" w:type="dxa"/>
            <w:tcBorders>
              <w:top w:val="single" w:sz="8" w:space="0" w:color="auto"/>
              <w:left w:val="nil"/>
              <w:bottom w:val="single" w:sz="8" w:space="0" w:color="auto"/>
              <w:right w:val="single" w:sz="8" w:space="0" w:color="auto"/>
            </w:tcBorders>
            <w:shd w:val="clear" w:color="auto" w:fill="0C0C0C"/>
            <w:vAlign w:val="bottom"/>
          </w:tcPr>
          <w:p w:rsidR="006D69A5" w:rsidRDefault="006D69A5" w:rsidP="00A30C47">
            <w:pPr>
              <w:widowControl w:val="0"/>
              <w:rPr>
                <w:rFonts w:ascii="Times New Roman" w:hAnsi="Times New Roman"/>
                <w:sz w:val="23"/>
                <w:szCs w:val="23"/>
              </w:rPr>
            </w:pPr>
          </w:p>
        </w:tc>
        <w:tc>
          <w:tcPr>
            <w:tcW w:w="1000" w:type="dxa"/>
            <w:tcBorders>
              <w:top w:val="single" w:sz="8" w:space="0" w:color="auto"/>
              <w:left w:val="nil"/>
              <w:bottom w:val="single" w:sz="8" w:space="0" w:color="auto"/>
              <w:right w:val="single" w:sz="8" w:space="0" w:color="auto"/>
            </w:tcBorders>
            <w:shd w:val="clear" w:color="auto" w:fill="0C0C0C"/>
            <w:vAlign w:val="bottom"/>
          </w:tcPr>
          <w:p w:rsidR="006D69A5" w:rsidRDefault="006D69A5" w:rsidP="00A30C47">
            <w:pPr>
              <w:widowControl w:val="0"/>
              <w:jc w:val="center"/>
              <w:rPr>
                <w:rFonts w:ascii="Times New Roman" w:hAnsi="Times New Roman"/>
                <w:sz w:val="24"/>
                <w:szCs w:val="24"/>
              </w:rPr>
            </w:pPr>
            <w:r>
              <w:rPr>
                <w:rFonts w:cs="Arial"/>
                <w:b/>
                <w:bCs/>
                <w:color w:val="FFFFFF"/>
              </w:rPr>
              <w:t>State</w:t>
            </w:r>
          </w:p>
        </w:tc>
        <w:tc>
          <w:tcPr>
            <w:tcW w:w="4620" w:type="dxa"/>
            <w:tcBorders>
              <w:top w:val="single" w:sz="8" w:space="0" w:color="auto"/>
              <w:left w:val="nil"/>
              <w:bottom w:val="single" w:sz="8" w:space="0" w:color="auto"/>
              <w:right w:val="single" w:sz="8" w:space="0" w:color="auto"/>
            </w:tcBorders>
            <w:shd w:val="clear" w:color="auto" w:fill="0C0C0C"/>
            <w:vAlign w:val="bottom"/>
          </w:tcPr>
          <w:p w:rsidR="006D69A5" w:rsidRDefault="006D69A5" w:rsidP="00A30C47">
            <w:pPr>
              <w:widowControl w:val="0"/>
              <w:ind w:left="80"/>
              <w:rPr>
                <w:rFonts w:ascii="Times New Roman" w:hAnsi="Times New Roman"/>
                <w:sz w:val="24"/>
                <w:szCs w:val="24"/>
              </w:rPr>
            </w:pPr>
            <w:r>
              <w:rPr>
                <w:rFonts w:cs="Arial"/>
                <w:b/>
                <w:bCs/>
                <w:color w:val="FFFFFF"/>
              </w:rPr>
              <w:t>Function</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480"/>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24"/>
                <w:szCs w:val="24"/>
              </w:rPr>
            </w:pPr>
          </w:p>
        </w:tc>
        <w:tc>
          <w:tcPr>
            <w:tcW w:w="880" w:type="dxa"/>
            <w:vMerge w:val="restart"/>
            <w:tcBorders>
              <w:top w:val="nil"/>
              <w:left w:val="nil"/>
              <w:bottom w:val="nil"/>
              <w:right w:val="nil"/>
            </w:tcBorders>
            <w:shd w:val="clear" w:color="auto" w:fill="C0C0C0"/>
            <w:vAlign w:val="bottom"/>
          </w:tcPr>
          <w:p w:rsidR="006D69A5" w:rsidRDefault="006D69A5" w:rsidP="00A30C47">
            <w:pPr>
              <w:widowControl w:val="0"/>
              <w:jc w:val="center"/>
              <w:rPr>
                <w:rFonts w:ascii="Times New Roman" w:hAnsi="Times New Roman"/>
                <w:sz w:val="24"/>
                <w:szCs w:val="24"/>
              </w:rPr>
            </w:pPr>
            <w:r>
              <w:rPr>
                <w:rFonts w:cs="Arial"/>
                <w:b/>
                <w:bCs/>
              </w:rPr>
              <w:t>A</w:t>
            </w: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24"/>
                <w:szCs w:val="24"/>
              </w:rPr>
            </w:pPr>
          </w:p>
        </w:tc>
        <w:tc>
          <w:tcPr>
            <w:tcW w:w="10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p>
        </w:tc>
        <w:tc>
          <w:tcPr>
            <w:tcW w:w="1880" w:type="dxa"/>
            <w:gridSpan w:val="2"/>
            <w:tcBorders>
              <w:top w:val="nil"/>
              <w:left w:val="nil"/>
              <w:bottom w:val="nil"/>
              <w:right w:val="single" w:sz="8" w:space="0" w:color="auto"/>
            </w:tcBorders>
            <w:vAlign w:val="bottom"/>
          </w:tcPr>
          <w:p w:rsidR="006D69A5" w:rsidRDefault="006D69A5" w:rsidP="00A30C47">
            <w:pPr>
              <w:widowControl w:val="0"/>
              <w:ind w:right="120"/>
              <w:jc w:val="center"/>
              <w:rPr>
                <w:rFonts w:ascii="Times New Roman" w:hAnsi="Times New Roman"/>
                <w:sz w:val="24"/>
                <w:szCs w:val="24"/>
              </w:rPr>
            </w:pPr>
            <w:r>
              <w:rPr>
                <w:rFonts w:cs="Arial"/>
              </w:rPr>
              <w:t>Status</w:t>
            </w:r>
          </w:p>
        </w:tc>
        <w:tc>
          <w:tcPr>
            <w:tcW w:w="1000" w:type="dxa"/>
            <w:tcBorders>
              <w:top w:val="nil"/>
              <w:left w:val="nil"/>
              <w:bottom w:val="nil"/>
              <w:right w:val="single" w:sz="8" w:space="0" w:color="auto"/>
            </w:tcBorders>
            <w:vAlign w:val="bottom"/>
          </w:tcPr>
          <w:p w:rsidR="006D69A5" w:rsidRDefault="006D69A5" w:rsidP="00A30C47">
            <w:pPr>
              <w:widowControl w:val="0"/>
              <w:jc w:val="center"/>
              <w:rPr>
                <w:rFonts w:ascii="Times New Roman" w:hAnsi="Times New Roman"/>
                <w:sz w:val="24"/>
                <w:szCs w:val="24"/>
              </w:rPr>
            </w:pPr>
            <w:r>
              <w:rPr>
                <w:rFonts w:cs="Arial"/>
                <w:w w:val="95"/>
              </w:rPr>
              <w:t>Off</w:t>
            </w:r>
          </w:p>
        </w:tc>
        <w:tc>
          <w:tcPr>
            <w:tcW w:w="4620" w:type="dxa"/>
            <w:tcBorders>
              <w:top w:val="nil"/>
              <w:left w:val="nil"/>
              <w:bottom w:val="nil"/>
              <w:right w:val="single" w:sz="8" w:space="0" w:color="auto"/>
            </w:tcBorders>
            <w:vAlign w:val="bottom"/>
          </w:tcPr>
          <w:p w:rsidR="006D69A5" w:rsidRDefault="006D69A5" w:rsidP="00A30C47">
            <w:pPr>
              <w:widowControl w:val="0"/>
              <w:ind w:left="80"/>
              <w:rPr>
                <w:rFonts w:ascii="Times New Roman" w:hAnsi="Times New Roman"/>
                <w:sz w:val="24"/>
                <w:szCs w:val="24"/>
              </w:rPr>
            </w:pPr>
            <w:r>
              <w:rPr>
                <w:rFonts w:cs="Arial"/>
              </w:rPr>
              <w:t>No 24 VDC system voltage supply.</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59"/>
        </w:trPr>
        <w:tc>
          <w:tcPr>
            <w:tcW w:w="120" w:type="dxa"/>
            <w:tcBorders>
              <w:top w:val="nil"/>
              <w:left w:val="single" w:sz="8" w:space="0" w:color="auto"/>
              <w:bottom w:val="single" w:sz="8" w:space="0" w:color="C0C0C0"/>
              <w:right w:val="nil"/>
            </w:tcBorders>
            <w:shd w:val="clear" w:color="auto" w:fill="C0C0C0"/>
            <w:vAlign w:val="bottom"/>
          </w:tcPr>
          <w:p w:rsidR="006D69A5" w:rsidRDefault="006D69A5" w:rsidP="00A30C47">
            <w:pPr>
              <w:widowControl w:val="0"/>
              <w:rPr>
                <w:rFonts w:ascii="Times New Roman" w:hAnsi="Times New Roman"/>
              </w:rPr>
            </w:pPr>
          </w:p>
        </w:tc>
        <w:tc>
          <w:tcPr>
            <w:tcW w:w="880" w:type="dxa"/>
            <w:vMerge/>
            <w:tcBorders>
              <w:top w:val="nil"/>
              <w:left w:val="nil"/>
              <w:bottom w:val="single" w:sz="8" w:space="0" w:color="C0C0C0"/>
              <w:right w:val="nil"/>
            </w:tcBorders>
            <w:shd w:val="clear" w:color="auto" w:fill="C0C0C0"/>
            <w:vAlign w:val="bottom"/>
          </w:tcPr>
          <w:p w:rsidR="006D69A5" w:rsidRDefault="006D69A5" w:rsidP="00A30C47">
            <w:pPr>
              <w:widowControl w:val="0"/>
              <w:rPr>
                <w:rFonts w:ascii="Times New Roman" w:hAnsi="Times New Roman"/>
              </w:rPr>
            </w:pPr>
          </w:p>
        </w:tc>
        <w:tc>
          <w:tcPr>
            <w:tcW w:w="120" w:type="dxa"/>
            <w:tcBorders>
              <w:top w:val="nil"/>
              <w:left w:val="nil"/>
              <w:bottom w:val="single" w:sz="8" w:space="0" w:color="C0C0C0"/>
              <w:right w:val="single" w:sz="8" w:space="0" w:color="auto"/>
            </w:tcBorders>
            <w:shd w:val="clear" w:color="auto" w:fill="C0C0C0"/>
            <w:vAlign w:val="bottom"/>
          </w:tcPr>
          <w:p w:rsidR="006D69A5" w:rsidRDefault="006D69A5" w:rsidP="00A30C47">
            <w:pPr>
              <w:widowControl w:val="0"/>
              <w:rPr>
                <w:rFonts w:ascii="Times New Roman" w:hAnsi="Times New Roman"/>
              </w:rPr>
            </w:pPr>
          </w:p>
        </w:tc>
        <w:tc>
          <w:tcPr>
            <w:tcW w:w="100" w:type="dxa"/>
            <w:tcBorders>
              <w:top w:val="nil"/>
              <w:left w:val="nil"/>
              <w:bottom w:val="nil"/>
              <w:right w:val="nil"/>
            </w:tcBorders>
            <w:vAlign w:val="bottom"/>
          </w:tcPr>
          <w:p w:rsidR="006D69A5" w:rsidRDefault="006D69A5" w:rsidP="00A30C47">
            <w:pPr>
              <w:widowControl w:val="0"/>
              <w:rPr>
                <w:rFonts w:ascii="Times New Roman" w:hAnsi="Times New Roman"/>
              </w:rPr>
            </w:pPr>
          </w:p>
        </w:tc>
        <w:tc>
          <w:tcPr>
            <w:tcW w:w="1880" w:type="dxa"/>
            <w:gridSpan w:val="2"/>
            <w:tcBorders>
              <w:top w:val="nil"/>
              <w:left w:val="nil"/>
              <w:bottom w:val="nil"/>
              <w:right w:val="single" w:sz="8" w:space="0" w:color="auto"/>
            </w:tcBorders>
            <w:vAlign w:val="bottom"/>
          </w:tcPr>
          <w:p w:rsidR="006D69A5" w:rsidRDefault="006D69A5" w:rsidP="00A30C47">
            <w:pPr>
              <w:widowControl w:val="0"/>
              <w:spacing w:line="252" w:lineRule="exact"/>
              <w:ind w:right="120"/>
              <w:jc w:val="center"/>
              <w:rPr>
                <w:rFonts w:ascii="Times New Roman" w:hAnsi="Times New Roman"/>
                <w:sz w:val="24"/>
                <w:szCs w:val="24"/>
              </w:rPr>
            </w:pPr>
            <w:r>
              <w:rPr>
                <w:rFonts w:cs="Arial"/>
                <w:w w:val="99"/>
              </w:rPr>
              <w:t>Voltage supply</w:t>
            </w:r>
          </w:p>
        </w:tc>
        <w:tc>
          <w:tcPr>
            <w:tcW w:w="100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rPr>
            </w:pPr>
          </w:p>
        </w:tc>
        <w:tc>
          <w:tcPr>
            <w:tcW w:w="462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27"/>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19"/>
                <w:szCs w:val="19"/>
              </w:rPr>
            </w:pPr>
          </w:p>
        </w:tc>
        <w:tc>
          <w:tcPr>
            <w:tcW w:w="880" w:type="dxa"/>
            <w:tcBorders>
              <w:top w:val="nil"/>
              <w:left w:val="nil"/>
              <w:bottom w:val="nil"/>
              <w:right w:val="nil"/>
            </w:tcBorders>
            <w:shd w:val="clear" w:color="auto" w:fill="C0C0C0"/>
            <w:vAlign w:val="bottom"/>
          </w:tcPr>
          <w:p w:rsidR="006D69A5" w:rsidRDefault="006D69A5" w:rsidP="00A30C47">
            <w:pPr>
              <w:widowControl w:val="0"/>
              <w:spacing w:line="226" w:lineRule="exact"/>
              <w:jc w:val="center"/>
              <w:rPr>
                <w:rFonts w:ascii="Times New Roman" w:hAnsi="Times New Roman"/>
                <w:sz w:val="24"/>
                <w:szCs w:val="24"/>
              </w:rPr>
            </w:pPr>
            <w:r>
              <w:rPr>
                <w:rFonts w:cs="Arial"/>
                <w:b/>
                <w:bCs/>
              </w:rPr>
              <w:t>(green)</w:t>
            </w: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19"/>
                <w:szCs w:val="19"/>
              </w:rPr>
            </w:pPr>
          </w:p>
        </w:tc>
        <w:tc>
          <w:tcPr>
            <w:tcW w:w="1860" w:type="dxa"/>
            <w:gridSpan w:val="2"/>
            <w:tcBorders>
              <w:top w:val="nil"/>
              <w:left w:val="nil"/>
              <w:bottom w:val="nil"/>
              <w:right w:val="nil"/>
            </w:tcBorders>
            <w:vAlign w:val="bottom"/>
          </w:tcPr>
          <w:p w:rsidR="006D69A5" w:rsidRDefault="006D69A5" w:rsidP="00A30C47">
            <w:pPr>
              <w:widowControl w:val="0"/>
              <w:spacing w:line="226" w:lineRule="exact"/>
              <w:jc w:val="center"/>
              <w:rPr>
                <w:rFonts w:ascii="Times New Roman" w:hAnsi="Times New Roman"/>
                <w:sz w:val="24"/>
                <w:szCs w:val="24"/>
              </w:rPr>
            </w:pPr>
            <w:r>
              <w:rPr>
                <w:rFonts w:cs="Arial"/>
              </w:rPr>
              <w:t>-</w:t>
            </w:r>
          </w:p>
        </w:tc>
        <w:tc>
          <w:tcPr>
            <w:tcW w:w="12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sz w:val="19"/>
                <w:szCs w:val="19"/>
              </w:rPr>
            </w:pPr>
          </w:p>
        </w:tc>
        <w:tc>
          <w:tcPr>
            <w:tcW w:w="100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sz w:val="19"/>
                <w:szCs w:val="19"/>
              </w:rPr>
            </w:pPr>
          </w:p>
        </w:tc>
        <w:tc>
          <w:tcPr>
            <w:tcW w:w="462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sz w:val="19"/>
                <w:szCs w:val="19"/>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300"/>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24"/>
                <w:szCs w:val="24"/>
              </w:rPr>
            </w:pPr>
          </w:p>
        </w:tc>
        <w:tc>
          <w:tcPr>
            <w:tcW w:w="88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24"/>
                <w:szCs w:val="24"/>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24"/>
                <w:szCs w:val="24"/>
              </w:rPr>
            </w:pPr>
          </w:p>
        </w:tc>
        <w:tc>
          <w:tcPr>
            <w:tcW w:w="10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p>
        </w:tc>
        <w:tc>
          <w:tcPr>
            <w:tcW w:w="1880" w:type="dxa"/>
            <w:gridSpan w:val="2"/>
            <w:tcBorders>
              <w:top w:val="nil"/>
              <w:left w:val="nil"/>
              <w:bottom w:val="nil"/>
              <w:right w:val="single" w:sz="8" w:space="0" w:color="auto"/>
            </w:tcBorders>
            <w:vAlign w:val="bottom"/>
          </w:tcPr>
          <w:p w:rsidR="006D69A5" w:rsidRDefault="006D69A5" w:rsidP="00A30C47">
            <w:pPr>
              <w:widowControl w:val="0"/>
              <w:ind w:right="120"/>
              <w:jc w:val="center"/>
              <w:rPr>
                <w:rFonts w:ascii="Times New Roman" w:hAnsi="Times New Roman"/>
                <w:sz w:val="24"/>
                <w:szCs w:val="24"/>
              </w:rPr>
            </w:pPr>
            <w:r>
              <w:rPr>
                <w:rFonts w:cs="Arial"/>
                <w:w w:val="98"/>
              </w:rPr>
              <w:t>System</w:t>
            </w:r>
          </w:p>
        </w:tc>
        <w:tc>
          <w:tcPr>
            <w:tcW w:w="1000" w:type="dxa"/>
            <w:tcBorders>
              <w:top w:val="nil"/>
              <w:left w:val="nil"/>
              <w:bottom w:val="nil"/>
              <w:right w:val="single" w:sz="8" w:space="0" w:color="auto"/>
            </w:tcBorders>
            <w:vAlign w:val="bottom"/>
          </w:tcPr>
          <w:p w:rsidR="006D69A5" w:rsidRDefault="006D69A5" w:rsidP="00A30C47">
            <w:pPr>
              <w:widowControl w:val="0"/>
              <w:jc w:val="center"/>
              <w:rPr>
                <w:rFonts w:ascii="Times New Roman" w:hAnsi="Times New Roman"/>
                <w:sz w:val="24"/>
                <w:szCs w:val="24"/>
              </w:rPr>
            </w:pPr>
            <w:r>
              <w:rPr>
                <w:rFonts w:cs="Arial"/>
                <w:w w:val="95"/>
              </w:rPr>
              <w:t>On</w:t>
            </w:r>
          </w:p>
        </w:tc>
        <w:tc>
          <w:tcPr>
            <w:tcW w:w="4620" w:type="dxa"/>
            <w:tcBorders>
              <w:top w:val="nil"/>
              <w:left w:val="nil"/>
              <w:bottom w:val="nil"/>
              <w:right w:val="single" w:sz="8" w:space="0" w:color="auto"/>
            </w:tcBorders>
            <w:vAlign w:val="bottom"/>
          </w:tcPr>
          <w:p w:rsidR="006D69A5" w:rsidRDefault="006D69A5" w:rsidP="00A30C47">
            <w:pPr>
              <w:widowControl w:val="0"/>
              <w:ind w:left="80"/>
              <w:rPr>
                <w:rFonts w:ascii="Times New Roman" w:hAnsi="Times New Roman"/>
                <w:sz w:val="24"/>
                <w:szCs w:val="24"/>
              </w:rPr>
            </w:pPr>
            <w:r>
              <w:rPr>
                <w:rFonts w:cs="Arial"/>
              </w:rPr>
              <w:t>24 VDC system voltage supply.</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33"/>
        </w:trPr>
        <w:tc>
          <w:tcPr>
            <w:tcW w:w="120" w:type="dxa"/>
            <w:tcBorders>
              <w:top w:val="nil"/>
              <w:left w:val="single" w:sz="8" w:space="0" w:color="auto"/>
              <w:bottom w:val="single" w:sz="8" w:space="0" w:color="auto"/>
              <w:right w:val="nil"/>
            </w:tcBorders>
            <w:shd w:val="clear" w:color="auto" w:fill="C0C0C0"/>
            <w:vAlign w:val="bottom"/>
          </w:tcPr>
          <w:p w:rsidR="006D69A5" w:rsidRDefault="006D69A5" w:rsidP="00A30C47">
            <w:pPr>
              <w:widowControl w:val="0"/>
              <w:rPr>
                <w:rFonts w:ascii="Times New Roman" w:hAnsi="Times New Roman"/>
                <w:sz w:val="20"/>
              </w:rPr>
            </w:pPr>
          </w:p>
        </w:tc>
        <w:tc>
          <w:tcPr>
            <w:tcW w:w="880" w:type="dxa"/>
            <w:tcBorders>
              <w:top w:val="nil"/>
              <w:left w:val="nil"/>
              <w:bottom w:val="single" w:sz="8" w:space="0" w:color="auto"/>
              <w:right w:val="nil"/>
            </w:tcBorders>
            <w:shd w:val="clear" w:color="auto" w:fill="C0C0C0"/>
            <w:vAlign w:val="bottom"/>
          </w:tcPr>
          <w:p w:rsidR="006D69A5" w:rsidRDefault="006D69A5" w:rsidP="00A30C47">
            <w:pPr>
              <w:widowControl w:val="0"/>
              <w:rPr>
                <w:rFonts w:ascii="Times New Roman" w:hAnsi="Times New Roman"/>
                <w:sz w:val="20"/>
              </w:rPr>
            </w:pPr>
          </w:p>
        </w:tc>
        <w:tc>
          <w:tcPr>
            <w:tcW w:w="120" w:type="dxa"/>
            <w:tcBorders>
              <w:top w:val="nil"/>
              <w:left w:val="nil"/>
              <w:bottom w:val="single" w:sz="8" w:space="0" w:color="auto"/>
              <w:right w:val="single" w:sz="8" w:space="0" w:color="auto"/>
            </w:tcBorders>
            <w:shd w:val="clear" w:color="auto" w:fill="C0C0C0"/>
            <w:vAlign w:val="bottom"/>
          </w:tcPr>
          <w:p w:rsidR="006D69A5" w:rsidRDefault="006D69A5" w:rsidP="00A30C47">
            <w:pPr>
              <w:widowControl w:val="0"/>
              <w:rPr>
                <w:rFonts w:ascii="Times New Roman" w:hAnsi="Times New Roman"/>
                <w:sz w:val="20"/>
              </w:rPr>
            </w:pPr>
          </w:p>
        </w:tc>
        <w:tc>
          <w:tcPr>
            <w:tcW w:w="10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20"/>
              </w:rPr>
            </w:pPr>
          </w:p>
        </w:tc>
        <w:tc>
          <w:tcPr>
            <w:tcW w:w="1880" w:type="dxa"/>
            <w:gridSpan w:val="2"/>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20"/>
              </w:rPr>
            </w:pPr>
          </w:p>
        </w:tc>
        <w:tc>
          <w:tcPr>
            <w:tcW w:w="100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20"/>
              </w:rPr>
            </w:pPr>
          </w:p>
        </w:tc>
        <w:tc>
          <w:tcPr>
            <w:tcW w:w="462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20"/>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479"/>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24"/>
                <w:szCs w:val="24"/>
              </w:rPr>
            </w:pPr>
          </w:p>
        </w:tc>
        <w:tc>
          <w:tcPr>
            <w:tcW w:w="880" w:type="dxa"/>
            <w:vMerge w:val="restart"/>
            <w:tcBorders>
              <w:top w:val="nil"/>
              <w:left w:val="nil"/>
              <w:bottom w:val="nil"/>
              <w:right w:val="nil"/>
            </w:tcBorders>
            <w:shd w:val="clear" w:color="auto" w:fill="C0C0C0"/>
            <w:vAlign w:val="bottom"/>
          </w:tcPr>
          <w:p w:rsidR="006D69A5" w:rsidRDefault="006D69A5" w:rsidP="00A30C47">
            <w:pPr>
              <w:widowControl w:val="0"/>
              <w:jc w:val="center"/>
              <w:rPr>
                <w:rFonts w:ascii="Times New Roman" w:hAnsi="Times New Roman"/>
                <w:sz w:val="24"/>
                <w:szCs w:val="24"/>
              </w:rPr>
            </w:pPr>
            <w:r>
              <w:rPr>
                <w:rFonts w:cs="Arial"/>
                <w:b/>
                <w:bCs/>
              </w:rPr>
              <w:t>C</w:t>
            </w: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24"/>
                <w:szCs w:val="24"/>
              </w:rPr>
            </w:pPr>
          </w:p>
        </w:tc>
        <w:tc>
          <w:tcPr>
            <w:tcW w:w="10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p>
        </w:tc>
        <w:tc>
          <w:tcPr>
            <w:tcW w:w="1880" w:type="dxa"/>
            <w:gridSpan w:val="2"/>
            <w:tcBorders>
              <w:top w:val="nil"/>
              <w:left w:val="nil"/>
              <w:bottom w:val="nil"/>
              <w:right w:val="single" w:sz="8" w:space="0" w:color="auto"/>
            </w:tcBorders>
            <w:vAlign w:val="bottom"/>
          </w:tcPr>
          <w:p w:rsidR="006D69A5" w:rsidRDefault="006D69A5" w:rsidP="00A30C47">
            <w:pPr>
              <w:widowControl w:val="0"/>
              <w:ind w:right="120"/>
              <w:jc w:val="center"/>
              <w:rPr>
                <w:rFonts w:ascii="Times New Roman" w:hAnsi="Times New Roman"/>
                <w:sz w:val="24"/>
                <w:szCs w:val="24"/>
              </w:rPr>
            </w:pPr>
            <w:r>
              <w:rPr>
                <w:rFonts w:cs="Arial"/>
              </w:rPr>
              <w:t>Status voltage</w:t>
            </w:r>
          </w:p>
        </w:tc>
        <w:tc>
          <w:tcPr>
            <w:tcW w:w="1000" w:type="dxa"/>
            <w:tcBorders>
              <w:top w:val="nil"/>
              <w:left w:val="nil"/>
              <w:bottom w:val="nil"/>
              <w:right w:val="single" w:sz="8" w:space="0" w:color="auto"/>
            </w:tcBorders>
            <w:vAlign w:val="bottom"/>
          </w:tcPr>
          <w:p w:rsidR="006D69A5" w:rsidRDefault="006D69A5" w:rsidP="00A30C47">
            <w:pPr>
              <w:widowControl w:val="0"/>
              <w:jc w:val="center"/>
              <w:rPr>
                <w:rFonts w:ascii="Times New Roman" w:hAnsi="Times New Roman"/>
                <w:sz w:val="24"/>
                <w:szCs w:val="24"/>
              </w:rPr>
            </w:pPr>
            <w:r>
              <w:rPr>
                <w:rFonts w:cs="Arial"/>
                <w:w w:val="95"/>
              </w:rPr>
              <w:t>Off</w:t>
            </w:r>
          </w:p>
        </w:tc>
        <w:tc>
          <w:tcPr>
            <w:tcW w:w="4620" w:type="dxa"/>
            <w:tcBorders>
              <w:top w:val="nil"/>
              <w:left w:val="nil"/>
              <w:bottom w:val="nil"/>
              <w:right w:val="single" w:sz="8" w:space="0" w:color="auto"/>
            </w:tcBorders>
            <w:vAlign w:val="bottom"/>
          </w:tcPr>
          <w:p w:rsidR="006D69A5" w:rsidRDefault="006D69A5" w:rsidP="00A30C47">
            <w:pPr>
              <w:widowControl w:val="0"/>
              <w:ind w:left="80"/>
              <w:rPr>
                <w:rFonts w:ascii="Times New Roman" w:hAnsi="Times New Roman"/>
                <w:sz w:val="24"/>
                <w:szCs w:val="24"/>
              </w:rPr>
            </w:pPr>
            <w:r>
              <w:rPr>
                <w:rFonts w:cs="Arial"/>
              </w:rPr>
              <w:t>No 24 VDC voltage supply via</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53"/>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21"/>
                <w:szCs w:val="21"/>
              </w:rPr>
            </w:pPr>
          </w:p>
        </w:tc>
        <w:tc>
          <w:tcPr>
            <w:tcW w:w="880" w:type="dxa"/>
            <w:vMerge/>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21"/>
                <w:szCs w:val="21"/>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21"/>
                <w:szCs w:val="21"/>
              </w:rPr>
            </w:pPr>
          </w:p>
        </w:tc>
        <w:tc>
          <w:tcPr>
            <w:tcW w:w="100" w:type="dxa"/>
            <w:tcBorders>
              <w:top w:val="nil"/>
              <w:left w:val="nil"/>
              <w:bottom w:val="nil"/>
              <w:right w:val="nil"/>
            </w:tcBorders>
            <w:vAlign w:val="bottom"/>
          </w:tcPr>
          <w:p w:rsidR="006D69A5" w:rsidRDefault="006D69A5" w:rsidP="00A30C47">
            <w:pPr>
              <w:widowControl w:val="0"/>
              <w:rPr>
                <w:rFonts w:ascii="Times New Roman" w:hAnsi="Times New Roman"/>
                <w:sz w:val="21"/>
                <w:szCs w:val="21"/>
              </w:rPr>
            </w:pPr>
          </w:p>
        </w:tc>
        <w:tc>
          <w:tcPr>
            <w:tcW w:w="1880" w:type="dxa"/>
            <w:gridSpan w:val="2"/>
            <w:tcBorders>
              <w:top w:val="nil"/>
              <w:left w:val="nil"/>
              <w:bottom w:val="nil"/>
              <w:right w:val="single" w:sz="8" w:space="0" w:color="auto"/>
            </w:tcBorders>
            <w:vAlign w:val="bottom"/>
          </w:tcPr>
          <w:p w:rsidR="006D69A5" w:rsidRDefault="006D69A5" w:rsidP="00A30C47">
            <w:pPr>
              <w:widowControl w:val="0"/>
              <w:spacing w:line="252" w:lineRule="exact"/>
              <w:ind w:right="120"/>
              <w:jc w:val="center"/>
              <w:rPr>
                <w:rFonts w:ascii="Times New Roman" w:hAnsi="Times New Roman"/>
                <w:sz w:val="24"/>
                <w:szCs w:val="24"/>
              </w:rPr>
            </w:pPr>
            <w:r>
              <w:rPr>
                <w:rFonts w:cs="Arial"/>
              </w:rPr>
              <w:t>Supply</w:t>
            </w:r>
          </w:p>
        </w:tc>
        <w:tc>
          <w:tcPr>
            <w:tcW w:w="100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sz w:val="21"/>
                <w:szCs w:val="21"/>
              </w:rPr>
            </w:pPr>
          </w:p>
        </w:tc>
        <w:tc>
          <w:tcPr>
            <w:tcW w:w="4620" w:type="dxa"/>
            <w:tcBorders>
              <w:top w:val="nil"/>
              <w:left w:val="nil"/>
              <w:bottom w:val="nil"/>
              <w:right w:val="single" w:sz="8" w:space="0" w:color="auto"/>
            </w:tcBorders>
            <w:vAlign w:val="bottom"/>
          </w:tcPr>
          <w:p w:rsidR="006D69A5" w:rsidRDefault="006D69A5" w:rsidP="00A30C47">
            <w:pPr>
              <w:widowControl w:val="0"/>
              <w:spacing w:line="252" w:lineRule="exact"/>
              <w:ind w:left="80"/>
              <w:rPr>
                <w:rFonts w:ascii="Times New Roman" w:hAnsi="Times New Roman"/>
                <w:sz w:val="24"/>
                <w:szCs w:val="24"/>
              </w:rPr>
            </w:pPr>
            <w:r>
              <w:rPr>
                <w:rFonts w:cs="Arial"/>
              </w:rPr>
              <w:t>power jumper contacts.</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59"/>
        </w:trPr>
        <w:tc>
          <w:tcPr>
            <w:tcW w:w="120" w:type="dxa"/>
            <w:tcBorders>
              <w:top w:val="nil"/>
              <w:left w:val="single" w:sz="8" w:space="0" w:color="auto"/>
              <w:bottom w:val="single" w:sz="8" w:space="0" w:color="C0C0C0"/>
              <w:right w:val="nil"/>
            </w:tcBorders>
            <w:shd w:val="clear" w:color="auto" w:fill="C0C0C0"/>
            <w:vAlign w:val="bottom"/>
          </w:tcPr>
          <w:p w:rsidR="006D69A5" w:rsidRDefault="006D69A5" w:rsidP="00A30C47">
            <w:pPr>
              <w:widowControl w:val="0"/>
              <w:rPr>
                <w:rFonts w:ascii="Times New Roman" w:hAnsi="Times New Roman"/>
              </w:rPr>
            </w:pPr>
          </w:p>
        </w:tc>
        <w:tc>
          <w:tcPr>
            <w:tcW w:w="880" w:type="dxa"/>
            <w:tcBorders>
              <w:top w:val="nil"/>
              <w:left w:val="nil"/>
              <w:bottom w:val="single" w:sz="8" w:space="0" w:color="C0C0C0"/>
              <w:right w:val="nil"/>
            </w:tcBorders>
            <w:shd w:val="clear" w:color="auto" w:fill="C0C0C0"/>
            <w:vAlign w:val="bottom"/>
          </w:tcPr>
          <w:p w:rsidR="006D69A5" w:rsidRDefault="006D69A5" w:rsidP="00A30C47">
            <w:pPr>
              <w:widowControl w:val="0"/>
              <w:jc w:val="center"/>
              <w:rPr>
                <w:rFonts w:ascii="Times New Roman" w:hAnsi="Times New Roman"/>
                <w:sz w:val="24"/>
                <w:szCs w:val="24"/>
              </w:rPr>
            </w:pPr>
            <w:r>
              <w:rPr>
                <w:rFonts w:cs="Arial"/>
                <w:b/>
                <w:bCs/>
              </w:rPr>
              <w:t>(green)</w:t>
            </w:r>
          </w:p>
        </w:tc>
        <w:tc>
          <w:tcPr>
            <w:tcW w:w="120" w:type="dxa"/>
            <w:tcBorders>
              <w:top w:val="nil"/>
              <w:left w:val="nil"/>
              <w:bottom w:val="single" w:sz="8" w:space="0" w:color="C0C0C0"/>
              <w:right w:val="single" w:sz="8" w:space="0" w:color="auto"/>
            </w:tcBorders>
            <w:shd w:val="clear" w:color="auto" w:fill="C0C0C0"/>
            <w:vAlign w:val="bottom"/>
          </w:tcPr>
          <w:p w:rsidR="006D69A5" w:rsidRDefault="006D69A5" w:rsidP="00A30C47">
            <w:pPr>
              <w:widowControl w:val="0"/>
              <w:rPr>
                <w:rFonts w:ascii="Times New Roman" w:hAnsi="Times New Roman"/>
              </w:rPr>
            </w:pPr>
          </w:p>
        </w:tc>
        <w:tc>
          <w:tcPr>
            <w:tcW w:w="1860" w:type="dxa"/>
            <w:gridSpan w:val="2"/>
            <w:tcBorders>
              <w:top w:val="nil"/>
              <w:left w:val="nil"/>
              <w:bottom w:val="nil"/>
              <w:right w:val="nil"/>
            </w:tcBorders>
            <w:vAlign w:val="bottom"/>
          </w:tcPr>
          <w:p w:rsidR="006D69A5" w:rsidRDefault="006D69A5" w:rsidP="00A30C47">
            <w:pPr>
              <w:widowControl w:val="0"/>
              <w:jc w:val="center"/>
              <w:rPr>
                <w:rFonts w:ascii="Times New Roman" w:hAnsi="Times New Roman"/>
                <w:sz w:val="24"/>
                <w:szCs w:val="24"/>
              </w:rPr>
            </w:pPr>
            <w:r>
              <w:rPr>
                <w:rFonts w:cs="Arial"/>
              </w:rPr>
              <w:t>-</w:t>
            </w:r>
          </w:p>
        </w:tc>
        <w:tc>
          <w:tcPr>
            <w:tcW w:w="12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rPr>
            </w:pPr>
          </w:p>
        </w:tc>
        <w:tc>
          <w:tcPr>
            <w:tcW w:w="100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rPr>
            </w:pPr>
          </w:p>
        </w:tc>
        <w:tc>
          <w:tcPr>
            <w:tcW w:w="462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28"/>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19"/>
                <w:szCs w:val="19"/>
              </w:rPr>
            </w:pPr>
          </w:p>
        </w:tc>
        <w:tc>
          <w:tcPr>
            <w:tcW w:w="88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19"/>
                <w:szCs w:val="19"/>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19"/>
                <w:szCs w:val="19"/>
              </w:rPr>
            </w:pPr>
          </w:p>
        </w:tc>
        <w:tc>
          <w:tcPr>
            <w:tcW w:w="100" w:type="dxa"/>
            <w:tcBorders>
              <w:top w:val="nil"/>
              <w:left w:val="nil"/>
              <w:bottom w:val="nil"/>
              <w:right w:val="nil"/>
            </w:tcBorders>
            <w:vAlign w:val="bottom"/>
          </w:tcPr>
          <w:p w:rsidR="006D69A5" w:rsidRDefault="006D69A5" w:rsidP="00A30C47">
            <w:pPr>
              <w:widowControl w:val="0"/>
              <w:rPr>
                <w:rFonts w:ascii="Times New Roman" w:hAnsi="Times New Roman"/>
                <w:sz w:val="19"/>
                <w:szCs w:val="19"/>
              </w:rPr>
            </w:pPr>
          </w:p>
        </w:tc>
        <w:tc>
          <w:tcPr>
            <w:tcW w:w="1880" w:type="dxa"/>
            <w:gridSpan w:val="2"/>
            <w:tcBorders>
              <w:top w:val="nil"/>
              <w:left w:val="nil"/>
              <w:bottom w:val="nil"/>
              <w:right w:val="single" w:sz="8" w:space="0" w:color="auto"/>
            </w:tcBorders>
            <w:vAlign w:val="bottom"/>
          </w:tcPr>
          <w:p w:rsidR="006D69A5" w:rsidRDefault="006D69A5" w:rsidP="00A30C47">
            <w:pPr>
              <w:widowControl w:val="0"/>
              <w:spacing w:line="228" w:lineRule="exact"/>
              <w:ind w:right="120"/>
              <w:jc w:val="center"/>
              <w:rPr>
                <w:rFonts w:ascii="Times New Roman" w:hAnsi="Times New Roman"/>
                <w:sz w:val="24"/>
                <w:szCs w:val="24"/>
              </w:rPr>
            </w:pPr>
            <w:r>
              <w:rPr>
                <w:rFonts w:cs="Arial"/>
              </w:rPr>
              <w:t>Power jumper</w:t>
            </w:r>
          </w:p>
        </w:tc>
        <w:tc>
          <w:tcPr>
            <w:tcW w:w="100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sz w:val="19"/>
                <w:szCs w:val="19"/>
              </w:rPr>
            </w:pPr>
          </w:p>
        </w:tc>
        <w:tc>
          <w:tcPr>
            <w:tcW w:w="462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sz w:val="19"/>
                <w:szCs w:val="19"/>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63"/>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rPr>
            </w:pPr>
          </w:p>
        </w:tc>
        <w:tc>
          <w:tcPr>
            <w:tcW w:w="88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rPr>
            </w:pPr>
          </w:p>
        </w:tc>
        <w:tc>
          <w:tcPr>
            <w:tcW w:w="100" w:type="dxa"/>
            <w:tcBorders>
              <w:top w:val="nil"/>
              <w:left w:val="nil"/>
              <w:bottom w:val="nil"/>
              <w:right w:val="nil"/>
            </w:tcBorders>
            <w:vAlign w:val="bottom"/>
          </w:tcPr>
          <w:p w:rsidR="006D69A5" w:rsidRDefault="006D69A5" w:rsidP="00A30C47">
            <w:pPr>
              <w:widowControl w:val="0"/>
              <w:rPr>
                <w:rFonts w:ascii="Times New Roman" w:hAnsi="Times New Roman"/>
              </w:rPr>
            </w:pPr>
          </w:p>
        </w:tc>
        <w:tc>
          <w:tcPr>
            <w:tcW w:w="1880" w:type="dxa"/>
            <w:gridSpan w:val="2"/>
            <w:tcBorders>
              <w:top w:val="nil"/>
              <w:left w:val="nil"/>
              <w:bottom w:val="nil"/>
              <w:right w:val="single" w:sz="8" w:space="0" w:color="auto"/>
            </w:tcBorders>
            <w:vAlign w:val="bottom"/>
          </w:tcPr>
          <w:p w:rsidR="006D69A5" w:rsidRDefault="006D69A5" w:rsidP="00A30C47">
            <w:pPr>
              <w:widowControl w:val="0"/>
              <w:ind w:right="120"/>
              <w:jc w:val="center"/>
              <w:rPr>
                <w:rFonts w:ascii="Times New Roman" w:hAnsi="Times New Roman"/>
                <w:sz w:val="24"/>
                <w:szCs w:val="24"/>
              </w:rPr>
            </w:pPr>
            <w:r>
              <w:rPr>
                <w:rFonts w:cs="Arial"/>
                <w:w w:val="98"/>
              </w:rPr>
              <w:t>Contacts.</w:t>
            </w:r>
          </w:p>
        </w:tc>
        <w:tc>
          <w:tcPr>
            <w:tcW w:w="1000" w:type="dxa"/>
            <w:tcBorders>
              <w:top w:val="nil"/>
              <w:left w:val="nil"/>
              <w:bottom w:val="nil"/>
              <w:right w:val="single" w:sz="8" w:space="0" w:color="auto"/>
            </w:tcBorders>
            <w:vAlign w:val="bottom"/>
          </w:tcPr>
          <w:p w:rsidR="006D69A5" w:rsidRDefault="006D69A5" w:rsidP="00A30C47">
            <w:pPr>
              <w:widowControl w:val="0"/>
              <w:jc w:val="center"/>
              <w:rPr>
                <w:rFonts w:ascii="Times New Roman" w:hAnsi="Times New Roman"/>
                <w:sz w:val="24"/>
                <w:szCs w:val="24"/>
              </w:rPr>
            </w:pPr>
            <w:r>
              <w:rPr>
                <w:rFonts w:cs="Arial"/>
                <w:w w:val="95"/>
              </w:rPr>
              <w:t>On</w:t>
            </w:r>
          </w:p>
        </w:tc>
        <w:tc>
          <w:tcPr>
            <w:tcW w:w="4620" w:type="dxa"/>
            <w:tcBorders>
              <w:top w:val="nil"/>
              <w:left w:val="nil"/>
              <w:bottom w:val="nil"/>
              <w:right w:val="single" w:sz="8" w:space="0" w:color="auto"/>
            </w:tcBorders>
            <w:vAlign w:val="bottom"/>
          </w:tcPr>
          <w:p w:rsidR="006D69A5" w:rsidRDefault="006D69A5" w:rsidP="00A30C47">
            <w:pPr>
              <w:widowControl w:val="0"/>
              <w:ind w:left="80"/>
              <w:rPr>
                <w:rFonts w:ascii="Times New Roman" w:hAnsi="Times New Roman"/>
                <w:sz w:val="24"/>
                <w:szCs w:val="24"/>
              </w:rPr>
            </w:pPr>
            <w:r>
              <w:rPr>
                <w:rFonts w:cs="Arial"/>
              </w:rPr>
              <w:t>24 VDC voltage supply via</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90"/>
        </w:trPr>
        <w:tc>
          <w:tcPr>
            <w:tcW w:w="120" w:type="dxa"/>
            <w:tcBorders>
              <w:top w:val="nil"/>
              <w:left w:val="single" w:sz="8" w:space="0" w:color="auto"/>
              <w:bottom w:val="nil"/>
              <w:right w:val="nil"/>
            </w:tcBorders>
            <w:shd w:val="clear" w:color="auto" w:fill="C0C0C0"/>
            <w:vAlign w:val="bottom"/>
          </w:tcPr>
          <w:p w:rsidR="006D69A5" w:rsidRDefault="006D69A5" w:rsidP="00A30C47">
            <w:pPr>
              <w:widowControl w:val="0"/>
              <w:rPr>
                <w:rFonts w:ascii="Times New Roman" w:hAnsi="Times New Roman"/>
                <w:sz w:val="24"/>
                <w:szCs w:val="24"/>
              </w:rPr>
            </w:pPr>
          </w:p>
        </w:tc>
        <w:tc>
          <w:tcPr>
            <w:tcW w:w="880" w:type="dxa"/>
            <w:tcBorders>
              <w:top w:val="nil"/>
              <w:left w:val="nil"/>
              <w:bottom w:val="nil"/>
              <w:right w:val="nil"/>
            </w:tcBorders>
            <w:shd w:val="clear" w:color="auto" w:fill="C0C0C0"/>
            <w:vAlign w:val="bottom"/>
          </w:tcPr>
          <w:p w:rsidR="006D69A5" w:rsidRDefault="006D69A5" w:rsidP="00A30C47">
            <w:pPr>
              <w:widowControl w:val="0"/>
              <w:rPr>
                <w:rFonts w:ascii="Times New Roman" w:hAnsi="Times New Roman"/>
                <w:sz w:val="24"/>
                <w:szCs w:val="24"/>
              </w:rPr>
            </w:pPr>
          </w:p>
        </w:tc>
        <w:tc>
          <w:tcPr>
            <w:tcW w:w="120" w:type="dxa"/>
            <w:tcBorders>
              <w:top w:val="nil"/>
              <w:left w:val="nil"/>
              <w:bottom w:val="nil"/>
              <w:right w:val="single" w:sz="8" w:space="0" w:color="auto"/>
            </w:tcBorders>
            <w:shd w:val="clear" w:color="auto" w:fill="C0C0C0"/>
            <w:vAlign w:val="bottom"/>
          </w:tcPr>
          <w:p w:rsidR="006D69A5" w:rsidRDefault="006D69A5" w:rsidP="00A30C47">
            <w:pPr>
              <w:widowControl w:val="0"/>
              <w:rPr>
                <w:rFonts w:ascii="Times New Roman" w:hAnsi="Times New Roman"/>
                <w:sz w:val="24"/>
                <w:szCs w:val="24"/>
              </w:rPr>
            </w:pPr>
          </w:p>
        </w:tc>
        <w:tc>
          <w:tcPr>
            <w:tcW w:w="10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p>
        </w:tc>
        <w:tc>
          <w:tcPr>
            <w:tcW w:w="1760" w:type="dxa"/>
            <w:tcBorders>
              <w:top w:val="nil"/>
              <w:left w:val="nil"/>
              <w:bottom w:val="nil"/>
              <w:right w:val="nil"/>
            </w:tcBorders>
            <w:vAlign w:val="bottom"/>
          </w:tcPr>
          <w:p w:rsidR="006D69A5" w:rsidRDefault="006D69A5" w:rsidP="00A30C47">
            <w:pPr>
              <w:widowControl w:val="0"/>
              <w:rPr>
                <w:rFonts w:ascii="Times New Roman" w:hAnsi="Times New Roman"/>
                <w:sz w:val="24"/>
                <w:szCs w:val="24"/>
              </w:rPr>
            </w:pPr>
          </w:p>
        </w:tc>
        <w:tc>
          <w:tcPr>
            <w:tcW w:w="12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sz w:val="24"/>
                <w:szCs w:val="24"/>
              </w:rPr>
            </w:pPr>
          </w:p>
        </w:tc>
        <w:tc>
          <w:tcPr>
            <w:tcW w:w="100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sz w:val="24"/>
                <w:szCs w:val="24"/>
              </w:rPr>
            </w:pPr>
          </w:p>
        </w:tc>
        <w:tc>
          <w:tcPr>
            <w:tcW w:w="4620" w:type="dxa"/>
            <w:tcBorders>
              <w:top w:val="nil"/>
              <w:left w:val="nil"/>
              <w:bottom w:val="nil"/>
              <w:right w:val="single" w:sz="8" w:space="0" w:color="auto"/>
            </w:tcBorders>
            <w:vAlign w:val="bottom"/>
          </w:tcPr>
          <w:p w:rsidR="006D69A5" w:rsidRDefault="006D69A5" w:rsidP="00A30C47">
            <w:pPr>
              <w:widowControl w:val="0"/>
              <w:ind w:left="80"/>
              <w:rPr>
                <w:rFonts w:ascii="Times New Roman" w:hAnsi="Times New Roman"/>
                <w:sz w:val="24"/>
                <w:szCs w:val="24"/>
              </w:rPr>
            </w:pPr>
            <w:r>
              <w:rPr>
                <w:rFonts w:cs="Arial"/>
              </w:rPr>
              <w:t>power jumper contacts.</w:t>
            </w: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r w:rsidR="006D69A5" w:rsidTr="00A30C47">
        <w:trPr>
          <w:trHeight w:val="233"/>
        </w:trPr>
        <w:tc>
          <w:tcPr>
            <w:tcW w:w="120" w:type="dxa"/>
            <w:tcBorders>
              <w:top w:val="nil"/>
              <w:left w:val="single" w:sz="8" w:space="0" w:color="auto"/>
              <w:bottom w:val="single" w:sz="8" w:space="0" w:color="auto"/>
              <w:right w:val="nil"/>
            </w:tcBorders>
            <w:shd w:val="clear" w:color="auto" w:fill="C0C0C0"/>
            <w:vAlign w:val="bottom"/>
          </w:tcPr>
          <w:p w:rsidR="006D69A5" w:rsidRDefault="006D69A5" w:rsidP="00A30C47">
            <w:pPr>
              <w:widowControl w:val="0"/>
              <w:rPr>
                <w:rFonts w:ascii="Times New Roman" w:hAnsi="Times New Roman"/>
                <w:sz w:val="20"/>
              </w:rPr>
            </w:pPr>
          </w:p>
        </w:tc>
        <w:tc>
          <w:tcPr>
            <w:tcW w:w="880" w:type="dxa"/>
            <w:tcBorders>
              <w:top w:val="nil"/>
              <w:left w:val="nil"/>
              <w:bottom w:val="single" w:sz="8" w:space="0" w:color="auto"/>
              <w:right w:val="nil"/>
            </w:tcBorders>
            <w:shd w:val="clear" w:color="auto" w:fill="C0C0C0"/>
            <w:vAlign w:val="bottom"/>
          </w:tcPr>
          <w:p w:rsidR="006D69A5" w:rsidRDefault="006D69A5" w:rsidP="00A30C47">
            <w:pPr>
              <w:widowControl w:val="0"/>
              <w:rPr>
                <w:rFonts w:ascii="Times New Roman" w:hAnsi="Times New Roman"/>
                <w:sz w:val="20"/>
              </w:rPr>
            </w:pPr>
          </w:p>
        </w:tc>
        <w:tc>
          <w:tcPr>
            <w:tcW w:w="120" w:type="dxa"/>
            <w:tcBorders>
              <w:top w:val="nil"/>
              <w:left w:val="nil"/>
              <w:bottom w:val="single" w:sz="8" w:space="0" w:color="auto"/>
              <w:right w:val="single" w:sz="8" w:space="0" w:color="auto"/>
            </w:tcBorders>
            <w:shd w:val="clear" w:color="auto" w:fill="C0C0C0"/>
            <w:vAlign w:val="bottom"/>
          </w:tcPr>
          <w:p w:rsidR="006D69A5" w:rsidRDefault="006D69A5" w:rsidP="00A30C47">
            <w:pPr>
              <w:widowControl w:val="0"/>
              <w:rPr>
                <w:rFonts w:ascii="Times New Roman" w:hAnsi="Times New Roman"/>
                <w:sz w:val="20"/>
              </w:rPr>
            </w:pPr>
          </w:p>
        </w:tc>
        <w:tc>
          <w:tcPr>
            <w:tcW w:w="10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20"/>
              </w:rPr>
            </w:pPr>
          </w:p>
        </w:tc>
        <w:tc>
          <w:tcPr>
            <w:tcW w:w="1760" w:type="dxa"/>
            <w:tcBorders>
              <w:top w:val="nil"/>
              <w:left w:val="nil"/>
              <w:bottom w:val="single" w:sz="8" w:space="0" w:color="auto"/>
              <w:right w:val="nil"/>
            </w:tcBorders>
            <w:vAlign w:val="bottom"/>
          </w:tcPr>
          <w:p w:rsidR="006D69A5" w:rsidRDefault="006D69A5" w:rsidP="00A30C47">
            <w:pPr>
              <w:widowControl w:val="0"/>
              <w:rPr>
                <w:rFonts w:ascii="Times New Roman" w:hAnsi="Times New Roman"/>
                <w:sz w:val="20"/>
              </w:rPr>
            </w:pPr>
          </w:p>
        </w:tc>
        <w:tc>
          <w:tcPr>
            <w:tcW w:w="12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20"/>
              </w:rPr>
            </w:pPr>
          </w:p>
        </w:tc>
        <w:tc>
          <w:tcPr>
            <w:tcW w:w="100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20"/>
              </w:rPr>
            </w:pPr>
          </w:p>
        </w:tc>
        <w:tc>
          <w:tcPr>
            <w:tcW w:w="462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20"/>
              </w:rPr>
            </w:pPr>
          </w:p>
        </w:tc>
        <w:tc>
          <w:tcPr>
            <w:tcW w:w="0" w:type="dxa"/>
            <w:tcBorders>
              <w:top w:val="nil"/>
              <w:left w:val="nil"/>
              <w:bottom w:val="nil"/>
              <w:right w:val="nil"/>
            </w:tcBorders>
            <w:vAlign w:val="bottom"/>
          </w:tcPr>
          <w:p w:rsidR="006D69A5" w:rsidRDefault="006D69A5" w:rsidP="00A30C47">
            <w:pPr>
              <w:widowControl w:val="0"/>
              <w:rPr>
                <w:rFonts w:ascii="Times New Roman" w:hAnsi="Times New Roman"/>
                <w:sz w:val="2"/>
                <w:szCs w:val="2"/>
              </w:rPr>
            </w:pPr>
          </w:p>
        </w:tc>
      </w:tr>
    </w:tbl>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rPr>
          <w:rFonts w:ascii="Times New Roman" w:hAnsi="Times New Roman"/>
          <w:sz w:val="24"/>
          <w:szCs w:val="24"/>
        </w:rPr>
        <w:sectPr w:rsidR="006D69A5">
          <w:pgSz w:w="11900" w:h="16840"/>
          <w:pgMar w:top="1440" w:right="1240" w:bottom="553" w:left="1060" w:header="708" w:footer="708" w:gutter="0"/>
          <w:cols w:space="708" w:equalWidth="0">
            <w:col w:w="9600"/>
          </w:cols>
          <w:noEndnote/>
        </w:sectPr>
      </w:pPr>
    </w:p>
    <w:p w:rsidR="006D69A5" w:rsidRDefault="006D69A5" w:rsidP="006D69A5">
      <w:pPr>
        <w:widowControl w:val="0"/>
        <w:spacing w:line="200" w:lineRule="exact"/>
        <w:rPr>
          <w:rFonts w:ascii="Times New Roman" w:hAnsi="Times New Roman"/>
          <w:sz w:val="24"/>
          <w:szCs w:val="24"/>
        </w:rPr>
      </w:pPr>
      <w:bookmarkStart w:id="257" w:name="page34"/>
      <w:bookmarkEnd w:id="257"/>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0" w:lineRule="exact"/>
        <w:rPr>
          <w:rFonts w:ascii="Times New Roman" w:hAnsi="Times New Roman"/>
          <w:sz w:val="24"/>
          <w:szCs w:val="24"/>
        </w:rPr>
      </w:pPr>
    </w:p>
    <w:p w:rsidR="006D69A5" w:rsidRDefault="006D69A5" w:rsidP="006D69A5">
      <w:pPr>
        <w:widowControl w:val="0"/>
        <w:spacing w:line="208" w:lineRule="exact"/>
        <w:rPr>
          <w:rFonts w:ascii="Times New Roman" w:hAnsi="Times New Roman"/>
          <w:sz w:val="24"/>
          <w:szCs w:val="24"/>
        </w:rPr>
      </w:pPr>
    </w:p>
    <w:p w:rsidR="006D69A5" w:rsidRDefault="006D69A5" w:rsidP="00BA0CCD">
      <w:pPr>
        <w:pStyle w:val="Kop4"/>
        <w:rPr>
          <w:rFonts w:ascii="Times New Roman" w:hAnsi="Times New Roman"/>
          <w:szCs w:val="24"/>
        </w:rPr>
      </w:pPr>
      <w:bookmarkStart w:id="258" w:name="_Toc393892893"/>
      <w:r>
        <w:t>Technical specifications</w:t>
      </w:r>
      <w:bookmarkEnd w:id="258"/>
    </w:p>
    <w:p w:rsidR="006D69A5" w:rsidRDefault="006D69A5" w:rsidP="006D69A5">
      <w:pPr>
        <w:widowControl w:val="0"/>
        <w:spacing w:line="118" w:lineRule="exact"/>
        <w:rPr>
          <w:rFonts w:ascii="Times New Roman" w:hAnsi="Times New Roman"/>
          <w:sz w:val="24"/>
          <w:szCs w:val="24"/>
        </w:rPr>
      </w:pPr>
    </w:p>
    <w:tbl>
      <w:tblPr>
        <w:tblW w:w="0" w:type="auto"/>
        <w:tblInd w:w="250" w:type="dxa"/>
        <w:tblLayout w:type="fixed"/>
        <w:tblCellMar>
          <w:left w:w="0" w:type="dxa"/>
          <w:right w:w="0" w:type="dxa"/>
        </w:tblCellMar>
        <w:tblLook w:val="0000" w:firstRow="0" w:lastRow="0" w:firstColumn="0" w:lastColumn="0" w:noHBand="0" w:noVBand="0"/>
      </w:tblPr>
      <w:tblGrid>
        <w:gridCol w:w="3760"/>
        <w:gridCol w:w="5840"/>
      </w:tblGrid>
      <w:tr w:rsidR="006D69A5" w:rsidTr="00A30C47">
        <w:trPr>
          <w:trHeight w:val="268"/>
        </w:trPr>
        <w:tc>
          <w:tcPr>
            <w:tcW w:w="3760" w:type="dxa"/>
            <w:tcBorders>
              <w:top w:val="single" w:sz="8" w:space="0" w:color="auto"/>
              <w:left w:val="single" w:sz="8" w:space="0" w:color="auto"/>
              <w:bottom w:val="single" w:sz="8" w:space="0" w:color="auto"/>
              <w:right w:val="single" w:sz="8" w:space="0" w:color="auto"/>
            </w:tcBorders>
            <w:shd w:val="clear" w:color="auto" w:fill="0C0C0C"/>
            <w:vAlign w:val="bottom"/>
          </w:tcPr>
          <w:p w:rsidR="006D69A5" w:rsidRDefault="006D69A5" w:rsidP="00A30C47">
            <w:pPr>
              <w:widowControl w:val="0"/>
              <w:spacing w:line="252" w:lineRule="exact"/>
              <w:ind w:left="120"/>
              <w:rPr>
                <w:rFonts w:ascii="Times New Roman" w:hAnsi="Times New Roman"/>
                <w:sz w:val="24"/>
                <w:szCs w:val="24"/>
              </w:rPr>
            </w:pPr>
            <w:r>
              <w:rPr>
                <w:rFonts w:cs="Arial"/>
                <w:b/>
                <w:bCs/>
                <w:color w:val="FFFFFF"/>
              </w:rPr>
              <w:t>System data</w:t>
            </w:r>
          </w:p>
        </w:tc>
        <w:tc>
          <w:tcPr>
            <w:tcW w:w="5840" w:type="dxa"/>
            <w:tcBorders>
              <w:top w:val="single" w:sz="8" w:space="0" w:color="auto"/>
              <w:left w:val="nil"/>
              <w:bottom w:val="single" w:sz="8" w:space="0" w:color="auto"/>
              <w:right w:val="single" w:sz="8" w:space="0" w:color="auto"/>
            </w:tcBorders>
            <w:shd w:val="clear" w:color="auto" w:fill="0C0C0C"/>
            <w:vAlign w:val="bottom"/>
          </w:tcPr>
          <w:p w:rsidR="006D69A5" w:rsidRDefault="006D69A5" w:rsidP="00A30C47">
            <w:pPr>
              <w:widowControl w:val="0"/>
              <w:rPr>
                <w:rFonts w:ascii="Times New Roman" w:hAnsi="Times New Roman"/>
                <w:sz w:val="23"/>
                <w:szCs w:val="23"/>
              </w:rPr>
            </w:pP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No. of nodes</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Limited by ETHERNET specification</w:t>
            </w:r>
          </w:p>
        </w:tc>
      </w:tr>
      <w:tr w:rsidR="006D69A5" w:rsidRPr="00C62526" w:rsidTr="00A30C47">
        <w:trPr>
          <w:trHeight w:val="244"/>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3" w:lineRule="exact"/>
              <w:ind w:left="120"/>
              <w:rPr>
                <w:rFonts w:ascii="Times New Roman" w:hAnsi="Times New Roman"/>
                <w:sz w:val="24"/>
                <w:szCs w:val="24"/>
              </w:rPr>
            </w:pPr>
            <w:r>
              <w:rPr>
                <w:rFonts w:cs="Arial"/>
              </w:rPr>
              <w:t>Transmission medium</w:t>
            </w:r>
          </w:p>
        </w:tc>
        <w:tc>
          <w:tcPr>
            <w:tcW w:w="5840" w:type="dxa"/>
            <w:tcBorders>
              <w:top w:val="nil"/>
              <w:left w:val="nil"/>
              <w:bottom w:val="single" w:sz="8" w:space="0" w:color="auto"/>
              <w:right w:val="single" w:sz="8" w:space="0" w:color="auto"/>
            </w:tcBorders>
            <w:vAlign w:val="bottom"/>
          </w:tcPr>
          <w:p w:rsidR="006D69A5" w:rsidRPr="00C62526" w:rsidRDefault="006D69A5" w:rsidP="00A30C47">
            <w:pPr>
              <w:widowControl w:val="0"/>
              <w:spacing w:line="243" w:lineRule="exact"/>
              <w:ind w:left="100"/>
              <w:rPr>
                <w:rFonts w:ascii="Times New Roman" w:hAnsi="Times New Roman"/>
                <w:sz w:val="24"/>
                <w:szCs w:val="24"/>
              </w:rPr>
            </w:pPr>
            <w:r w:rsidRPr="00C62526">
              <w:rPr>
                <w:rFonts w:cs="Arial"/>
              </w:rPr>
              <w:t>Twisted Pair S-UTP 100 Ω cat. 5</w:t>
            </w: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Bus coupler connection</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RJ45</w:t>
            </w:r>
          </w:p>
        </w:tc>
      </w:tr>
      <w:tr w:rsidR="006D69A5" w:rsidRPr="00C62526" w:rsidTr="00A30C47">
        <w:trPr>
          <w:trHeight w:val="227"/>
        </w:trPr>
        <w:tc>
          <w:tcPr>
            <w:tcW w:w="3760" w:type="dxa"/>
            <w:tcBorders>
              <w:top w:val="nil"/>
              <w:left w:val="single" w:sz="8" w:space="0" w:color="auto"/>
              <w:bottom w:val="nil"/>
              <w:right w:val="single" w:sz="8" w:space="0" w:color="auto"/>
            </w:tcBorders>
            <w:vAlign w:val="bottom"/>
          </w:tcPr>
          <w:p w:rsidR="006D69A5" w:rsidRPr="00C62526" w:rsidRDefault="006D69A5" w:rsidP="00A30C47">
            <w:pPr>
              <w:widowControl w:val="0"/>
              <w:spacing w:line="227" w:lineRule="exact"/>
              <w:ind w:left="120"/>
              <w:rPr>
                <w:rFonts w:ascii="Times New Roman" w:hAnsi="Times New Roman"/>
                <w:sz w:val="24"/>
                <w:szCs w:val="24"/>
              </w:rPr>
            </w:pPr>
            <w:r w:rsidRPr="00C62526">
              <w:rPr>
                <w:rFonts w:cs="Arial"/>
              </w:rPr>
              <w:t>Max. length of field bus segment</w:t>
            </w:r>
          </w:p>
        </w:tc>
        <w:tc>
          <w:tcPr>
            <w:tcW w:w="5840" w:type="dxa"/>
            <w:tcBorders>
              <w:top w:val="nil"/>
              <w:left w:val="nil"/>
              <w:bottom w:val="nil"/>
              <w:right w:val="single" w:sz="8" w:space="0" w:color="auto"/>
            </w:tcBorders>
            <w:vAlign w:val="bottom"/>
          </w:tcPr>
          <w:p w:rsidR="006D69A5" w:rsidRPr="00C62526" w:rsidRDefault="006D69A5" w:rsidP="00A30C47">
            <w:pPr>
              <w:widowControl w:val="0"/>
              <w:spacing w:line="227" w:lineRule="exact"/>
              <w:ind w:left="100"/>
              <w:rPr>
                <w:rFonts w:ascii="Times New Roman" w:hAnsi="Times New Roman"/>
                <w:sz w:val="24"/>
                <w:szCs w:val="24"/>
              </w:rPr>
            </w:pPr>
            <w:r w:rsidRPr="00C62526">
              <w:rPr>
                <w:rFonts w:cs="Arial"/>
              </w:rPr>
              <w:t>100 m between hub station and 750-841; max. length of</w:t>
            </w:r>
          </w:p>
        </w:tc>
      </w:tr>
      <w:tr w:rsidR="006D69A5" w:rsidRPr="00C62526" w:rsidTr="00A30C47">
        <w:trPr>
          <w:trHeight w:val="269"/>
        </w:trPr>
        <w:tc>
          <w:tcPr>
            <w:tcW w:w="3760" w:type="dxa"/>
            <w:tcBorders>
              <w:top w:val="nil"/>
              <w:left w:val="single" w:sz="8" w:space="0" w:color="auto"/>
              <w:bottom w:val="single" w:sz="8" w:space="0" w:color="auto"/>
              <w:right w:val="single" w:sz="8" w:space="0" w:color="auto"/>
            </w:tcBorders>
            <w:vAlign w:val="bottom"/>
          </w:tcPr>
          <w:p w:rsidR="006D69A5" w:rsidRPr="00C62526" w:rsidRDefault="006D69A5" w:rsidP="00A30C47">
            <w:pPr>
              <w:widowControl w:val="0"/>
              <w:rPr>
                <w:rFonts w:ascii="Times New Roman" w:hAnsi="Times New Roman"/>
                <w:sz w:val="23"/>
                <w:szCs w:val="23"/>
              </w:rPr>
            </w:pPr>
          </w:p>
        </w:tc>
        <w:tc>
          <w:tcPr>
            <w:tcW w:w="5840" w:type="dxa"/>
            <w:tcBorders>
              <w:top w:val="nil"/>
              <w:left w:val="nil"/>
              <w:bottom w:val="single" w:sz="8" w:space="0" w:color="auto"/>
              <w:right w:val="single" w:sz="8" w:space="0" w:color="auto"/>
            </w:tcBorders>
            <w:vAlign w:val="bottom"/>
          </w:tcPr>
          <w:p w:rsidR="006D69A5" w:rsidRPr="00C62526" w:rsidRDefault="006D69A5" w:rsidP="00A30C47">
            <w:pPr>
              <w:widowControl w:val="0"/>
              <w:ind w:left="100"/>
              <w:rPr>
                <w:rFonts w:ascii="Times New Roman" w:hAnsi="Times New Roman"/>
                <w:sz w:val="24"/>
                <w:szCs w:val="24"/>
              </w:rPr>
            </w:pPr>
            <w:r w:rsidRPr="00C62526">
              <w:rPr>
                <w:rFonts w:cs="Arial"/>
              </w:rPr>
              <w:t>network limited by ETHERNET specification</w:t>
            </w: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Baud rate</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10/100 Mbit/s</w:t>
            </w:r>
          </w:p>
        </w:tc>
      </w:tr>
      <w:tr w:rsidR="006D69A5" w:rsidRPr="00C62526" w:rsidTr="00A30C47">
        <w:trPr>
          <w:trHeight w:val="227"/>
        </w:trPr>
        <w:tc>
          <w:tcPr>
            <w:tcW w:w="3760" w:type="dxa"/>
            <w:tcBorders>
              <w:top w:val="nil"/>
              <w:left w:val="single" w:sz="8" w:space="0" w:color="auto"/>
              <w:bottom w:val="nil"/>
              <w:right w:val="single" w:sz="8" w:space="0" w:color="auto"/>
            </w:tcBorders>
            <w:vAlign w:val="bottom"/>
          </w:tcPr>
          <w:p w:rsidR="006D69A5" w:rsidRDefault="006D69A5" w:rsidP="00A30C47">
            <w:pPr>
              <w:widowControl w:val="0"/>
              <w:spacing w:line="227" w:lineRule="exact"/>
              <w:ind w:left="120"/>
              <w:rPr>
                <w:rFonts w:ascii="Times New Roman" w:hAnsi="Times New Roman"/>
                <w:sz w:val="24"/>
                <w:szCs w:val="24"/>
              </w:rPr>
            </w:pPr>
            <w:r>
              <w:rPr>
                <w:rFonts w:cs="Arial"/>
              </w:rPr>
              <w:t>Protocols</w:t>
            </w:r>
          </w:p>
        </w:tc>
        <w:tc>
          <w:tcPr>
            <w:tcW w:w="5840" w:type="dxa"/>
            <w:tcBorders>
              <w:top w:val="nil"/>
              <w:left w:val="nil"/>
              <w:bottom w:val="nil"/>
              <w:right w:val="single" w:sz="8" w:space="0" w:color="auto"/>
            </w:tcBorders>
            <w:vAlign w:val="bottom"/>
          </w:tcPr>
          <w:p w:rsidR="006D69A5" w:rsidRPr="00C62526" w:rsidRDefault="006D69A5" w:rsidP="00A30C47">
            <w:pPr>
              <w:widowControl w:val="0"/>
              <w:spacing w:line="227" w:lineRule="exact"/>
              <w:ind w:left="100"/>
              <w:rPr>
                <w:rFonts w:ascii="Times New Roman" w:hAnsi="Times New Roman"/>
                <w:sz w:val="24"/>
                <w:szCs w:val="24"/>
              </w:rPr>
            </w:pPr>
            <w:r w:rsidRPr="00C62526">
              <w:rPr>
                <w:rFonts w:cs="Arial"/>
              </w:rPr>
              <w:t xml:space="preserve">MODBUS/TCP (UDP), ETHERNET/IP, HTTP, </w:t>
            </w:r>
            <w:proofErr w:type="spellStart"/>
            <w:r w:rsidRPr="00C62526">
              <w:rPr>
                <w:rFonts w:cs="Arial"/>
              </w:rPr>
              <w:t>BootP</w:t>
            </w:r>
            <w:proofErr w:type="spellEnd"/>
            <w:r w:rsidRPr="00C62526">
              <w:rPr>
                <w:rFonts w:cs="Arial"/>
              </w:rPr>
              <w:t>,</w:t>
            </w:r>
          </w:p>
        </w:tc>
      </w:tr>
      <w:tr w:rsidR="006D69A5" w:rsidTr="00A30C47">
        <w:trPr>
          <w:trHeight w:val="269"/>
        </w:trPr>
        <w:tc>
          <w:tcPr>
            <w:tcW w:w="3760" w:type="dxa"/>
            <w:tcBorders>
              <w:top w:val="nil"/>
              <w:left w:val="single" w:sz="8" w:space="0" w:color="auto"/>
              <w:bottom w:val="single" w:sz="8" w:space="0" w:color="auto"/>
              <w:right w:val="single" w:sz="8" w:space="0" w:color="auto"/>
            </w:tcBorders>
            <w:vAlign w:val="bottom"/>
          </w:tcPr>
          <w:p w:rsidR="006D69A5" w:rsidRPr="00C62526" w:rsidRDefault="006D69A5" w:rsidP="00A30C47">
            <w:pPr>
              <w:widowControl w:val="0"/>
              <w:rPr>
                <w:rFonts w:ascii="Times New Roman" w:hAnsi="Times New Roman"/>
                <w:sz w:val="23"/>
                <w:szCs w:val="23"/>
              </w:rPr>
            </w:pP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ind w:left="100"/>
              <w:rPr>
                <w:rFonts w:ascii="Times New Roman" w:hAnsi="Times New Roman"/>
                <w:sz w:val="24"/>
                <w:szCs w:val="24"/>
              </w:rPr>
            </w:pPr>
            <w:r>
              <w:rPr>
                <w:rFonts w:cs="Arial"/>
              </w:rPr>
              <w:t>DHCP, DNS, SNTP, FTP, SNMP</w:t>
            </w: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Programming</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WAGO -I-PRO CAA</w:t>
            </w:r>
          </w:p>
        </w:tc>
      </w:tr>
      <w:tr w:rsidR="006D69A5" w:rsidRPr="00C62526"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IEC 61131-3-3</w:t>
            </w:r>
          </w:p>
        </w:tc>
        <w:tc>
          <w:tcPr>
            <w:tcW w:w="5840" w:type="dxa"/>
            <w:tcBorders>
              <w:top w:val="nil"/>
              <w:left w:val="nil"/>
              <w:bottom w:val="single" w:sz="8" w:space="0" w:color="auto"/>
              <w:right w:val="single" w:sz="8" w:space="0" w:color="auto"/>
            </w:tcBorders>
            <w:vAlign w:val="bottom"/>
          </w:tcPr>
          <w:p w:rsidR="006D69A5" w:rsidRPr="00C62526" w:rsidRDefault="006D69A5" w:rsidP="00A30C47">
            <w:pPr>
              <w:widowControl w:val="0"/>
              <w:spacing w:line="242" w:lineRule="exact"/>
              <w:ind w:left="100"/>
              <w:rPr>
                <w:rFonts w:ascii="Times New Roman" w:hAnsi="Times New Roman"/>
                <w:sz w:val="24"/>
                <w:szCs w:val="24"/>
              </w:rPr>
            </w:pPr>
            <w:r w:rsidRPr="00C62526">
              <w:rPr>
                <w:rFonts w:cs="Arial"/>
              </w:rPr>
              <w:t>IL, LD, FBD, ST, SFC</w:t>
            </w:r>
          </w:p>
        </w:tc>
      </w:tr>
      <w:tr w:rsidR="006D69A5" w:rsidTr="00A30C47">
        <w:trPr>
          <w:trHeight w:val="243"/>
        </w:trPr>
        <w:tc>
          <w:tcPr>
            <w:tcW w:w="3760" w:type="dxa"/>
            <w:tcBorders>
              <w:top w:val="nil"/>
              <w:left w:val="single" w:sz="8" w:space="0" w:color="auto"/>
              <w:bottom w:val="single" w:sz="8" w:space="0" w:color="auto"/>
              <w:right w:val="single" w:sz="8" w:space="0" w:color="auto"/>
            </w:tcBorders>
            <w:shd w:val="clear" w:color="auto" w:fill="0C0C0C"/>
            <w:vAlign w:val="bottom"/>
          </w:tcPr>
          <w:p w:rsidR="006D69A5" w:rsidRDefault="006D69A5" w:rsidP="00A30C47">
            <w:pPr>
              <w:widowControl w:val="0"/>
              <w:spacing w:line="242" w:lineRule="exact"/>
              <w:ind w:left="120"/>
              <w:rPr>
                <w:rFonts w:ascii="Times New Roman" w:hAnsi="Times New Roman"/>
                <w:sz w:val="24"/>
                <w:szCs w:val="24"/>
              </w:rPr>
            </w:pPr>
            <w:r>
              <w:rPr>
                <w:rFonts w:cs="Arial"/>
                <w:b/>
                <w:bCs/>
                <w:color w:val="FFFFFF"/>
              </w:rPr>
              <w:t>Technical data</w:t>
            </w:r>
          </w:p>
        </w:tc>
        <w:tc>
          <w:tcPr>
            <w:tcW w:w="5840" w:type="dxa"/>
            <w:tcBorders>
              <w:top w:val="nil"/>
              <w:left w:val="nil"/>
              <w:bottom w:val="single" w:sz="8" w:space="0" w:color="auto"/>
              <w:right w:val="single" w:sz="8" w:space="0" w:color="auto"/>
            </w:tcBorders>
            <w:shd w:val="clear" w:color="auto" w:fill="0C0C0C"/>
            <w:vAlign w:val="bottom"/>
          </w:tcPr>
          <w:p w:rsidR="006D69A5" w:rsidRDefault="006D69A5" w:rsidP="00A30C47">
            <w:pPr>
              <w:widowControl w:val="0"/>
              <w:rPr>
                <w:rFonts w:ascii="Times New Roman" w:hAnsi="Times New Roman"/>
                <w:sz w:val="21"/>
                <w:szCs w:val="21"/>
              </w:rPr>
            </w:pPr>
          </w:p>
        </w:tc>
      </w:tr>
      <w:tr w:rsidR="006D69A5" w:rsidTr="00A30C47">
        <w:trPr>
          <w:trHeight w:val="227"/>
        </w:trPr>
        <w:tc>
          <w:tcPr>
            <w:tcW w:w="3760" w:type="dxa"/>
            <w:tcBorders>
              <w:top w:val="nil"/>
              <w:left w:val="single" w:sz="8" w:space="0" w:color="auto"/>
              <w:bottom w:val="nil"/>
              <w:right w:val="single" w:sz="8" w:space="0" w:color="auto"/>
            </w:tcBorders>
            <w:vAlign w:val="bottom"/>
          </w:tcPr>
          <w:p w:rsidR="006D69A5" w:rsidRPr="00C62526" w:rsidRDefault="006D69A5" w:rsidP="00A30C47">
            <w:pPr>
              <w:widowControl w:val="0"/>
              <w:spacing w:line="227" w:lineRule="exact"/>
              <w:ind w:left="120"/>
              <w:rPr>
                <w:rFonts w:ascii="Times New Roman" w:hAnsi="Times New Roman"/>
                <w:sz w:val="24"/>
                <w:szCs w:val="24"/>
              </w:rPr>
            </w:pPr>
            <w:r w:rsidRPr="00C62526">
              <w:rPr>
                <w:rFonts w:cs="Arial"/>
              </w:rPr>
              <w:t>No. of I/O modules</w:t>
            </w:r>
          </w:p>
        </w:tc>
        <w:tc>
          <w:tcPr>
            <w:tcW w:w="5840" w:type="dxa"/>
            <w:tcBorders>
              <w:top w:val="nil"/>
              <w:left w:val="nil"/>
              <w:bottom w:val="nil"/>
              <w:right w:val="single" w:sz="8" w:space="0" w:color="auto"/>
            </w:tcBorders>
            <w:vAlign w:val="bottom"/>
          </w:tcPr>
          <w:p w:rsidR="006D69A5" w:rsidRDefault="006D69A5" w:rsidP="00A30C47">
            <w:pPr>
              <w:widowControl w:val="0"/>
              <w:spacing w:line="227" w:lineRule="exact"/>
              <w:ind w:left="100"/>
              <w:rPr>
                <w:rFonts w:ascii="Times New Roman" w:hAnsi="Times New Roman"/>
                <w:sz w:val="24"/>
                <w:szCs w:val="24"/>
              </w:rPr>
            </w:pPr>
            <w:r>
              <w:rPr>
                <w:rFonts w:cs="Arial"/>
              </w:rPr>
              <w:t>64</w:t>
            </w:r>
          </w:p>
        </w:tc>
      </w:tr>
      <w:tr w:rsidR="006D69A5" w:rsidTr="00A30C47">
        <w:trPr>
          <w:trHeight w:val="269"/>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ind w:left="120"/>
              <w:rPr>
                <w:rFonts w:ascii="Times New Roman" w:hAnsi="Times New Roman"/>
                <w:sz w:val="24"/>
                <w:szCs w:val="24"/>
              </w:rPr>
            </w:pPr>
            <w:r>
              <w:rPr>
                <w:rFonts w:cs="Arial"/>
              </w:rPr>
              <w:t>with bus extension</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ind w:left="100"/>
              <w:rPr>
                <w:rFonts w:ascii="Times New Roman" w:hAnsi="Times New Roman"/>
                <w:sz w:val="24"/>
                <w:szCs w:val="24"/>
              </w:rPr>
            </w:pPr>
            <w:r>
              <w:rPr>
                <w:rFonts w:cs="Arial"/>
              </w:rPr>
              <w:t>250</w:t>
            </w:r>
          </w:p>
        </w:tc>
      </w:tr>
      <w:tr w:rsidR="006D69A5" w:rsidTr="00A30C47">
        <w:trPr>
          <w:trHeight w:val="227"/>
        </w:trPr>
        <w:tc>
          <w:tcPr>
            <w:tcW w:w="3760" w:type="dxa"/>
            <w:tcBorders>
              <w:top w:val="nil"/>
              <w:left w:val="single" w:sz="8" w:space="0" w:color="auto"/>
              <w:bottom w:val="nil"/>
              <w:right w:val="single" w:sz="8" w:space="0" w:color="auto"/>
            </w:tcBorders>
            <w:vAlign w:val="bottom"/>
          </w:tcPr>
          <w:p w:rsidR="006D69A5" w:rsidRDefault="006D69A5" w:rsidP="00A30C47">
            <w:pPr>
              <w:widowControl w:val="0"/>
              <w:spacing w:line="227" w:lineRule="exact"/>
              <w:ind w:left="120"/>
              <w:rPr>
                <w:rFonts w:ascii="Times New Roman" w:hAnsi="Times New Roman"/>
                <w:sz w:val="24"/>
                <w:szCs w:val="24"/>
              </w:rPr>
            </w:pPr>
            <w:r>
              <w:rPr>
                <w:rFonts w:cs="Arial"/>
                <w:u w:val="single"/>
              </w:rPr>
              <w:t>Field bus</w:t>
            </w:r>
            <w:r>
              <w:rPr>
                <w:rFonts w:cs="Arial"/>
              </w:rPr>
              <w:t>:</w:t>
            </w:r>
          </w:p>
        </w:tc>
        <w:tc>
          <w:tcPr>
            <w:tcW w:w="5840" w:type="dxa"/>
            <w:tcBorders>
              <w:top w:val="nil"/>
              <w:left w:val="nil"/>
              <w:bottom w:val="nil"/>
              <w:right w:val="single" w:sz="8" w:space="0" w:color="auto"/>
            </w:tcBorders>
            <w:vAlign w:val="bottom"/>
          </w:tcPr>
          <w:p w:rsidR="006D69A5" w:rsidRDefault="006D69A5" w:rsidP="00A30C47">
            <w:pPr>
              <w:widowControl w:val="0"/>
              <w:rPr>
                <w:rFonts w:ascii="Times New Roman" w:hAnsi="Times New Roman"/>
                <w:sz w:val="19"/>
                <w:szCs w:val="19"/>
              </w:rPr>
            </w:pPr>
          </w:p>
        </w:tc>
      </w:tr>
      <w:tr w:rsidR="006D69A5" w:rsidTr="00A30C47">
        <w:trPr>
          <w:trHeight w:val="253"/>
        </w:trPr>
        <w:tc>
          <w:tcPr>
            <w:tcW w:w="3760" w:type="dxa"/>
            <w:tcBorders>
              <w:top w:val="nil"/>
              <w:left w:val="single" w:sz="8" w:space="0" w:color="auto"/>
              <w:bottom w:val="nil"/>
              <w:right w:val="single" w:sz="8" w:space="0" w:color="auto"/>
            </w:tcBorders>
            <w:vAlign w:val="bottom"/>
          </w:tcPr>
          <w:p w:rsidR="006D69A5" w:rsidRDefault="006D69A5" w:rsidP="00A30C47">
            <w:pPr>
              <w:widowControl w:val="0"/>
              <w:ind w:left="120"/>
              <w:rPr>
                <w:rFonts w:ascii="Times New Roman" w:hAnsi="Times New Roman"/>
                <w:sz w:val="24"/>
                <w:szCs w:val="24"/>
              </w:rPr>
            </w:pPr>
            <w:r>
              <w:rPr>
                <w:rFonts w:cs="Arial"/>
              </w:rPr>
              <w:t>Input process image max.</w:t>
            </w:r>
          </w:p>
        </w:tc>
        <w:tc>
          <w:tcPr>
            <w:tcW w:w="5840" w:type="dxa"/>
            <w:tcBorders>
              <w:top w:val="nil"/>
              <w:left w:val="nil"/>
              <w:bottom w:val="nil"/>
              <w:right w:val="single" w:sz="8" w:space="0" w:color="auto"/>
            </w:tcBorders>
            <w:vAlign w:val="bottom"/>
          </w:tcPr>
          <w:p w:rsidR="006D69A5" w:rsidRDefault="006D69A5" w:rsidP="00A30C47">
            <w:pPr>
              <w:widowControl w:val="0"/>
              <w:ind w:left="100"/>
              <w:rPr>
                <w:rFonts w:ascii="Times New Roman" w:hAnsi="Times New Roman"/>
                <w:sz w:val="24"/>
                <w:szCs w:val="24"/>
              </w:rPr>
            </w:pPr>
            <w:r>
              <w:rPr>
                <w:rFonts w:cs="Arial"/>
              </w:rPr>
              <w:t xml:space="preserve">2 </w:t>
            </w:r>
            <w:proofErr w:type="spellStart"/>
            <w:r>
              <w:rPr>
                <w:rFonts w:cs="Arial"/>
              </w:rPr>
              <w:t>kByte</w:t>
            </w:r>
            <w:proofErr w:type="spellEnd"/>
          </w:p>
        </w:tc>
      </w:tr>
      <w:tr w:rsidR="006D69A5" w:rsidTr="00A30C47">
        <w:trPr>
          <w:trHeight w:val="253"/>
        </w:trPr>
        <w:tc>
          <w:tcPr>
            <w:tcW w:w="3760" w:type="dxa"/>
            <w:tcBorders>
              <w:top w:val="nil"/>
              <w:left w:val="single" w:sz="8" w:space="0" w:color="auto"/>
              <w:bottom w:val="nil"/>
              <w:right w:val="single" w:sz="8" w:space="0" w:color="auto"/>
            </w:tcBorders>
            <w:vAlign w:val="bottom"/>
          </w:tcPr>
          <w:p w:rsidR="006D69A5" w:rsidRDefault="006D69A5" w:rsidP="00A30C47">
            <w:pPr>
              <w:widowControl w:val="0"/>
              <w:ind w:left="120"/>
              <w:rPr>
                <w:rFonts w:ascii="Times New Roman" w:hAnsi="Times New Roman"/>
                <w:sz w:val="24"/>
                <w:szCs w:val="24"/>
              </w:rPr>
            </w:pPr>
            <w:r>
              <w:rPr>
                <w:rFonts w:cs="Arial"/>
              </w:rPr>
              <w:t>Output process image max.</w:t>
            </w:r>
          </w:p>
        </w:tc>
        <w:tc>
          <w:tcPr>
            <w:tcW w:w="5840" w:type="dxa"/>
            <w:tcBorders>
              <w:top w:val="nil"/>
              <w:left w:val="nil"/>
              <w:bottom w:val="nil"/>
              <w:right w:val="single" w:sz="8" w:space="0" w:color="auto"/>
            </w:tcBorders>
            <w:vAlign w:val="bottom"/>
          </w:tcPr>
          <w:p w:rsidR="006D69A5" w:rsidRDefault="006D69A5" w:rsidP="00A30C47">
            <w:pPr>
              <w:widowControl w:val="0"/>
              <w:ind w:left="100"/>
              <w:rPr>
                <w:rFonts w:ascii="Times New Roman" w:hAnsi="Times New Roman"/>
                <w:sz w:val="24"/>
                <w:szCs w:val="24"/>
              </w:rPr>
            </w:pPr>
            <w:r>
              <w:rPr>
                <w:rFonts w:cs="Arial"/>
              </w:rPr>
              <w:t xml:space="preserve">2 </w:t>
            </w:r>
            <w:proofErr w:type="spellStart"/>
            <w:r>
              <w:rPr>
                <w:rFonts w:cs="Arial"/>
              </w:rPr>
              <w:t>kByte</w:t>
            </w:r>
            <w:proofErr w:type="spellEnd"/>
          </w:p>
        </w:tc>
      </w:tr>
      <w:tr w:rsidR="006D69A5" w:rsidTr="00A30C47">
        <w:trPr>
          <w:trHeight w:val="253"/>
        </w:trPr>
        <w:tc>
          <w:tcPr>
            <w:tcW w:w="3760" w:type="dxa"/>
            <w:tcBorders>
              <w:top w:val="nil"/>
              <w:left w:val="single" w:sz="8" w:space="0" w:color="auto"/>
              <w:bottom w:val="nil"/>
              <w:right w:val="single" w:sz="8" w:space="0" w:color="auto"/>
            </w:tcBorders>
            <w:vAlign w:val="bottom"/>
          </w:tcPr>
          <w:p w:rsidR="006D69A5" w:rsidRDefault="006D69A5" w:rsidP="00A30C47">
            <w:pPr>
              <w:widowControl w:val="0"/>
              <w:ind w:left="120"/>
              <w:rPr>
                <w:rFonts w:ascii="Times New Roman" w:hAnsi="Times New Roman"/>
                <w:sz w:val="24"/>
                <w:szCs w:val="24"/>
              </w:rPr>
            </w:pPr>
            <w:r>
              <w:rPr>
                <w:rFonts w:cs="Arial"/>
              </w:rPr>
              <w:t>Input variables max.</w:t>
            </w:r>
          </w:p>
        </w:tc>
        <w:tc>
          <w:tcPr>
            <w:tcW w:w="5840" w:type="dxa"/>
            <w:tcBorders>
              <w:top w:val="nil"/>
              <w:left w:val="nil"/>
              <w:bottom w:val="nil"/>
              <w:right w:val="single" w:sz="8" w:space="0" w:color="auto"/>
            </w:tcBorders>
            <w:vAlign w:val="bottom"/>
          </w:tcPr>
          <w:p w:rsidR="006D69A5" w:rsidRDefault="006D69A5" w:rsidP="00A30C47">
            <w:pPr>
              <w:widowControl w:val="0"/>
              <w:ind w:left="100"/>
              <w:rPr>
                <w:rFonts w:ascii="Times New Roman" w:hAnsi="Times New Roman"/>
                <w:sz w:val="24"/>
                <w:szCs w:val="24"/>
              </w:rPr>
            </w:pPr>
            <w:r>
              <w:rPr>
                <w:rFonts w:cs="Arial"/>
              </w:rPr>
              <w:t>512 Byte</w:t>
            </w:r>
          </w:p>
        </w:tc>
      </w:tr>
      <w:tr w:rsidR="006D69A5" w:rsidTr="00A30C47">
        <w:trPr>
          <w:trHeight w:val="269"/>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ind w:left="120"/>
              <w:rPr>
                <w:rFonts w:ascii="Times New Roman" w:hAnsi="Times New Roman"/>
                <w:sz w:val="24"/>
                <w:szCs w:val="24"/>
              </w:rPr>
            </w:pPr>
            <w:r>
              <w:rPr>
                <w:rFonts w:cs="Arial"/>
              </w:rPr>
              <w:t>Output variables max.</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ind w:left="100"/>
              <w:rPr>
                <w:rFonts w:ascii="Times New Roman" w:hAnsi="Times New Roman"/>
                <w:sz w:val="24"/>
                <w:szCs w:val="24"/>
              </w:rPr>
            </w:pPr>
            <w:r>
              <w:rPr>
                <w:rFonts w:cs="Arial"/>
              </w:rPr>
              <w:t>512 Byte</w:t>
            </w: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Configuration possibility</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Via PC</w:t>
            </w: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Program memory</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 xml:space="preserve">512 </w:t>
            </w:r>
            <w:proofErr w:type="spellStart"/>
            <w:r>
              <w:rPr>
                <w:rFonts w:cs="Arial"/>
              </w:rPr>
              <w:t>kByte</w:t>
            </w:r>
            <w:proofErr w:type="spellEnd"/>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Data memory</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 xml:space="preserve">256 </w:t>
            </w:r>
            <w:proofErr w:type="spellStart"/>
            <w:r>
              <w:rPr>
                <w:rFonts w:cs="Arial"/>
              </w:rPr>
              <w:t>kByte</w:t>
            </w:r>
            <w:proofErr w:type="spellEnd"/>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Non- volatile memory</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 xml:space="preserve">24 </w:t>
            </w:r>
            <w:proofErr w:type="spellStart"/>
            <w:r>
              <w:rPr>
                <w:rFonts w:cs="Arial"/>
              </w:rPr>
              <w:t>kByte</w:t>
            </w:r>
            <w:proofErr w:type="spellEnd"/>
            <w:r>
              <w:rPr>
                <w:rFonts w:cs="Arial"/>
              </w:rPr>
              <w:t xml:space="preserve"> (16 k retain, 8 k flags)</w:t>
            </w:r>
          </w:p>
        </w:tc>
      </w:tr>
      <w:tr w:rsidR="006D69A5" w:rsidTr="00A30C47">
        <w:trPr>
          <w:trHeight w:val="227"/>
        </w:trPr>
        <w:tc>
          <w:tcPr>
            <w:tcW w:w="3760" w:type="dxa"/>
            <w:tcBorders>
              <w:top w:val="nil"/>
              <w:left w:val="single" w:sz="8" w:space="0" w:color="auto"/>
              <w:bottom w:val="nil"/>
              <w:right w:val="single" w:sz="8" w:space="0" w:color="auto"/>
            </w:tcBorders>
            <w:vAlign w:val="bottom"/>
          </w:tcPr>
          <w:p w:rsidR="006D69A5" w:rsidRPr="00C62526" w:rsidRDefault="006D69A5" w:rsidP="00A30C47">
            <w:pPr>
              <w:widowControl w:val="0"/>
              <w:spacing w:line="227" w:lineRule="exact"/>
              <w:ind w:left="120"/>
              <w:rPr>
                <w:rFonts w:ascii="Times New Roman" w:hAnsi="Times New Roman"/>
                <w:sz w:val="24"/>
                <w:szCs w:val="24"/>
              </w:rPr>
            </w:pPr>
            <w:r w:rsidRPr="00C62526">
              <w:rPr>
                <w:rFonts w:cs="Arial"/>
              </w:rPr>
              <w:t>Max. no. of socket connections</w:t>
            </w:r>
          </w:p>
        </w:tc>
        <w:tc>
          <w:tcPr>
            <w:tcW w:w="5840" w:type="dxa"/>
            <w:tcBorders>
              <w:top w:val="nil"/>
              <w:left w:val="nil"/>
              <w:bottom w:val="nil"/>
              <w:right w:val="single" w:sz="8" w:space="0" w:color="auto"/>
            </w:tcBorders>
            <w:vAlign w:val="bottom"/>
          </w:tcPr>
          <w:p w:rsidR="006D69A5" w:rsidRDefault="006D69A5" w:rsidP="00A30C47">
            <w:pPr>
              <w:widowControl w:val="0"/>
              <w:spacing w:line="227" w:lineRule="exact"/>
              <w:ind w:left="100"/>
              <w:rPr>
                <w:rFonts w:ascii="Times New Roman" w:hAnsi="Times New Roman"/>
                <w:sz w:val="24"/>
                <w:szCs w:val="24"/>
              </w:rPr>
            </w:pPr>
            <w:r>
              <w:rPr>
                <w:rFonts w:cs="Arial"/>
              </w:rPr>
              <w:t>3 HTTP, 15 MODBUS/TCP, 10 FTP, 2 SNMP,</w:t>
            </w:r>
          </w:p>
        </w:tc>
      </w:tr>
      <w:tr w:rsidR="006D69A5" w:rsidTr="00A30C47">
        <w:trPr>
          <w:trHeight w:val="253"/>
        </w:trPr>
        <w:tc>
          <w:tcPr>
            <w:tcW w:w="3760" w:type="dxa"/>
            <w:tcBorders>
              <w:top w:val="nil"/>
              <w:left w:val="single" w:sz="8" w:space="0" w:color="auto"/>
              <w:bottom w:val="nil"/>
              <w:right w:val="single" w:sz="8" w:space="0" w:color="auto"/>
            </w:tcBorders>
            <w:vAlign w:val="bottom"/>
          </w:tcPr>
          <w:p w:rsidR="006D69A5" w:rsidRDefault="006D69A5" w:rsidP="00A30C47">
            <w:pPr>
              <w:widowControl w:val="0"/>
              <w:rPr>
                <w:rFonts w:ascii="Times New Roman" w:hAnsi="Times New Roman"/>
              </w:rPr>
            </w:pPr>
          </w:p>
        </w:tc>
        <w:tc>
          <w:tcPr>
            <w:tcW w:w="5840" w:type="dxa"/>
            <w:tcBorders>
              <w:top w:val="nil"/>
              <w:left w:val="nil"/>
              <w:bottom w:val="nil"/>
              <w:right w:val="single" w:sz="8" w:space="0" w:color="auto"/>
            </w:tcBorders>
            <w:vAlign w:val="bottom"/>
          </w:tcPr>
          <w:p w:rsidR="006D69A5" w:rsidRDefault="006D69A5" w:rsidP="00A30C47">
            <w:pPr>
              <w:widowControl w:val="0"/>
              <w:ind w:left="100"/>
              <w:rPr>
                <w:rFonts w:ascii="Times New Roman" w:hAnsi="Times New Roman"/>
                <w:sz w:val="24"/>
                <w:szCs w:val="24"/>
              </w:rPr>
            </w:pPr>
            <w:r>
              <w:rPr>
                <w:rFonts w:cs="Arial"/>
              </w:rPr>
              <w:t>5 for IEC 61131-3 programs,</w:t>
            </w:r>
          </w:p>
        </w:tc>
      </w:tr>
      <w:tr w:rsidR="006D69A5" w:rsidRPr="00C62526" w:rsidTr="00A30C47">
        <w:trPr>
          <w:trHeight w:val="269"/>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rPr>
                <w:rFonts w:ascii="Times New Roman" w:hAnsi="Times New Roman"/>
                <w:sz w:val="23"/>
                <w:szCs w:val="23"/>
              </w:rPr>
            </w:pPr>
          </w:p>
        </w:tc>
        <w:tc>
          <w:tcPr>
            <w:tcW w:w="5840" w:type="dxa"/>
            <w:tcBorders>
              <w:top w:val="nil"/>
              <w:left w:val="nil"/>
              <w:bottom w:val="single" w:sz="8" w:space="0" w:color="auto"/>
              <w:right w:val="single" w:sz="8" w:space="0" w:color="auto"/>
            </w:tcBorders>
            <w:vAlign w:val="bottom"/>
          </w:tcPr>
          <w:p w:rsidR="006D69A5" w:rsidRPr="00C62526" w:rsidRDefault="006D69A5" w:rsidP="00A30C47">
            <w:pPr>
              <w:widowControl w:val="0"/>
              <w:ind w:left="100"/>
              <w:rPr>
                <w:rFonts w:ascii="Times New Roman" w:hAnsi="Times New Roman"/>
                <w:sz w:val="24"/>
                <w:szCs w:val="24"/>
              </w:rPr>
            </w:pPr>
            <w:r w:rsidRPr="00C62526">
              <w:rPr>
                <w:rFonts w:cs="Arial"/>
              </w:rPr>
              <w:t>2 for WAGO-I/O-PRO</w:t>
            </w: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Power fail-RTC -Buffer</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Min. 6 days</w:t>
            </w: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Voltage supply</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24 VDC (-25 % / + 30 %)</w:t>
            </w: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 xml:space="preserve">Input </w:t>
            </w:r>
            <w:proofErr w:type="spellStart"/>
            <w:r>
              <w:rPr>
                <w:rFonts w:cs="Arial"/>
              </w:rPr>
              <w:t>current</w:t>
            </w:r>
            <w:r>
              <w:rPr>
                <w:rFonts w:cs="Arial"/>
                <w:sz w:val="12"/>
                <w:szCs w:val="12"/>
              </w:rPr>
              <w:t>max</w:t>
            </w:r>
            <w:proofErr w:type="spellEnd"/>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500 mA at 24 V</w:t>
            </w:r>
          </w:p>
        </w:tc>
      </w:tr>
      <w:tr w:rsidR="006D69A5" w:rsidTr="00A30C47">
        <w:trPr>
          <w:trHeight w:val="244"/>
        </w:trPr>
        <w:tc>
          <w:tcPr>
            <w:tcW w:w="3760" w:type="dxa"/>
            <w:tcBorders>
              <w:top w:val="nil"/>
              <w:left w:val="single" w:sz="8" w:space="0" w:color="auto"/>
              <w:bottom w:val="single" w:sz="8" w:space="0" w:color="auto"/>
              <w:right w:val="single" w:sz="8" w:space="0" w:color="auto"/>
            </w:tcBorders>
            <w:vAlign w:val="bottom"/>
          </w:tcPr>
          <w:p w:rsidR="006D69A5" w:rsidRPr="00C62526" w:rsidRDefault="006D69A5" w:rsidP="00A30C47">
            <w:pPr>
              <w:widowControl w:val="0"/>
              <w:spacing w:line="243" w:lineRule="exact"/>
              <w:ind w:left="120"/>
              <w:rPr>
                <w:rFonts w:ascii="Times New Roman" w:hAnsi="Times New Roman"/>
                <w:sz w:val="24"/>
                <w:szCs w:val="24"/>
              </w:rPr>
            </w:pPr>
            <w:r w:rsidRPr="00C62526">
              <w:rPr>
                <w:rFonts w:cs="Arial"/>
              </w:rPr>
              <w:t>Efficiency of the power supply</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3" w:lineRule="exact"/>
              <w:ind w:left="100"/>
              <w:rPr>
                <w:rFonts w:ascii="Times New Roman" w:hAnsi="Times New Roman"/>
                <w:sz w:val="24"/>
                <w:szCs w:val="24"/>
              </w:rPr>
            </w:pPr>
            <w:r>
              <w:rPr>
                <w:rFonts w:cs="Arial"/>
              </w:rPr>
              <w:t>87 %</w:t>
            </w: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Internal current consumption</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300 mA at 5 V</w:t>
            </w: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Pr="00C62526" w:rsidRDefault="006D69A5" w:rsidP="00A30C47">
            <w:pPr>
              <w:widowControl w:val="0"/>
              <w:spacing w:line="242" w:lineRule="exact"/>
              <w:ind w:left="120"/>
              <w:rPr>
                <w:rFonts w:ascii="Times New Roman" w:hAnsi="Times New Roman"/>
                <w:sz w:val="24"/>
                <w:szCs w:val="24"/>
              </w:rPr>
            </w:pPr>
            <w:r w:rsidRPr="00C62526">
              <w:rPr>
                <w:rFonts w:cs="Arial"/>
              </w:rPr>
              <w:t>Total current for I/O modules</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1700 mA at 5 V</w:t>
            </w: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Isolation</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500 V system/supply</w:t>
            </w: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Pr="00C62526" w:rsidRDefault="006D69A5" w:rsidP="00A30C47">
            <w:pPr>
              <w:widowControl w:val="0"/>
              <w:spacing w:line="242" w:lineRule="exact"/>
              <w:ind w:left="120"/>
              <w:rPr>
                <w:rFonts w:ascii="Times New Roman" w:hAnsi="Times New Roman"/>
                <w:sz w:val="24"/>
                <w:szCs w:val="24"/>
              </w:rPr>
            </w:pPr>
            <w:r w:rsidRPr="00C62526">
              <w:rPr>
                <w:rFonts w:cs="Arial"/>
              </w:rPr>
              <w:t>Voltage via power jumper contacts</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24 VDC (-25 % / + 30 %)</w:t>
            </w:r>
          </w:p>
        </w:tc>
      </w:tr>
      <w:tr w:rsidR="006D69A5" w:rsidTr="00A30C47">
        <w:trPr>
          <w:trHeight w:val="227"/>
        </w:trPr>
        <w:tc>
          <w:tcPr>
            <w:tcW w:w="3760" w:type="dxa"/>
            <w:tcBorders>
              <w:top w:val="nil"/>
              <w:left w:val="single" w:sz="8" w:space="0" w:color="auto"/>
              <w:bottom w:val="nil"/>
              <w:right w:val="single" w:sz="8" w:space="0" w:color="auto"/>
            </w:tcBorders>
            <w:vAlign w:val="bottom"/>
          </w:tcPr>
          <w:p w:rsidR="006D69A5" w:rsidRDefault="006D69A5" w:rsidP="00A30C47">
            <w:pPr>
              <w:widowControl w:val="0"/>
              <w:spacing w:line="227" w:lineRule="exact"/>
              <w:ind w:left="120"/>
              <w:rPr>
                <w:rFonts w:ascii="Times New Roman" w:hAnsi="Times New Roman"/>
                <w:sz w:val="24"/>
                <w:szCs w:val="24"/>
              </w:rPr>
            </w:pPr>
            <w:r>
              <w:rPr>
                <w:rFonts w:cs="Arial"/>
              </w:rPr>
              <w:t>Current via power jumper</w:t>
            </w:r>
          </w:p>
        </w:tc>
        <w:tc>
          <w:tcPr>
            <w:tcW w:w="5840" w:type="dxa"/>
            <w:tcBorders>
              <w:top w:val="nil"/>
              <w:left w:val="nil"/>
              <w:bottom w:val="nil"/>
              <w:right w:val="single" w:sz="8" w:space="0" w:color="auto"/>
            </w:tcBorders>
            <w:vAlign w:val="bottom"/>
          </w:tcPr>
          <w:p w:rsidR="006D69A5" w:rsidRDefault="006D69A5" w:rsidP="00A30C47">
            <w:pPr>
              <w:widowControl w:val="0"/>
              <w:spacing w:line="227" w:lineRule="exact"/>
              <w:ind w:left="100"/>
              <w:rPr>
                <w:rFonts w:ascii="Times New Roman" w:hAnsi="Times New Roman"/>
                <w:sz w:val="24"/>
                <w:szCs w:val="24"/>
              </w:rPr>
            </w:pPr>
            <w:r>
              <w:rPr>
                <w:rFonts w:cs="Arial"/>
              </w:rPr>
              <w:t>DC 10 A</w:t>
            </w:r>
          </w:p>
        </w:tc>
      </w:tr>
      <w:tr w:rsidR="006D69A5" w:rsidTr="00A30C47">
        <w:trPr>
          <w:trHeight w:val="269"/>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ind w:left="120"/>
              <w:rPr>
                <w:rFonts w:ascii="Times New Roman" w:hAnsi="Times New Roman"/>
                <w:sz w:val="24"/>
                <w:szCs w:val="24"/>
              </w:rPr>
            </w:pPr>
            <w:proofErr w:type="spellStart"/>
            <w:r>
              <w:rPr>
                <w:rFonts w:cs="Arial"/>
              </w:rPr>
              <w:t>contacts</w:t>
            </w:r>
            <w:r>
              <w:rPr>
                <w:rFonts w:cs="Arial"/>
                <w:sz w:val="12"/>
                <w:szCs w:val="12"/>
              </w:rPr>
              <w:t>max</w:t>
            </w:r>
            <w:proofErr w:type="spellEnd"/>
          </w:p>
        </w:tc>
        <w:tc>
          <w:tcPr>
            <w:tcW w:w="5840" w:type="dxa"/>
            <w:tcBorders>
              <w:top w:val="nil"/>
              <w:left w:val="nil"/>
              <w:bottom w:val="single" w:sz="8" w:space="0" w:color="auto"/>
              <w:right w:val="single" w:sz="8" w:space="0" w:color="auto"/>
            </w:tcBorders>
            <w:vAlign w:val="bottom"/>
          </w:tcPr>
          <w:p w:rsidR="006D69A5" w:rsidRDefault="006D69A5" w:rsidP="00A30C47">
            <w:pPr>
              <w:widowControl w:val="0"/>
              <w:rPr>
                <w:rFonts w:ascii="Times New Roman" w:hAnsi="Times New Roman"/>
                <w:sz w:val="23"/>
                <w:szCs w:val="23"/>
              </w:rPr>
            </w:pPr>
          </w:p>
        </w:tc>
      </w:tr>
      <w:tr w:rsidR="006D69A5" w:rsidRPr="00C62526"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Dimensions (mm) W x H x L</w:t>
            </w:r>
          </w:p>
        </w:tc>
        <w:tc>
          <w:tcPr>
            <w:tcW w:w="5840" w:type="dxa"/>
            <w:tcBorders>
              <w:top w:val="nil"/>
              <w:left w:val="nil"/>
              <w:bottom w:val="single" w:sz="8" w:space="0" w:color="auto"/>
              <w:right w:val="single" w:sz="8" w:space="0" w:color="auto"/>
            </w:tcBorders>
            <w:vAlign w:val="bottom"/>
          </w:tcPr>
          <w:p w:rsidR="006D69A5" w:rsidRPr="00C62526" w:rsidRDefault="006D69A5" w:rsidP="00A30C47">
            <w:pPr>
              <w:widowControl w:val="0"/>
              <w:spacing w:line="242" w:lineRule="exact"/>
              <w:ind w:left="100"/>
              <w:rPr>
                <w:rFonts w:ascii="Times New Roman" w:hAnsi="Times New Roman"/>
                <w:sz w:val="24"/>
                <w:szCs w:val="24"/>
              </w:rPr>
            </w:pPr>
            <w:r w:rsidRPr="00C62526">
              <w:rPr>
                <w:rFonts w:cs="Arial"/>
              </w:rPr>
              <w:t>51 x 65* x 100 (*from upper edge of DIN 35 rail)</w:t>
            </w:r>
          </w:p>
        </w:tc>
      </w:tr>
      <w:tr w:rsidR="006D69A5" w:rsidTr="00A30C47">
        <w:trPr>
          <w:trHeight w:val="243"/>
        </w:trPr>
        <w:tc>
          <w:tcPr>
            <w:tcW w:w="3760" w:type="dxa"/>
            <w:tcBorders>
              <w:top w:val="nil"/>
              <w:left w:val="single" w:sz="8" w:space="0" w:color="auto"/>
              <w:bottom w:val="single" w:sz="8" w:space="0" w:color="auto"/>
              <w:right w:val="single" w:sz="8" w:space="0" w:color="auto"/>
            </w:tcBorders>
            <w:vAlign w:val="bottom"/>
          </w:tcPr>
          <w:p w:rsidR="006D69A5" w:rsidRDefault="006D69A5" w:rsidP="00A30C47">
            <w:pPr>
              <w:widowControl w:val="0"/>
              <w:spacing w:line="242" w:lineRule="exact"/>
              <w:ind w:left="120"/>
              <w:rPr>
                <w:rFonts w:ascii="Times New Roman" w:hAnsi="Times New Roman"/>
                <w:sz w:val="24"/>
                <w:szCs w:val="24"/>
              </w:rPr>
            </w:pPr>
            <w:r>
              <w:rPr>
                <w:rFonts w:cs="Arial"/>
              </w:rPr>
              <w:t>Weight</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spacing w:line="242" w:lineRule="exact"/>
              <w:ind w:left="100"/>
              <w:rPr>
                <w:rFonts w:ascii="Times New Roman" w:hAnsi="Times New Roman"/>
                <w:sz w:val="24"/>
                <w:szCs w:val="24"/>
              </w:rPr>
            </w:pPr>
            <w:r>
              <w:rPr>
                <w:rFonts w:cs="Arial"/>
              </w:rPr>
              <w:t>± 184 g</w:t>
            </w:r>
          </w:p>
        </w:tc>
      </w:tr>
      <w:tr w:rsidR="006D69A5" w:rsidTr="00A30C47">
        <w:trPr>
          <w:trHeight w:val="243"/>
        </w:trPr>
        <w:tc>
          <w:tcPr>
            <w:tcW w:w="3760" w:type="dxa"/>
            <w:tcBorders>
              <w:top w:val="nil"/>
              <w:left w:val="single" w:sz="8" w:space="0" w:color="auto"/>
              <w:bottom w:val="single" w:sz="8" w:space="0" w:color="auto"/>
              <w:right w:val="single" w:sz="8" w:space="0" w:color="auto"/>
            </w:tcBorders>
            <w:shd w:val="clear" w:color="auto" w:fill="0C0C0C"/>
            <w:vAlign w:val="bottom"/>
          </w:tcPr>
          <w:p w:rsidR="006D69A5" w:rsidRDefault="006D69A5" w:rsidP="00A30C47">
            <w:pPr>
              <w:widowControl w:val="0"/>
              <w:spacing w:line="242" w:lineRule="exact"/>
              <w:ind w:left="120"/>
              <w:rPr>
                <w:rFonts w:ascii="Times New Roman" w:hAnsi="Times New Roman"/>
                <w:sz w:val="24"/>
                <w:szCs w:val="24"/>
              </w:rPr>
            </w:pPr>
            <w:r>
              <w:rPr>
                <w:rFonts w:cs="Arial"/>
                <w:b/>
                <w:bCs/>
                <w:color w:val="FFFFFF"/>
              </w:rPr>
              <w:t>Accessories</w:t>
            </w:r>
          </w:p>
        </w:tc>
        <w:tc>
          <w:tcPr>
            <w:tcW w:w="5840" w:type="dxa"/>
            <w:tcBorders>
              <w:top w:val="nil"/>
              <w:left w:val="nil"/>
              <w:bottom w:val="single" w:sz="8" w:space="0" w:color="auto"/>
              <w:right w:val="single" w:sz="8" w:space="0" w:color="auto"/>
            </w:tcBorders>
            <w:shd w:val="clear" w:color="auto" w:fill="0C0C0C"/>
            <w:vAlign w:val="bottom"/>
          </w:tcPr>
          <w:p w:rsidR="006D69A5" w:rsidRDefault="006D69A5" w:rsidP="00A30C47">
            <w:pPr>
              <w:widowControl w:val="0"/>
              <w:rPr>
                <w:rFonts w:ascii="Times New Roman" w:hAnsi="Times New Roman"/>
                <w:sz w:val="21"/>
                <w:szCs w:val="21"/>
              </w:rPr>
            </w:pPr>
          </w:p>
        </w:tc>
      </w:tr>
      <w:tr w:rsidR="006D69A5" w:rsidTr="00A30C47">
        <w:trPr>
          <w:trHeight w:val="226"/>
        </w:trPr>
        <w:tc>
          <w:tcPr>
            <w:tcW w:w="3760" w:type="dxa"/>
            <w:tcBorders>
              <w:top w:val="nil"/>
              <w:left w:val="single" w:sz="8" w:space="0" w:color="auto"/>
              <w:bottom w:val="nil"/>
              <w:right w:val="single" w:sz="8" w:space="0" w:color="auto"/>
            </w:tcBorders>
            <w:vAlign w:val="bottom"/>
          </w:tcPr>
          <w:p w:rsidR="006D69A5" w:rsidRPr="00C62526" w:rsidRDefault="006D69A5" w:rsidP="00A30C47">
            <w:pPr>
              <w:widowControl w:val="0"/>
              <w:spacing w:line="226" w:lineRule="exact"/>
              <w:ind w:left="120"/>
              <w:rPr>
                <w:rFonts w:ascii="Times New Roman" w:hAnsi="Times New Roman"/>
                <w:sz w:val="24"/>
                <w:szCs w:val="24"/>
              </w:rPr>
            </w:pPr>
            <w:r w:rsidRPr="00C62526">
              <w:rPr>
                <w:rFonts w:cs="Arial"/>
              </w:rPr>
              <w:t>WAGO-I/O-PRO 32 or</w:t>
            </w:r>
          </w:p>
        </w:tc>
        <w:tc>
          <w:tcPr>
            <w:tcW w:w="5840" w:type="dxa"/>
            <w:tcBorders>
              <w:top w:val="nil"/>
              <w:left w:val="nil"/>
              <w:bottom w:val="nil"/>
              <w:right w:val="single" w:sz="8" w:space="0" w:color="auto"/>
            </w:tcBorders>
            <w:vAlign w:val="bottom"/>
          </w:tcPr>
          <w:p w:rsidR="006D69A5" w:rsidRDefault="006D69A5" w:rsidP="00A30C47">
            <w:pPr>
              <w:widowControl w:val="0"/>
              <w:spacing w:line="226" w:lineRule="exact"/>
              <w:ind w:left="100"/>
              <w:rPr>
                <w:rFonts w:ascii="Times New Roman" w:hAnsi="Times New Roman"/>
                <w:sz w:val="24"/>
                <w:szCs w:val="24"/>
              </w:rPr>
            </w:pPr>
            <w:r>
              <w:rPr>
                <w:rFonts w:cs="Arial"/>
              </w:rPr>
              <w:t>759-332</w:t>
            </w:r>
          </w:p>
        </w:tc>
      </w:tr>
      <w:tr w:rsidR="006D69A5" w:rsidTr="00A30C47">
        <w:trPr>
          <w:trHeight w:val="270"/>
        </w:trPr>
        <w:tc>
          <w:tcPr>
            <w:tcW w:w="3760" w:type="dxa"/>
            <w:tcBorders>
              <w:top w:val="nil"/>
              <w:left w:val="single" w:sz="8" w:space="0" w:color="auto"/>
              <w:bottom w:val="single" w:sz="8" w:space="0" w:color="auto"/>
              <w:right w:val="single" w:sz="8" w:space="0" w:color="auto"/>
            </w:tcBorders>
            <w:vAlign w:val="bottom"/>
          </w:tcPr>
          <w:p w:rsidR="006D69A5" w:rsidRPr="00C62526" w:rsidRDefault="006D69A5" w:rsidP="00A30C47">
            <w:pPr>
              <w:widowControl w:val="0"/>
              <w:ind w:left="120"/>
              <w:rPr>
                <w:rFonts w:ascii="Times New Roman" w:hAnsi="Times New Roman"/>
                <w:sz w:val="24"/>
                <w:szCs w:val="24"/>
              </w:rPr>
            </w:pPr>
            <w:r w:rsidRPr="00C62526">
              <w:rPr>
                <w:rFonts w:cs="Arial"/>
              </w:rPr>
              <w:t>WAGO-I/O-PRO CAA</w:t>
            </w:r>
          </w:p>
        </w:tc>
        <w:tc>
          <w:tcPr>
            <w:tcW w:w="5840" w:type="dxa"/>
            <w:tcBorders>
              <w:top w:val="nil"/>
              <w:left w:val="nil"/>
              <w:bottom w:val="single" w:sz="8" w:space="0" w:color="auto"/>
              <w:right w:val="single" w:sz="8" w:space="0" w:color="auto"/>
            </w:tcBorders>
            <w:vAlign w:val="bottom"/>
          </w:tcPr>
          <w:p w:rsidR="006D69A5" w:rsidRDefault="006D69A5" w:rsidP="00A30C47">
            <w:pPr>
              <w:widowControl w:val="0"/>
              <w:ind w:left="100"/>
              <w:rPr>
                <w:rFonts w:ascii="Times New Roman" w:hAnsi="Times New Roman"/>
                <w:sz w:val="24"/>
                <w:szCs w:val="24"/>
              </w:rPr>
            </w:pPr>
            <w:r>
              <w:rPr>
                <w:rFonts w:cs="Arial"/>
              </w:rPr>
              <w:t>759-333</w:t>
            </w:r>
          </w:p>
        </w:tc>
      </w:tr>
    </w:tbl>
    <w:p w:rsidR="006D69A5" w:rsidRDefault="006D69A5" w:rsidP="006D69A5">
      <w:pPr>
        <w:widowControl w:val="0"/>
        <w:spacing w:line="200" w:lineRule="exact"/>
        <w:rPr>
          <w:rFonts w:ascii="Times New Roman" w:hAnsi="Times New Roman"/>
          <w:sz w:val="24"/>
          <w:szCs w:val="24"/>
        </w:rPr>
      </w:pPr>
    </w:p>
    <w:bookmarkEnd w:id="176"/>
    <w:bookmarkEnd w:id="177"/>
    <w:bookmarkEnd w:id="178"/>
    <w:p w:rsidR="00160DEE" w:rsidRDefault="00160DEE" w:rsidP="00160DEE"/>
    <w:p w:rsidR="00BA0CCD" w:rsidRDefault="0089289F" w:rsidP="0089289F">
      <w:pPr>
        <w:pStyle w:val="Kop3"/>
      </w:pPr>
      <w:bookmarkStart w:id="259" w:name="_Toc393892894"/>
      <w:r>
        <w:t>Installation</w:t>
      </w:r>
      <w:bookmarkEnd w:id="259"/>
    </w:p>
    <w:p w:rsidR="0089289F" w:rsidRDefault="0089289F" w:rsidP="0089289F">
      <w:r>
        <w:t xml:space="preserve">The basic </w:t>
      </w:r>
      <w:proofErr w:type="spellStart"/>
      <w:r>
        <w:t>wago</w:t>
      </w:r>
      <w:proofErr w:type="spellEnd"/>
      <w:r>
        <w:t xml:space="preserve"> will consist of the following modules as seen in the overview (see </w:t>
      </w:r>
      <w:r>
        <w:fldChar w:fldCharType="begin"/>
      </w:r>
      <w:r>
        <w:instrText xml:space="preserve"> REF _Ref387851688 \h </w:instrText>
      </w:r>
      <w:r>
        <w:fldChar w:fldCharType="separate"/>
      </w:r>
      <w:r w:rsidR="008A4807">
        <w:t xml:space="preserve">Figure </w:t>
      </w:r>
      <w:r w:rsidR="008A4807">
        <w:rPr>
          <w:noProof/>
        </w:rPr>
        <w:t>2</w:t>
      </w:r>
      <w:r w:rsidR="008A4807">
        <w:noBreakHyphen/>
      </w:r>
      <w:r w:rsidR="008A4807">
        <w:rPr>
          <w:noProof/>
        </w:rPr>
        <w:t>34</w:t>
      </w:r>
      <w:r>
        <w:fldChar w:fldCharType="end"/>
      </w:r>
      <w:r>
        <w:t>).</w:t>
      </w:r>
    </w:p>
    <w:p w:rsidR="0089289F" w:rsidRDefault="0089289F" w:rsidP="0089289F"/>
    <w:p w:rsidR="0089289F" w:rsidRDefault="0089289F" w:rsidP="0089289F">
      <w:r>
        <w:rPr>
          <w:noProof/>
          <w:lang w:val="nl-NL" w:eastAsia="nl-NL"/>
        </w:rPr>
        <w:drawing>
          <wp:inline distT="0" distB="0" distL="0" distR="0" wp14:anchorId="1ED4E04A" wp14:editId="67AD4C26">
            <wp:extent cx="2552700" cy="1819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2700" cy="1819275"/>
                    </a:xfrm>
                    <a:prstGeom prst="rect">
                      <a:avLst/>
                    </a:prstGeom>
                  </pic:spPr>
                </pic:pic>
              </a:graphicData>
            </a:graphic>
          </wp:inline>
        </w:drawing>
      </w:r>
    </w:p>
    <w:p w:rsidR="0089289F" w:rsidRDefault="0089289F" w:rsidP="0089289F">
      <w:pPr>
        <w:pStyle w:val="Onderschrift"/>
      </w:pPr>
      <w:bookmarkStart w:id="260" w:name="_Ref387851688"/>
      <w:bookmarkStart w:id="261" w:name="_Toc387852629"/>
      <w:bookmarkStart w:id="262" w:name="_Toc393892965"/>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34</w:t>
      </w:r>
      <w:r w:rsidR="00215670">
        <w:fldChar w:fldCharType="end"/>
      </w:r>
      <w:bookmarkEnd w:id="260"/>
      <w:r>
        <w:t>: PLC overview</w:t>
      </w:r>
      <w:bookmarkEnd w:id="261"/>
      <w:bookmarkEnd w:id="262"/>
    </w:p>
    <w:p w:rsidR="0089289F" w:rsidRDefault="0089289F" w:rsidP="001065CC">
      <w:pPr>
        <w:pStyle w:val="Kop4"/>
      </w:pPr>
      <w:bookmarkStart w:id="263" w:name="_Toc387852624"/>
      <w:bookmarkStart w:id="264" w:name="_Toc393892895"/>
      <w:r>
        <w:t>PLC explanation and settings</w:t>
      </w:r>
      <w:bookmarkEnd w:id="263"/>
      <w:bookmarkEnd w:id="264"/>
    </w:p>
    <w:p w:rsidR="0089289F" w:rsidRDefault="0089289F" w:rsidP="0089289F">
      <w:r>
        <w:t xml:space="preserve">In the following exploded views (see </w:t>
      </w:r>
      <w:r>
        <w:fldChar w:fldCharType="begin"/>
      </w:r>
      <w:r>
        <w:instrText xml:space="preserve"> REF _Ref387851668 \h </w:instrText>
      </w:r>
      <w:r>
        <w:fldChar w:fldCharType="separate"/>
      </w:r>
      <w:r w:rsidR="008A4807">
        <w:t xml:space="preserve">Figure </w:t>
      </w:r>
      <w:r w:rsidR="008A4807">
        <w:rPr>
          <w:noProof/>
        </w:rPr>
        <w:t>2</w:t>
      </w:r>
      <w:r w:rsidR="008A4807">
        <w:noBreakHyphen/>
      </w:r>
      <w:r w:rsidR="008A4807">
        <w:rPr>
          <w:noProof/>
        </w:rPr>
        <w:t>35</w:t>
      </w:r>
      <w:r>
        <w:fldChar w:fldCharType="end"/>
      </w:r>
      <w:r>
        <w:t xml:space="preserve"> and </w:t>
      </w:r>
      <w:r>
        <w:fldChar w:fldCharType="begin"/>
      </w:r>
      <w:r>
        <w:instrText xml:space="preserve"> REF _Ref387851680 \h </w:instrText>
      </w:r>
      <w:r>
        <w:fldChar w:fldCharType="separate"/>
      </w:r>
      <w:r w:rsidR="008A4807">
        <w:t xml:space="preserve">Figure </w:t>
      </w:r>
      <w:r w:rsidR="008A4807">
        <w:rPr>
          <w:noProof/>
        </w:rPr>
        <w:t>2</w:t>
      </w:r>
      <w:r w:rsidR="008A4807">
        <w:noBreakHyphen/>
      </w:r>
      <w:r w:rsidR="008A4807">
        <w:rPr>
          <w:noProof/>
        </w:rPr>
        <w:t>36</w:t>
      </w:r>
      <w:r>
        <w:fldChar w:fldCharType="end"/>
      </w:r>
      <w:r>
        <w:t xml:space="preserve">) you can see which fields are attached to which </w:t>
      </w:r>
      <w:r w:rsidR="001065CC">
        <w:t>PLC slide</w:t>
      </w:r>
      <w:r>
        <w:t>. These settings suffice the mandatory rules as stated in MSC128(75).</w:t>
      </w:r>
    </w:p>
    <w:p w:rsidR="0089289F" w:rsidRDefault="0089289F" w:rsidP="0089289F"/>
    <w:p w:rsidR="0089289F" w:rsidRDefault="0089289F" w:rsidP="0089289F">
      <w:r>
        <w:t>These fields are also described in the Product description v1.2 and can be subdivided in the following:</w:t>
      </w:r>
    </w:p>
    <w:p w:rsidR="0089289F" w:rsidRDefault="0089289F" w:rsidP="0089289F"/>
    <w:p w:rsidR="0089289F" w:rsidRDefault="0089289F" w:rsidP="0089289F">
      <w:r>
        <w:t>6* WAP 1</w:t>
      </w:r>
      <w:r w:rsidRPr="005918A6">
        <w:rPr>
          <w:vertAlign w:val="superscript"/>
        </w:rPr>
        <w:t>st</w:t>
      </w:r>
      <w:r>
        <w:t xml:space="preserve"> stage</w:t>
      </w:r>
    </w:p>
    <w:p w:rsidR="0089289F" w:rsidRDefault="0089289F" w:rsidP="0089289F">
      <w:r>
        <w:t>4* WAP 2</w:t>
      </w:r>
      <w:r w:rsidRPr="00610475">
        <w:rPr>
          <w:vertAlign w:val="superscript"/>
        </w:rPr>
        <w:t>nd</w:t>
      </w:r>
      <w:r>
        <w:t xml:space="preserve"> stage</w:t>
      </w:r>
    </w:p>
    <w:p w:rsidR="0089289F" w:rsidRDefault="0089289F" w:rsidP="0089289F">
      <w:r>
        <w:t>4* WAP 3</w:t>
      </w:r>
      <w:r w:rsidRPr="00610475">
        <w:rPr>
          <w:vertAlign w:val="superscript"/>
        </w:rPr>
        <w:t>rd</w:t>
      </w:r>
      <w:r>
        <w:t xml:space="preserve"> stage</w:t>
      </w:r>
    </w:p>
    <w:p w:rsidR="0089289F" w:rsidRDefault="0089289F" w:rsidP="0089289F">
      <w:r>
        <w:t>6* Timer reset button</w:t>
      </w:r>
    </w:p>
    <w:p w:rsidR="0089289F" w:rsidRDefault="0089289F" w:rsidP="0089289F">
      <w:r>
        <w:t>1* Stage 1 alarm out to VDR</w:t>
      </w:r>
    </w:p>
    <w:p w:rsidR="0089289F" w:rsidRDefault="0089289F" w:rsidP="0089289F">
      <w:r>
        <w:t>1* Stage 2 alarm out to VDR</w:t>
      </w:r>
    </w:p>
    <w:p w:rsidR="0089289F" w:rsidRDefault="0089289F" w:rsidP="0089289F">
      <w:r>
        <w:t>1* Stage 3 alarm out to VDR</w:t>
      </w:r>
    </w:p>
    <w:p w:rsidR="0089289F" w:rsidRDefault="0089289F" w:rsidP="0089289F">
      <w:r>
        <w:t>1* Common failure alarm out</w:t>
      </w:r>
    </w:p>
    <w:p w:rsidR="0089289F" w:rsidRDefault="0089289F" w:rsidP="0089289F">
      <w:r>
        <w:t>1* in BNWAS on/off</w:t>
      </w:r>
    </w:p>
    <w:p w:rsidR="0089289F" w:rsidRDefault="0089289F" w:rsidP="0089289F">
      <w:r>
        <w:t>1* in BNWAS auto</w:t>
      </w:r>
    </w:p>
    <w:p w:rsidR="0089289F" w:rsidRDefault="0089289F" w:rsidP="0089289F"/>
    <w:p w:rsidR="001065CC" w:rsidRDefault="001065CC" w:rsidP="0089289F"/>
    <w:p w:rsidR="001065CC" w:rsidRDefault="001065CC" w:rsidP="0089289F"/>
    <w:p w:rsidR="001065CC" w:rsidRDefault="001065CC" w:rsidP="0089289F"/>
    <w:p w:rsidR="001065CC" w:rsidRDefault="001065CC" w:rsidP="0089289F"/>
    <w:p w:rsidR="001065CC" w:rsidRDefault="001065CC" w:rsidP="0089289F"/>
    <w:p w:rsidR="001065CC" w:rsidRDefault="001065CC" w:rsidP="0089289F"/>
    <w:p w:rsidR="001065CC" w:rsidRDefault="001065CC" w:rsidP="0089289F"/>
    <w:p w:rsidR="001065CC" w:rsidRDefault="001065CC" w:rsidP="0089289F"/>
    <w:p w:rsidR="001065CC" w:rsidRDefault="001065CC" w:rsidP="0089289F"/>
    <w:p w:rsidR="001065CC" w:rsidRDefault="001065CC" w:rsidP="0089289F"/>
    <w:p w:rsidR="001065CC" w:rsidRDefault="001065CC" w:rsidP="0089289F"/>
    <w:p w:rsidR="001065CC" w:rsidRDefault="001065CC" w:rsidP="0089289F"/>
    <w:p w:rsidR="001065CC" w:rsidRDefault="001065CC" w:rsidP="0089289F"/>
    <w:p w:rsidR="001065CC" w:rsidRDefault="001065CC" w:rsidP="0089289F"/>
    <w:p w:rsidR="001065CC" w:rsidRDefault="001065CC" w:rsidP="0089289F"/>
    <w:p w:rsidR="001065CC" w:rsidRDefault="001065CC" w:rsidP="0089289F"/>
    <w:p w:rsidR="001065CC" w:rsidRDefault="001065CC" w:rsidP="0089289F"/>
    <w:p w:rsidR="0089289F" w:rsidRDefault="00B7136E" w:rsidP="0089289F">
      <w:r>
        <w:rPr>
          <w:noProof/>
          <w:lang w:val="nl-NL" w:eastAsia="nl-NL"/>
        </w:rPr>
        <w:drawing>
          <wp:inline distT="0" distB="0" distL="0" distR="0" wp14:anchorId="5992245B" wp14:editId="06760946">
            <wp:extent cx="5760720" cy="4473959"/>
            <wp:effectExtent l="0" t="0" r="0" b="317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4473959"/>
                    </a:xfrm>
                    <a:prstGeom prst="rect">
                      <a:avLst/>
                    </a:prstGeom>
                  </pic:spPr>
                </pic:pic>
              </a:graphicData>
            </a:graphic>
          </wp:inline>
        </w:drawing>
      </w:r>
    </w:p>
    <w:p w:rsidR="0089289F" w:rsidRDefault="0089289F" w:rsidP="0089289F">
      <w:pPr>
        <w:pStyle w:val="Onderschrift"/>
      </w:pPr>
      <w:bookmarkStart w:id="265" w:name="_Ref387851668"/>
      <w:bookmarkStart w:id="266" w:name="_Toc387852630"/>
      <w:bookmarkStart w:id="267" w:name="_Toc393892966"/>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35</w:t>
      </w:r>
      <w:r w:rsidR="00215670">
        <w:fldChar w:fldCharType="end"/>
      </w:r>
      <w:bookmarkEnd w:id="265"/>
      <w:r>
        <w:t>: Exploded view 1</w:t>
      </w:r>
      <w:bookmarkEnd w:id="266"/>
      <w:bookmarkEnd w:id="267"/>
    </w:p>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1065CC" w:rsidRDefault="001065CC" w:rsidP="001065CC"/>
    <w:p w:rsidR="0089289F" w:rsidRDefault="00B7136E" w:rsidP="0089289F">
      <w:r>
        <w:rPr>
          <w:noProof/>
          <w:lang w:val="nl-NL" w:eastAsia="nl-NL"/>
        </w:rPr>
        <w:drawing>
          <wp:inline distT="0" distB="0" distL="0" distR="0" wp14:anchorId="16E60658" wp14:editId="14765A9D">
            <wp:extent cx="5286375" cy="5086350"/>
            <wp:effectExtent l="0" t="0" r="9525"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86375" cy="5086350"/>
                    </a:xfrm>
                    <a:prstGeom prst="rect">
                      <a:avLst/>
                    </a:prstGeom>
                  </pic:spPr>
                </pic:pic>
              </a:graphicData>
            </a:graphic>
          </wp:inline>
        </w:drawing>
      </w:r>
      <w:bookmarkStart w:id="268" w:name="_GoBack"/>
      <w:bookmarkEnd w:id="268"/>
    </w:p>
    <w:p w:rsidR="0089289F" w:rsidRDefault="0089289F" w:rsidP="0089289F">
      <w:pPr>
        <w:pStyle w:val="Onderschrift"/>
      </w:pPr>
      <w:bookmarkStart w:id="269" w:name="_Ref387851680"/>
      <w:bookmarkStart w:id="270" w:name="_Toc387852631"/>
      <w:bookmarkStart w:id="271" w:name="_Toc393892967"/>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36</w:t>
      </w:r>
      <w:r w:rsidR="00215670">
        <w:fldChar w:fldCharType="end"/>
      </w:r>
      <w:bookmarkEnd w:id="269"/>
      <w:r>
        <w:t>: Exploded view 2</w:t>
      </w:r>
      <w:bookmarkEnd w:id="270"/>
      <w:bookmarkEnd w:id="271"/>
    </w:p>
    <w:p w:rsidR="0089289F" w:rsidRDefault="0089289F" w:rsidP="0089289F"/>
    <w:p w:rsidR="0089289F" w:rsidRDefault="0089289F" w:rsidP="0089289F"/>
    <w:p w:rsidR="0089289F" w:rsidRDefault="0089289F" w:rsidP="0089289F"/>
    <w:p w:rsidR="0089289F" w:rsidRPr="0089289F" w:rsidRDefault="0089289F" w:rsidP="0089289F"/>
    <w:p w:rsidR="0089289F" w:rsidRDefault="0089289F" w:rsidP="00160DEE"/>
    <w:p w:rsidR="0089289F" w:rsidRDefault="0089289F" w:rsidP="00160DEE"/>
    <w:p w:rsidR="001065CC" w:rsidRDefault="001065CC" w:rsidP="00160DEE"/>
    <w:p w:rsidR="001065CC" w:rsidRDefault="001065CC" w:rsidP="00160DEE"/>
    <w:p w:rsidR="001065CC" w:rsidRDefault="001065CC" w:rsidP="00160DEE"/>
    <w:p w:rsidR="001065CC" w:rsidRDefault="001065CC" w:rsidP="00160DEE"/>
    <w:p w:rsidR="001065CC" w:rsidRDefault="001065CC" w:rsidP="00160DEE"/>
    <w:p w:rsidR="001065CC" w:rsidRDefault="001065CC" w:rsidP="00160DEE"/>
    <w:p w:rsidR="001065CC" w:rsidRDefault="001065CC" w:rsidP="00160DEE"/>
    <w:p w:rsidR="0089289F" w:rsidRDefault="0089289F" w:rsidP="00160DEE"/>
    <w:p w:rsidR="0089289F" w:rsidRDefault="0089289F" w:rsidP="00160DEE"/>
    <w:p w:rsidR="00BA0CCD" w:rsidRDefault="0089289F" w:rsidP="0089289F">
      <w:pPr>
        <w:pStyle w:val="Kop2"/>
      </w:pPr>
      <w:bookmarkStart w:id="272" w:name="_Toc393892896"/>
      <w:r>
        <w:t>Phoenix Contact FL switch SFNT series</w:t>
      </w:r>
      <w:bookmarkEnd w:id="272"/>
    </w:p>
    <w:p w:rsidR="0089289F" w:rsidRDefault="006208CA" w:rsidP="00E763B7">
      <w:pPr>
        <w:pStyle w:val="Kop3"/>
      </w:pPr>
      <w:bookmarkStart w:id="273" w:name="_Toc393892897"/>
      <w:r>
        <w:t>Specification</w:t>
      </w:r>
      <w:bookmarkEnd w:id="273"/>
    </w:p>
    <w:p w:rsidR="006208CA" w:rsidRDefault="006208CA" w:rsidP="006208CA">
      <w:r>
        <w:rPr>
          <w:noProof/>
          <w:lang w:val="nl-NL" w:eastAsia="nl-NL"/>
        </w:rPr>
        <w:drawing>
          <wp:inline distT="0" distB="0" distL="0" distR="0" wp14:anchorId="36779AFB" wp14:editId="258170E4">
            <wp:extent cx="3733800" cy="70008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33800" cy="7000875"/>
                    </a:xfrm>
                    <a:prstGeom prst="rect">
                      <a:avLst/>
                    </a:prstGeom>
                  </pic:spPr>
                </pic:pic>
              </a:graphicData>
            </a:graphic>
          </wp:inline>
        </w:drawing>
      </w:r>
    </w:p>
    <w:p w:rsidR="006208CA" w:rsidRDefault="006208CA" w:rsidP="006208CA">
      <w:pPr>
        <w:pStyle w:val="Onderschrift"/>
      </w:pPr>
      <w:bookmarkStart w:id="274" w:name="_Toc387925156"/>
      <w:bookmarkStart w:id="275" w:name="_Toc393892968"/>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37</w:t>
      </w:r>
      <w:r w:rsidR="00215670">
        <w:fldChar w:fldCharType="end"/>
      </w:r>
      <w:r>
        <w:t>: Drawing and diagnostics</w:t>
      </w:r>
      <w:bookmarkEnd w:id="274"/>
      <w:bookmarkEnd w:id="275"/>
    </w:p>
    <w:p w:rsidR="006208CA" w:rsidRDefault="006208CA" w:rsidP="006208CA"/>
    <w:p w:rsidR="006208CA" w:rsidRDefault="006208CA" w:rsidP="006208CA"/>
    <w:p w:rsidR="006208CA" w:rsidRDefault="006208CA" w:rsidP="006208CA"/>
    <w:p w:rsidR="006208CA" w:rsidRDefault="006208CA" w:rsidP="006208CA"/>
    <w:p w:rsidR="006208CA" w:rsidRDefault="006208CA" w:rsidP="006208CA"/>
    <w:p w:rsidR="006208CA" w:rsidRDefault="006208CA" w:rsidP="006208CA"/>
    <w:p w:rsidR="006208CA" w:rsidRDefault="006208CA" w:rsidP="006208CA"/>
    <w:p w:rsidR="006208CA" w:rsidRDefault="006208CA" w:rsidP="006208CA"/>
    <w:p w:rsidR="006208CA" w:rsidRDefault="006208CA" w:rsidP="006208CA"/>
    <w:p w:rsidR="006208CA" w:rsidRDefault="006208CA" w:rsidP="006208CA"/>
    <w:p w:rsidR="006208CA" w:rsidRDefault="006208CA" w:rsidP="006208CA"/>
    <w:p w:rsidR="006208CA" w:rsidRDefault="006208CA" w:rsidP="006208CA">
      <w:r>
        <w:rPr>
          <w:noProof/>
          <w:lang w:val="nl-NL" w:eastAsia="nl-NL"/>
        </w:rPr>
        <w:drawing>
          <wp:inline distT="0" distB="0" distL="0" distR="0" wp14:anchorId="71D4AF45" wp14:editId="0754DF1C">
            <wp:extent cx="5760720" cy="42703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270375"/>
                    </a:xfrm>
                    <a:prstGeom prst="rect">
                      <a:avLst/>
                    </a:prstGeom>
                  </pic:spPr>
                </pic:pic>
              </a:graphicData>
            </a:graphic>
          </wp:inline>
        </w:drawing>
      </w:r>
    </w:p>
    <w:p w:rsidR="006208CA" w:rsidRDefault="006208CA" w:rsidP="006208CA">
      <w:pPr>
        <w:pStyle w:val="Onderschrift"/>
      </w:pPr>
      <w:bookmarkStart w:id="276" w:name="_Toc387925157"/>
      <w:bookmarkStart w:id="277" w:name="_Toc393892969"/>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38</w:t>
      </w:r>
      <w:r w:rsidR="00215670">
        <w:fldChar w:fldCharType="end"/>
      </w:r>
      <w:r>
        <w:t>: General data</w:t>
      </w:r>
      <w:bookmarkEnd w:id="276"/>
      <w:bookmarkEnd w:id="277"/>
    </w:p>
    <w:p w:rsidR="006208CA" w:rsidRDefault="006208CA" w:rsidP="00E763B7">
      <w:pPr>
        <w:pStyle w:val="Kop3"/>
      </w:pPr>
      <w:bookmarkStart w:id="278" w:name="_Toc393892898"/>
      <w:r>
        <w:t>Installation</w:t>
      </w:r>
      <w:bookmarkEnd w:id="278"/>
    </w:p>
    <w:p w:rsidR="00E763B7" w:rsidRDefault="00E763B7" w:rsidP="00E763B7">
      <w:r>
        <w:t>Install requirements are set in the specifications. Lan cables to be used must be at least Cat5E.</w:t>
      </w:r>
    </w:p>
    <w:p w:rsidR="00E763B7" w:rsidRDefault="00E763B7" w:rsidP="00E763B7"/>
    <w:p w:rsidR="00E763B7" w:rsidRDefault="00E763B7" w:rsidP="00E763B7"/>
    <w:p w:rsidR="00E763B7" w:rsidRDefault="00E763B7" w:rsidP="00E763B7"/>
    <w:p w:rsidR="00E763B7" w:rsidRDefault="00E763B7" w:rsidP="00E763B7"/>
    <w:p w:rsidR="00E763B7" w:rsidRDefault="00E763B7" w:rsidP="00E763B7"/>
    <w:p w:rsidR="00E763B7" w:rsidRDefault="00E763B7" w:rsidP="00E763B7"/>
    <w:p w:rsidR="00E763B7" w:rsidRDefault="00E763B7" w:rsidP="00E763B7"/>
    <w:p w:rsidR="00E763B7" w:rsidRDefault="00E763B7" w:rsidP="00E763B7"/>
    <w:p w:rsidR="00E763B7" w:rsidRDefault="00E763B7" w:rsidP="00E763B7"/>
    <w:p w:rsidR="00E763B7" w:rsidRDefault="00E763B7" w:rsidP="00E763B7"/>
    <w:p w:rsidR="00E763B7" w:rsidRDefault="00E763B7" w:rsidP="00E763B7"/>
    <w:p w:rsidR="00E763B7" w:rsidRDefault="00E763B7" w:rsidP="00E763B7"/>
    <w:p w:rsidR="00E763B7" w:rsidRDefault="00E763B7" w:rsidP="00E763B7"/>
    <w:p w:rsidR="00E763B7" w:rsidRDefault="00E763B7" w:rsidP="00E763B7"/>
    <w:p w:rsidR="00E763B7" w:rsidRDefault="00E763B7" w:rsidP="00E763B7">
      <w:pPr>
        <w:pStyle w:val="Kop2"/>
      </w:pPr>
      <w:bookmarkStart w:id="279" w:name="_Toc393892899"/>
      <w:r>
        <w:t>Watch Alarm Panel 1</w:t>
      </w:r>
      <w:r w:rsidRPr="00A214D6">
        <w:rPr>
          <w:vertAlign w:val="superscript"/>
        </w:rPr>
        <w:t>st</w:t>
      </w:r>
      <w:r>
        <w:t>, 2</w:t>
      </w:r>
      <w:r w:rsidRPr="00A214D6">
        <w:rPr>
          <w:vertAlign w:val="superscript"/>
        </w:rPr>
        <w:t>nd</w:t>
      </w:r>
      <w:r>
        <w:t xml:space="preserve"> and 3</w:t>
      </w:r>
      <w:r w:rsidRPr="00A214D6">
        <w:rPr>
          <w:vertAlign w:val="superscript"/>
        </w:rPr>
        <w:t>rd</w:t>
      </w:r>
      <w:r>
        <w:t xml:space="preserve"> stage</w:t>
      </w:r>
      <w:bookmarkEnd w:id="279"/>
    </w:p>
    <w:p w:rsidR="005714D4" w:rsidRDefault="005714D4" w:rsidP="00470937">
      <w:pPr>
        <w:pStyle w:val="Kop3"/>
      </w:pPr>
      <w:bookmarkStart w:id="280" w:name="_Toc393892900"/>
      <w:r>
        <w:t>Specification</w:t>
      </w:r>
      <w:bookmarkEnd w:id="280"/>
    </w:p>
    <w:p w:rsidR="005714D4" w:rsidRDefault="005714D4" w:rsidP="005714D4">
      <w:r>
        <w:t>The two different panels are shown in the following figures:</w:t>
      </w:r>
    </w:p>
    <w:p w:rsidR="005714D4" w:rsidRDefault="005714D4" w:rsidP="005714D4"/>
    <w:p w:rsidR="005714D4" w:rsidRDefault="005714D4" w:rsidP="005714D4">
      <w:r>
        <w:rPr>
          <w:noProof/>
          <w:lang w:val="nl-NL" w:eastAsia="nl-NL"/>
        </w:rPr>
        <w:drawing>
          <wp:inline distT="0" distB="0" distL="0" distR="0" wp14:anchorId="5DFFDE02" wp14:editId="3BF4CC57">
            <wp:extent cx="3371850" cy="1367955"/>
            <wp:effectExtent l="0" t="0" r="0" b="3810"/>
            <wp:docPr id="133" name="Afbeelding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3371765" cy="1367921"/>
                    </a:xfrm>
                    <a:prstGeom prst="rect">
                      <a:avLst/>
                    </a:prstGeom>
                  </pic:spPr>
                </pic:pic>
              </a:graphicData>
            </a:graphic>
          </wp:inline>
        </w:drawing>
      </w:r>
    </w:p>
    <w:p w:rsidR="005714D4" w:rsidRDefault="005714D4" w:rsidP="005714D4"/>
    <w:p w:rsidR="005714D4" w:rsidRDefault="005714D4" w:rsidP="005714D4">
      <w:pPr>
        <w:pStyle w:val="Onderschrift"/>
      </w:pPr>
      <w:bookmarkStart w:id="281" w:name="_Toc393892970"/>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39</w:t>
      </w:r>
      <w:r w:rsidR="00215670">
        <w:fldChar w:fldCharType="end"/>
      </w:r>
      <w:r>
        <w:t>: BNWAS WAP large</w:t>
      </w:r>
      <w:bookmarkEnd w:id="281"/>
    </w:p>
    <w:p w:rsidR="005714D4" w:rsidRDefault="005714D4" w:rsidP="005714D4">
      <w:r>
        <w:rPr>
          <w:noProof/>
          <w:lang w:val="nl-NL" w:eastAsia="nl-NL"/>
        </w:rPr>
        <w:drawing>
          <wp:inline distT="0" distB="0" distL="0" distR="0" wp14:anchorId="395008BD" wp14:editId="4E6BFA0D">
            <wp:extent cx="1256306" cy="2118101"/>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70235" cy="2141585"/>
                    </a:xfrm>
                    <a:prstGeom prst="rect">
                      <a:avLst/>
                    </a:prstGeom>
                  </pic:spPr>
                </pic:pic>
              </a:graphicData>
            </a:graphic>
          </wp:inline>
        </w:drawing>
      </w:r>
    </w:p>
    <w:p w:rsidR="005714D4" w:rsidRDefault="005714D4" w:rsidP="005714D4"/>
    <w:p w:rsidR="005714D4" w:rsidRDefault="005714D4" w:rsidP="005714D4"/>
    <w:p w:rsidR="005714D4" w:rsidRDefault="005714D4" w:rsidP="005714D4">
      <w:pPr>
        <w:pStyle w:val="Onderschrift"/>
      </w:pPr>
      <w:bookmarkStart w:id="282" w:name="_Toc393892971"/>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40</w:t>
      </w:r>
      <w:r w:rsidR="00215670">
        <w:fldChar w:fldCharType="end"/>
      </w:r>
      <w:r>
        <w:t>: BNWAS WAP small</w:t>
      </w:r>
      <w:bookmarkEnd w:id="282"/>
    </w:p>
    <w:p w:rsidR="005714D4" w:rsidRDefault="005714D4" w:rsidP="005714D4">
      <w:r>
        <w:t>These panels can be used on the bridge, but also on the locations where the 2</w:t>
      </w:r>
      <w:r w:rsidRPr="00A12699">
        <w:rPr>
          <w:vertAlign w:val="superscript"/>
        </w:rPr>
        <w:t>nd</w:t>
      </w:r>
      <w:r>
        <w:t xml:space="preserve"> and 3</w:t>
      </w:r>
      <w:r w:rsidRPr="00A12699">
        <w:rPr>
          <w:vertAlign w:val="superscript"/>
        </w:rPr>
        <w:t>rd</w:t>
      </w:r>
      <w:r>
        <w:t xml:space="preserve"> stage alarms need to be shown.</w:t>
      </w:r>
    </w:p>
    <w:p w:rsidR="00470937" w:rsidRDefault="00470937" w:rsidP="005714D4"/>
    <w:p w:rsidR="00470937" w:rsidRDefault="00470937" w:rsidP="005714D4"/>
    <w:p w:rsidR="00470937" w:rsidRDefault="00470937" w:rsidP="005714D4"/>
    <w:p w:rsidR="00470937" w:rsidRDefault="00470937" w:rsidP="005714D4"/>
    <w:p w:rsidR="00470937" w:rsidRDefault="00470937" w:rsidP="005714D4"/>
    <w:p w:rsidR="00470937" w:rsidRDefault="00470937" w:rsidP="005714D4"/>
    <w:p w:rsidR="00470937" w:rsidRDefault="00470937" w:rsidP="005714D4"/>
    <w:p w:rsidR="00470937" w:rsidRDefault="00470937" w:rsidP="005714D4"/>
    <w:p w:rsidR="00470937" w:rsidRDefault="00470937" w:rsidP="005714D4"/>
    <w:p w:rsidR="00470937" w:rsidRDefault="00470937" w:rsidP="005714D4"/>
    <w:p w:rsidR="00470937" w:rsidRDefault="00470937" w:rsidP="005714D4"/>
    <w:p w:rsidR="00470937" w:rsidRDefault="00470937" w:rsidP="005714D4"/>
    <w:p w:rsidR="00470937" w:rsidRDefault="00470937" w:rsidP="005714D4"/>
    <w:p w:rsidR="00470937" w:rsidRDefault="00470937" w:rsidP="005714D4"/>
    <w:p w:rsidR="00470937" w:rsidRDefault="00470937" w:rsidP="005714D4"/>
    <w:p w:rsidR="00470937" w:rsidRDefault="00470937" w:rsidP="00470937">
      <w:pPr>
        <w:pStyle w:val="Kop3"/>
      </w:pPr>
      <w:bookmarkStart w:id="283" w:name="_Toc393892901"/>
      <w:r>
        <w:t>Installation</w:t>
      </w:r>
      <w:bookmarkEnd w:id="283"/>
    </w:p>
    <w:p w:rsidR="00470937" w:rsidRDefault="00470937" w:rsidP="00470937"/>
    <w:p w:rsidR="00470937" w:rsidRDefault="00470937" w:rsidP="00470937">
      <w:bookmarkStart w:id="284" w:name="OLE_LINK29"/>
      <w:bookmarkStart w:id="285" w:name="OLE_LINK30"/>
      <w:bookmarkStart w:id="286" w:name="OLE_LINK31"/>
      <w:bookmarkStart w:id="287" w:name="OLE_LINK32"/>
    </w:p>
    <w:tbl>
      <w:tblPr>
        <w:tblStyle w:val="Lichtelijst"/>
        <w:tblW w:w="0" w:type="auto"/>
        <w:tblLook w:val="04A0" w:firstRow="1" w:lastRow="0" w:firstColumn="1" w:lastColumn="0" w:noHBand="0" w:noVBand="1"/>
      </w:tblPr>
      <w:tblGrid>
        <w:gridCol w:w="4606"/>
        <w:gridCol w:w="4606"/>
      </w:tblGrid>
      <w:tr w:rsidR="00470937" w:rsidRPr="00650E78" w:rsidTr="00711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470937" w:rsidRPr="00650E78" w:rsidRDefault="00470937" w:rsidP="0071136A">
            <w:pPr>
              <w:jc w:val="center"/>
              <w:rPr>
                <w:lang w:val="en-US"/>
              </w:rPr>
            </w:pPr>
            <w:r w:rsidRPr="00650E78">
              <w:rPr>
                <w:lang w:val="en-US"/>
              </w:rPr>
              <w:t>Panel horizontal-vertical</w:t>
            </w:r>
          </w:p>
        </w:tc>
      </w:tr>
      <w:tr w:rsidR="00470937" w:rsidRPr="00650E78" w:rsidTr="0071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470937" w:rsidRPr="00650E78" w:rsidRDefault="00470937" w:rsidP="0071136A">
            <w:pPr>
              <w:jc w:val="center"/>
            </w:pPr>
            <w:r w:rsidRPr="00650E78">
              <w:rPr>
                <w:b w:val="0"/>
                <w:bCs w:val="0"/>
              </w:rPr>
              <w:object w:dxaOrig="5954" w:dyaOrig="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35pt;height:45.5pt" o:ole="">
                  <v:imagedata r:id="rId62" o:title=""/>
                </v:shape>
                <o:OLEObject Type="Embed" ProgID="PBrush" ShapeID="_x0000_i1025" DrawAspect="Content" ObjectID="_1468139664" r:id="rId63"/>
              </w:object>
            </w:r>
            <w:r w:rsidRPr="00650E78">
              <w:rPr>
                <w:b w:val="0"/>
                <w:bCs w:val="0"/>
              </w:rPr>
              <w:object w:dxaOrig="1920" w:dyaOrig="4936">
                <v:shape id="_x0000_i1026" type="#_x0000_t75" style="width:47.55pt;height:121.6pt" o:ole="">
                  <v:imagedata r:id="rId64" o:title=""/>
                </v:shape>
                <o:OLEObject Type="Embed" ProgID="PBrush" ShapeID="_x0000_i1026" DrawAspect="Content" ObjectID="_1468139665" r:id="rId65"/>
              </w:object>
            </w:r>
          </w:p>
        </w:tc>
      </w:tr>
      <w:tr w:rsidR="00470937" w:rsidRPr="00650E78" w:rsidTr="0071136A">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470937" w:rsidRPr="00650E78" w:rsidRDefault="00470937" w:rsidP="0071136A"/>
        </w:tc>
      </w:tr>
      <w:tr w:rsidR="00470937" w:rsidRPr="00650E78" w:rsidTr="0071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470937" w:rsidRPr="00650E78" w:rsidRDefault="00470937" w:rsidP="0071136A">
            <w:pPr>
              <w:rPr>
                <w:b w:val="0"/>
                <w:bCs w:val="0"/>
                <w:lang w:val="en-US"/>
              </w:rPr>
            </w:pPr>
            <w:r w:rsidRPr="00650E78">
              <w:t>Location of use</w:t>
            </w:r>
            <w:r w:rsidRPr="00650E78">
              <w:rPr>
                <w:lang w:val="en-US"/>
              </w:rPr>
              <w:t>:</w:t>
            </w:r>
            <w:r w:rsidRPr="00650E78">
              <w:rPr>
                <w:lang w:val="en-US"/>
              </w:rPr>
              <w:tab/>
              <w:t xml:space="preserve"> </w:t>
            </w:r>
          </w:p>
        </w:tc>
        <w:tc>
          <w:tcPr>
            <w:tcW w:w="4606" w:type="dxa"/>
            <w:tcBorders>
              <w:top w:val="single" w:sz="4" w:space="0" w:color="auto"/>
              <w:left w:val="single" w:sz="4" w:space="0" w:color="auto"/>
              <w:bottom w:val="single" w:sz="4" w:space="0" w:color="auto"/>
              <w:right w:val="single" w:sz="4" w:space="0" w:color="auto"/>
            </w:tcBorders>
          </w:tcPr>
          <w:p w:rsidR="00470937" w:rsidRPr="00650E78"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sidRPr="00650E78">
              <w:rPr>
                <w:lang w:val="en-US"/>
              </w:rPr>
              <w:t>Main Bridge</w:t>
            </w:r>
          </w:p>
        </w:tc>
      </w:tr>
    </w:tbl>
    <w:p w:rsidR="00470937" w:rsidRDefault="00470937" w:rsidP="00470937">
      <w:pPr>
        <w:pStyle w:val="Onderschrift"/>
      </w:pPr>
      <w:bookmarkStart w:id="288" w:name="_Toc393892972"/>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41</w:t>
      </w:r>
      <w:r w:rsidR="00215670">
        <w:fldChar w:fldCharType="end"/>
      </w:r>
      <w:r>
        <w:t>: BNWAS panel large</w:t>
      </w:r>
      <w:bookmarkEnd w:id="288"/>
    </w:p>
    <w:tbl>
      <w:tblPr>
        <w:tblStyle w:val="Lichtelij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276"/>
        <w:gridCol w:w="1985"/>
        <w:gridCol w:w="4709"/>
      </w:tblGrid>
      <w:tr w:rsidR="00470937" w:rsidRPr="00F30928" w:rsidTr="00711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70937" w:rsidRDefault="00470937" w:rsidP="0071136A">
            <w:pPr>
              <w:rPr>
                <w:lang w:val="en-US"/>
              </w:rPr>
            </w:pPr>
            <w:bookmarkStart w:id="289" w:name="_Hlk386721357"/>
            <w:r>
              <w:rPr>
                <w:lang w:val="en-US"/>
              </w:rPr>
              <w:t>Button</w:t>
            </w:r>
          </w:p>
        </w:tc>
        <w:tc>
          <w:tcPr>
            <w:tcW w:w="1276" w:type="dxa"/>
          </w:tcPr>
          <w:p w:rsidR="00470937" w:rsidRDefault="00470937" w:rsidP="0071136A">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1985" w:type="dxa"/>
          </w:tcPr>
          <w:p w:rsidR="00470937" w:rsidRDefault="00470937" w:rsidP="0071136A">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709" w:type="dxa"/>
          </w:tcPr>
          <w:p w:rsidR="00470937" w:rsidRDefault="00470937" w:rsidP="0071136A">
            <w:pPr>
              <w:cnfStyle w:val="100000000000" w:firstRow="1" w:lastRow="0" w:firstColumn="0" w:lastColumn="0" w:oddVBand="0" w:evenVBand="0" w:oddHBand="0" w:evenHBand="0" w:firstRowFirstColumn="0" w:firstRowLastColumn="0" w:lastRowFirstColumn="0" w:lastRowLastColumn="0"/>
              <w:rPr>
                <w:lang w:val="en-US"/>
              </w:rPr>
            </w:pPr>
            <w:r>
              <w:rPr>
                <w:lang w:val="en-US"/>
              </w:rPr>
              <w:t>NavVision Field (Button/Led)</w:t>
            </w:r>
          </w:p>
        </w:tc>
      </w:tr>
      <w:bookmarkEnd w:id="289"/>
      <w:tr w:rsidR="00470937" w:rsidTr="0071136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470937" w:rsidRDefault="00470937" w:rsidP="0071136A">
            <w:pPr>
              <w:rPr>
                <w:lang w:val="en-US"/>
              </w:rPr>
            </w:pPr>
            <w:r>
              <w:rPr>
                <w:lang w:val="en-US"/>
              </w:rPr>
              <w:t>Dim</w:t>
            </w:r>
          </w:p>
        </w:tc>
        <w:tc>
          <w:tcPr>
            <w:tcW w:w="1276" w:type="dxa"/>
            <w:vMerge w:val="restart"/>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Blue</w:t>
            </w:r>
          </w:p>
        </w:tc>
        <w:tc>
          <w:tcPr>
            <w:tcW w:w="1985" w:type="dxa"/>
            <w:vMerge w:val="restart"/>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Dim panel lights</w:t>
            </w:r>
            <w:r>
              <w:rPr>
                <w:rFonts w:cs="Arial"/>
                <w:lang w:val="en-US"/>
              </w:rPr>
              <w:t>*</w:t>
            </w:r>
          </w:p>
        </w:tc>
        <w:tc>
          <w:tcPr>
            <w:tcW w:w="4709" w:type="dxa"/>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Panel Dim Switch</w:t>
            </w:r>
          </w:p>
        </w:tc>
      </w:tr>
      <w:tr w:rsidR="00470937" w:rsidTr="0071136A">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470937" w:rsidRDefault="00470937" w:rsidP="0071136A">
            <w:pPr>
              <w:rPr>
                <w:lang w:val="en-US"/>
              </w:rPr>
            </w:pPr>
          </w:p>
        </w:tc>
        <w:tc>
          <w:tcPr>
            <w:tcW w:w="1276" w:type="dxa"/>
            <w:vMerge/>
          </w:tcPr>
          <w:p w:rsidR="00470937" w:rsidRDefault="00470937" w:rsidP="0071136A">
            <w:pPr>
              <w:cnfStyle w:val="000000000000" w:firstRow="0" w:lastRow="0" w:firstColumn="0" w:lastColumn="0" w:oddVBand="0" w:evenVBand="0" w:oddHBand="0" w:evenHBand="0" w:firstRowFirstColumn="0" w:firstRowLastColumn="0" w:lastRowFirstColumn="0" w:lastRowLastColumn="0"/>
              <w:rPr>
                <w:lang w:val="en-US"/>
              </w:rPr>
            </w:pPr>
          </w:p>
        </w:tc>
        <w:tc>
          <w:tcPr>
            <w:tcW w:w="1985" w:type="dxa"/>
            <w:vMerge/>
          </w:tcPr>
          <w:p w:rsidR="00470937" w:rsidRDefault="00470937" w:rsidP="0071136A">
            <w:pPr>
              <w:cnfStyle w:val="000000000000" w:firstRow="0" w:lastRow="0" w:firstColumn="0" w:lastColumn="0" w:oddVBand="0" w:evenVBand="0" w:oddHBand="0" w:evenHBand="0" w:firstRowFirstColumn="0" w:firstRowLastColumn="0" w:lastRowFirstColumn="0" w:lastRowLastColumn="0"/>
              <w:rPr>
                <w:lang w:val="en-US"/>
              </w:rPr>
            </w:pPr>
          </w:p>
        </w:tc>
        <w:tc>
          <w:tcPr>
            <w:tcW w:w="4709" w:type="dxa"/>
          </w:tcPr>
          <w:p w:rsidR="00470937" w:rsidRDefault="00470937" w:rsidP="0071136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Panel Dim LED</w:t>
            </w:r>
          </w:p>
        </w:tc>
      </w:tr>
      <w:tr w:rsidR="00470937" w:rsidTr="0071136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470937" w:rsidRDefault="00470937" w:rsidP="0071136A">
            <w:pPr>
              <w:rPr>
                <w:lang w:val="en-US"/>
              </w:rPr>
            </w:pPr>
            <w:r>
              <w:rPr>
                <w:lang w:val="en-US"/>
              </w:rPr>
              <w:t>Timer</w:t>
            </w:r>
          </w:p>
        </w:tc>
        <w:tc>
          <w:tcPr>
            <w:tcW w:w="1276" w:type="dxa"/>
            <w:vMerge w:val="restart"/>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1985" w:type="dxa"/>
            <w:vMerge w:val="restart"/>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Reset timer</w:t>
            </w:r>
          </w:p>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Illuminates when active</w:t>
            </w:r>
          </w:p>
        </w:tc>
        <w:tc>
          <w:tcPr>
            <w:tcW w:w="4709" w:type="dxa"/>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Timer Reset</w:t>
            </w:r>
          </w:p>
        </w:tc>
      </w:tr>
      <w:tr w:rsidR="00470937" w:rsidTr="0071136A">
        <w:trPr>
          <w:trHeight w:val="427"/>
        </w:trPr>
        <w:tc>
          <w:tcPr>
            <w:cnfStyle w:val="001000000000" w:firstRow="0" w:lastRow="0" w:firstColumn="1" w:lastColumn="0" w:oddVBand="0" w:evenVBand="0" w:oddHBand="0" w:evenHBand="0" w:firstRowFirstColumn="0" w:firstRowLastColumn="0" w:lastRowFirstColumn="0" w:lastRowLastColumn="0"/>
            <w:tcW w:w="1242" w:type="dxa"/>
            <w:vMerge/>
          </w:tcPr>
          <w:p w:rsidR="00470937" w:rsidRDefault="00470937" w:rsidP="0071136A">
            <w:pPr>
              <w:rPr>
                <w:lang w:val="en-US"/>
              </w:rPr>
            </w:pPr>
          </w:p>
        </w:tc>
        <w:tc>
          <w:tcPr>
            <w:tcW w:w="1276" w:type="dxa"/>
            <w:vMerge/>
          </w:tcPr>
          <w:p w:rsidR="00470937" w:rsidRDefault="00470937" w:rsidP="0071136A">
            <w:pPr>
              <w:cnfStyle w:val="000000000000" w:firstRow="0" w:lastRow="0" w:firstColumn="0" w:lastColumn="0" w:oddVBand="0" w:evenVBand="0" w:oddHBand="0" w:evenHBand="0" w:firstRowFirstColumn="0" w:firstRowLastColumn="0" w:lastRowFirstColumn="0" w:lastRowLastColumn="0"/>
              <w:rPr>
                <w:lang w:val="en-US"/>
              </w:rPr>
            </w:pPr>
          </w:p>
        </w:tc>
        <w:tc>
          <w:tcPr>
            <w:tcW w:w="1985" w:type="dxa"/>
            <w:vMerge/>
          </w:tcPr>
          <w:p w:rsidR="00470937" w:rsidRDefault="00470937" w:rsidP="0071136A">
            <w:pPr>
              <w:cnfStyle w:val="000000000000" w:firstRow="0" w:lastRow="0" w:firstColumn="0" w:lastColumn="0" w:oddVBand="0" w:evenVBand="0" w:oddHBand="0" w:evenHBand="0" w:firstRowFirstColumn="0" w:firstRowLastColumn="0" w:lastRowFirstColumn="0" w:lastRowLastColumn="0"/>
              <w:rPr>
                <w:lang w:val="en-US"/>
              </w:rPr>
            </w:pPr>
          </w:p>
        </w:tc>
        <w:tc>
          <w:tcPr>
            <w:tcW w:w="4709" w:type="dxa"/>
          </w:tcPr>
          <w:p w:rsidR="00470937" w:rsidRDefault="00470937" w:rsidP="0071136A">
            <w:pPr>
              <w:cnfStyle w:val="000000000000" w:firstRow="0" w:lastRow="0" w:firstColumn="0" w:lastColumn="0" w:oddVBand="0" w:evenVBand="0" w:oddHBand="0" w:evenHBand="0" w:firstRowFirstColumn="0" w:firstRowLastColumn="0" w:lastRowFirstColumn="0" w:lastRowLastColumn="0"/>
              <w:rPr>
                <w:lang w:val="en-US"/>
              </w:rPr>
            </w:pPr>
            <w:r>
              <w:rPr>
                <w:lang w:val="en-US"/>
              </w:rPr>
              <w:t>Station Bridge Timer Active LED</w:t>
            </w:r>
          </w:p>
        </w:tc>
      </w:tr>
      <w:tr w:rsidR="00470937" w:rsidTr="0071136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470937" w:rsidRDefault="00470937" w:rsidP="0071136A">
            <w:pPr>
              <w:rPr>
                <w:lang w:val="en-US"/>
              </w:rPr>
            </w:pPr>
            <w:r>
              <w:rPr>
                <w:lang w:val="en-US"/>
              </w:rPr>
              <w:t>Alarm</w:t>
            </w:r>
          </w:p>
        </w:tc>
        <w:tc>
          <w:tcPr>
            <w:tcW w:w="1276" w:type="dxa"/>
            <w:vMerge w:val="restart"/>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1985" w:type="dxa"/>
            <w:vMerge w:val="restart"/>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Alarm silence</w:t>
            </w:r>
            <w:r>
              <w:rPr>
                <w:rFonts w:cs="Arial"/>
                <w:lang w:val="en-US"/>
              </w:rPr>
              <w:t>**</w:t>
            </w:r>
          </w:p>
        </w:tc>
        <w:tc>
          <w:tcPr>
            <w:tcW w:w="4709" w:type="dxa"/>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Silence</w:t>
            </w:r>
          </w:p>
        </w:tc>
      </w:tr>
      <w:tr w:rsidR="00470937" w:rsidTr="0071136A">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470937" w:rsidRDefault="00470937" w:rsidP="0071136A">
            <w:pPr>
              <w:rPr>
                <w:lang w:val="en-US"/>
              </w:rPr>
            </w:pPr>
          </w:p>
        </w:tc>
        <w:tc>
          <w:tcPr>
            <w:tcW w:w="1276" w:type="dxa"/>
            <w:vMerge/>
          </w:tcPr>
          <w:p w:rsidR="00470937" w:rsidRDefault="00470937" w:rsidP="0071136A">
            <w:pPr>
              <w:cnfStyle w:val="000000000000" w:firstRow="0" w:lastRow="0" w:firstColumn="0" w:lastColumn="0" w:oddVBand="0" w:evenVBand="0" w:oddHBand="0" w:evenHBand="0" w:firstRowFirstColumn="0" w:firstRowLastColumn="0" w:lastRowFirstColumn="0" w:lastRowLastColumn="0"/>
              <w:rPr>
                <w:lang w:val="en-US"/>
              </w:rPr>
            </w:pPr>
          </w:p>
        </w:tc>
        <w:tc>
          <w:tcPr>
            <w:tcW w:w="1985" w:type="dxa"/>
            <w:vMerge/>
          </w:tcPr>
          <w:p w:rsidR="00470937" w:rsidRDefault="00470937" w:rsidP="0071136A">
            <w:pPr>
              <w:cnfStyle w:val="000000000000" w:firstRow="0" w:lastRow="0" w:firstColumn="0" w:lastColumn="0" w:oddVBand="0" w:evenVBand="0" w:oddHBand="0" w:evenHBand="0" w:firstRowFirstColumn="0" w:firstRowLastColumn="0" w:lastRowFirstColumn="0" w:lastRowLastColumn="0"/>
              <w:rPr>
                <w:lang w:val="en-US"/>
              </w:rPr>
            </w:pPr>
          </w:p>
        </w:tc>
        <w:tc>
          <w:tcPr>
            <w:tcW w:w="4709" w:type="dxa"/>
          </w:tcPr>
          <w:p w:rsidR="00470937" w:rsidRDefault="00470937" w:rsidP="0071136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Alarm Active LED</w:t>
            </w:r>
          </w:p>
        </w:tc>
      </w:tr>
      <w:tr w:rsidR="00470937" w:rsidTr="0071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70937" w:rsidRDefault="00470937" w:rsidP="0071136A">
            <w:pPr>
              <w:rPr>
                <w:lang w:val="en-US"/>
              </w:rPr>
            </w:pPr>
            <w:r>
              <w:rPr>
                <w:lang w:val="en-US"/>
              </w:rPr>
              <w:t>Buzzer</w:t>
            </w:r>
          </w:p>
        </w:tc>
        <w:tc>
          <w:tcPr>
            <w:tcW w:w="1276" w:type="dxa"/>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p>
        </w:tc>
        <w:tc>
          <w:tcPr>
            <w:tcW w:w="1985" w:type="dxa"/>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Pr>
                <w:rFonts w:cs="Arial"/>
                <w:lang w:val="en-US"/>
              </w:rPr>
              <w:t>***</w:t>
            </w:r>
          </w:p>
        </w:tc>
        <w:tc>
          <w:tcPr>
            <w:tcW w:w="4709" w:type="dxa"/>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Alarm Buzzer</w:t>
            </w:r>
          </w:p>
        </w:tc>
      </w:tr>
    </w:tbl>
    <w:p w:rsidR="00470937" w:rsidRDefault="00470937" w:rsidP="00470937">
      <w:pPr>
        <w:pStyle w:val="Onderschrift"/>
      </w:pPr>
      <w:bookmarkStart w:id="290" w:name="_Toc393892973"/>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42</w:t>
      </w:r>
      <w:r w:rsidR="00215670">
        <w:fldChar w:fldCharType="end"/>
      </w:r>
      <w:r>
        <w:t>: BNWAS panel large field assignment</w:t>
      </w:r>
      <w:bookmarkEnd w:id="290"/>
    </w:p>
    <w:tbl>
      <w:tblPr>
        <w:tblStyle w:val="Lichtelijst"/>
        <w:tblW w:w="0" w:type="auto"/>
        <w:tblLook w:val="04A0" w:firstRow="1" w:lastRow="0" w:firstColumn="1" w:lastColumn="0" w:noHBand="0" w:noVBand="1"/>
      </w:tblPr>
      <w:tblGrid>
        <w:gridCol w:w="4606"/>
        <w:gridCol w:w="4606"/>
      </w:tblGrid>
      <w:tr w:rsidR="00470937" w:rsidRPr="00650E78" w:rsidTr="00711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470937" w:rsidRPr="00650E78" w:rsidRDefault="00470937" w:rsidP="0071136A">
            <w:pPr>
              <w:jc w:val="center"/>
              <w:rPr>
                <w:lang w:val="en-US"/>
              </w:rPr>
            </w:pPr>
            <w:r w:rsidRPr="00650E78">
              <w:rPr>
                <w:lang w:val="en-US"/>
              </w:rPr>
              <w:t>Panel horizontal-vertical</w:t>
            </w:r>
          </w:p>
        </w:tc>
      </w:tr>
      <w:tr w:rsidR="00470937" w:rsidRPr="00650E78" w:rsidTr="0071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470937" w:rsidRPr="00650E78" w:rsidRDefault="00470937" w:rsidP="0071136A">
            <w:pPr>
              <w:jc w:val="center"/>
            </w:pPr>
            <w:r w:rsidRPr="00650E78">
              <w:rPr>
                <w:b w:val="0"/>
                <w:bCs w:val="0"/>
              </w:rPr>
              <w:object w:dxaOrig="4320" w:dyaOrig="2295">
                <v:shape id="_x0000_i1027" type="#_x0000_t75" style="width:76.75pt;height:38.7pt" o:ole="">
                  <v:imagedata r:id="rId66" o:title=""/>
                </v:shape>
                <o:OLEObject Type="Embed" ProgID="PBrush" ShapeID="_x0000_i1027" DrawAspect="Content" ObjectID="_1468139666" r:id="rId67"/>
              </w:object>
            </w:r>
            <w:r w:rsidRPr="00650E78">
              <w:rPr>
                <w:b w:val="0"/>
                <w:bCs w:val="0"/>
              </w:rPr>
              <w:object w:dxaOrig="3000" w:dyaOrig="4575">
                <v:shape id="_x0000_i1028" type="#_x0000_t75" style="width:47.55pt;height:1in" o:ole="">
                  <v:imagedata r:id="rId68" o:title=""/>
                </v:shape>
                <o:OLEObject Type="Embed" ProgID="PBrush" ShapeID="_x0000_i1028" DrawAspect="Content" ObjectID="_1468139667" r:id="rId69"/>
              </w:object>
            </w:r>
          </w:p>
        </w:tc>
      </w:tr>
      <w:tr w:rsidR="00470937" w:rsidRPr="00650E78" w:rsidTr="0071136A">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470937" w:rsidRPr="00650E78" w:rsidRDefault="00470937" w:rsidP="0071136A"/>
        </w:tc>
      </w:tr>
      <w:tr w:rsidR="00470937" w:rsidRPr="00650E78" w:rsidTr="0071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470937" w:rsidRPr="00650E78" w:rsidRDefault="00470937" w:rsidP="0071136A">
            <w:pPr>
              <w:rPr>
                <w:b w:val="0"/>
                <w:bCs w:val="0"/>
              </w:rPr>
            </w:pPr>
            <w:r w:rsidRPr="00650E78">
              <w:t>Location of use</w:t>
            </w:r>
            <w:r w:rsidRPr="00650E78">
              <w:rPr>
                <w:lang w:val="en-US"/>
              </w:rPr>
              <w:t>:</w:t>
            </w:r>
            <w:r w:rsidRPr="00650E78">
              <w:rPr>
                <w:lang w:val="en-US"/>
              </w:rPr>
              <w:tab/>
            </w:r>
          </w:p>
        </w:tc>
        <w:tc>
          <w:tcPr>
            <w:tcW w:w="4606" w:type="dxa"/>
            <w:tcBorders>
              <w:top w:val="single" w:sz="4" w:space="0" w:color="auto"/>
              <w:left w:val="single" w:sz="4" w:space="0" w:color="auto"/>
              <w:bottom w:val="single" w:sz="4" w:space="0" w:color="auto"/>
              <w:right w:val="single" w:sz="4" w:space="0" w:color="auto"/>
            </w:tcBorders>
          </w:tcPr>
          <w:p w:rsidR="00470937" w:rsidRPr="00650E78" w:rsidRDefault="00470937" w:rsidP="0071136A">
            <w:pPr>
              <w:cnfStyle w:val="000000100000" w:firstRow="0" w:lastRow="0" w:firstColumn="0" w:lastColumn="0" w:oddVBand="0" w:evenVBand="0" w:oddHBand="1" w:evenHBand="0" w:firstRowFirstColumn="0" w:firstRowLastColumn="0" w:lastRowFirstColumn="0" w:lastRowLastColumn="0"/>
            </w:pPr>
            <w:r w:rsidRPr="00650E78">
              <w:rPr>
                <w:lang w:val="en-US"/>
              </w:rPr>
              <w:t>All spaces where Bridge duty crew can be available (no duty select)</w:t>
            </w:r>
          </w:p>
        </w:tc>
      </w:tr>
    </w:tbl>
    <w:p w:rsidR="00470937" w:rsidRDefault="00470937" w:rsidP="00470937">
      <w:pPr>
        <w:pStyle w:val="Onderschrift"/>
      </w:pPr>
      <w:bookmarkStart w:id="291" w:name="_Toc393892974"/>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43</w:t>
      </w:r>
      <w:r w:rsidR="00215670">
        <w:fldChar w:fldCharType="end"/>
      </w:r>
      <w:r>
        <w:t>: BNWAS panel small</w:t>
      </w:r>
      <w:bookmarkEnd w:id="291"/>
    </w:p>
    <w:tbl>
      <w:tblPr>
        <w:tblStyle w:val="Lichtelij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276"/>
        <w:gridCol w:w="1843"/>
        <w:gridCol w:w="4851"/>
      </w:tblGrid>
      <w:tr w:rsidR="00470937" w:rsidTr="00711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70937" w:rsidRDefault="00470937" w:rsidP="0071136A">
            <w:pPr>
              <w:rPr>
                <w:lang w:val="en-US"/>
              </w:rPr>
            </w:pPr>
            <w:r>
              <w:rPr>
                <w:lang w:val="en-US"/>
              </w:rPr>
              <w:t>Button</w:t>
            </w:r>
          </w:p>
        </w:tc>
        <w:tc>
          <w:tcPr>
            <w:tcW w:w="1276" w:type="dxa"/>
          </w:tcPr>
          <w:p w:rsidR="00470937" w:rsidRDefault="00470937" w:rsidP="0071136A">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1843" w:type="dxa"/>
          </w:tcPr>
          <w:p w:rsidR="00470937" w:rsidRDefault="00470937" w:rsidP="0071136A">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851" w:type="dxa"/>
          </w:tcPr>
          <w:p w:rsidR="00470937" w:rsidRDefault="00470937" w:rsidP="0071136A">
            <w:pPr>
              <w:cnfStyle w:val="100000000000" w:firstRow="1" w:lastRow="0" w:firstColumn="0" w:lastColumn="0" w:oddVBand="0" w:evenVBand="0" w:oddHBand="0" w:evenHBand="0" w:firstRowFirstColumn="0" w:firstRowLastColumn="0" w:lastRowFirstColumn="0" w:lastRowLastColumn="0"/>
              <w:rPr>
                <w:lang w:val="en-US"/>
              </w:rPr>
            </w:pPr>
            <w:r>
              <w:rPr>
                <w:lang w:val="en-US"/>
              </w:rPr>
              <w:t>NavVision© Field (Button/Led)</w:t>
            </w:r>
          </w:p>
        </w:tc>
      </w:tr>
      <w:tr w:rsidR="00470937" w:rsidTr="0071136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470937" w:rsidRDefault="00470937" w:rsidP="0071136A">
            <w:pPr>
              <w:rPr>
                <w:lang w:val="en-US"/>
              </w:rPr>
            </w:pPr>
            <w:r>
              <w:rPr>
                <w:lang w:val="en-US"/>
              </w:rPr>
              <w:t>BNWAS</w:t>
            </w:r>
          </w:p>
        </w:tc>
        <w:tc>
          <w:tcPr>
            <w:tcW w:w="1276" w:type="dxa"/>
            <w:vMerge w:val="restart"/>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1843" w:type="dxa"/>
            <w:vMerge w:val="restart"/>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Bridge duty and timer reset</w:t>
            </w:r>
          </w:p>
        </w:tc>
        <w:tc>
          <w:tcPr>
            <w:tcW w:w="4851" w:type="dxa"/>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Silence</w:t>
            </w:r>
          </w:p>
        </w:tc>
      </w:tr>
      <w:tr w:rsidR="00470937" w:rsidTr="0071136A">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470937" w:rsidRDefault="00470937" w:rsidP="0071136A">
            <w:pPr>
              <w:rPr>
                <w:lang w:val="en-US"/>
              </w:rPr>
            </w:pPr>
          </w:p>
        </w:tc>
        <w:tc>
          <w:tcPr>
            <w:tcW w:w="1276" w:type="dxa"/>
            <w:vMerge/>
          </w:tcPr>
          <w:p w:rsidR="00470937" w:rsidRDefault="00470937" w:rsidP="0071136A">
            <w:pPr>
              <w:cnfStyle w:val="000000000000" w:firstRow="0" w:lastRow="0" w:firstColumn="0" w:lastColumn="0" w:oddVBand="0" w:evenVBand="0" w:oddHBand="0" w:evenHBand="0" w:firstRowFirstColumn="0" w:firstRowLastColumn="0" w:lastRowFirstColumn="0" w:lastRowLastColumn="0"/>
              <w:rPr>
                <w:lang w:val="en-US"/>
              </w:rPr>
            </w:pPr>
          </w:p>
        </w:tc>
        <w:tc>
          <w:tcPr>
            <w:tcW w:w="1843" w:type="dxa"/>
            <w:vMerge/>
          </w:tcPr>
          <w:p w:rsidR="00470937" w:rsidRDefault="00470937" w:rsidP="0071136A">
            <w:pPr>
              <w:cnfStyle w:val="000000000000" w:firstRow="0" w:lastRow="0" w:firstColumn="0" w:lastColumn="0" w:oddVBand="0" w:evenVBand="0" w:oddHBand="0" w:evenHBand="0" w:firstRowFirstColumn="0" w:firstRowLastColumn="0" w:lastRowFirstColumn="0" w:lastRowLastColumn="0"/>
              <w:rPr>
                <w:lang w:val="en-US"/>
              </w:rPr>
            </w:pPr>
          </w:p>
        </w:tc>
        <w:tc>
          <w:tcPr>
            <w:tcW w:w="4851" w:type="dxa"/>
          </w:tcPr>
          <w:p w:rsidR="00470937" w:rsidRDefault="00470937" w:rsidP="0071136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Alarm Active LED</w:t>
            </w:r>
          </w:p>
        </w:tc>
      </w:tr>
      <w:tr w:rsidR="00470937" w:rsidTr="0071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70937" w:rsidRDefault="00470937" w:rsidP="0071136A">
            <w:pPr>
              <w:rPr>
                <w:lang w:val="en-US"/>
              </w:rPr>
            </w:pPr>
            <w:r>
              <w:rPr>
                <w:lang w:val="en-US"/>
              </w:rPr>
              <w:t>Buzzer</w:t>
            </w:r>
          </w:p>
        </w:tc>
        <w:tc>
          <w:tcPr>
            <w:tcW w:w="1276" w:type="dxa"/>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p>
        </w:tc>
        <w:tc>
          <w:tcPr>
            <w:tcW w:w="1843" w:type="dxa"/>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Pr>
                <w:rFonts w:cs="Arial"/>
                <w:lang w:val="en-US"/>
              </w:rPr>
              <w:t>***</w:t>
            </w:r>
          </w:p>
        </w:tc>
        <w:tc>
          <w:tcPr>
            <w:tcW w:w="4851" w:type="dxa"/>
          </w:tcPr>
          <w:p w:rsidR="00470937" w:rsidRDefault="00470937" w:rsidP="0071136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Alarm Buzzer</w:t>
            </w:r>
          </w:p>
        </w:tc>
      </w:tr>
    </w:tbl>
    <w:p w:rsidR="00470937" w:rsidRDefault="00470937" w:rsidP="00470937">
      <w:pPr>
        <w:pStyle w:val="Onderschrift"/>
      </w:pPr>
      <w:bookmarkStart w:id="292" w:name="_Toc393892975"/>
      <w:bookmarkEnd w:id="284"/>
      <w:bookmarkEnd w:id="285"/>
      <w:bookmarkEnd w:id="286"/>
      <w:bookmarkEnd w:id="287"/>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44</w:t>
      </w:r>
      <w:r w:rsidR="00215670">
        <w:fldChar w:fldCharType="end"/>
      </w:r>
      <w:r>
        <w:t>: BNWAS panel small field assignment</w:t>
      </w:r>
      <w:bookmarkEnd w:id="292"/>
    </w:p>
    <w:p w:rsidR="00470937" w:rsidRDefault="00470937" w:rsidP="00470937">
      <w:pPr>
        <w:pStyle w:val="Onderschrift"/>
      </w:pPr>
    </w:p>
    <w:p w:rsidR="00470937" w:rsidRDefault="00470937" w:rsidP="00470937"/>
    <w:p w:rsidR="00470937" w:rsidRDefault="00470937" w:rsidP="00470937"/>
    <w:p w:rsidR="00470937" w:rsidRDefault="00470937" w:rsidP="00470937">
      <w:r>
        <w:t xml:space="preserve">The panels come pre-wired. The cables can be directly connected to the </w:t>
      </w:r>
      <w:proofErr w:type="spellStart"/>
      <w:r>
        <w:t>wago</w:t>
      </w:r>
      <w:proofErr w:type="spellEnd"/>
      <w:r>
        <w:t xml:space="preserve">, or through a terminal (if the distance is longer). The wiring lies outside the scope of the type approval. </w:t>
      </w:r>
    </w:p>
    <w:p w:rsidR="00470937" w:rsidRDefault="00470937" w:rsidP="00470937"/>
    <w:p w:rsidR="00470937" w:rsidRPr="007361D7" w:rsidRDefault="00470937" w:rsidP="00470937">
      <w:r>
        <w:t xml:space="preserve">The panels can be mounted on practically every surface. It is a non-flush mounting. The panels are tightened by 4 screws or bolts. </w:t>
      </w:r>
    </w:p>
    <w:p w:rsidR="00470937" w:rsidRDefault="00470937" w:rsidP="00470937"/>
    <w:p w:rsidR="00470937" w:rsidRDefault="00470937" w:rsidP="00470937"/>
    <w:p w:rsidR="00470937" w:rsidRDefault="00470937" w:rsidP="00470937">
      <w:pPr>
        <w:pStyle w:val="Kop2"/>
      </w:pPr>
      <w:bookmarkStart w:id="293" w:name="_Toc393892902"/>
      <w:r>
        <w:t>Reset Buttons</w:t>
      </w:r>
      <w:bookmarkEnd w:id="293"/>
    </w:p>
    <w:p w:rsidR="00470937" w:rsidRDefault="00470937" w:rsidP="00470937">
      <w:pPr>
        <w:pStyle w:val="Kop3"/>
      </w:pPr>
      <w:bookmarkStart w:id="294" w:name="_Toc393892903"/>
      <w:r>
        <w:t>Specification</w:t>
      </w:r>
      <w:bookmarkEnd w:id="294"/>
    </w:p>
    <w:p w:rsidR="007A21B9" w:rsidRDefault="007A21B9" w:rsidP="007A21B9">
      <w:r>
        <w:rPr>
          <w:noProof/>
          <w:lang w:val="nl-NL" w:eastAsia="nl-NL"/>
        </w:rPr>
        <w:drawing>
          <wp:inline distT="0" distB="0" distL="0" distR="0" wp14:anchorId="1F6491D4" wp14:editId="703B21F8">
            <wp:extent cx="4276725" cy="22479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76725" cy="2247900"/>
                    </a:xfrm>
                    <a:prstGeom prst="rect">
                      <a:avLst/>
                    </a:prstGeom>
                  </pic:spPr>
                </pic:pic>
              </a:graphicData>
            </a:graphic>
          </wp:inline>
        </w:drawing>
      </w:r>
    </w:p>
    <w:p w:rsidR="007A21B9" w:rsidRDefault="007A21B9" w:rsidP="007A21B9">
      <w:pPr>
        <w:pStyle w:val="Onderschrift"/>
      </w:pPr>
      <w:bookmarkStart w:id="295" w:name="_Toc388346942"/>
      <w:bookmarkStart w:id="296" w:name="_Toc393892976"/>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45</w:t>
      </w:r>
      <w:r w:rsidR="00215670">
        <w:fldChar w:fldCharType="end"/>
      </w:r>
      <w:r>
        <w:t>: Specifications</w:t>
      </w:r>
      <w:bookmarkEnd w:id="295"/>
      <w:bookmarkEnd w:id="296"/>
    </w:p>
    <w:p w:rsidR="00470937" w:rsidRDefault="007A21B9" w:rsidP="007A21B9">
      <w:pPr>
        <w:pStyle w:val="Kop3"/>
      </w:pPr>
      <w:bookmarkStart w:id="297" w:name="_Toc393892904"/>
      <w:r>
        <w:t>Installation</w:t>
      </w:r>
      <w:bookmarkEnd w:id="297"/>
    </w:p>
    <w:p w:rsidR="007A21B9" w:rsidRDefault="007A21B9" w:rsidP="007A21B9"/>
    <w:p w:rsidR="007A21B9" w:rsidRDefault="007A21B9" w:rsidP="007A21B9">
      <w:r>
        <w:t xml:space="preserve">The illuminated switches can be used to provide pushbuttons that can be used to reset the BNWAS timer. By holding the pushbutton for more than 3 seconds, the emergency alarm will be triggered. This way we have an emergency call button at all stations and the button is tamper-proof. </w:t>
      </w:r>
    </w:p>
    <w:p w:rsidR="007A21B9" w:rsidRDefault="007A21B9" w:rsidP="007A21B9"/>
    <w:p w:rsidR="007A21B9" w:rsidRDefault="007A21B9" w:rsidP="007A21B9">
      <w:r>
        <w:rPr>
          <w:noProof/>
          <w:lang w:val="nl-NL" w:eastAsia="nl-NL"/>
        </w:rPr>
        <w:lastRenderedPageBreak/>
        <w:drawing>
          <wp:inline distT="0" distB="0" distL="0" distR="0" wp14:anchorId="27930A87" wp14:editId="4F079204">
            <wp:extent cx="5760720" cy="41198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119880"/>
                    </a:xfrm>
                    <a:prstGeom prst="rect">
                      <a:avLst/>
                    </a:prstGeom>
                  </pic:spPr>
                </pic:pic>
              </a:graphicData>
            </a:graphic>
          </wp:inline>
        </w:drawing>
      </w:r>
    </w:p>
    <w:p w:rsidR="007A21B9" w:rsidRDefault="007A21B9" w:rsidP="007A21B9">
      <w:pPr>
        <w:pStyle w:val="Onderschrift"/>
      </w:pPr>
      <w:bookmarkStart w:id="298" w:name="_Toc388346941"/>
      <w:bookmarkStart w:id="299" w:name="_Toc393892977"/>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46</w:t>
      </w:r>
      <w:r w:rsidR="00215670">
        <w:fldChar w:fldCharType="end"/>
      </w:r>
      <w:r>
        <w:t xml:space="preserve">: </w:t>
      </w:r>
      <w:proofErr w:type="spellStart"/>
      <w:r>
        <w:t>Bulgin</w:t>
      </w:r>
      <w:proofErr w:type="spellEnd"/>
      <w:r>
        <w:t xml:space="preserve"> security switch-</w:t>
      </w:r>
      <w:proofErr w:type="spellStart"/>
      <w:r>
        <w:t>illiminated</w:t>
      </w:r>
      <w:bookmarkEnd w:id="298"/>
      <w:bookmarkEnd w:id="299"/>
      <w:proofErr w:type="spellEnd"/>
    </w:p>
    <w:p w:rsidR="00B42AA8" w:rsidRDefault="00B42AA8" w:rsidP="00B42AA8">
      <w:pPr>
        <w:pStyle w:val="Kop2"/>
      </w:pPr>
      <w:bookmarkStart w:id="300" w:name="_Toc393892905"/>
      <w:r>
        <w:t>Installation requirement Power supply</w:t>
      </w:r>
      <w:bookmarkEnd w:id="300"/>
    </w:p>
    <w:p w:rsidR="00B42AA8" w:rsidRDefault="0010675B" w:rsidP="00B42AA8">
      <w:r>
        <w:t xml:space="preserve">Derived from the </w:t>
      </w:r>
      <w:r w:rsidRPr="0010675B">
        <w:t>NEN-EN-IEC 62616</w:t>
      </w:r>
      <w:r>
        <w:t xml:space="preserve"> Chapter 5 (Design and installation requirements), paragraph 5.3 (Power supply), the following installation requirement will be observed:</w:t>
      </w:r>
    </w:p>
    <w:p w:rsidR="0010675B" w:rsidRDefault="0010675B" w:rsidP="00B42AA8"/>
    <w:p w:rsidR="0010675B" w:rsidRPr="0010675B" w:rsidRDefault="0010675B" w:rsidP="0010675B">
      <w:pPr>
        <w:rPr>
          <w:i/>
          <w:lang w:eastAsia="nl-NL"/>
        </w:rPr>
      </w:pPr>
      <w:r w:rsidRPr="0010675B">
        <w:rPr>
          <w:rFonts w:cs="Arial"/>
          <w:i/>
          <w:lang w:eastAsia="nl-NL"/>
        </w:rPr>
        <w:t xml:space="preserve">(128/A6.3) </w:t>
      </w:r>
      <w:r w:rsidRPr="0010675B">
        <w:rPr>
          <w:i/>
          <w:lang w:eastAsia="nl-NL"/>
        </w:rPr>
        <w:t xml:space="preserve">The BNWAS </w:t>
      </w:r>
      <w:r w:rsidRPr="0010675B">
        <w:rPr>
          <w:rFonts w:cs="Arial"/>
          <w:i/>
          <w:lang w:eastAsia="nl-NL"/>
        </w:rPr>
        <w:t xml:space="preserve">shall </w:t>
      </w:r>
      <w:r w:rsidRPr="0010675B">
        <w:rPr>
          <w:i/>
          <w:lang w:eastAsia="nl-NL"/>
        </w:rPr>
        <w:t xml:space="preserve">be powered from the ship's main power supply. The malfunction indication, and all elements of the Emergency Call facility, if incorporated, </w:t>
      </w:r>
      <w:r w:rsidRPr="0010675B">
        <w:rPr>
          <w:rFonts w:cs="Arial"/>
          <w:i/>
          <w:lang w:eastAsia="nl-NL"/>
        </w:rPr>
        <w:t xml:space="preserve">shall </w:t>
      </w:r>
      <w:r w:rsidRPr="0010675B">
        <w:rPr>
          <w:i/>
          <w:lang w:eastAsia="nl-NL"/>
        </w:rPr>
        <w:t>be powered from a battery maintained supply.</w:t>
      </w:r>
    </w:p>
    <w:p w:rsidR="0010675B" w:rsidRDefault="0010675B" w:rsidP="0010675B">
      <w:pPr>
        <w:rPr>
          <w:lang w:eastAsia="nl-NL"/>
        </w:rPr>
      </w:pPr>
    </w:p>
    <w:p w:rsidR="0010675B" w:rsidRDefault="006125BD" w:rsidP="0010675B">
      <w:r>
        <w:t>Taking in consideration that the following test of this requirement will be fully incorporated and obliged to:</w:t>
      </w:r>
    </w:p>
    <w:p w:rsidR="006125BD" w:rsidRDefault="006125BD" w:rsidP="0010675B"/>
    <w:p w:rsidR="006125BD" w:rsidRDefault="006125BD" w:rsidP="0010675B">
      <w:pPr>
        <w:rPr>
          <w:rFonts w:cs="Arial"/>
        </w:rPr>
      </w:pPr>
      <w:r w:rsidRPr="006125BD">
        <w:rPr>
          <w:rFonts w:cs="Arial"/>
          <w:i/>
        </w:rPr>
        <w:t>Confirm by inspection of documented evidence and measurement that when the supply of power is removed from the equipment the malfunction indication and Emergency Call facility operates for a period of 6 h</w:t>
      </w:r>
      <w:r w:rsidRPr="00625497">
        <w:rPr>
          <w:rFonts w:cs="Arial"/>
        </w:rPr>
        <w:t>.</w:t>
      </w:r>
    </w:p>
    <w:p w:rsidR="006125BD" w:rsidRDefault="006125BD" w:rsidP="0010675B">
      <w:pPr>
        <w:rPr>
          <w:rFonts w:cs="Arial"/>
        </w:rPr>
      </w:pPr>
    </w:p>
    <w:p w:rsidR="006125BD" w:rsidRDefault="006125BD" w:rsidP="006125BD">
      <w:pPr>
        <w:rPr>
          <w:rFonts w:cs="Arial"/>
        </w:rPr>
      </w:pPr>
      <w:r>
        <w:rPr>
          <w:rFonts w:cs="Arial"/>
        </w:rPr>
        <w:t>Considering this, the installation will be powered in such a way, that all parts of the BNWAS that holds the malfunction indication (Wago, DAP) and the emergency call function (Wago, DAP, Switches) will function for an additional 6 hour after loss of power.</w:t>
      </w:r>
    </w:p>
    <w:p w:rsidR="006125BD" w:rsidRDefault="006125BD" w:rsidP="006125BD">
      <w:pPr>
        <w:rPr>
          <w:rFonts w:cs="Arial"/>
        </w:rPr>
      </w:pPr>
    </w:p>
    <w:p w:rsidR="007A21B9" w:rsidRDefault="0071136A" w:rsidP="006125BD">
      <w:pPr>
        <w:pStyle w:val="Kop2"/>
      </w:pPr>
      <w:bookmarkStart w:id="301" w:name="_Toc393892906"/>
      <w:r>
        <w:t>Addendum</w:t>
      </w:r>
      <w:bookmarkEnd w:id="301"/>
    </w:p>
    <w:p w:rsidR="0071136A" w:rsidRDefault="0071136A" w:rsidP="0071136A">
      <w:r>
        <w:t>In the extended BNWAS setup a lot of other external or proprietary devices will be integrated. We will not discuss these devices here because they are described in their own respective manuals.</w:t>
      </w:r>
    </w:p>
    <w:p w:rsidR="0071136A" w:rsidRDefault="0071136A" w:rsidP="0071136A"/>
    <w:p w:rsidR="002F2998" w:rsidRDefault="002F2998" w:rsidP="0071136A"/>
    <w:p w:rsidR="002F2998" w:rsidRDefault="002F2998" w:rsidP="0071136A"/>
    <w:p w:rsidR="002F2998" w:rsidRDefault="002F2998" w:rsidP="002F2998">
      <w:pPr>
        <w:pStyle w:val="Kop2"/>
      </w:pPr>
      <w:bookmarkStart w:id="302" w:name="_Toc393892907"/>
      <w:r>
        <w:t>Setup</w:t>
      </w:r>
      <w:bookmarkEnd w:id="302"/>
    </w:p>
    <w:p w:rsidR="002F2998" w:rsidRDefault="002F2998" w:rsidP="002F2998">
      <w:r>
        <w:t xml:space="preserve">To set-up the system, you need the special Windows configuration tool and a working version of </w:t>
      </w:r>
      <w:proofErr w:type="spellStart"/>
      <w:r>
        <w:t>NavVison</w:t>
      </w:r>
      <w:proofErr w:type="spellEnd"/>
      <w:r>
        <w:t xml:space="preserve"> (version 9.18.4.100 or higher)</w:t>
      </w:r>
      <w:r w:rsidR="00333468">
        <w:t>. NavVision will be used to set-up the DAP’s and Wago’s (giving IP addresses) The configuration tool will be used to set-up the BNWAS part of the system.</w:t>
      </w:r>
    </w:p>
    <w:p w:rsidR="00333468" w:rsidRDefault="00333468" w:rsidP="002F2998"/>
    <w:p w:rsidR="00333468" w:rsidRDefault="00333468" w:rsidP="00333468">
      <w:pPr>
        <w:pStyle w:val="Kop3"/>
      </w:pPr>
      <w:bookmarkStart w:id="303" w:name="_Toc393892908"/>
      <w:r>
        <w:t>NavVision</w:t>
      </w:r>
      <w:bookmarkEnd w:id="303"/>
    </w:p>
    <w:p w:rsidR="00333468" w:rsidRDefault="00333468" w:rsidP="00333468">
      <w:r>
        <w:t>Within NavVision the right IP addresses will be set for the Wago’s and DAP’s that are in the system. If not on board, a laptop can be used to set this up. Once the IP addresses are set they will be retained in the Wago or the DAP. Be sure to right down this addresses for future reference.</w:t>
      </w:r>
    </w:p>
    <w:p w:rsidR="00333468" w:rsidRDefault="00333468" w:rsidP="00333468"/>
    <w:p w:rsidR="00333468" w:rsidRDefault="00333468" w:rsidP="00333468">
      <w:pPr>
        <w:pStyle w:val="Kop3"/>
      </w:pPr>
      <w:bookmarkStart w:id="304" w:name="_Toc393892909"/>
      <w:r>
        <w:t>BNWAS configuration tool</w:t>
      </w:r>
      <w:bookmarkEnd w:id="304"/>
    </w:p>
    <w:p w:rsidR="00333468" w:rsidRDefault="00333468" w:rsidP="00333468">
      <w:r>
        <w:t>A special configuration tool for the BNWAS is available called “BCBNWAS.exe”. Put this file in a folder on your laptop together with the BNWAS.ini file we mentioned earlier. When double-clicked the following screen will appear:</w:t>
      </w:r>
    </w:p>
    <w:p w:rsidR="00333468" w:rsidRDefault="00333468" w:rsidP="00333468"/>
    <w:p w:rsidR="00333468" w:rsidRDefault="00333468" w:rsidP="00333468">
      <w:r>
        <w:rPr>
          <w:noProof/>
          <w:lang w:val="nl-NL" w:eastAsia="nl-NL"/>
        </w:rPr>
        <w:drawing>
          <wp:inline distT="0" distB="0" distL="0" distR="0" wp14:anchorId="7F6C04F4" wp14:editId="413DF1FE">
            <wp:extent cx="5133023" cy="4390846"/>
            <wp:effectExtent l="0" t="0" r="0" b="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135215" cy="4392721"/>
                    </a:xfrm>
                    <a:prstGeom prst="rect">
                      <a:avLst/>
                    </a:prstGeom>
                  </pic:spPr>
                </pic:pic>
              </a:graphicData>
            </a:graphic>
          </wp:inline>
        </w:drawing>
      </w:r>
    </w:p>
    <w:p w:rsidR="00333468" w:rsidRDefault="00333468" w:rsidP="00333468">
      <w:pPr>
        <w:pStyle w:val="Onderschrift"/>
      </w:pPr>
      <w:bookmarkStart w:id="305" w:name="_Toc393892978"/>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47</w:t>
      </w:r>
      <w:r w:rsidR="00215670">
        <w:fldChar w:fldCharType="end"/>
      </w:r>
      <w:r>
        <w:t>: BNWAS configuration screen</w:t>
      </w:r>
      <w:bookmarkEnd w:id="305"/>
    </w:p>
    <w:p w:rsidR="00333468" w:rsidRDefault="00333468" w:rsidP="00333468"/>
    <w:p w:rsidR="00333468" w:rsidRDefault="00333468" w:rsidP="00333468"/>
    <w:p w:rsidR="00333468" w:rsidRDefault="00333468" w:rsidP="00333468"/>
    <w:p w:rsidR="00333468" w:rsidRDefault="00333468" w:rsidP="00333468">
      <w:r>
        <w:t xml:space="preserve">This looks exactly like the </w:t>
      </w:r>
      <w:r w:rsidR="004C5932">
        <w:t xml:space="preserve">Standard BNWAS </w:t>
      </w:r>
      <w:proofErr w:type="spellStart"/>
      <w:r w:rsidR="004C5932">
        <w:t>hmi</w:t>
      </w:r>
      <w:proofErr w:type="spellEnd"/>
      <w:r w:rsidR="004C5932">
        <w:t xml:space="preserve"> with the only difference that it has a configuration button. When you click the configuration button the following screen will appear:</w:t>
      </w:r>
    </w:p>
    <w:p w:rsidR="004C5932" w:rsidRDefault="004C5932" w:rsidP="00333468"/>
    <w:p w:rsidR="004C5932" w:rsidRDefault="002C7DBD" w:rsidP="00333468">
      <w:r w:rsidRPr="002C7DBD">
        <w:rPr>
          <w:noProof/>
          <w:lang w:val="en-US" w:eastAsia="nl-NL"/>
        </w:rPr>
        <w:t xml:space="preserve">Settings that can be </w:t>
      </w:r>
      <w:r w:rsidR="00225EDD">
        <w:rPr>
          <w:noProof/>
          <w:lang w:val="en-US" w:eastAsia="nl-NL"/>
        </w:rPr>
        <w:t>m</w:t>
      </w:r>
      <w:r w:rsidRPr="002C7DBD">
        <w:rPr>
          <w:noProof/>
          <w:lang w:val="en-US" w:eastAsia="nl-NL"/>
        </w:rPr>
        <w:t>ade</w:t>
      </w:r>
      <w:r w:rsidR="00225EDD">
        <w:rPr>
          <w:noProof/>
          <w:lang w:val="nl-NL" w:eastAsia="nl-NL"/>
        </w:rPr>
        <w:drawing>
          <wp:inline distT="0" distB="0" distL="0" distR="0" wp14:anchorId="0F42C7E4" wp14:editId="501EA3BD">
            <wp:extent cx="5760720" cy="3872532"/>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60720" cy="3872532"/>
                    </a:xfrm>
                    <a:prstGeom prst="rect">
                      <a:avLst/>
                    </a:prstGeom>
                  </pic:spPr>
                </pic:pic>
              </a:graphicData>
            </a:graphic>
          </wp:inline>
        </w:drawing>
      </w:r>
    </w:p>
    <w:p w:rsidR="004C5932" w:rsidRDefault="004C5932" w:rsidP="004C5932">
      <w:pPr>
        <w:pStyle w:val="Onderschrift"/>
      </w:pPr>
      <w:bookmarkStart w:id="306" w:name="_Toc393892979"/>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48</w:t>
      </w:r>
      <w:r w:rsidR="00215670">
        <w:fldChar w:fldCharType="end"/>
      </w:r>
      <w:r>
        <w:t>: BNWAS configuration screen</w:t>
      </w:r>
      <w:bookmarkEnd w:id="306"/>
    </w:p>
    <w:p w:rsidR="004C5932" w:rsidRDefault="004C5932" w:rsidP="004C5932">
      <w:r>
        <w:t>The different parts of this configuration screen will be discussed hereafter.</w:t>
      </w:r>
    </w:p>
    <w:p w:rsidR="004C5932" w:rsidRDefault="004C5932" w:rsidP="004C5932"/>
    <w:p w:rsidR="004C5932" w:rsidRDefault="004C5932" w:rsidP="004C5932">
      <w:pPr>
        <w:pStyle w:val="Kop3"/>
      </w:pPr>
      <w:bookmarkStart w:id="307" w:name="_Toc393892910"/>
      <w:r>
        <w:t>Configuration screen</w:t>
      </w:r>
      <w:bookmarkEnd w:id="307"/>
    </w:p>
    <w:p w:rsidR="004C5932" w:rsidRDefault="002C7DBD" w:rsidP="004C5932">
      <w:pPr>
        <w:rPr>
          <w:noProof/>
          <w:lang w:val="en-US" w:eastAsia="nl-NL"/>
        </w:rPr>
      </w:pPr>
      <w:r>
        <w:t xml:space="preserve">In the configuration screen there are different </w:t>
      </w:r>
      <w:r>
        <w:rPr>
          <w:noProof/>
          <w:lang w:val="en-US" w:eastAsia="nl-NL"/>
        </w:rPr>
        <w:t>s</w:t>
      </w:r>
      <w:r w:rsidRPr="002C7DBD">
        <w:rPr>
          <w:noProof/>
          <w:lang w:val="en-US" w:eastAsia="nl-NL"/>
        </w:rPr>
        <w:t xml:space="preserve">ettings that can be </w:t>
      </w:r>
      <w:r>
        <w:rPr>
          <w:noProof/>
          <w:lang w:val="en-US" w:eastAsia="nl-NL"/>
        </w:rPr>
        <w:t>m</w:t>
      </w:r>
      <w:r w:rsidRPr="002C7DBD">
        <w:rPr>
          <w:noProof/>
          <w:lang w:val="en-US" w:eastAsia="nl-NL"/>
        </w:rPr>
        <w:t>ade</w:t>
      </w:r>
      <w:r>
        <w:rPr>
          <w:noProof/>
          <w:lang w:val="en-US" w:eastAsia="nl-NL"/>
        </w:rPr>
        <w:t>. These settings will be split up hereafter.</w:t>
      </w:r>
    </w:p>
    <w:p w:rsidR="002C7DBD" w:rsidRDefault="002C7DBD" w:rsidP="004C5932">
      <w:pPr>
        <w:rPr>
          <w:noProof/>
          <w:lang w:val="en-US" w:eastAsia="nl-NL"/>
        </w:rPr>
      </w:pPr>
    </w:p>
    <w:p w:rsidR="002C7DBD" w:rsidRDefault="002C7DBD" w:rsidP="004C5932">
      <w:r>
        <w:rPr>
          <w:noProof/>
          <w:lang w:val="nl-NL" w:eastAsia="nl-NL"/>
        </w:rPr>
        <w:drawing>
          <wp:inline distT="0" distB="0" distL="0" distR="0" wp14:anchorId="2B04F996" wp14:editId="6A8BE871">
            <wp:extent cx="3419475" cy="1485900"/>
            <wp:effectExtent l="0" t="0" r="9525"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19475" cy="1485900"/>
                    </a:xfrm>
                    <a:prstGeom prst="rect">
                      <a:avLst/>
                    </a:prstGeom>
                  </pic:spPr>
                </pic:pic>
              </a:graphicData>
            </a:graphic>
          </wp:inline>
        </w:drawing>
      </w:r>
    </w:p>
    <w:p w:rsidR="002C7DBD" w:rsidRDefault="002C7DBD" w:rsidP="002C7DBD">
      <w:pPr>
        <w:pStyle w:val="Onderschrift"/>
      </w:pPr>
      <w:bookmarkStart w:id="308" w:name="_Toc393892980"/>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49</w:t>
      </w:r>
      <w:r w:rsidR="00215670">
        <w:fldChar w:fldCharType="end"/>
      </w:r>
      <w:r>
        <w:t>: General settings</w:t>
      </w:r>
      <w:bookmarkEnd w:id="308"/>
    </w:p>
    <w:p w:rsidR="002C7DBD" w:rsidRDefault="002C7DBD" w:rsidP="002C7DBD">
      <w:r>
        <w:t>In the general settings, the same settings can be made as can be done in the program itself under “setup”.</w:t>
      </w:r>
    </w:p>
    <w:p w:rsidR="002C7DBD" w:rsidRDefault="002C7DBD" w:rsidP="002C7DBD"/>
    <w:p w:rsidR="002C7DBD" w:rsidRDefault="002C7DBD" w:rsidP="002C7DB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337"/>
      </w:tblGrid>
      <w:tr w:rsidR="00617023" w:rsidRPr="00576C19" w:rsidTr="00DF1D7B">
        <w:tc>
          <w:tcPr>
            <w:tcW w:w="1951" w:type="dxa"/>
            <w:shd w:val="clear" w:color="auto" w:fill="333333"/>
          </w:tcPr>
          <w:p w:rsidR="00617023" w:rsidRPr="00576C19" w:rsidRDefault="00DF1D7B" w:rsidP="002F238E">
            <w:pPr>
              <w:rPr>
                <w:b/>
              </w:rPr>
            </w:pPr>
            <w:r>
              <w:rPr>
                <w:b/>
              </w:rPr>
              <w:t>Setting</w:t>
            </w:r>
          </w:p>
        </w:tc>
        <w:tc>
          <w:tcPr>
            <w:tcW w:w="7337" w:type="dxa"/>
            <w:shd w:val="clear" w:color="auto" w:fill="333333"/>
          </w:tcPr>
          <w:p w:rsidR="00617023" w:rsidRPr="00576C19" w:rsidRDefault="00617023" w:rsidP="002F238E">
            <w:pPr>
              <w:rPr>
                <w:b/>
              </w:rPr>
            </w:pPr>
            <w:r w:rsidRPr="00576C19">
              <w:rPr>
                <w:b/>
              </w:rPr>
              <w:t>Detail</w:t>
            </w:r>
          </w:p>
        </w:tc>
      </w:tr>
      <w:tr w:rsidR="00617023" w:rsidRPr="000F200F" w:rsidTr="00DF1D7B">
        <w:tc>
          <w:tcPr>
            <w:tcW w:w="1951" w:type="dxa"/>
          </w:tcPr>
          <w:p w:rsidR="00617023" w:rsidRDefault="00DF1D7B" w:rsidP="002F238E">
            <w:r>
              <w:t>Interval</w:t>
            </w:r>
          </w:p>
        </w:tc>
        <w:tc>
          <w:tcPr>
            <w:tcW w:w="7337" w:type="dxa"/>
          </w:tcPr>
          <w:p w:rsidR="00617023" w:rsidRPr="00CA0364" w:rsidRDefault="00DF1D7B" w:rsidP="00225EDD">
            <w:pPr>
              <w:rPr>
                <w:lang w:val="en-US"/>
              </w:rPr>
            </w:pPr>
            <w:r>
              <w:rPr>
                <w:lang w:val="en-US"/>
              </w:rPr>
              <w:t>Set interval of Td between 3 an</w:t>
            </w:r>
            <w:r w:rsidR="00225EDD">
              <w:rPr>
                <w:lang w:val="en-US"/>
              </w:rPr>
              <w:t>d</w:t>
            </w:r>
            <w:r>
              <w:rPr>
                <w:lang w:val="en-US"/>
              </w:rPr>
              <w:t xml:space="preserve"> 12 minutes</w:t>
            </w:r>
            <w:r w:rsidR="00225EDD">
              <w:rPr>
                <w:lang w:val="en-US"/>
              </w:rPr>
              <w:t xml:space="preserve"> (180000-720000 </w:t>
            </w:r>
            <w:proofErr w:type="spellStart"/>
            <w:r w:rsidR="00225EDD">
              <w:rPr>
                <w:lang w:val="en-US"/>
              </w:rPr>
              <w:t>msec</w:t>
            </w:r>
            <w:proofErr w:type="spellEnd"/>
            <w:r w:rsidR="00225EDD">
              <w:rPr>
                <w:lang w:val="en-US"/>
              </w:rPr>
              <w:t>)</w:t>
            </w:r>
          </w:p>
        </w:tc>
      </w:tr>
      <w:tr w:rsidR="00617023" w:rsidRPr="000F200F" w:rsidTr="00DF1D7B">
        <w:tc>
          <w:tcPr>
            <w:tcW w:w="1951" w:type="dxa"/>
          </w:tcPr>
          <w:p w:rsidR="00617023" w:rsidRDefault="00DF1D7B" w:rsidP="002F238E">
            <w:r>
              <w:t>Stage 3 Delay</w:t>
            </w:r>
          </w:p>
        </w:tc>
        <w:tc>
          <w:tcPr>
            <w:tcW w:w="7337" w:type="dxa"/>
          </w:tcPr>
          <w:p w:rsidR="00617023" w:rsidRPr="00CA0364" w:rsidRDefault="00225EDD" w:rsidP="00225EDD">
            <w:pPr>
              <w:rPr>
                <w:lang w:val="en-US"/>
              </w:rPr>
            </w:pPr>
            <w:r>
              <w:rPr>
                <w:lang w:val="en-US"/>
              </w:rPr>
              <w:t>Delay of the stage 3 time between 2 and 3,5 minutes</w:t>
            </w:r>
          </w:p>
        </w:tc>
      </w:tr>
      <w:tr w:rsidR="00617023" w:rsidRPr="000F200F" w:rsidTr="00DF1D7B">
        <w:tc>
          <w:tcPr>
            <w:tcW w:w="1951" w:type="dxa"/>
          </w:tcPr>
          <w:p w:rsidR="00617023" w:rsidRDefault="00DF1D7B" w:rsidP="002F238E">
            <w:r>
              <w:t>Sound</w:t>
            </w:r>
          </w:p>
        </w:tc>
        <w:tc>
          <w:tcPr>
            <w:tcW w:w="7337" w:type="dxa"/>
          </w:tcPr>
          <w:p w:rsidR="00617023" w:rsidRPr="00CA0364" w:rsidRDefault="00225EDD" w:rsidP="00225EDD">
            <w:pPr>
              <w:rPr>
                <w:lang w:val="en-US"/>
              </w:rPr>
            </w:pPr>
            <w:r>
              <w:rPr>
                <w:lang w:val="en-US"/>
              </w:rPr>
              <w:t>Change the modulation of the alarm-sound</w:t>
            </w:r>
            <w:r w:rsidR="00617023" w:rsidRPr="00CA0364">
              <w:rPr>
                <w:lang w:val="en-US"/>
              </w:rPr>
              <w:t xml:space="preserve"> </w:t>
            </w:r>
          </w:p>
        </w:tc>
      </w:tr>
      <w:tr w:rsidR="00DF1D7B" w:rsidRPr="000F200F" w:rsidTr="00DF1D7B">
        <w:tc>
          <w:tcPr>
            <w:tcW w:w="1951" w:type="dxa"/>
          </w:tcPr>
          <w:p w:rsidR="00DF1D7B" w:rsidRDefault="00DF1D7B" w:rsidP="002F238E">
            <w:r>
              <w:t>Duty</w:t>
            </w:r>
          </w:p>
        </w:tc>
        <w:tc>
          <w:tcPr>
            <w:tcW w:w="7337" w:type="dxa"/>
          </w:tcPr>
          <w:p w:rsidR="00DF1D7B" w:rsidRPr="00CA0364" w:rsidRDefault="00225EDD" w:rsidP="002F238E">
            <w:pPr>
              <w:rPr>
                <w:lang w:val="en-US"/>
              </w:rPr>
            </w:pPr>
            <w:r>
              <w:rPr>
                <w:lang w:val="en-US"/>
              </w:rPr>
              <w:t>Select OOW on duty</w:t>
            </w:r>
          </w:p>
        </w:tc>
      </w:tr>
      <w:tr w:rsidR="00DF1D7B" w:rsidRPr="000F200F" w:rsidTr="00DF1D7B">
        <w:tc>
          <w:tcPr>
            <w:tcW w:w="1951" w:type="dxa"/>
          </w:tcPr>
          <w:p w:rsidR="00DF1D7B" w:rsidRDefault="00DF1D7B" w:rsidP="002F238E">
            <w:r>
              <w:t>Pin code</w:t>
            </w:r>
          </w:p>
        </w:tc>
        <w:tc>
          <w:tcPr>
            <w:tcW w:w="7337" w:type="dxa"/>
          </w:tcPr>
          <w:p w:rsidR="00DF1D7B" w:rsidRPr="00CA0364" w:rsidRDefault="00225EDD" w:rsidP="002F238E">
            <w:pPr>
              <w:rPr>
                <w:lang w:val="en-US"/>
              </w:rPr>
            </w:pPr>
            <w:r>
              <w:rPr>
                <w:lang w:val="en-US"/>
              </w:rPr>
              <w:t>Set Pin code for setup</w:t>
            </w:r>
          </w:p>
        </w:tc>
      </w:tr>
      <w:tr w:rsidR="00DF1D7B" w:rsidRPr="000F200F" w:rsidTr="00DF1D7B">
        <w:tc>
          <w:tcPr>
            <w:tcW w:w="1951" w:type="dxa"/>
          </w:tcPr>
          <w:p w:rsidR="00DF1D7B" w:rsidRDefault="00DF1D7B" w:rsidP="002F238E">
            <w:r>
              <w:t>Pin code check</w:t>
            </w:r>
          </w:p>
        </w:tc>
        <w:tc>
          <w:tcPr>
            <w:tcW w:w="7337" w:type="dxa"/>
          </w:tcPr>
          <w:p w:rsidR="00DF1D7B" w:rsidRPr="00CA0364" w:rsidRDefault="00225EDD" w:rsidP="002F238E">
            <w:pPr>
              <w:rPr>
                <w:lang w:val="en-US"/>
              </w:rPr>
            </w:pPr>
            <w:r>
              <w:rPr>
                <w:lang w:val="en-US"/>
              </w:rPr>
              <w:t xml:space="preserve">Pin code check </w:t>
            </w:r>
          </w:p>
        </w:tc>
      </w:tr>
    </w:tbl>
    <w:p w:rsidR="002C7DBD" w:rsidRDefault="002C7DBD" w:rsidP="002C7DBD"/>
    <w:p w:rsidR="002C7DBD" w:rsidRDefault="007C46D0" w:rsidP="002C7DBD">
      <w:r>
        <w:rPr>
          <w:noProof/>
          <w:lang w:val="nl-NL" w:eastAsia="nl-NL"/>
        </w:rPr>
        <w:drawing>
          <wp:inline distT="0" distB="0" distL="0" distR="0" wp14:anchorId="57BA1602" wp14:editId="12A400CC">
            <wp:extent cx="2139351" cy="3076734"/>
            <wp:effectExtent l="0" t="0" r="0" b="952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38471" cy="3075468"/>
                    </a:xfrm>
                    <a:prstGeom prst="rect">
                      <a:avLst/>
                    </a:prstGeom>
                  </pic:spPr>
                </pic:pic>
              </a:graphicData>
            </a:graphic>
          </wp:inline>
        </w:drawing>
      </w:r>
    </w:p>
    <w:p w:rsidR="007C46D0" w:rsidRDefault="007C46D0" w:rsidP="007C46D0">
      <w:pPr>
        <w:pStyle w:val="Onderschrift"/>
      </w:pPr>
      <w:bookmarkStart w:id="309" w:name="_Toc393892981"/>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50</w:t>
      </w:r>
      <w:r w:rsidR="00215670">
        <w:fldChar w:fldCharType="end"/>
      </w:r>
      <w:r>
        <w:t>: IP address settings</w:t>
      </w:r>
      <w:bookmarkEnd w:id="309"/>
    </w:p>
    <w:p w:rsidR="007C46D0" w:rsidRDefault="007C46D0" w:rsidP="007C46D0">
      <w:r>
        <w:t>In the IP address section, settings can be made to distinguish the different panels and WAGO’s. The main panel (the panel in charge) is always the BNWAS panel.</w:t>
      </w:r>
    </w:p>
    <w:p w:rsidR="007C46D0" w:rsidRDefault="007C46D0" w:rsidP="007C46D0"/>
    <w:p w:rsidR="007C46D0" w:rsidRDefault="007C46D0" w:rsidP="007C46D0">
      <w:r>
        <w:t>If used in the system other DAP’s can be set as 2</w:t>
      </w:r>
      <w:r w:rsidRPr="007C46D0">
        <w:rPr>
          <w:vertAlign w:val="superscript"/>
        </w:rPr>
        <w:t>nd</w:t>
      </w:r>
      <w:r>
        <w:t xml:space="preserve"> or 3</w:t>
      </w:r>
      <w:r w:rsidRPr="007C46D0">
        <w:rPr>
          <w:vertAlign w:val="superscript"/>
        </w:rPr>
        <w:t>rd</w:t>
      </w:r>
      <w:r>
        <w:t xml:space="preserve"> stage panels by selecting their respective IP addresses behind the right panel. There are four 2</w:t>
      </w:r>
      <w:r w:rsidRPr="007C46D0">
        <w:rPr>
          <w:vertAlign w:val="superscript"/>
        </w:rPr>
        <w:t>nd</w:t>
      </w:r>
      <w:r>
        <w:t xml:space="preserve"> stage panels</w:t>
      </w:r>
    </w:p>
    <w:p w:rsidR="007C46D0" w:rsidRDefault="007C46D0" w:rsidP="007C46D0"/>
    <w:p w:rsidR="007C46D0" w:rsidRDefault="007C46D0" w:rsidP="007C46D0">
      <w:pPr>
        <w:pStyle w:val="Lijstalinea"/>
        <w:numPr>
          <w:ilvl w:val="0"/>
          <w:numId w:val="18"/>
        </w:numPr>
      </w:pPr>
      <w:r>
        <w:t>Captain panel</w:t>
      </w:r>
    </w:p>
    <w:p w:rsidR="007C46D0" w:rsidRDefault="007C46D0" w:rsidP="007C46D0">
      <w:pPr>
        <w:pStyle w:val="Lijstalinea"/>
        <w:numPr>
          <w:ilvl w:val="0"/>
          <w:numId w:val="18"/>
        </w:numPr>
      </w:pPr>
      <w:r>
        <w:t>Officer 1 panel</w:t>
      </w:r>
    </w:p>
    <w:p w:rsidR="007C46D0" w:rsidRDefault="007C46D0" w:rsidP="007C46D0">
      <w:pPr>
        <w:pStyle w:val="Lijstalinea"/>
        <w:numPr>
          <w:ilvl w:val="0"/>
          <w:numId w:val="18"/>
        </w:numPr>
      </w:pPr>
      <w:r>
        <w:t>Officer 2 panel</w:t>
      </w:r>
    </w:p>
    <w:p w:rsidR="007C46D0" w:rsidRDefault="007C46D0" w:rsidP="007C46D0">
      <w:pPr>
        <w:pStyle w:val="Lijstalinea"/>
        <w:numPr>
          <w:ilvl w:val="0"/>
          <w:numId w:val="18"/>
        </w:numPr>
      </w:pPr>
      <w:r>
        <w:t>Officer 3 panel</w:t>
      </w:r>
    </w:p>
    <w:p w:rsidR="002C7DBD" w:rsidRDefault="002C7DBD" w:rsidP="002C7DBD"/>
    <w:p w:rsidR="007C46D0" w:rsidRDefault="007C46D0" w:rsidP="002C7DBD">
      <w:r>
        <w:t>And four 3</w:t>
      </w:r>
      <w:r w:rsidRPr="007C46D0">
        <w:rPr>
          <w:vertAlign w:val="superscript"/>
        </w:rPr>
        <w:t>rd</w:t>
      </w:r>
      <w:r>
        <w:t xml:space="preserve"> stage panels</w:t>
      </w:r>
    </w:p>
    <w:p w:rsidR="007C46D0" w:rsidRDefault="007C46D0" w:rsidP="002C7DBD"/>
    <w:p w:rsidR="007C46D0" w:rsidRDefault="007C46D0" w:rsidP="007C46D0">
      <w:pPr>
        <w:pStyle w:val="Lijstalinea"/>
        <w:numPr>
          <w:ilvl w:val="0"/>
          <w:numId w:val="19"/>
        </w:numPr>
      </w:pPr>
      <w:r>
        <w:t>Stage 3 panel 1</w:t>
      </w:r>
    </w:p>
    <w:p w:rsidR="007C46D0" w:rsidRPr="004C5932" w:rsidRDefault="007C46D0" w:rsidP="007C46D0">
      <w:pPr>
        <w:pStyle w:val="Lijstalinea"/>
        <w:numPr>
          <w:ilvl w:val="0"/>
          <w:numId w:val="19"/>
        </w:numPr>
      </w:pPr>
      <w:r>
        <w:t>Stage 3 panel 2</w:t>
      </w:r>
    </w:p>
    <w:p w:rsidR="007C46D0" w:rsidRDefault="007C46D0" w:rsidP="007C46D0">
      <w:pPr>
        <w:pStyle w:val="Lijstalinea"/>
        <w:numPr>
          <w:ilvl w:val="0"/>
          <w:numId w:val="19"/>
        </w:numPr>
      </w:pPr>
      <w:r>
        <w:t>Stage 3 panel 3</w:t>
      </w:r>
    </w:p>
    <w:p w:rsidR="007C46D0" w:rsidRPr="004C5932" w:rsidRDefault="007C46D0" w:rsidP="007C46D0">
      <w:pPr>
        <w:pStyle w:val="Lijstalinea"/>
        <w:numPr>
          <w:ilvl w:val="0"/>
          <w:numId w:val="19"/>
        </w:numPr>
      </w:pPr>
      <w:r>
        <w:t>Stage 3 panel 4</w:t>
      </w:r>
    </w:p>
    <w:p w:rsidR="007C46D0" w:rsidRDefault="007C46D0">
      <w:pPr>
        <w:overflowPunct/>
        <w:autoSpaceDE/>
        <w:autoSpaceDN/>
        <w:adjustRightInd/>
        <w:textAlignment w:val="auto"/>
      </w:pPr>
      <w:r>
        <w:br w:type="page"/>
      </w:r>
    </w:p>
    <w:p w:rsidR="007C46D0" w:rsidRDefault="007C46D0">
      <w:pPr>
        <w:overflowPunct/>
        <w:autoSpaceDE/>
        <w:autoSpaceDN/>
        <w:adjustRightInd/>
        <w:textAlignment w:val="auto"/>
      </w:pPr>
    </w:p>
    <w:p w:rsidR="007C46D0" w:rsidRDefault="007C46D0">
      <w:pPr>
        <w:overflowPunct/>
        <w:autoSpaceDE/>
        <w:autoSpaceDN/>
        <w:adjustRightInd/>
        <w:textAlignment w:val="auto"/>
      </w:pPr>
    </w:p>
    <w:p w:rsidR="007C46D0" w:rsidRDefault="00BA6986" w:rsidP="002C7DBD">
      <w:r>
        <w:t>The IP</w:t>
      </w:r>
      <w:r w:rsidR="007C46D0">
        <w:t xml:space="preserve"> addresses of the DAP’s and the WAGO’s are first set in </w:t>
      </w:r>
      <w:r>
        <w:t>NavVision. Corresponding you can set these IP addresses to the right DAP panel or WAGO.</w:t>
      </w:r>
    </w:p>
    <w:p w:rsidR="00BA6986" w:rsidRDefault="00BA6986" w:rsidP="002C7DBD"/>
    <w:p w:rsidR="00BA6986" w:rsidRDefault="002F238E" w:rsidP="002C7DBD">
      <w:pPr>
        <w:rPr>
          <w:i/>
        </w:rPr>
      </w:pPr>
      <w:r>
        <w:rPr>
          <w:noProof/>
          <w:lang w:val="nl-NL" w:eastAsia="nl-NL"/>
        </w:rPr>
        <w:drawing>
          <wp:inline distT="0" distB="0" distL="0" distR="0" wp14:anchorId="613EB994" wp14:editId="3E623F74">
            <wp:extent cx="416379" cy="342900"/>
            <wp:effectExtent l="0" t="0" r="3175" b="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16379" cy="342900"/>
                    </a:xfrm>
                    <a:prstGeom prst="rect">
                      <a:avLst/>
                    </a:prstGeom>
                  </pic:spPr>
                </pic:pic>
              </a:graphicData>
            </a:graphic>
          </wp:inline>
        </w:drawing>
      </w:r>
      <w:r>
        <w:rPr>
          <w:i/>
        </w:rPr>
        <w:t>: If no other DAP or WAGO is used, leave the IP address</w:t>
      </w:r>
      <w:r w:rsidR="00995C9A">
        <w:rPr>
          <w:i/>
        </w:rPr>
        <w:t>es</w:t>
      </w:r>
      <w:r>
        <w:rPr>
          <w:i/>
        </w:rPr>
        <w:t xml:space="preserve"> at 0.0.0.0</w:t>
      </w:r>
    </w:p>
    <w:p w:rsidR="002F238E" w:rsidRDefault="002F238E" w:rsidP="002C7DBD"/>
    <w:p w:rsidR="002F238E" w:rsidRDefault="002F238E" w:rsidP="002C7DBD">
      <w:r>
        <w:rPr>
          <w:noProof/>
          <w:lang w:val="nl-NL" w:eastAsia="nl-NL"/>
        </w:rPr>
        <w:drawing>
          <wp:inline distT="0" distB="0" distL="0" distR="0" wp14:anchorId="395DEC8F" wp14:editId="6348F22E">
            <wp:extent cx="2457450" cy="4552950"/>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57450" cy="4552950"/>
                    </a:xfrm>
                    <a:prstGeom prst="rect">
                      <a:avLst/>
                    </a:prstGeom>
                  </pic:spPr>
                </pic:pic>
              </a:graphicData>
            </a:graphic>
          </wp:inline>
        </w:drawing>
      </w:r>
    </w:p>
    <w:p w:rsidR="002F238E" w:rsidRDefault="002F238E" w:rsidP="002F238E">
      <w:pPr>
        <w:pStyle w:val="Onderschrift"/>
      </w:pPr>
      <w:bookmarkStart w:id="310" w:name="_Toc393892982"/>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51</w:t>
      </w:r>
      <w:r w:rsidR="00215670">
        <w:fldChar w:fldCharType="end"/>
      </w:r>
      <w:r>
        <w:t>: Wago output bit setting</w:t>
      </w:r>
      <w:bookmarkEnd w:id="310"/>
    </w:p>
    <w:p w:rsidR="002F238E" w:rsidRDefault="00772FE1" w:rsidP="00772FE1">
      <w:r>
        <w:t xml:space="preserve">The Audible and visual outputs are set here. Each output represents a stage of the BNWAS system. These outputs will be set on the dedicated Wago slice. There are 3 different stages of alarm outputs and a separate </w:t>
      </w:r>
      <w:r w:rsidR="00A605E5">
        <w:t xml:space="preserve">output to the VDR. </w:t>
      </w:r>
    </w:p>
    <w:p w:rsidR="00261DEE" w:rsidRDefault="00261DEE" w:rsidP="00772FE1"/>
    <w:p w:rsidR="00BA102A" w:rsidRDefault="00222B78" w:rsidP="00222B78">
      <w:pPr>
        <w:pStyle w:val="Lijstalinea"/>
        <w:numPr>
          <w:ilvl w:val="0"/>
          <w:numId w:val="20"/>
        </w:numPr>
      </w:pPr>
      <w:r>
        <w:t>Stage 1 Visual 1 (2,3,4) – output to the bridge visual alarms</w:t>
      </w:r>
    </w:p>
    <w:p w:rsidR="00261DEE" w:rsidRDefault="00261DEE" w:rsidP="00222B78">
      <w:pPr>
        <w:pStyle w:val="Lijstalinea"/>
        <w:numPr>
          <w:ilvl w:val="0"/>
          <w:numId w:val="20"/>
        </w:numPr>
      </w:pPr>
      <w:r>
        <w:t>Stage 1 sound 1 (2,3,4) – output to the Bridge</w:t>
      </w:r>
      <w:r w:rsidR="00BA102A">
        <w:t xml:space="preserve"> Audible alarms </w:t>
      </w:r>
    </w:p>
    <w:p w:rsidR="00222B78" w:rsidRDefault="00222B78" w:rsidP="00222B78">
      <w:pPr>
        <w:pStyle w:val="Lijstalinea"/>
        <w:numPr>
          <w:ilvl w:val="0"/>
          <w:numId w:val="20"/>
        </w:numPr>
      </w:pPr>
      <w:r>
        <w:t>Captain, Officer 1,2,3 sound – combined visual and audible output to the duty cabin</w:t>
      </w:r>
    </w:p>
    <w:p w:rsidR="00222B78" w:rsidRDefault="00222B78" w:rsidP="00222B78">
      <w:pPr>
        <w:pStyle w:val="Lijstalinea"/>
        <w:numPr>
          <w:ilvl w:val="0"/>
          <w:numId w:val="20"/>
        </w:numPr>
      </w:pPr>
      <w:r>
        <w:t>Stage 3 sound 1 (2,3,4) – combined visual and audible output to the 3</w:t>
      </w:r>
      <w:r w:rsidRPr="00222B78">
        <w:rPr>
          <w:vertAlign w:val="superscript"/>
        </w:rPr>
        <w:t>rd</w:t>
      </w:r>
      <w:r>
        <w:t xml:space="preserve"> stage places</w:t>
      </w:r>
    </w:p>
    <w:p w:rsidR="00222B78" w:rsidRDefault="00222B78" w:rsidP="00222B78">
      <w:pPr>
        <w:pStyle w:val="Lijstalinea"/>
        <w:numPr>
          <w:ilvl w:val="0"/>
          <w:numId w:val="20"/>
        </w:numPr>
      </w:pPr>
      <w:r>
        <w:t>Stage 1,2,3, failure VDR – output to the VDR for mandatory alarms</w:t>
      </w:r>
    </w:p>
    <w:p w:rsidR="00222B78" w:rsidRDefault="00222B78" w:rsidP="00222B78">
      <w:pPr>
        <w:ind w:left="360"/>
      </w:pPr>
    </w:p>
    <w:p w:rsidR="00222B78" w:rsidRDefault="00222B78" w:rsidP="00222B78">
      <w:r>
        <w:t>In the column “WAGO” you can choose on which WAGO the connection is made. T</w:t>
      </w:r>
      <w:r w:rsidR="007A0B5B">
        <w:t>his depends on the order of the setup. Normally it is just 1 WAGO, so you can leave it as is. If the setup is divided over more WAGO’s The order is set by the IP range</w:t>
      </w:r>
    </w:p>
    <w:p w:rsidR="007A0B5B" w:rsidRDefault="007A0B5B" w:rsidP="00222B78"/>
    <w:p w:rsidR="007A0B5B" w:rsidRDefault="007A0B5B" w:rsidP="007A0B5B">
      <w:pPr>
        <w:pStyle w:val="Lijstalinea"/>
        <w:numPr>
          <w:ilvl w:val="0"/>
          <w:numId w:val="21"/>
        </w:numPr>
      </w:pPr>
      <w:r>
        <w:lastRenderedPageBreak/>
        <w:t>172.16.1.91 = WAGO 1</w:t>
      </w:r>
    </w:p>
    <w:p w:rsidR="007A0B5B" w:rsidRDefault="007A0B5B" w:rsidP="007A0B5B">
      <w:pPr>
        <w:pStyle w:val="Lijstalinea"/>
        <w:numPr>
          <w:ilvl w:val="0"/>
          <w:numId w:val="21"/>
        </w:numPr>
      </w:pPr>
      <w:r>
        <w:t>172.16.1.92 = WAGO 2</w:t>
      </w:r>
    </w:p>
    <w:p w:rsidR="007A0B5B" w:rsidRDefault="007A0B5B" w:rsidP="007A0B5B">
      <w:pPr>
        <w:pStyle w:val="Lijstalinea"/>
        <w:numPr>
          <w:ilvl w:val="0"/>
          <w:numId w:val="21"/>
        </w:numPr>
      </w:pPr>
      <w:r>
        <w:t>172.16.1.93 = WAGO 3</w:t>
      </w:r>
    </w:p>
    <w:p w:rsidR="007A0B5B" w:rsidRDefault="007A0B5B" w:rsidP="007A0B5B">
      <w:pPr>
        <w:pStyle w:val="Lijstalinea"/>
        <w:numPr>
          <w:ilvl w:val="0"/>
          <w:numId w:val="21"/>
        </w:numPr>
      </w:pPr>
      <w:proofErr w:type="spellStart"/>
      <w:r>
        <w:t>Etc</w:t>
      </w:r>
      <w:proofErr w:type="spellEnd"/>
    </w:p>
    <w:p w:rsidR="007A0B5B" w:rsidRDefault="007A0B5B" w:rsidP="007A0B5B"/>
    <w:p w:rsidR="007A0B5B" w:rsidRDefault="007A0B5B" w:rsidP="007A0B5B">
      <w:r>
        <w:t>In the column “Output bit” you can set the exact pin on the partic</w:t>
      </w:r>
      <w:r w:rsidR="00F34CB2">
        <w:t>ular slice where that field</w:t>
      </w:r>
      <w:r>
        <w:t xml:space="preserve"> is connected to.</w:t>
      </w:r>
    </w:p>
    <w:p w:rsidR="007A0B5B" w:rsidRDefault="007A0B5B" w:rsidP="007A0B5B"/>
    <w:p w:rsidR="007A0B5B" w:rsidRDefault="007A0B5B" w:rsidP="007A0B5B">
      <w:pPr>
        <w:rPr>
          <w:i/>
        </w:rPr>
      </w:pPr>
      <w:r>
        <w:rPr>
          <w:noProof/>
          <w:lang w:val="nl-NL" w:eastAsia="nl-NL"/>
        </w:rPr>
        <w:drawing>
          <wp:inline distT="0" distB="0" distL="0" distR="0" wp14:anchorId="2AE3F75A" wp14:editId="069503AD">
            <wp:extent cx="416379" cy="342900"/>
            <wp:effectExtent l="0" t="0" r="3175" b="0"/>
            <wp:docPr id="134" name="Afbeelding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16379" cy="342900"/>
                    </a:xfrm>
                    <a:prstGeom prst="rect">
                      <a:avLst/>
                    </a:prstGeom>
                  </pic:spPr>
                </pic:pic>
              </a:graphicData>
            </a:graphic>
          </wp:inline>
        </w:drawing>
      </w:r>
      <w:r>
        <w:rPr>
          <w:i/>
        </w:rPr>
        <w:t xml:space="preserve">: Notice that </w:t>
      </w:r>
      <w:r w:rsidR="00681A49">
        <w:rPr>
          <w:i/>
        </w:rPr>
        <w:t xml:space="preserve">for the Output bit we count via the internal program of the WAGO. So we count all the available outputs from the beginning of the WAGO (see </w:t>
      </w:r>
      <w:r w:rsidR="00215670">
        <w:rPr>
          <w:i/>
        </w:rPr>
        <w:fldChar w:fldCharType="begin"/>
      </w:r>
      <w:r w:rsidR="00215670">
        <w:rPr>
          <w:i/>
        </w:rPr>
        <w:instrText xml:space="preserve"> REF _Ref393892762 \h </w:instrText>
      </w:r>
      <w:r w:rsidR="00215670">
        <w:rPr>
          <w:i/>
        </w:rPr>
      </w:r>
      <w:r w:rsidR="00215670">
        <w:rPr>
          <w:i/>
        </w:rPr>
        <w:fldChar w:fldCharType="separate"/>
      </w:r>
      <w:r w:rsidR="008A4807">
        <w:t xml:space="preserve">Figure </w:t>
      </w:r>
      <w:r w:rsidR="008A4807">
        <w:rPr>
          <w:noProof/>
        </w:rPr>
        <w:t>2</w:t>
      </w:r>
      <w:r w:rsidR="008A4807">
        <w:noBreakHyphen/>
      </w:r>
      <w:r w:rsidR="008A4807">
        <w:rPr>
          <w:noProof/>
        </w:rPr>
        <w:t>53</w:t>
      </w:r>
      <w:r w:rsidR="00215670">
        <w:rPr>
          <w:i/>
        </w:rPr>
        <w:fldChar w:fldCharType="end"/>
      </w:r>
      <w:r w:rsidR="00681A49">
        <w:rPr>
          <w:i/>
        </w:rPr>
        <w:t>)</w:t>
      </w:r>
    </w:p>
    <w:p w:rsidR="00681A49" w:rsidRDefault="00681A49" w:rsidP="007A0B5B">
      <w:pPr>
        <w:rPr>
          <w:i/>
        </w:rPr>
      </w:pPr>
    </w:p>
    <w:p w:rsidR="00681A49" w:rsidRDefault="003602E0" w:rsidP="007A0B5B">
      <w:r>
        <w:rPr>
          <w:noProof/>
          <w:lang w:val="nl-NL" w:eastAsia="nl-NL"/>
        </w:rPr>
        <w:drawing>
          <wp:inline distT="0" distB="0" distL="0" distR="0" wp14:anchorId="442F28DA" wp14:editId="701D0A55">
            <wp:extent cx="2390775" cy="2371725"/>
            <wp:effectExtent l="0" t="0" r="9525" b="9525"/>
            <wp:docPr id="135" name="Afbeelding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390775" cy="2371725"/>
                    </a:xfrm>
                    <a:prstGeom prst="rect">
                      <a:avLst/>
                    </a:prstGeom>
                  </pic:spPr>
                </pic:pic>
              </a:graphicData>
            </a:graphic>
          </wp:inline>
        </w:drawing>
      </w:r>
    </w:p>
    <w:p w:rsidR="003602E0" w:rsidRDefault="003602E0" w:rsidP="003602E0">
      <w:pPr>
        <w:pStyle w:val="Onderschrift"/>
      </w:pPr>
      <w:bookmarkStart w:id="311" w:name="_Toc393892983"/>
      <w:r>
        <w:t xml:space="preserve">Figure </w:t>
      </w:r>
      <w:r w:rsidR="00215670">
        <w:fldChar w:fldCharType="begin"/>
      </w:r>
      <w:r w:rsidR="00215670">
        <w:instrText xml:space="preserve"> STYLEREF 1 \s </w:instrText>
      </w:r>
      <w:r w:rsidR="00215670">
        <w:fldChar w:fldCharType="separate"/>
      </w:r>
      <w:r w:rsidR="008A4807">
        <w:rPr>
          <w:noProof/>
        </w:rPr>
        <w:t>2</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52</w:t>
      </w:r>
      <w:r w:rsidR="00215670">
        <w:fldChar w:fldCharType="end"/>
      </w:r>
      <w:r>
        <w:t>: Wago Input bit setting</w:t>
      </w:r>
      <w:bookmarkEnd w:id="311"/>
    </w:p>
    <w:p w:rsidR="003602E0" w:rsidRDefault="00F34CB2" w:rsidP="003602E0">
      <w:r>
        <w:t>In the column “WAGO” you can choose on which WAGO the connection is made. This depends on the order of the setup. Normally it is just 1 WAGO, so you can leave it as is. If the setup is divided over more WAGO’s The order is set by the IP range.</w:t>
      </w:r>
    </w:p>
    <w:p w:rsidR="00F34CB2" w:rsidRDefault="00F34CB2" w:rsidP="003602E0"/>
    <w:p w:rsidR="00F34CB2" w:rsidRDefault="00F34CB2" w:rsidP="00F34CB2">
      <w:pPr>
        <w:pStyle w:val="Lijstalinea"/>
        <w:numPr>
          <w:ilvl w:val="0"/>
          <w:numId w:val="21"/>
        </w:numPr>
      </w:pPr>
      <w:r>
        <w:t>172.16.1.91 = WAGO 1</w:t>
      </w:r>
    </w:p>
    <w:p w:rsidR="00F34CB2" w:rsidRDefault="00F34CB2" w:rsidP="00F34CB2">
      <w:pPr>
        <w:pStyle w:val="Lijstalinea"/>
        <w:numPr>
          <w:ilvl w:val="0"/>
          <w:numId w:val="21"/>
        </w:numPr>
      </w:pPr>
      <w:r>
        <w:t>172.16.1.92 = WAGO 2</w:t>
      </w:r>
    </w:p>
    <w:p w:rsidR="00F34CB2" w:rsidRDefault="00F34CB2" w:rsidP="00F34CB2">
      <w:pPr>
        <w:pStyle w:val="Lijstalinea"/>
        <w:numPr>
          <w:ilvl w:val="0"/>
          <w:numId w:val="21"/>
        </w:numPr>
      </w:pPr>
      <w:r>
        <w:t>172.16.1.93 = WAGO 3</w:t>
      </w:r>
    </w:p>
    <w:p w:rsidR="00F34CB2" w:rsidRDefault="00F34CB2" w:rsidP="00F34CB2">
      <w:pPr>
        <w:pStyle w:val="Lijstalinea"/>
        <w:numPr>
          <w:ilvl w:val="0"/>
          <w:numId w:val="21"/>
        </w:numPr>
      </w:pPr>
      <w:proofErr w:type="spellStart"/>
      <w:r>
        <w:t>Etc</w:t>
      </w:r>
      <w:proofErr w:type="spellEnd"/>
    </w:p>
    <w:p w:rsidR="00F34CB2" w:rsidRDefault="00F34CB2" w:rsidP="003602E0"/>
    <w:p w:rsidR="00F34CB2" w:rsidRDefault="00F34CB2" w:rsidP="003602E0">
      <w:r>
        <w:t>In the column “Input bit” you can set the exact pin on the particular slice where that field is connected to.</w:t>
      </w:r>
    </w:p>
    <w:p w:rsidR="00F34CB2" w:rsidRDefault="00F34CB2" w:rsidP="00F34CB2">
      <w:pPr>
        <w:rPr>
          <w:i/>
        </w:rPr>
      </w:pPr>
    </w:p>
    <w:p w:rsidR="00F34CB2" w:rsidRDefault="00F34CB2" w:rsidP="00F34CB2">
      <w:pPr>
        <w:rPr>
          <w:i/>
        </w:rPr>
      </w:pPr>
      <w:r>
        <w:rPr>
          <w:noProof/>
          <w:lang w:val="nl-NL" w:eastAsia="nl-NL"/>
        </w:rPr>
        <w:drawing>
          <wp:inline distT="0" distB="0" distL="0" distR="0" wp14:anchorId="4D29F8D2" wp14:editId="5E3B645B">
            <wp:extent cx="416379" cy="342900"/>
            <wp:effectExtent l="0" t="0" r="3175" b="0"/>
            <wp:docPr id="136" name="Afbeelding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16379" cy="342900"/>
                    </a:xfrm>
                    <a:prstGeom prst="rect">
                      <a:avLst/>
                    </a:prstGeom>
                  </pic:spPr>
                </pic:pic>
              </a:graphicData>
            </a:graphic>
          </wp:inline>
        </w:drawing>
      </w:r>
      <w:r>
        <w:rPr>
          <w:i/>
        </w:rPr>
        <w:t xml:space="preserve">: Notice that for the Output bit we count via the internal program of the WAGO. So we </w:t>
      </w:r>
    </w:p>
    <w:p w:rsidR="00F34CB2" w:rsidRDefault="00F34CB2" w:rsidP="00F34CB2">
      <w:pPr>
        <w:rPr>
          <w:i/>
        </w:rPr>
      </w:pPr>
      <w:r>
        <w:rPr>
          <w:i/>
        </w:rPr>
        <w:t xml:space="preserve">count all the available outputs from the beginning of the WAGO (see </w:t>
      </w:r>
      <w:r w:rsidR="00215670">
        <w:rPr>
          <w:i/>
        </w:rPr>
        <w:fldChar w:fldCharType="begin"/>
      </w:r>
      <w:r w:rsidR="00215670">
        <w:rPr>
          <w:i/>
        </w:rPr>
        <w:instrText xml:space="preserve"> REF _Ref393892762 \h </w:instrText>
      </w:r>
      <w:r w:rsidR="00215670">
        <w:rPr>
          <w:i/>
        </w:rPr>
      </w:r>
      <w:r w:rsidR="00215670">
        <w:rPr>
          <w:i/>
        </w:rPr>
        <w:fldChar w:fldCharType="separate"/>
      </w:r>
      <w:r w:rsidR="008A4807">
        <w:t xml:space="preserve">Figure </w:t>
      </w:r>
      <w:r w:rsidR="008A4807">
        <w:rPr>
          <w:noProof/>
        </w:rPr>
        <w:t>2</w:t>
      </w:r>
      <w:r w:rsidR="008A4807">
        <w:noBreakHyphen/>
      </w:r>
      <w:r w:rsidR="008A4807">
        <w:rPr>
          <w:noProof/>
        </w:rPr>
        <w:t>53</w:t>
      </w:r>
      <w:r w:rsidR="00215670">
        <w:rPr>
          <w:i/>
        </w:rPr>
        <w:fldChar w:fldCharType="end"/>
      </w:r>
      <w:r>
        <w:rPr>
          <w:i/>
        </w:rPr>
        <w:t>)</w:t>
      </w:r>
    </w:p>
    <w:p w:rsidR="00F34CB2" w:rsidRDefault="00F34CB2" w:rsidP="003602E0"/>
    <w:p w:rsidR="00215670" w:rsidRDefault="00215670" w:rsidP="003602E0"/>
    <w:p w:rsidR="00215670" w:rsidRDefault="00215670" w:rsidP="003602E0"/>
    <w:p w:rsidR="00215670" w:rsidRDefault="00215670" w:rsidP="003602E0"/>
    <w:p w:rsidR="00215670" w:rsidRDefault="00215670" w:rsidP="003602E0"/>
    <w:p w:rsidR="00215670" w:rsidRDefault="00215670" w:rsidP="003602E0"/>
    <w:p w:rsidR="00215670" w:rsidRDefault="00215670" w:rsidP="003602E0"/>
    <w:p w:rsidR="00215670" w:rsidRDefault="00215670" w:rsidP="003602E0"/>
    <w:p w:rsidR="00215670" w:rsidRDefault="00215670" w:rsidP="003602E0"/>
    <w:p w:rsidR="00215670" w:rsidRDefault="00215670" w:rsidP="003602E0"/>
    <w:p w:rsidR="00215670" w:rsidRDefault="00215670" w:rsidP="003602E0">
      <w:pPr>
        <w:rPr>
          <w:b/>
        </w:rPr>
      </w:pPr>
      <w:r>
        <w:rPr>
          <w:noProof/>
          <w:lang w:val="nl-NL" w:eastAsia="nl-NL"/>
        </w:rPr>
        <w:drawing>
          <wp:inline distT="0" distB="0" distL="0" distR="0" wp14:anchorId="553C0DE0" wp14:editId="7BED3226">
            <wp:extent cx="5760720" cy="1344944"/>
            <wp:effectExtent l="0" t="0" r="0" b="7620"/>
            <wp:docPr id="137" name="Afbeelding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60720" cy="1344944"/>
                    </a:xfrm>
                    <a:prstGeom prst="rect">
                      <a:avLst/>
                    </a:prstGeom>
                  </pic:spPr>
                </pic:pic>
              </a:graphicData>
            </a:graphic>
          </wp:inline>
        </w:drawing>
      </w:r>
    </w:p>
    <w:p w:rsidR="00215670" w:rsidRDefault="00215670" w:rsidP="00215670">
      <w:pPr>
        <w:pStyle w:val="Onderschrift"/>
      </w:pPr>
      <w:bookmarkStart w:id="312" w:name="_Ref393892762"/>
      <w:bookmarkStart w:id="313" w:name="_Toc393892984"/>
      <w:r>
        <w:t xml:space="preserve">Figure </w:t>
      </w:r>
      <w:r>
        <w:fldChar w:fldCharType="begin"/>
      </w:r>
      <w:r>
        <w:instrText xml:space="preserve"> STYLEREF 1 \s </w:instrText>
      </w:r>
      <w:r>
        <w:fldChar w:fldCharType="separate"/>
      </w:r>
      <w:r w:rsidR="008A4807">
        <w:rPr>
          <w:noProof/>
        </w:rPr>
        <w:t>2</w:t>
      </w:r>
      <w:r>
        <w:fldChar w:fldCharType="end"/>
      </w:r>
      <w:r>
        <w:noBreakHyphen/>
      </w:r>
      <w:r>
        <w:fldChar w:fldCharType="begin"/>
      </w:r>
      <w:r>
        <w:instrText xml:space="preserve"> SEQ Figure \* ARABIC \s 1 </w:instrText>
      </w:r>
      <w:r>
        <w:fldChar w:fldCharType="separate"/>
      </w:r>
      <w:r w:rsidR="008A4807">
        <w:rPr>
          <w:noProof/>
        </w:rPr>
        <w:t>53</w:t>
      </w:r>
      <w:r>
        <w:fldChar w:fldCharType="end"/>
      </w:r>
      <w:bookmarkEnd w:id="312"/>
      <w:r>
        <w:t>: Input Output counting Wago (</w:t>
      </w:r>
      <w:proofErr w:type="spellStart"/>
      <w:r>
        <w:t>i</w:t>
      </w:r>
      <w:proofErr w:type="spellEnd"/>
      <w:r>
        <w:t>=Input, o=Output)</w:t>
      </w:r>
      <w:bookmarkEnd w:id="313"/>
    </w:p>
    <w:p w:rsidR="00215670" w:rsidRDefault="00215670"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Default="008A4807" w:rsidP="00215670">
      <w:pPr>
        <w:pStyle w:val="Onderschrift"/>
      </w:pPr>
    </w:p>
    <w:p w:rsidR="008A4807" w:rsidRPr="00215670" w:rsidRDefault="008A4807" w:rsidP="00215670">
      <w:pPr>
        <w:pStyle w:val="Onderschrift"/>
      </w:pPr>
    </w:p>
    <w:p w:rsidR="0071136A" w:rsidRDefault="0071136A" w:rsidP="0071136A">
      <w:pPr>
        <w:pStyle w:val="Kop1"/>
      </w:pPr>
      <w:bookmarkStart w:id="314" w:name="_Toc393892911"/>
      <w:r>
        <w:t>User</w:t>
      </w:r>
      <w:bookmarkEnd w:id="314"/>
    </w:p>
    <w:p w:rsidR="009B3F06" w:rsidRDefault="00D60733" w:rsidP="009B3F06">
      <w:pPr>
        <w:pStyle w:val="Kop2"/>
      </w:pPr>
      <w:bookmarkStart w:id="315" w:name="_Toc393892912"/>
      <w:r>
        <w:t>Introduction</w:t>
      </w:r>
      <w:bookmarkEnd w:id="315"/>
    </w:p>
    <w:p w:rsidR="00D60733" w:rsidRDefault="00D60733" w:rsidP="00D60733">
      <w:r>
        <w:t xml:space="preserve">It is possible that you use the BNWAS as a standalone version, but it can also be used in conjunction with the </w:t>
      </w:r>
      <w:proofErr w:type="spellStart"/>
      <w:r>
        <w:t>Unimacs</w:t>
      </w:r>
      <w:proofErr w:type="spellEnd"/>
      <w:r>
        <w:t xml:space="preserve"> bridge. It even can be used with other bridge systems, as long as these systems give the standard EVE-messages.</w:t>
      </w:r>
    </w:p>
    <w:p w:rsidR="00D60733" w:rsidRDefault="00D60733" w:rsidP="00D60733"/>
    <w:p w:rsidR="00D60733" w:rsidRDefault="00D60733" w:rsidP="00D60733">
      <w:r>
        <w:t>In this manual we will attend to both ways in the same explanation because the mere differences are just on interface basis and not system-wise.</w:t>
      </w:r>
    </w:p>
    <w:p w:rsidR="00D60733" w:rsidRDefault="00D60733" w:rsidP="00D60733"/>
    <w:p w:rsidR="00D60733" w:rsidRDefault="00D60733" w:rsidP="00D60733">
      <w:r>
        <w:t>So when we discuss the interface of the BNWAS system, it can be the interface on the standalone BNWAS or on the integrated BNWAS. It can be the interface on the bridge-panel, but also the interface on the panel in the captain’s cabin. The manual is just the integral explanation of the Imtech BNWAS.</w:t>
      </w:r>
    </w:p>
    <w:p w:rsidR="00D60733" w:rsidRDefault="00D60733" w:rsidP="00D60733"/>
    <w:p w:rsidR="00D60733" w:rsidRDefault="00D60733" w:rsidP="00D60733">
      <w:pPr>
        <w:pStyle w:val="Kop2"/>
      </w:pPr>
      <w:bookmarkStart w:id="316" w:name="_Ref387851864"/>
      <w:bookmarkStart w:id="317" w:name="_Toc388352662"/>
      <w:bookmarkStart w:id="318" w:name="_Toc393892913"/>
      <w:r>
        <w:t xml:space="preserve">The </w:t>
      </w:r>
      <w:bookmarkEnd w:id="316"/>
      <w:r>
        <w:t>HMI overview</w:t>
      </w:r>
      <w:bookmarkEnd w:id="317"/>
      <w:bookmarkEnd w:id="318"/>
    </w:p>
    <w:p w:rsidR="00D60733" w:rsidRDefault="00D60733" w:rsidP="00D60733">
      <w:r>
        <w:t>The HMI consists of a main screen that holds all the functionality for the BNWAS and a setup-screen that can be used to set up the necessary settings. In the following figures we will explain the functionality and functions on the HMI.</w:t>
      </w:r>
    </w:p>
    <w:p w:rsidR="00D60733" w:rsidRDefault="00D60733" w:rsidP="00D60733"/>
    <w:p w:rsidR="00D60733" w:rsidRDefault="00D60733" w:rsidP="00D60733"/>
    <w:p w:rsidR="00D60733" w:rsidRDefault="00D60733" w:rsidP="00D60733">
      <w:r>
        <w:rPr>
          <w:noProof/>
          <w:lang w:val="nl-NL" w:eastAsia="nl-NL"/>
        </w:rPr>
        <w:drawing>
          <wp:inline distT="0" distB="0" distL="0" distR="0" wp14:anchorId="70798D66" wp14:editId="02327C1E">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was-Up.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D60733" w:rsidRDefault="00D60733" w:rsidP="00D60733">
      <w:pPr>
        <w:pStyle w:val="Onderschrift"/>
      </w:pPr>
      <w:bookmarkStart w:id="319" w:name="_Ref393455485"/>
      <w:bookmarkStart w:id="320" w:name="_Toc388352668"/>
      <w:bookmarkStart w:id="321" w:name="_Toc393892985"/>
      <w:r>
        <w:t xml:space="preserve">Figure </w:t>
      </w:r>
      <w:r w:rsidR="00215670">
        <w:fldChar w:fldCharType="begin"/>
      </w:r>
      <w:r w:rsidR="00215670">
        <w:instrText xml:space="preserve"> STYLEREF 1 \s </w:instrText>
      </w:r>
      <w:r w:rsidR="00215670">
        <w:fldChar w:fldCharType="separate"/>
      </w:r>
      <w:r w:rsidR="008A4807">
        <w:rPr>
          <w:noProof/>
        </w:rPr>
        <w:t>3</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w:t>
      </w:r>
      <w:r w:rsidR="00215670">
        <w:fldChar w:fldCharType="end"/>
      </w:r>
      <w:bookmarkEnd w:id="319"/>
      <w:r>
        <w:t>: Main BNWAS HMI</w:t>
      </w:r>
      <w:bookmarkEnd w:id="320"/>
      <w:bookmarkEnd w:id="321"/>
    </w:p>
    <w:p w:rsidR="00D60733" w:rsidRDefault="00D60733" w:rsidP="00D60733">
      <w:pPr>
        <w:pStyle w:val="Onderschrift"/>
      </w:pPr>
    </w:p>
    <w:p w:rsidR="00D60733" w:rsidRDefault="00D60733" w:rsidP="00D60733">
      <w:pPr>
        <w:pStyle w:val="Kop2"/>
      </w:pPr>
      <w:bookmarkStart w:id="322" w:name="_Toc388352663"/>
      <w:bookmarkStart w:id="323" w:name="_Toc393892914"/>
      <w:r>
        <w:t>The HMI explained</w:t>
      </w:r>
      <w:bookmarkEnd w:id="322"/>
      <w:bookmarkEnd w:id="323"/>
    </w:p>
    <w:p w:rsidR="00D60733" w:rsidRDefault="00D60733" w:rsidP="00D60733">
      <w:r>
        <w:t>The functions of the HMI are described in the following figures. These are mostly self-explanatory. Where not really clear, an additional explanation will be given.</w:t>
      </w:r>
    </w:p>
    <w:p w:rsidR="00D60733" w:rsidRDefault="00D60733" w:rsidP="00D60733"/>
    <w:p w:rsidR="00D60733" w:rsidRDefault="00D60733" w:rsidP="00D60733">
      <w:r>
        <w:rPr>
          <w:noProof/>
          <w:lang w:val="nl-NL" w:eastAsia="nl-NL"/>
        </w:rPr>
        <w:drawing>
          <wp:inline distT="0" distB="0" distL="0" distR="0" wp14:anchorId="67E8A1DD" wp14:editId="62969557">
            <wp:extent cx="5760720" cy="1313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13180"/>
                    </a:xfrm>
                    <a:prstGeom prst="rect">
                      <a:avLst/>
                    </a:prstGeom>
                  </pic:spPr>
                </pic:pic>
              </a:graphicData>
            </a:graphic>
          </wp:inline>
        </w:drawing>
      </w:r>
    </w:p>
    <w:p w:rsidR="00D60733" w:rsidRDefault="00D60733" w:rsidP="00D60733">
      <w:pPr>
        <w:pStyle w:val="Onderschrift"/>
      </w:pPr>
      <w:bookmarkStart w:id="324" w:name="_Toc388352669"/>
      <w:bookmarkStart w:id="325" w:name="_Toc393892986"/>
      <w:r>
        <w:t xml:space="preserve">Figure </w:t>
      </w:r>
      <w:r w:rsidR="00215670">
        <w:fldChar w:fldCharType="begin"/>
      </w:r>
      <w:r w:rsidR="00215670">
        <w:instrText xml:space="preserve"> STYLEREF 1 \s </w:instrText>
      </w:r>
      <w:r w:rsidR="00215670">
        <w:fldChar w:fldCharType="separate"/>
      </w:r>
      <w:r w:rsidR="008A4807">
        <w:rPr>
          <w:noProof/>
        </w:rPr>
        <w:t>3</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w:t>
      </w:r>
      <w:r w:rsidR="00215670">
        <w:fldChar w:fldCharType="end"/>
      </w:r>
      <w:r>
        <w:t>: HMI top bar</w:t>
      </w:r>
      <w:bookmarkEnd w:id="324"/>
      <w:bookmarkEnd w:id="325"/>
    </w:p>
    <w:p w:rsidR="00D60733" w:rsidRDefault="00D60733" w:rsidP="00D60733"/>
    <w:p w:rsidR="00D60733" w:rsidRDefault="00D60733" w:rsidP="00D60733">
      <w:r>
        <w:rPr>
          <w:noProof/>
          <w:lang w:val="nl-NL" w:eastAsia="nl-NL"/>
        </w:rPr>
        <w:drawing>
          <wp:inline distT="0" distB="0" distL="0" distR="0" wp14:anchorId="45EC26B0" wp14:editId="0F94FFFD">
            <wp:extent cx="5760720" cy="4890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4890770"/>
                    </a:xfrm>
                    <a:prstGeom prst="rect">
                      <a:avLst/>
                    </a:prstGeom>
                  </pic:spPr>
                </pic:pic>
              </a:graphicData>
            </a:graphic>
          </wp:inline>
        </w:drawing>
      </w:r>
    </w:p>
    <w:p w:rsidR="00D60733" w:rsidRDefault="00D60733" w:rsidP="00D60733">
      <w:pPr>
        <w:pStyle w:val="Onderschrift"/>
      </w:pPr>
      <w:bookmarkStart w:id="326" w:name="_Toc388352670"/>
      <w:bookmarkStart w:id="327" w:name="_Toc393892987"/>
      <w:r>
        <w:t xml:space="preserve">Figure </w:t>
      </w:r>
      <w:r w:rsidR="00215670">
        <w:fldChar w:fldCharType="begin"/>
      </w:r>
      <w:r w:rsidR="00215670">
        <w:instrText xml:space="preserve"> STYLEREF 1 \s </w:instrText>
      </w:r>
      <w:r w:rsidR="00215670">
        <w:fldChar w:fldCharType="separate"/>
      </w:r>
      <w:r w:rsidR="008A4807">
        <w:rPr>
          <w:noProof/>
        </w:rPr>
        <w:t>3</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3</w:t>
      </w:r>
      <w:r w:rsidR="00215670">
        <w:fldChar w:fldCharType="end"/>
      </w:r>
      <w:r>
        <w:t>: HMI main screen</w:t>
      </w:r>
      <w:bookmarkEnd w:id="326"/>
      <w:bookmarkEnd w:id="327"/>
    </w:p>
    <w:p w:rsidR="00D60733" w:rsidRDefault="00D60733" w:rsidP="00D60733"/>
    <w:p w:rsidR="00D60733" w:rsidRDefault="00D60733" w:rsidP="00D60733"/>
    <w:p w:rsidR="00D60733" w:rsidRDefault="00D60733" w:rsidP="00D60733"/>
    <w:p w:rsidR="00D60733" w:rsidRDefault="00D60733" w:rsidP="00D60733"/>
    <w:p w:rsidR="00D60733" w:rsidRDefault="00D60733" w:rsidP="00D60733">
      <w:r>
        <w:rPr>
          <w:noProof/>
          <w:lang w:val="nl-NL" w:eastAsia="nl-NL"/>
        </w:rPr>
        <w:drawing>
          <wp:inline distT="0" distB="0" distL="0" distR="0" wp14:anchorId="622D3C6A" wp14:editId="7C738E7D">
            <wp:extent cx="5760720" cy="1814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1814830"/>
                    </a:xfrm>
                    <a:prstGeom prst="rect">
                      <a:avLst/>
                    </a:prstGeom>
                  </pic:spPr>
                </pic:pic>
              </a:graphicData>
            </a:graphic>
          </wp:inline>
        </w:drawing>
      </w:r>
    </w:p>
    <w:p w:rsidR="00D60733" w:rsidRDefault="00D60733" w:rsidP="00D60733">
      <w:pPr>
        <w:pStyle w:val="Onderschrift"/>
      </w:pPr>
      <w:bookmarkStart w:id="328" w:name="_Toc388352671"/>
      <w:bookmarkStart w:id="329" w:name="_Toc393892988"/>
      <w:r>
        <w:t xml:space="preserve">Figure </w:t>
      </w:r>
      <w:r w:rsidR="00215670">
        <w:fldChar w:fldCharType="begin"/>
      </w:r>
      <w:r w:rsidR="00215670">
        <w:instrText xml:space="preserve"> STYLEREF 1 \s </w:instrText>
      </w:r>
      <w:r w:rsidR="00215670">
        <w:fldChar w:fldCharType="separate"/>
      </w:r>
      <w:r w:rsidR="008A4807">
        <w:rPr>
          <w:noProof/>
        </w:rPr>
        <w:t>3</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4</w:t>
      </w:r>
      <w:r w:rsidR="00215670">
        <w:fldChar w:fldCharType="end"/>
      </w:r>
      <w:r>
        <w:t>: HMI bottom bar</w:t>
      </w:r>
      <w:bookmarkEnd w:id="328"/>
      <w:bookmarkEnd w:id="329"/>
    </w:p>
    <w:p w:rsidR="00D60733" w:rsidRPr="00BD35C1" w:rsidRDefault="00BD35C1" w:rsidP="00D60733">
      <w:pPr>
        <w:rPr>
          <w:i/>
        </w:rPr>
      </w:pPr>
      <w:r>
        <w:rPr>
          <w:noProof/>
          <w:lang w:val="nl-NL" w:eastAsia="nl-NL"/>
        </w:rPr>
        <w:drawing>
          <wp:inline distT="0" distB="0" distL="0" distR="0" wp14:anchorId="52B0D897" wp14:editId="657203DA">
            <wp:extent cx="416379" cy="342900"/>
            <wp:effectExtent l="0" t="0" r="317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16379" cy="342900"/>
                    </a:xfrm>
                    <a:prstGeom prst="rect">
                      <a:avLst/>
                    </a:prstGeom>
                  </pic:spPr>
                </pic:pic>
              </a:graphicData>
            </a:graphic>
          </wp:inline>
        </w:drawing>
      </w:r>
      <w:r>
        <w:rPr>
          <w:i/>
        </w:rPr>
        <w:t>: The reset timer and emergency call buttons are only available when the panel is placed on the bridge. Any other location will show these buttons, but they will not be operational.</w:t>
      </w:r>
    </w:p>
    <w:p w:rsidR="00D60733" w:rsidRDefault="00D60733" w:rsidP="00D60733"/>
    <w:p w:rsidR="00D60733" w:rsidRDefault="00D60733" w:rsidP="00D60733">
      <w:r>
        <w:rPr>
          <w:noProof/>
          <w:lang w:val="nl-NL" w:eastAsia="nl-NL"/>
        </w:rPr>
        <w:drawing>
          <wp:inline distT="0" distB="0" distL="0" distR="0" wp14:anchorId="782E4565" wp14:editId="22293ACA">
            <wp:extent cx="3904091" cy="473039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15869" cy="4744665"/>
                    </a:xfrm>
                    <a:prstGeom prst="rect">
                      <a:avLst/>
                    </a:prstGeom>
                  </pic:spPr>
                </pic:pic>
              </a:graphicData>
            </a:graphic>
          </wp:inline>
        </w:drawing>
      </w:r>
    </w:p>
    <w:p w:rsidR="00D60733" w:rsidRDefault="00D60733" w:rsidP="00D60733">
      <w:pPr>
        <w:pStyle w:val="Onderschrift"/>
      </w:pPr>
      <w:bookmarkStart w:id="330" w:name="_Toc388352672"/>
      <w:bookmarkStart w:id="331" w:name="_Toc393892989"/>
      <w:r>
        <w:t xml:space="preserve">Figure </w:t>
      </w:r>
      <w:r w:rsidR="00215670">
        <w:fldChar w:fldCharType="begin"/>
      </w:r>
      <w:r w:rsidR="00215670">
        <w:instrText xml:space="preserve"> STYLEREF 1 \s </w:instrText>
      </w:r>
      <w:r w:rsidR="00215670">
        <w:fldChar w:fldCharType="separate"/>
      </w:r>
      <w:r w:rsidR="008A4807">
        <w:rPr>
          <w:noProof/>
        </w:rPr>
        <w:t>3</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5</w:t>
      </w:r>
      <w:r w:rsidR="00215670">
        <w:fldChar w:fldCharType="end"/>
      </w:r>
      <w:r>
        <w:t>: HMI Panel</w:t>
      </w:r>
      <w:bookmarkEnd w:id="330"/>
      <w:bookmarkEnd w:id="331"/>
    </w:p>
    <w:p w:rsidR="00D60733" w:rsidRDefault="00D60733" w:rsidP="00D60733"/>
    <w:p w:rsidR="00D60733" w:rsidRDefault="00D60733" w:rsidP="00D60733"/>
    <w:p w:rsidR="00D60733" w:rsidRDefault="00D60733" w:rsidP="00D60733"/>
    <w:p w:rsidR="00D60733" w:rsidRDefault="00D60733" w:rsidP="00D60733"/>
    <w:p w:rsidR="00D60733" w:rsidRDefault="00D60733" w:rsidP="00D60733"/>
    <w:p w:rsidR="00D60733" w:rsidRDefault="002D5633" w:rsidP="00D60733">
      <w:pPr>
        <w:rPr>
          <w:i/>
        </w:rPr>
      </w:pPr>
      <w:r>
        <w:rPr>
          <w:noProof/>
          <w:lang w:val="nl-NL" w:eastAsia="nl-NL"/>
        </w:rPr>
        <w:drawing>
          <wp:inline distT="0" distB="0" distL="0" distR="0" wp14:anchorId="52B0D897" wp14:editId="657203DA">
            <wp:extent cx="416379" cy="342900"/>
            <wp:effectExtent l="0" t="0" r="3175"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16379" cy="342900"/>
                    </a:xfrm>
                    <a:prstGeom prst="rect">
                      <a:avLst/>
                    </a:prstGeom>
                  </pic:spPr>
                </pic:pic>
              </a:graphicData>
            </a:graphic>
          </wp:inline>
        </w:drawing>
      </w:r>
      <w:r>
        <w:rPr>
          <w:i/>
        </w:rPr>
        <w:t xml:space="preserve">: </w:t>
      </w:r>
      <w:r w:rsidR="00DE6A15">
        <w:rPr>
          <w:i/>
        </w:rPr>
        <w:t>When</w:t>
      </w:r>
      <w:r>
        <w:rPr>
          <w:i/>
        </w:rPr>
        <w:t xml:space="preserve"> you operate the “on/off” or “setup” button a key</w:t>
      </w:r>
      <w:r w:rsidR="00F16318">
        <w:rPr>
          <w:i/>
        </w:rPr>
        <w:t>pad</w:t>
      </w:r>
      <w:r>
        <w:rPr>
          <w:i/>
        </w:rPr>
        <w:t xml:space="preserve"> will appear where you have to type a </w:t>
      </w:r>
      <w:r w:rsidR="00F16318">
        <w:rPr>
          <w:i/>
        </w:rPr>
        <w:t>“</w:t>
      </w:r>
      <w:r>
        <w:rPr>
          <w:i/>
        </w:rPr>
        <w:t>password.</w:t>
      </w:r>
      <w:r w:rsidR="00F16318">
        <w:rPr>
          <w:i/>
        </w:rPr>
        <w:t>” (</w:t>
      </w:r>
      <w:r w:rsidR="00DE6A15">
        <w:rPr>
          <w:i/>
        </w:rPr>
        <w:t>See</w:t>
      </w:r>
      <w:r w:rsidR="00F16318">
        <w:rPr>
          <w:i/>
        </w:rPr>
        <w:t xml:space="preserve"> </w:t>
      </w:r>
      <w:r w:rsidR="009A24CA">
        <w:rPr>
          <w:i/>
        </w:rPr>
        <w:fldChar w:fldCharType="begin"/>
      </w:r>
      <w:r w:rsidR="009A24CA">
        <w:rPr>
          <w:i/>
        </w:rPr>
        <w:instrText xml:space="preserve"> REF _Ref389485475 \h </w:instrText>
      </w:r>
      <w:r w:rsidR="009A24CA">
        <w:rPr>
          <w:i/>
        </w:rPr>
      </w:r>
      <w:r w:rsidR="009A24CA">
        <w:rPr>
          <w:i/>
        </w:rPr>
        <w:fldChar w:fldCharType="separate"/>
      </w:r>
      <w:r w:rsidR="008A4807">
        <w:t xml:space="preserve">Figure </w:t>
      </w:r>
      <w:r w:rsidR="008A4807">
        <w:rPr>
          <w:noProof/>
        </w:rPr>
        <w:t>3</w:t>
      </w:r>
      <w:r w:rsidR="008A4807">
        <w:noBreakHyphen/>
      </w:r>
      <w:r w:rsidR="008A4807">
        <w:rPr>
          <w:noProof/>
        </w:rPr>
        <w:t>7</w:t>
      </w:r>
      <w:r w:rsidR="009A24CA">
        <w:rPr>
          <w:i/>
        </w:rPr>
        <w:fldChar w:fldCharType="end"/>
      </w:r>
      <w:r w:rsidR="00F16318">
        <w:rPr>
          <w:i/>
        </w:rPr>
        <w:t>).</w:t>
      </w:r>
    </w:p>
    <w:p w:rsidR="00F16318" w:rsidRDefault="00F16318" w:rsidP="00D60733">
      <w:pPr>
        <w:rPr>
          <w:i/>
        </w:rPr>
      </w:pPr>
    </w:p>
    <w:p w:rsidR="00F16318" w:rsidRPr="00F16318" w:rsidRDefault="00F16318" w:rsidP="00D60733"/>
    <w:p w:rsidR="00D60733" w:rsidRDefault="00D60733" w:rsidP="00D60733">
      <w:pPr>
        <w:pStyle w:val="Kop2"/>
      </w:pPr>
      <w:bookmarkStart w:id="332" w:name="_Toc388352664"/>
      <w:bookmarkStart w:id="333" w:name="_Toc393892915"/>
      <w:r>
        <w:t>The setup page</w:t>
      </w:r>
      <w:bookmarkEnd w:id="332"/>
      <w:bookmarkEnd w:id="333"/>
    </w:p>
    <w:p w:rsidR="00D60733" w:rsidRDefault="00D60733" w:rsidP="00D60733">
      <w:pPr>
        <w:rPr>
          <w:rFonts w:eastAsiaTheme="majorEastAsia"/>
        </w:rPr>
      </w:pPr>
      <w:r>
        <w:rPr>
          <w:rFonts w:eastAsiaTheme="majorEastAsia"/>
        </w:rPr>
        <w:t xml:space="preserve">By clicking on the setup-button a new screen will appear. This is the setup screen. It looks quite the same as the main window as it has only a few settings in the main panel (see </w:t>
      </w:r>
      <w:r>
        <w:rPr>
          <w:rFonts w:eastAsiaTheme="majorEastAsia"/>
        </w:rPr>
        <w:fldChar w:fldCharType="begin"/>
      </w:r>
      <w:r>
        <w:rPr>
          <w:rFonts w:eastAsiaTheme="majorEastAsia"/>
        </w:rPr>
        <w:instrText xml:space="preserve"> REF _Ref388349795 \h </w:instrText>
      </w:r>
      <w:r>
        <w:rPr>
          <w:rFonts w:eastAsiaTheme="majorEastAsia"/>
        </w:rPr>
      </w:r>
      <w:r>
        <w:rPr>
          <w:rFonts w:eastAsiaTheme="majorEastAsia"/>
        </w:rPr>
        <w:fldChar w:fldCharType="separate"/>
      </w:r>
      <w:r w:rsidR="008A4807">
        <w:t xml:space="preserve">Figure </w:t>
      </w:r>
      <w:r w:rsidR="008A4807">
        <w:rPr>
          <w:noProof/>
        </w:rPr>
        <w:t>3</w:t>
      </w:r>
      <w:r w:rsidR="008A4807">
        <w:noBreakHyphen/>
      </w:r>
      <w:r w:rsidR="008A4807">
        <w:rPr>
          <w:noProof/>
        </w:rPr>
        <w:t>8</w:t>
      </w:r>
      <w:r>
        <w:rPr>
          <w:rFonts w:eastAsiaTheme="majorEastAsia"/>
        </w:rPr>
        <w:fldChar w:fldCharType="end"/>
      </w:r>
      <w:r>
        <w:rPr>
          <w:rFonts w:eastAsiaTheme="majorEastAsia"/>
        </w:rPr>
        <w:t>).</w:t>
      </w:r>
    </w:p>
    <w:p w:rsidR="00D60733" w:rsidRDefault="00D60733" w:rsidP="00D60733">
      <w:pPr>
        <w:rPr>
          <w:rFonts w:eastAsiaTheme="majorEastAsia"/>
        </w:rPr>
      </w:pPr>
    </w:p>
    <w:p w:rsidR="00D60733" w:rsidRDefault="00D60733" w:rsidP="00D60733">
      <w:r>
        <w:rPr>
          <w:noProof/>
          <w:lang w:val="nl-NL" w:eastAsia="nl-NL"/>
        </w:rPr>
        <w:drawing>
          <wp:inline distT="0" distB="0" distL="0" distR="0" wp14:anchorId="3A6D375E" wp14:editId="0AF1DCC1">
            <wp:extent cx="5760720" cy="4320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nwas-Setup-1long-2sec.png"/>
                    <pic:cNvPicPr/>
                  </pic:nvPicPr>
                  <pic:blipFill>
                    <a:blip r:embed="rId8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D60733" w:rsidRDefault="00D60733" w:rsidP="00D60733"/>
    <w:p w:rsidR="00D60733" w:rsidRDefault="00D60733" w:rsidP="00D60733">
      <w:pPr>
        <w:pStyle w:val="Onderschrift"/>
      </w:pPr>
      <w:bookmarkStart w:id="334" w:name="_Toc388352673"/>
      <w:bookmarkStart w:id="335" w:name="_Toc393892990"/>
      <w:r>
        <w:t xml:space="preserve">Figure </w:t>
      </w:r>
      <w:r w:rsidR="00215670">
        <w:fldChar w:fldCharType="begin"/>
      </w:r>
      <w:r w:rsidR="00215670">
        <w:instrText xml:space="preserve"> STYLEREF 1 \s </w:instrText>
      </w:r>
      <w:r w:rsidR="00215670">
        <w:fldChar w:fldCharType="separate"/>
      </w:r>
      <w:r w:rsidR="008A4807">
        <w:rPr>
          <w:noProof/>
        </w:rPr>
        <w:t>3</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6</w:t>
      </w:r>
      <w:r w:rsidR="00215670">
        <w:fldChar w:fldCharType="end"/>
      </w:r>
      <w:r>
        <w:t>: Setup screen</w:t>
      </w:r>
      <w:bookmarkEnd w:id="334"/>
      <w:bookmarkEnd w:id="335"/>
    </w:p>
    <w:p w:rsidR="00D60733" w:rsidRDefault="00D60733" w:rsidP="00D60733"/>
    <w:p w:rsidR="00D60733" w:rsidRDefault="00D60733" w:rsidP="00D60733"/>
    <w:p w:rsidR="00D60733" w:rsidRDefault="00D60733" w:rsidP="00D60733"/>
    <w:p w:rsidR="00D60733" w:rsidRDefault="00D60733" w:rsidP="00D60733"/>
    <w:p w:rsidR="00D60733" w:rsidRDefault="00D60733" w:rsidP="00D60733"/>
    <w:p w:rsidR="00D60733" w:rsidRDefault="00D60733" w:rsidP="00D60733"/>
    <w:p w:rsidR="00D60733" w:rsidRDefault="00D60733" w:rsidP="00D60733"/>
    <w:p w:rsidR="00D60733" w:rsidRDefault="00D60733" w:rsidP="00D60733"/>
    <w:p w:rsidR="00D60733" w:rsidRDefault="00D60733" w:rsidP="00D60733"/>
    <w:p w:rsidR="00D60733" w:rsidRDefault="00D60733" w:rsidP="00D60733"/>
    <w:p w:rsidR="00D60733" w:rsidRDefault="00D60733" w:rsidP="00D60733"/>
    <w:p w:rsidR="00D60733" w:rsidRDefault="00D60733" w:rsidP="00D60733"/>
    <w:p w:rsidR="00D60733" w:rsidRDefault="00D60733" w:rsidP="00D60733"/>
    <w:p w:rsidR="00D60733" w:rsidRDefault="00D60733" w:rsidP="00D60733"/>
    <w:p w:rsidR="00D60733" w:rsidRDefault="00DE6A15" w:rsidP="00D60733">
      <w:r>
        <w:rPr>
          <w:noProof/>
          <w:lang w:val="nl-NL" w:eastAsia="nl-NL"/>
        </w:rPr>
        <w:drawing>
          <wp:inline distT="0" distB="0" distL="0" distR="0" wp14:anchorId="138CCE12" wp14:editId="3AD41B1B">
            <wp:extent cx="5760720" cy="41884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4188460"/>
                    </a:xfrm>
                    <a:prstGeom prst="rect">
                      <a:avLst/>
                    </a:prstGeom>
                  </pic:spPr>
                </pic:pic>
              </a:graphicData>
            </a:graphic>
          </wp:inline>
        </w:drawing>
      </w:r>
    </w:p>
    <w:p w:rsidR="00E50ADC" w:rsidRDefault="00E50ADC" w:rsidP="00E50ADC">
      <w:pPr>
        <w:pStyle w:val="Onderschrift"/>
      </w:pPr>
      <w:bookmarkStart w:id="336" w:name="_Ref389485475"/>
      <w:bookmarkStart w:id="337" w:name="_Toc393892991"/>
      <w:r>
        <w:t xml:space="preserve">Figure </w:t>
      </w:r>
      <w:r w:rsidR="00215670">
        <w:fldChar w:fldCharType="begin"/>
      </w:r>
      <w:r w:rsidR="00215670">
        <w:instrText xml:space="preserve"> STYLEREF 1 \s </w:instrText>
      </w:r>
      <w:r w:rsidR="00215670">
        <w:fldChar w:fldCharType="separate"/>
      </w:r>
      <w:r w:rsidR="008A4807">
        <w:rPr>
          <w:noProof/>
        </w:rPr>
        <w:t>3</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7</w:t>
      </w:r>
      <w:r w:rsidR="00215670">
        <w:fldChar w:fldCharType="end"/>
      </w:r>
      <w:bookmarkEnd w:id="336"/>
      <w:r>
        <w:t>: Keypad</w:t>
      </w:r>
      <w:bookmarkEnd w:id="337"/>
    </w:p>
    <w:p w:rsidR="00E50ADC" w:rsidRDefault="00E50ADC" w:rsidP="00E50ADC"/>
    <w:p w:rsidR="00D60733" w:rsidRDefault="00D60733" w:rsidP="00D60733"/>
    <w:p w:rsidR="00D60733" w:rsidRDefault="00D60733" w:rsidP="00D60733"/>
    <w:p w:rsidR="00D60733" w:rsidRDefault="00D60733"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D60733" w:rsidRDefault="00D60733" w:rsidP="00D60733">
      <w:r>
        <w:t>The functions, with their respective explanation, are shown in the following figure.</w:t>
      </w:r>
    </w:p>
    <w:p w:rsidR="00D60733" w:rsidRDefault="00D60733" w:rsidP="00D60733">
      <w:r>
        <w:rPr>
          <w:noProof/>
          <w:lang w:val="nl-NL" w:eastAsia="nl-NL"/>
        </w:rPr>
        <w:drawing>
          <wp:inline distT="0" distB="0" distL="0" distR="0" wp14:anchorId="50F8639E" wp14:editId="641285CE">
            <wp:extent cx="5760720" cy="2573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573655"/>
                    </a:xfrm>
                    <a:prstGeom prst="rect">
                      <a:avLst/>
                    </a:prstGeom>
                  </pic:spPr>
                </pic:pic>
              </a:graphicData>
            </a:graphic>
          </wp:inline>
        </w:drawing>
      </w:r>
    </w:p>
    <w:p w:rsidR="00D60733" w:rsidRDefault="00D60733" w:rsidP="00D60733">
      <w:pPr>
        <w:pStyle w:val="Onderschrift"/>
      </w:pPr>
      <w:bookmarkStart w:id="338" w:name="_Ref388349795"/>
      <w:bookmarkStart w:id="339" w:name="_Ref388349770"/>
      <w:bookmarkStart w:id="340" w:name="_Toc388352674"/>
      <w:bookmarkStart w:id="341" w:name="_Toc393892992"/>
      <w:r>
        <w:t xml:space="preserve">Figure </w:t>
      </w:r>
      <w:r w:rsidR="00215670">
        <w:fldChar w:fldCharType="begin"/>
      </w:r>
      <w:r w:rsidR="00215670">
        <w:instrText xml:space="preserve"> STYLEREF 1 \s </w:instrText>
      </w:r>
      <w:r w:rsidR="00215670">
        <w:fldChar w:fldCharType="separate"/>
      </w:r>
      <w:r w:rsidR="008A4807">
        <w:rPr>
          <w:noProof/>
        </w:rPr>
        <w:t>3</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8</w:t>
      </w:r>
      <w:r w:rsidR="00215670">
        <w:fldChar w:fldCharType="end"/>
      </w:r>
      <w:bookmarkEnd w:id="338"/>
      <w:r>
        <w:t>: Setup main screen</w:t>
      </w:r>
      <w:bookmarkEnd w:id="339"/>
      <w:bookmarkEnd w:id="340"/>
      <w:bookmarkEnd w:id="341"/>
    </w:p>
    <w:p w:rsidR="00E50ADC" w:rsidRDefault="00E50ADC" w:rsidP="00E50ADC">
      <w:pPr>
        <w:rPr>
          <w:i/>
        </w:rPr>
      </w:pPr>
      <w:r>
        <w:rPr>
          <w:noProof/>
          <w:lang w:val="nl-NL" w:eastAsia="nl-NL"/>
        </w:rPr>
        <w:drawing>
          <wp:inline distT="0" distB="0" distL="0" distR="0" wp14:anchorId="52B0D897" wp14:editId="657203DA">
            <wp:extent cx="416379" cy="342900"/>
            <wp:effectExtent l="0" t="0" r="3175"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16379" cy="342900"/>
                    </a:xfrm>
                    <a:prstGeom prst="rect">
                      <a:avLst/>
                    </a:prstGeom>
                  </pic:spPr>
                </pic:pic>
              </a:graphicData>
            </a:graphic>
          </wp:inline>
        </w:drawing>
      </w:r>
      <w:r>
        <w:rPr>
          <w:i/>
        </w:rPr>
        <w:t xml:space="preserve">: </w:t>
      </w:r>
      <w:r w:rsidR="00DE6A15">
        <w:rPr>
          <w:i/>
        </w:rPr>
        <w:t>With</w:t>
      </w:r>
      <w:r>
        <w:rPr>
          <w:i/>
        </w:rPr>
        <w:t xml:space="preserve"> the arrow-buttons in the setup page you can increase or decrease the Td and/or 3</w:t>
      </w:r>
      <w:r w:rsidRPr="00E50ADC">
        <w:rPr>
          <w:i/>
          <w:vertAlign w:val="superscript"/>
        </w:rPr>
        <w:t>rd</w:t>
      </w:r>
      <w:r>
        <w:rPr>
          <w:i/>
        </w:rPr>
        <w:t xml:space="preserve"> stage delay time.</w:t>
      </w:r>
    </w:p>
    <w:p w:rsidR="009A24CA" w:rsidRDefault="009A24CA" w:rsidP="009A24CA"/>
    <w:p w:rsidR="009A24CA" w:rsidRDefault="009A24CA" w:rsidP="009A24CA"/>
    <w:p w:rsidR="009A24CA" w:rsidRDefault="009A24CA" w:rsidP="009A24CA"/>
    <w:p w:rsidR="009A24CA" w:rsidRPr="00E50ADC" w:rsidRDefault="009A24CA" w:rsidP="009A24CA"/>
    <w:p w:rsidR="00485E78" w:rsidRDefault="00485E78" w:rsidP="00485E78">
      <w:pPr>
        <w:pStyle w:val="Kop2"/>
      </w:pPr>
      <w:bookmarkStart w:id="342" w:name="_Toc393892916"/>
      <w:r>
        <w:t>The different statuses</w:t>
      </w:r>
      <w:bookmarkEnd w:id="342"/>
      <w:r>
        <w:t xml:space="preserve"> </w:t>
      </w:r>
    </w:p>
    <w:p w:rsidR="00485E78" w:rsidRDefault="00485E78" w:rsidP="00485E78"/>
    <w:p w:rsidR="00485E78" w:rsidRDefault="00485E78" w:rsidP="00485E78"/>
    <w:p w:rsidR="00485E78" w:rsidRDefault="00485E78" w:rsidP="00485E78">
      <w:r>
        <w:t>Here we show the different states of the BNWAS HMI.</w:t>
      </w:r>
    </w:p>
    <w:p w:rsidR="00485E78" w:rsidRDefault="00485E78" w:rsidP="00485E78"/>
    <w:p w:rsidR="00485E78" w:rsidRDefault="00485E78" w:rsidP="00485E78">
      <w:r>
        <w:rPr>
          <w:noProof/>
          <w:lang w:val="nl-NL" w:eastAsia="nl-NL"/>
        </w:rPr>
        <w:drawing>
          <wp:inline distT="0" distB="0" distL="0" distR="0" wp14:anchorId="5E00AEB0" wp14:editId="5B3A8CD9">
            <wp:extent cx="3295291" cy="2471468"/>
            <wp:effectExtent l="0" t="0" r="63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nwas-At Sea-Neg.png"/>
                    <pic:cNvPicPr/>
                  </pic:nvPicPr>
                  <pic:blipFill>
                    <a:blip r:embed="rId87">
                      <a:extLst>
                        <a:ext uri="{28A0092B-C50C-407E-A947-70E740481C1C}">
                          <a14:useLocalDpi xmlns:a14="http://schemas.microsoft.com/office/drawing/2010/main" val="0"/>
                        </a:ext>
                      </a:extLst>
                    </a:blip>
                    <a:stretch>
                      <a:fillRect/>
                    </a:stretch>
                  </pic:blipFill>
                  <pic:spPr>
                    <a:xfrm>
                      <a:off x="0" y="0"/>
                      <a:ext cx="3321722" cy="2491291"/>
                    </a:xfrm>
                    <a:prstGeom prst="rect">
                      <a:avLst/>
                    </a:prstGeom>
                  </pic:spPr>
                </pic:pic>
              </a:graphicData>
            </a:graphic>
          </wp:inline>
        </w:drawing>
      </w:r>
    </w:p>
    <w:p w:rsidR="00485E78" w:rsidRDefault="00485E78" w:rsidP="00485E78">
      <w:pPr>
        <w:pStyle w:val="Onderschrift"/>
      </w:pPr>
      <w:bookmarkStart w:id="343" w:name="_Toc388352679"/>
      <w:bookmarkStart w:id="344" w:name="_Toc393892993"/>
      <w:r>
        <w:t xml:space="preserve">Figure </w:t>
      </w:r>
      <w:r w:rsidR="00215670">
        <w:fldChar w:fldCharType="begin"/>
      </w:r>
      <w:r w:rsidR="00215670">
        <w:instrText xml:space="preserve"> STYLEREF 1 \s </w:instrText>
      </w:r>
      <w:r w:rsidR="00215670">
        <w:fldChar w:fldCharType="separate"/>
      </w:r>
      <w:r w:rsidR="008A4807">
        <w:rPr>
          <w:noProof/>
        </w:rPr>
        <w:t>3</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9</w:t>
      </w:r>
      <w:r w:rsidR="00215670">
        <w:fldChar w:fldCharType="end"/>
      </w:r>
      <w:r>
        <w:t>: At Sea status</w:t>
      </w:r>
      <w:bookmarkEnd w:id="343"/>
      <w:bookmarkEnd w:id="344"/>
    </w:p>
    <w:p w:rsidR="00485E78" w:rsidRDefault="00485E78" w:rsidP="00485E78">
      <w:r>
        <w:rPr>
          <w:noProof/>
          <w:lang w:val="nl-NL" w:eastAsia="nl-NL"/>
        </w:rPr>
        <w:lastRenderedPageBreak/>
        <w:drawing>
          <wp:inline distT="0" distB="0" distL="0" distR="0" wp14:anchorId="703A44C9" wp14:editId="066DB8B3">
            <wp:extent cx="3266536" cy="244990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nwas-Failure-0.png"/>
                    <pic:cNvPicPr/>
                  </pic:nvPicPr>
                  <pic:blipFill>
                    <a:blip r:embed="rId88">
                      <a:extLst>
                        <a:ext uri="{28A0092B-C50C-407E-A947-70E740481C1C}">
                          <a14:useLocalDpi xmlns:a14="http://schemas.microsoft.com/office/drawing/2010/main" val="0"/>
                        </a:ext>
                      </a:extLst>
                    </a:blip>
                    <a:stretch>
                      <a:fillRect/>
                    </a:stretch>
                  </pic:blipFill>
                  <pic:spPr>
                    <a:xfrm>
                      <a:off x="0" y="0"/>
                      <a:ext cx="3297826" cy="2473370"/>
                    </a:xfrm>
                    <a:prstGeom prst="rect">
                      <a:avLst/>
                    </a:prstGeom>
                  </pic:spPr>
                </pic:pic>
              </a:graphicData>
            </a:graphic>
          </wp:inline>
        </w:drawing>
      </w:r>
    </w:p>
    <w:p w:rsidR="00485E78" w:rsidRDefault="00485E78" w:rsidP="00485E78">
      <w:pPr>
        <w:pStyle w:val="Onderschrift"/>
      </w:pPr>
      <w:bookmarkStart w:id="345" w:name="_Toc388352680"/>
      <w:bookmarkStart w:id="346" w:name="_Toc393892994"/>
      <w:r>
        <w:t xml:space="preserve">Figure </w:t>
      </w:r>
      <w:r w:rsidR="00215670">
        <w:fldChar w:fldCharType="begin"/>
      </w:r>
      <w:r w:rsidR="00215670">
        <w:instrText xml:space="preserve"> STYLEREF 1 \s </w:instrText>
      </w:r>
      <w:r w:rsidR="00215670">
        <w:fldChar w:fldCharType="separate"/>
      </w:r>
      <w:r w:rsidR="008A4807">
        <w:rPr>
          <w:noProof/>
        </w:rPr>
        <w:t>3</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10</w:t>
      </w:r>
      <w:r w:rsidR="00215670">
        <w:fldChar w:fldCharType="end"/>
      </w:r>
      <w:r>
        <w:t>: Failure status</w:t>
      </w:r>
      <w:bookmarkEnd w:id="345"/>
      <w:bookmarkEnd w:id="346"/>
    </w:p>
    <w:p w:rsidR="00485E78" w:rsidRDefault="00485E78" w:rsidP="00485E78">
      <w:r>
        <w:rPr>
          <w:noProof/>
          <w:lang w:val="nl-NL" w:eastAsia="nl-NL"/>
        </w:rPr>
        <w:drawing>
          <wp:inline distT="0" distB="0" distL="0" distR="0" wp14:anchorId="3A53713C" wp14:editId="2E2BEC34">
            <wp:extent cx="3329796" cy="2497348"/>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nwas-Stage1-1.png"/>
                    <pic:cNvPicPr/>
                  </pic:nvPicPr>
                  <pic:blipFill>
                    <a:blip r:embed="rId89">
                      <a:extLst>
                        <a:ext uri="{28A0092B-C50C-407E-A947-70E740481C1C}">
                          <a14:useLocalDpi xmlns:a14="http://schemas.microsoft.com/office/drawing/2010/main" val="0"/>
                        </a:ext>
                      </a:extLst>
                    </a:blip>
                    <a:stretch>
                      <a:fillRect/>
                    </a:stretch>
                  </pic:blipFill>
                  <pic:spPr>
                    <a:xfrm>
                      <a:off x="0" y="0"/>
                      <a:ext cx="3394327" cy="2545746"/>
                    </a:xfrm>
                    <a:prstGeom prst="rect">
                      <a:avLst/>
                    </a:prstGeom>
                  </pic:spPr>
                </pic:pic>
              </a:graphicData>
            </a:graphic>
          </wp:inline>
        </w:drawing>
      </w:r>
    </w:p>
    <w:p w:rsidR="00485E78" w:rsidRDefault="00485E78" w:rsidP="00485E78">
      <w:pPr>
        <w:pStyle w:val="Onderschrift"/>
      </w:pPr>
      <w:bookmarkStart w:id="347" w:name="_Toc388352681"/>
      <w:bookmarkStart w:id="348" w:name="_Toc393892995"/>
      <w:r>
        <w:t xml:space="preserve">Figure </w:t>
      </w:r>
      <w:r w:rsidR="00215670">
        <w:fldChar w:fldCharType="begin"/>
      </w:r>
      <w:r w:rsidR="00215670">
        <w:instrText xml:space="preserve"> STYLEREF 1 \s </w:instrText>
      </w:r>
      <w:r w:rsidR="00215670">
        <w:fldChar w:fldCharType="separate"/>
      </w:r>
      <w:r w:rsidR="008A4807">
        <w:rPr>
          <w:noProof/>
        </w:rPr>
        <w:t>3</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11</w:t>
      </w:r>
      <w:r w:rsidR="00215670">
        <w:fldChar w:fldCharType="end"/>
      </w:r>
      <w:r>
        <w:t>: Alarm Stage 1 status</w:t>
      </w:r>
      <w:bookmarkEnd w:id="347"/>
      <w:bookmarkEnd w:id="348"/>
    </w:p>
    <w:p w:rsidR="00485E78" w:rsidRDefault="00485E78" w:rsidP="00485E78">
      <w:r>
        <w:rPr>
          <w:noProof/>
          <w:lang w:val="nl-NL" w:eastAsia="nl-NL"/>
        </w:rPr>
        <w:drawing>
          <wp:inline distT="0" distB="0" distL="0" distR="0" wp14:anchorId="661165D3" wp14:editId="447C2ED0">
            <wp:extent cx="3324045" cy="24930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nwas-Stage2-2.png"/>
                    <pic:cNvPicPr/>
                  </pic:nvPicPr>
                  <pic:blipFill>
                    <a:blip r:embed="rId90">
                      <a:extLst>
                        <a:ext uri="{28A0092B-C50C-407E-A947-70E740481C1C}">
                          <a14:useLocalDpi xmlns:a14="http://schemas.microsoft.com/office/drawing/2010/main" val="0"/>
                        </a:ext>
                      </a:extLst>
                    </a:blip>
                    <a:stretch>
                      <a:fillRect/>
                    </a:stretch>
                  </pic:blipFill>
                  <pic:spPr>
                    <a:xfrm>
                      <a:off x="0" y="0"/>
                      <a:ext cx="3341202" cy="2505902"/>
                    </a:xfrm>
                    <a:prstGeom prst="rect">
                      <a:avLst/>
                    </a:prstGeom>
                  </pic:spPr>
                </pic:pic>
              </a:graphicData>
            </a:graphic>
          </wp:inline>
        </w:drawing>
      </w:r>
    </w:p>
    <w:p w:rsidR="00485E78" w:rsidRDefault="00485E78" w:rsidP="00485E78">
      <w:pPr>
        <w:pStyle w:val="Onderschrift"/>
      </w:pPr>
      <w:bookmarkStart w:id="349" w:name="_Toc388352682"/>
      <w:bookmarkStart w:id="350" w:name="_Toc393892996"/>
      <w:r>
        <w:t xml:space="preserve">Figure </w:t>
      </w:r>
      <w:r w:rsidR="00215670">
        <w:fldChar w:fldCharType="begin"/>
      </w:r>
      <w:r w:rsidR="00215670">
        <w:instrText xml:space="preserve"> STYLEREF 1 \s </w:instrText>
      </w:r>
      <w:r w:rsidR="00215670">
        <w:fldChar w:fldCharType="separate"/>
      </w:r>
      <w:r w:rsidR="008A4807">
        <w:rPr>
          <w:noProof/>
        </w:rPr>
        <w:t>3</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12</w:t>
      </w:r>
      <w:r w:rsidR="00215670">
        <w:fldChar w:fldCharType="end"/>
      </w:r>
      <w:r>
        <w:t>: Alarm Stage 2 status</w:t>
      </w:r>
      <w:bookmarkEnd w:id="349"/>
      <w:bookmarkEnd w:id="350"/>
    </w:p>
    <w:p w:rsidR="00485E78" w:rsidRDefault="00485E78" w:rsidP="00485E78">
      <w:r>
        <w:rPr>
          <w:noProof/>
          <w:lang w:val="nl-NL" w:eastAsia="nl-NL"/>
        </w:rPr>
        <w:lastRenderedPageBreak/>
        <w:drawing>
          <wp:inline distT="0" distB="0" distL="0" distR="0" wp14:anchorId="6B1CAF43" wp14:editId="467C850A">
            <wp:extent cx="3338423" cy="25038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nwas-Stage3-3.png"/>
                    <pic:cNvPicPr/>
                  </pic:nvPicPr>
                  <pic:blipFill>
                    <a:blip r:embed="rId91">
                      <a:extLst>
                        <a:ext uri="{28A0092B-C50C-407E-A947-70E740481C1C}">
                          <a14:useLocalDpi xmlns:a14="http://schemas.microsoft.com/office/drawing/2010/main" val="0"/>
                        </a:ext>
                      </a:extLst>
                    </a:blip>
                    <a:stretch>
                      <a:fillRect/>
                    </a:stretch>
                  </pic:blipFill>
                  <pic:spPr>
                    <a:xfrm>
                      <a:off x="0" y="0"/>
                      <a:ext cx="3359575" cy="2519681"/>
                    </a:xfrm>
                    <a:prstGeom prst="rect">
                      <a:avLst/>
                    </a:prstGeom>
                  </pic:spPr>
                </pic:pic>
              </a:graphicData>
            </a:graphic>
          </wp:inline>
        </w:drawing>
      </w:r>
    </w:p>
    <w:p w:rsidR="00485E78" w:rsidRPr="007F3873" w:rsidRDefault="00485E78" w:rsidP="00485E78">
      <w:pPr>
        <w:pStyle w:val="Onderschrift"/>
      </w:pPr>
      <w:bookmarkStart w:id="351" w:name="_Toc388352683"/>
      <w:bookmarkStart w:id="352" w:name="_Toc393892997"/>
      <w:r>
        <w:t xml:space="preserve">Figure </w:t>
      </w:r>
      <w:r w:rsidR="00215670">
        <w:fldChar w:fldCharType="begin"/>
      </w:r>
      <w:r w:rsidR="00215670">
        <w:instrText xml:space="preserve"> STYLEREF 1 \s </w:instrText>
      </w:r>
      <w:r w:rsidR="00215670">
        <w:fldChar w:fldCharType="separate"/>
      </w:r>
      <w:r w:rsidR="008A4807">
        <w:rPr>
          <w:noProof/>
        </w:rPr>
        <w:t>3</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13</w:t>
      </w:r>
      <w:r w:rsidR="00215670">
        <w:fldChar w:fldCharType="end"/>
      </w:r>
      <w:r>
        <w:t>: Alarm Stage 3 status</w:t>
      </w:r>
      <w:bookmarkEnd w:id="351"/>
      <w:bookmarkEnd w:id="352"/>
    </w:p>
    <w:p w:rsidR="00D60733" w:rsidRDefault="00D60733"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D60733"/>
    <w:p w:rsidR="00C11F70" w:rsidRDefault="00C11F70" w:rsidP="00C11F70">
      <w:pPr>
        <w:pStyle w:val="Kop1"/>
      </w:pPr>
      <w:bookmarkStart w:id="353" w:name="_Toc393892917"/>
      <w:r>
        <w:t>Maintenance</w:t>
      </w:r>
      <w:bookmarkEnd w:id="353"/>
    </w:p>
    <w:p w:rsidR="00C11F70" w:rsidRDefault="00C11F70" w:rsidP="00C11F70">
      <w:pPr>
        <w:pStyle w:val="Kop2"/>
      </w:pPr>
      <w:bookmarkStart w:id="354" w:name="_Toc393892918"/>
      <w:r>
        <w:t>Introduction</w:t>
      </w:r>
      <w:bookmarkEnd w:id="354"/>
    </w:p>
    <w:p w:rsidR="00C11F70" w:rsidRDefault="00C11F70" w:rsidP="00C11F70">
      <w:r>
        <w:t xml:space="preserve">The maintenance of the system is quite easy, once the system is installed and working, there is not much that need to be changed. It can be necessary to install a newer version, once some update to the system has been made (think of a new DAP or an adjustment to the program), but that is all there is to maintenance. The rest of the system is </w:t>
      </w:r>
      <w:r w:rsidR="00B23551">
        <w:t>tight enough that is does not need any adjustments.</w:t>
      </w:r>
    </w:p>
    <w:p w:rsidR="00B23551" w:rsidRDefault="00B23551" w:rsidP="00C11F70"/>
    <w:p w:rsidR="00B23551" w:rsidRDefault="00B23551" w:rsidP="00B23551">
      <w:pPr>
        <w:pStyle w:val="Kop3"/>
      </w:pPr>
      <w:bookmarkStart w:id="355" w:name="_Toc393892919"/>
      <w:r>
        <w:t>Setting up a new DAP</w:t>
      </w:r>
      <w:bookmarkEnd w:id="355"/>
    </w:p>
    <w:p w:rsidR="0015028A" w:rsidRDefault="0015028A" w:rsidP="00381B83">
      <w:pPr>
        <w:pStyle w:val="Kop4"/>
      </w:pPr>
      <w:bookmarkStart w:id="356" w:name="_Toc393892920"/>
      <w:r>
        <w:t>Installation</w:t>
      </w:r>
      <w:bookmarkEnd w:id="356"/>
    </w:p>
    <w:p w:rsidR="0015028A" w:rsidRDefault="0015028A" w:rsidP="0015028A">
      <w:r>
        <w:t xml:space="preserve">The </w:t>
      </w:r>
      <w:proofErr w:type="spellStart"/>
      <w:r>
        <w:t>Beijer</w:t>
      </w:r>
      <w:proofErr w:type="spellEnd"/>
      <w:r>
        <w:t xml:space="preserve"> </w:t>
      </w:r>
      <w:proofErr w:type="spellStart"/>
      <w:r>
        <w:t>Exter</w:t>
      </w:r>
      <w:proofErr w:type="spellEnd"/>
      <w:r>
        <w:t xml:space="preserve"> T70-bl comes with a standard software version that needs to be changed to a proprietary version.</w:t>
      </w:r>
    </w:p>
    <w:p w:rsidR="0015028A" w:rsidRDefault="0015028A" w:rsidP="0015028A"/>
    <w:p w:rsidR="0015028A" w:rsidRPr="00CB4C6B" w:rsidRDefault="0015028A" w:rsidP="0015028A">
      <w:r w:rsidRPr="00CB4C6B">
        <w:t>To install the software, the following steps have to be made</w:t>
      </w:r>
    </w:p>
    <w:p w:rsidR="0015028A" w:rsidRPr="00CB4C6B" w:rsidRDefault="0015028A" w:rsidP="0015028A">
      <w:pPr>
        <w:pStyle w:val="Kop4"/>
      </w:pPr>
      <w:bookmarkStart w:id="357" w:name="_Toc393892921"/>
      <w:r w:rsidRPr="00CB4C6B">
        <w:t xml:space="preserve">Boot the </w:t>
      </w:r>
      <w:proofErr w:type="spellStart"/>
      <w:r w:rsidRPr="00CB4C6B">
        <w:t>Exter</w:t>
      </w:r>
      <w:proofErr w:type="spellEnd"/>
      <w:r w:rsidRPr="00CB4C6B">
        <w:t xml:space="preserve"> T70 system</w:t>
      </w:r>
      <w:bookmarkEnd w:id="357"/>
    </w:p>
    <w:p w:rsidR="0015028A" w:rsidRDefault="0015028A" w:rsidP="0015028A">
      <w:r w:rsidRPr="00CB4C6B">
        <w:t>The system automatically boots when the power is connected.</w:t>
      </w:r>
    </w:p>
    <w:p w:rsidR="0015028A" w:rsidRPr="00CB4C6B" w:rsidRDefault="0015028A" w:rsidP="0015028A">
      <w:pPr>
        <w:pStyle w:val="Geenafstand"/>
      </w:pPr>
    </w:p>
    <w:p w:rsidR="0015028A" w:rsidRPr="00CB4C6B" w:rsidRDefault="0015028A" w:rsidP="0015028A">
      <w:pPr>
        <w:pStyle w:val="Kop4"/>
      </w:pPr>
      <w:bookmarkStart w:id="358" w:name="_Toc393892922"/>
      <w:r w:rsidRPr="00CB4C6B">
        <w:t xml:space="preserve">Connect the </w:t>
      </w:r>
      <w:proofErr w:type="spellStart"/>
      <w:r w:rsidRPr="00CB4C6B">
        <w:t>Exter</w:t>
      </w:r>
      <w:proofErr w:type="spellEnd"/>
      <w:r w:rsidRPr="00CB4C6B">
        <w:t xml:space="preserve"> T70 to the maintenance PC</w:t>
      </w:r>
      <w:bookmarkEnd w:id="358"/>
    </w:p>
    <w:p w:rsidR="0015028A" w:rsidRDefault="0015028A" w:rsidP="0015028A">
      <w:r w:rsidRPr="00CB4C6B">
        <w:t xml:space="preserve">Using a cross-over cable between the PC and </w:t>
      </w:r>
      <w:proofErr w:type="spellStart"/>
      <w:r w:rsidRPr="00CB4C6B">
        <w:t>Exter</w:t>
      </w:r>
      <w:proofErr w:type="spellEnd"/>
      <w:r w:rsidRPr="00CB4C6B">
        <w:t xml:space="preserve"> T70 panel or a straight-cable</w:t>
      </w:r>
      <w:r w:rsidR="00663820">
        <w:t xml:space="preserve"> </w:t>
      </w:r>
      <w:r w:rsidRPr="00CB4C6B">
        <w:t>between a network switch and the PC and the network switch and the panel.</w:t>
      </w:r>
    </w:p>
    <w:p w:rsidR="0015028A" w:rsidRPr="00CB4C6B" w:rsidRDefault="0015028A" w:rsidP="0015028A">
      <w:pPr>
        <w:pStyle w:val="Geenafstand"/>
      </w:pPr>
    </w:p>
    <w:p w:rsidR="0015028A" w:rsidRDefault="0015028A" w:rsidP="0015028A">
      <w:pPr>
        <w:pStyle w:val="Geenafstand"/>
        <w:rPr>
          <w:rFonts w:ascii="TT39o00" w:hAnsi="TT39o00" w:cs="TT39o00"/>
        </w:rPr>
      </w:pPr>
      <w:r w:rsidRPr="00CB4C6B">
        <w:rPr>
          <w:rFonts w:ascii="TT39o00" w:hAnsi="TT39o00" w:cs="TT39o00"/>
          <w:noProof/>
          <w:lang w:val="nl-NL" w:eastAsia="nl-NL"/>
        </w:rPr>
        <w:drawing>
          <wp:inline distT="0" distB="0" distL="0" distR="0" wp14:anchorId="3877E4CD" wp14:editId="6A916988">
            <wp:extent cx="375128" cy="311847"/>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994" cy="325868"/>
                    </a:xfrm>
                    <a:prstGeom prst="rect">
                      <a:avLst/>
                    </a:prstGeom>
                    <a:noFill/>
                    <a:ln>
                      <a:noFill/>
                    </a:ln>
                  </pic:spPr>
                </pic:pic>
              </a:graphicData>
            </a:graphic>
          </wp:inline>
        </w:drawing>
      </w:r>
      <w:r w:rsidRPr="007A5381">
        <w:rPr>
          <w:rFonts w:ascii="TT39o00" w:hAnsi="TT39o00" w:cs="TT39o00"/>
          <w:i/>
        </w:rPr>
        <w:t xml:space="preserve">: be sure that only one uninitialized </w:t>
      </w:r>
      <w:proofErr w:type="spellStart"/>
      <w:r w:rsidRPr="007A5381">
        <w:rPr>
          <w:rFonts w:ascii="TT39o00" w:hAnsi="TT39o00" w:cs="TT39o00"/>
          <w:i/>
        </w:rPr>
        <w:t>Exter</w:t>
      </w:r>
      <w:proofErr w:type="spellEnd"/>
      <w:r w:rsidRPr="007A5381">
        <w:rPr>
          <w:rFonts w:ascii="TT39o00" w:hAnsi="TT39o00" w:cs="TT39o00"/>
          <w:i/>
        </w:rPr>
        <w:t xml:space="preserve"> T70 panel is connected to your network to</w:t>
      </w:r>
      <w:r>
        <w:rPr>
          <w:rFonts w:ascii="TT39o00" w:hAnsi="TT39o00" w:cs="TT39o00"/>
          <w:i/>
        </w:rPr>
        <w:t xml:space="preserve"> </w:t>
      </w:r>
      <w:r w:rsidRPr="007A5381">
        <w:rPr>
          <w:rFonts w:ascii="TT39o00" w:hAnsi="TT39o00" w:cs="TT39o00"/>
          <w:i/>
        </w:rPr>
        <w:t>prevent IP conflicts.</w:t>
      </w:r>
    </w:p>
    <w:p w:rsidR="0015028A" w:rsidRPr="007A5381" w:rsidRDefault="0015028A" w:rsidP="0015028A">
      <w:pPr>
        <w:pStyle w:val="Geenafstand"/>
        <w:rPr>
          <w:rFonts w:ascii="TT39o00" w:hAnsi="TT39o00" w:cs="TT39o00"/>
        </w:rPr>
      </w:pPr>
    </w:p>
    <w:p w:rsidR="0015028A" w:rsidRPr="00CB4C6B" w:rsidRDefault="0015028A" w:rsidP="0015028A">
      <w:pPr>
        <w:pStyle w:val="Kop4"/>
      </w:pPr>
      <w:bookmarkStart w:id="359" w:name="_Toc393892923"/>
      <w:r w:rsidRPr="00CB4C6B">
        <w:t>Check the IP address of the maintenance PC</w:t>
      </w:r>
      <w:bookmarkEnd w:id="359"/>
    </w:p>
    <w:p w:rsidR="0015028A" w:rsidRPr="00CB4C6B" w:rsidRDefault="0015028A" w:rsidP="0015028A">
      <w:r w:rsidRPr="00CB4C6B">
        <w:t xml:space="preserve">The IP address of the maintenance PC should be in the same subnet as the </w:t>
      </w:r>
      <w:proofErr w:type="spellStart"/>
      <w:r w:rsidRPr="00CB4C6B">
        <w:t>Exter</w:t>
      </w:r>
      <w:proofErr w:type="spellEnd"/>
      <w:r w:rsidRPr="00CB4C6B">
        <w:t xml:space="preserve"> T70.</w:t>
      </w:r>
    </w:p>
    <w:p w:rsidR="0015028A" w:rsidRDefault="0015028A" w:rsidP="0015028A">
      <w:r w:rsidRPr="00CB4C6B">
        <w:t xml:space="preserve">Default settings of the </w:t>
      </w:r>
      <w:proofErr w:type="spellStart"/>
      <w:r w:rsidRPr="00CB4C6B">
        <w:t>Exter</w:t>
      </w:r>
      <w:proofErr w:type="spellEnd"/>
      <w:r w:rsidRPr="00CB4C6B">
        <w:t xml:space="preserve"> T70: IP: 192.168.1.1, Subnet-Mask: 255.255.0.0.</w:t>
      </w:r>
    </w:p>
    <w:p w:rsidR="0015028A" w:rsidRPr="00CB4C6B" w:rsidRDefault="0015028A" w:rsidP="0015028A">
      <w:pPr>
        <w:pStyle w:val="Geenafstand"/>
      </w:pPr>
    </w:p>
    <w:p w:rsidR="0015028A" w:rsidRPr="00CB4C6B" w:rsidRDefault="0015028A" w:rsidP="0015028A">
      <w:pPr>
        <w:pStyle w:val="Kop4"/>
      </w:pPr>
      <w:bookmarkStart w:id="360" w:name="_Toc393892924"/>
      <w:r w:rsidRPr="00CB4C6B">
        <w:t>Copy the new software</w:t>
      </w:r>
      <w:bookmarkEnd w:id="360"/>
    </w:p>
    <w:p w:rsidR="0015028A" w:rsidRPr="00CB4C6B" w:rsidRDefault="0015028A" w:rsidP="0015028A">
      <w:r w:rsidRPr="00CB4C6B">
        <w:t>To do this, open Windows Explorer and go to the local copy of the Alarm Panel</w:t>
      </w:r>
    </w:p>
    <w:p w:rsidR="0015028A" w:rsidRPr="00CB4C6B" w:rsidRDefault="0015028A" w:rsidP="0015028A">
      <w:r w:rsidRPr="00CB4C6B">
        <w:t>Software</w:t>
      </w:r>
      <w:r>
        <w:t xml:space="preserve"> (to be found at </w:t>
      </w:r>
      <w:proofErr w:type="spellStart"/>
      <w:r>
        <w:t>Sharepoint</w:t>
      </w:r>
      <w:proofErr w:type="spellEnd"/>
      <w:r>
        <w:t>)</w:t>
      </w:r>
      <w:r w:rsidRPr="00CB4C6B">
        <w:t>. Select the folder “</w:t>
      </w:r>
      <w:proofErr w:type="spellStart"/>
      <w:r w:rsidRPr="00CB4C6B">
        <w:t>NavVisionUpdate</w:t>
      </w:r>
      <w:proofErr w:type="spellEnd"/>
      <w:r w:rsidRPr="00CB4C6B">
        <w:t>” and click right mouse button and select</w:t>
      </w:r>
    </w:p>
    <w:p w:rsidR="0015028A" w:rsidRDefault="0015028A" w:rsidP="0015028A">
      <w:r w:rsidRPr="00CB4C6B">
        <w:t>“Copy”</w:t>
      </w:r>
    </w:p>
    <w:p w:rsidR="0015028A" w:rsidRDefault="0015028A" w:rsidP="0015028A">
      <w:pPr>
        <w:pStyle w:val="Geenafstand"/>
      </w:pPr>
    </w:p>
    <w:p w:rsidR="0015028A" w:rsidRPr="00CB4C6B" w:rsidRDefault="0015028A" w:rsidP="0015028A">
      <w:pPr>
        <w:pStyle w:val="Geenafstand"/>
      </w:pPr>
      <w:r>
        <w:rPr>
          <w:noProof/>
          <w:lang w:val="nl-NL" w:eastAsia="nl-NL"/>
        </w:rPr>
        <w:lastRenderedPageBreak/>
        <w:drawing>
          <wp:inline distT="0" distB="0" distL="0" distR="0" wp14:anchorId="678A772C" wp14:editId="460ABAFC">
            <wp:extent cx="4562475" cy="2990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2475" cy="2990850"/>
                    </a:xfrm>
                    <a:prstGeom prst="rect">
                      <a:avLst/>
                    </a:prstGeom>
                  </pic:spPr>
                </pic:pic>
              </a:graphicData>
            </a:graphic>
          </wp:inline>
        </w:drawing>
      </w:r>
    </w:p>
    <w:p w:rsidR="0015028A" w:rsidRPr="00CB4C6B" w:rsidRDefault="0015028A" w:rsidP="0015028A">
      <w:pPr>
        <w:pStyle w:val="Onderschrift"/>
      </w:pPr>
      <w:bookmarkStart w:id="361" w:name="_Toc393892998"/>
      <w:r>
        <w:t xml:space="preserve">Figure </w:t>
      </w:r>
      <w:r w:rsidR="00215670">
        <w:fldChar w:fldCharType="begin"/>
      </w:r>
      <w:r w:rsidR="00215670">
        <w:instrText xml:space="preserve"> STYLEREF 1 \s </w:instrText>
      </w:r>
      <w:r w:rsidR="00215670">
        <w:fldChar w:fldCharType="separate"/>
      </w:r>
      <w:r w:rsidR="008A4807">
        <w:rPr>
          <w:noProof/>
        </w:rPr>
        <w:t>4</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1</w:t>
      </w:r>
      <w:r w:rsidR="00215670">
        <w:fldChar w:fldCharType="end"/>
      </w:r>
      <w:r w:rsidRPr="00CB4C6B">
        <w:t>: Copy local files</w:t>
      </w:r>
      <w:bookmarkEnd w:id="361"/>
    </w:p>
    <w:p w:rsidR="0015028A" w:rsidRPr="00CB4C6B" w:rsidRDefault="0015028A" w:rsidP="0015028A">
      <w:pPr>
        <w:pStyle w:val="Kop4"/>
      </w:pPr>
      <w:bookmarkStart w:id="362" w:name="_Toc393892925"/>
      <w:r w:rsidRPr="00CB4C6B">
        <w:t xml:space="preserve">Open an FTP connection to the </w:t>
      </w:r>
      <w:proofErr w:type="spellStart"/>
      <w:r w:rsidRPr="00CB4C6B">
        <w:t>Exter</w:t>
      </w:r>
      <w:proofErr w:type="spellEnd"/>
      <w:r w:rsidRPr="00CB4C6B">
        <w:t xml:space="preserve"> T70 panel.</w:t>
      </w:r>
      <w:bookmarkEnd w:id="362"/>
    </w:p>
    <w:p w:rsidR="0015028A" w:rsidRPr="00CB4C6B" w:rsidRDefault="0015028A" w:rsidP="0015028A">
      <w:r w:rsidRPr="00CB4C6B">
        <w:t>You can do this by opening Windows Explorer and entering the ftp address in the address</w:t>
      </w:r>
    </w:p>
    <w:p w:rsidR="0015028A" w:rsidRPr="00CB4C6B" w:rsidRDefault="0015028A" w:rsidP="0015028A">
      <w:r w:rsidRPr="00CB4C6B">
        <w:t>bar. By default it is: ftp://free:technics@192.168.1.1</w:t>
      </w:r>
    </w:p>
    <w:p w:rsidR="0015028A" w:rsidRPr="00CB4C6B" w:rsidRDefault="0015028A" w:rsidP="0015028A">
      <w:r w:rsidRPr="00CB4C6B">
        <w:t xml:space="preserve">Change the IP address by the assigned IP address in FT NavVision, when the </w:t>
      </w:r>
      <w:proofErr w:type="spellStart"/>
      <w:r w:rsidRPr="00CB4C6B">
        <w:t>Exter</w:t>
      </w:r>
      <w:proofErr w:type="spellEnd"/>
      <w:r w:rsidRPr="00CB4C6B">
        <w:t xml:space="preserve"> T70</w:t>
      </w:r>
    </w:p>
    <w:p w:rsidR="0015028A" w:rsidRDefault="0015028A" w:rsidP="0015028A">
      <w:r w:rsidRPr="00CB4C6B">
        <w:t>was already initialized.</w:t>
      </w:r>
    </w:p>
    <w:p w:rsidR="0015028A" w:rsidRDefault="0015028A" w:rsidP="0015028A">
      <w:pPr>
        <w:pStyle w:val="Geenafstand"/>
      </w:pPr>
    </w:p>
    <w:p w:rsidR="0015028A" w:rsidRPr="00CB4C6B" w:rsidRDefault="0015028A" w:rsidP="0015028A">
      <w:pPr>
        <w:pStyle w:val="Geenafstand"/>
      </w:pPr>
      <w:r>
        <w:rPr>
          <w:noProof/>
          <w:lang w:val="nl-NL" w:eastAsia="nl-NL"/>
        </w:rPr>
        <w:drawing>
          <wp:inline distT="0" distB="0" distL="0" distR="0" wp14:anchorId="24B433E2" wp14:editId="303732E1">
            <wp:extent cx="4581525" cy="3076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1525" cy="3076575"/>
                    </a:xfrm>
                    <a:prstGeom prst="rect">
                      <a:avLst/>
                    </a:prstGeom>
                  </pic:spPr>
                </pic:pic>
              </a:graphicData>
            </a:graphic>
          </wp:inline>
        </w:drawing>
      </w:r>
    </w:p>
    <w:p w:rsidR="0015028A" w:rsidRPr="00CB4C6B" w:rsidRDefault="0015028A" w:rsidP="0015028A">
      <w:pPr>
        <w:pStyle w:val="Onderschrift"/>
      </w:pPr>
      <w:bookmarkStart w:id="363" w:name="_Toc393892999"/>
      <w:r>
        <w:t xml:space="preserve">Figure </w:t>
      </w:r>
      <w:r w:rsidR="00215670">
        <w:fldChar w:fldCharType="begin"/>
      </w:r>
      <w:r w:rsidR="00215670">
        <w:instrText xml:space="preserve"> STYLEREF 1 \s </w:instrText>
      </w:r>
      <w:r w:rsidR="00215670">
        <w:fldChar w:fldCharType="separate"/>
      </w:r>
      <w:r w:rsidR="008A4807">
        <w:rPr>
          <w:noProof/>
        </w:rPr>
        <w:t>4</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2</w:t>
      </w:r>
      <w:r w:rsidR="00215670">
        <w:fldChar w:fldCharType="end"/>
      </w:r>
      <w:r w:rsidRPr="00CB4C6B">
        <w:t>: Enter FTP address</w:t>
      </w:r>
      <w:bookmarkEnd w:id="363"/>
    </w:p>
    <w:p w:rsidR="0015028A" w:rsidRPr="00CB4C6B" w:rsidRDefault="0015028A" w:rsidP="0015028A">
      <w:pPr>
        <w:pStyle w:val="Kop4"/>
      </w:pPr>
      <w:bookmarkStart w:id="364" w:name="_Toc393892926"/>
      <w:r w:rsidRPr="00CB4C6B">
        <w:t>Paste the files you have just copied</w:t>
      </w:r>
      <w:bookmarkEnd w:id="364"/>
    </w:p>
    <w:p w:rsidR="0015028A" w:rsidRDefault="0015028A" w:rsidP="0015028A">
      <w:r w:rsidRPr="00CB4C6B">
        <w:t>To do this, press right mouse button and select “Paste”</w:t>
      </w:r>
    </w:p>
    <w:p w:rsidR="0015028A" w:rsidRDefault="0015028A" w:rsidP="0015028A">
      <w:pPr>
        <w:pStyle w:val="Geenafstand"/>
      </w:pPr>
    </w:p>
    <w:p w:rsidR="0015028A" w:rsidRPr="00CB4C6B" w:rsidRDefault="0015028A" w:rsidP="0015028A">
      <w:pPr>
        <w:pStyle w:val="Geenafstand"/>
      </w:pPr>
      <w:r>
        <w:rPr>
          <w:noProof/>
          <w:lang w:val="nl-NL" w:eastAsia="nl-NL"/>
        </w:rPr>
        <w:lastRenderedPageBreak/>
        <w:drawing>
          <wp:inline distT="0" distB="0" distL="0" distR="0" wp14:anchorId="50A7AA0B" wp14:editId="4B334CB3">
            <wp:extent cx="5760720" cy="36753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75380"/>
                    </a:xfrm>
                    <a:prstGeom prst="rect">
                      <a:avLst/>
                    </a:prstGeom>
                  </pic:spPr>
                </pic:pic>
              </a:graphicData>
            </a:graphic>
          </wp:inline>
        </w:drawing>
      </w:r>
    </w:p>
    <w:p w:rsidR="0015028A" w:rsidRPr="00CB4C6B" w:rsidRDefault="0015028A" w:rsidP="0015028A">
      <w:pPr>
        <w:pStyle w:val="Onderschrift"/>
      </w:pPr>
      <w:bookmarkStart w:id="365" w:name="_Toc393893000"/>
      <w:r>
        <w:t xml:space="preserve">Figure </w:t>
      </w:r>
      <w:r w:rsidR="00215670">
        <w:fldChar w:fldCharType="begin"/>
      </w:r>
      <w:r w:rsidR="00215670">
        <w:instrText xml:space="preserve"> STYLEREF 1 \s </w:instrText>
      </w:r>
      <w:r w:rsidR="00215670">
        <w:fldChar w:fldCharType="separate"/>
      </w:r>
      <w:r w:rsidR="008A4807">
        <w:rPr>
          <w:noProof/>
        </w:rPr>
        <w:t>4</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3</w:t>
      </w:r>
      <w:r w:rsidR="00215670">
        <w:fldChar w:fldCharType="end"/>
      </w:r>
      <w:r w:rsidRPr="00CB4C6B">
        <w:t>: Paste new files</w:t>
      </w:r>
      <w:bookmarkEnd w:id="365"/>
    </w:p>
    <w:p w:rsidR="0015028A" w:rsidRPr="00CB4C6B" w:rsidRDefault="0015028A" w:rsidP="0015028A">
      <w:pPr>
        <w:pStyle w:val="Kop4"/>
      </w:pPr>
      <w:bookmarkStart w:id="366" w:name="_Toc393892927"/>
      <w:r w:rsidRPr="00CB4C6B">
        <w:t>Activating update</w:t>
      </w:r>
      <w:bookmarkEnd w:id="366"/>
    </w:p>
    <w:p w:rsidR="0015028A" w:rsidRPr="00CB4C6B" w:rsidRDefault="0015028A" w:rsidP="0015028A">
      <w:r w:rsidRPr="00CB4C6B">
        <w:t>The panel will automatically update, when it is the first time the software is installed on the</w:t>
      </w:r>
    </w:p>
    <w:p w:rsidR="0015028A" w:rsidRDefault="0015028A" w:rsidP="0015028A">
      <w:proofErr w:type="spellStart"/>
      <w:r w:rsidRPr="00CB4C6B">
        <w:t>Exter</w:t>
      </w:r>
      <w:proofErr w:type="spellEnd"/>
      <w:r w:rsidRPr="00CB4C6B">
        <w:t xml:space="preserve"> T70. When it’s an update of the </w:t>
      </w:r>
      <w:proofErr w:type="spellStart"/>
      <w:r w:rsidRPr="00CB4C6B">
        <w:t>Exter</w:t>
      </w:r>
      <w:proofErr w:type="spellEnd"/>
      <w:r w:rsidRPr="00CB4C6B">
        <w:t xml:space="preserve"> T70, the power to the unit should be turned off</w:t>
      </w:r>
      <w:r w:rsidR="00663820">
        <w:t xml:space="preserve"> </w:t>
      </w:r>
      <w:r>
        <w:t>and on again.</w:t>
      </w:r>
    </w:p>
    <w:p w:rsidR="00381B83" w:rsidRDefault="00381B83" w:rsidP="0015028A"/>
    <w:p w:rsidR="00381B83" w:rsidRDefault="00381B83" w:rsidP="00381B83">
      <w:pPr>
        <w:pStyle w:val="Kop4"/>
      </w:pPr>
      <w:bookmarkStart w:id="367" w:name="_Toc393892928"/>
      <w:r>
        <w:t>BNWAS.ini</w:t>
      </w:r>
      <w:bookmarkEnd w:id="367"/>
    </w:p>
    <w:p w:rsidR="00381B83" w:rsidRPr="00381B83" w:rsidRDefault="00381B83" w:rsidP="00381B83">
      <w:r>
        <w:t xml:space="preserve">Take the latest </w:t>
      </w:r>
      <w:r w:rsidR="00663820">
        <w:t>“</w:t>
      </w:r>
      <w:r>
        <w:t>BNWAS.ini</w:t>
      </w:r>
      <w:r w:rsidR="00663820">
        <w:t>”</w:t>
      </w:r>
      <w:r>
        <w:t xml:space="preserve"> from </w:t>
      </w:r>
      <w:proofErr w:type="spellStart"/>
      <w:r>
        <w:t>sharepoint</w:t>
      </w:r>
      <w:proofErr w:type="spellEnd"/>
      <w:r>
        <w:t>. Put that in the root of the DAP</w:t>
      </w:r>
    </w:p>
    <w:p w:rsidR="0015028A" w:rsidRDefault="0015028A" w:rsidP="0015028A"/>
    <w:p w:rsidR="00B23551" w:rsidRDefault="0015028A" w:rsidP="0015028A">
      <w:r w:rsidRPr="007A5381">
        <w:t>The system is now completely functional and is ready to be used</w:t>
      </w:r>
    </w:p>
    <w:p w:rsidR="00381B83" w:rsidRDefault="00381B83" w:rsidP="0015028A"/>
    <w:p w:rsidR="00381B83" w:rsidRDefault="00381B83" w:rsidP="00381B83">
      <w:pPr>
        <w:pStyle w:val="Kop3"/>
      </w:pPr>
      <w:bookmarkStart w:id="368" w:name="_Toc393892929"/>
      <w:r>
        <w:t>Setting a DAP with NavVision AMCS</w:t>
      </w:r>
      <w:bookmarkEnd w:id="368"/>
    </w:p>
    <w:p w:rsidR="00381B83" w:rsidRDefault="00381B83" w:rsidP="00381B83">
      <w:r>
        <w:t xml:space="preserve">When you install a DAP and the system is connected to a working version of the Imtech NavVision AM(C)S, just go to settings/alarm stations/alarm panels. Fill in the new MAC-address, the Alarm station, the DAP type and the IP-address. </w:t>
      </w:r>
      <w:r w:rsidR="00663820">
        <w:t xml:space="preserve">NavVision will take care of the rest now. (See </w:t>
      </w:r>
      <w:r w:rsidR="00663820">
        <w:fldChar w:fldCharType="begin"/>
      </w:r>
      <w:r w:rsidR="00663820">
        <w:instrText xml:space="preserve"> REF _Ref389560341 \h </w:instrText>
      </w:r>
      <w:r w:rsidR="00663820">
        <w:fldChar w:fldCharType="separate"/>
      </w:r>
      <w:r w:rsidR="008A4807">
        <w:t xml:space="preserve">Figure </w:t>
      </w:r>
      <w:r w:rsidR="008A4807">
        <w:rPr>
          <w:noProof/>
        </w:rPr>
        <w:t>4</w:t>
      </w:r>
      <w:r w:rsidR="008A4807">
        <w:noBreakHyphen/>
      </w:r>
      <w:r w:rsidR="008A4807">
        <w:rPr>
          <w:noProof/>
        </w:rPr>
        <w:t>4</w:t>
      </w:r>
      <w:r w:rsidR="00663820">
        <w:fldChar w:fldCharType="end"/>
      </w:r>
      <w:r w:rsidR="00663820">
        <w:t>).</w:t>
      </w:r>
    </w:p>
    <w:p w:rsidR="00381B83" w:rsidRDefault="00381B83" w:rsidP="00381B83"/>
    <w:p w:rsidR="00381B83" w:rsidRDefault="00381B83" w:rsidP="00381B83">
      <w:r>
        <w:rPr>
          <w:noProof/>
          <w:lang w:val="nl-NL" w:eastAsia="nl-NL"/>
        </w:rPr>
        <w:lastRenderedPageBreak/>
        <w:drawing>
          <wp:inline distT="0" distB="0" distL="0" distR="0" wp14:anchorId="59874C00" wp14:editId="367B7384">
            <wp:extent cx="5760720" cy="199199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991995"/>
                    </a:xfrm>
                    <a:prstGeom prst="rect">
                      <a:avLst/>
                    </a:prstGeom>
                  </pic:spPr>
                </pic:pic>
              </a:graphicData>
            </a:graphic>
          </wp:inline>
        </w:drawing>
      </w:r>
    </w:p>
    <w:p w:rsidR="00663820" w:rsidRDefault="00663820" w:rsidP="00663820">
      <w:pPr>
        <w:pStyle w:val="Onderschrift"/>
      </w:pPr>
      <w:bookmarkStart w:id="369" w:name="_Ref389560341"/>
      <w:bookmarkStart w:id="370" w:name="_Toc393893001"/>
      <w:r>
        <w:t xml:space="preserve">Figure </w:t>
      </w:r>
      <w:r w:rsidR="00215670">
        <w:fldChar w:fldCharType="begin"/>
      </w:r>
      <w:r w:rsidR="00215670">
        <w:instrText xml:space="preserve"> STYLEREF 1 \s </w:instrText>
      </w:r>
      <w:r w:rsidR="00215670">
        <w:fldChar w:fldCharType="separate"/>
      </w:r>
      <w:r w:rsidR="008A4807">
        <w:rPr>
          <w:noProof/>
        </w:rPr>
        <w:t>4</w:t>
      </w:r>
      <w:r w:rsidR="00215670">
        <w:fldChar w:fldCharType="end"/>
      </w:r>
      <w:r w:rsidR="00215670">
        <w:noBreakHyphen/>
      </w:r>
      <w:r w:rsidR="00215670">
        <w:fldChar w:fldCharType="begin"/>
      </w:r>
      <w:r w:rsidR="00215670">
        <w:instrText xml:space="preserve"> SEQ Figure \* ARABIC \s 1 </w:instrText>
      </w:r>
      <w:r w:rsidR="00215670">
        <w:fldChar w:fldCharType="separate"/>
      </w:r>
      <w:r w:rsidR="008A4807">
        <w:rPr>
          <w:noProof/>
        </w:rPr>
        <w:t>4</w:t>
      </w:r>
      <w:r w:rsidR="00215670">
        <w:fldChar w:fldCharType="end"/>
      </w:r>
      <w:bookmarkEnd w:id="369"/>
      <w:r>
        <w:t>: Alarm panel setup</w:t>
      </w:r>
      <w:bookmarkEnd w:id="370"/>
    </w:p>
    <w:p w:rsidR="00663820" w:rsidRPr="00381B83" w:rsidRDefault="00663820" w:rsidP="00663820"/>
    <w:p w:rsidR="00CF2F07" w:rsidRPr="00381B83" w:rsidRDefault="00CF2F07"/>
    <w:sectPr w:rsidR="00CF2F07" w:rsidRPr="00381B83" w:rsidSect="00664E62">
      <w:headerReference w:type="default" r:id="rId93"/>
      <w:footerReference w:type="default" r:id="rId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6E43" w:rsidRDefault="007E6E43" w:rsidP="00C247A2">
      <w:r>
        <w:separator/>
      </w:r>
    </w:p>
  </w:endnote>
  <w:endnote w:type="continuationSeparator" w:id="0">
    <w:p w:rsidR="007E6E43" w:rsidRDefault="007E6E43" w:rsidP="00C24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0"/>
    <w:family w:val="swiss"/>
    <w:pitch w:val="variable"/>
    <w:sig w:usb0="0002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TrebuchetMS">
    <w:panose1 w:val="00000000000000000000"/>
    <w:charset w:val="00"/>
    <w:family w:val="auto"/>
    <w:notTrueType/>
    <w:pitch w:val="default"/>
    <w:sig w:usb0="00000003" w:usb1="00000000" w:usb2="00000000" w:usb3="00000000" w:csb0="00000001" w:csb1="00000000"/>
  </w:font>
  <w:font w:name="TT39o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48" w:type="dxa"/>
      <w:tblLayout w:type="fixed"/>
      <w:tblCellMar>
        <w:right w:w="0" w:type="dxa"/>
      </w:tblCellMar>
      <w:tblLook w:val="0000" w:firstRow="0" w:lastRow="0" w:firstColumn="0" w:lastColumn="0" w:noHBand="0" w:noVBand="0"/>
    </w:tblPr>
    <w:tblGrid>
      <w:gridCol w:w="1000"/>
      <w:gridCol w:w="3226"/>
      <w:gridCol w:w="994"/>
      <w:gridCol w:w="2713"/>
      <w:gridCol w:w="2115"/>
    </w:tblGrid>
    <w:tr w:rsidR="002F238E" w:rsidTr="00A30C47">
      <w:tc>
        <w:tcPr>
          <w:tcW w:w="1000" w:type="dxa"/>
        </w:tcPr>
        <w:p w:rsidR="002F238E" w:rsidRPr="001576A5" w:rsidRDefault="002F238E" w:rsidP="006D69A5">
          <w:pPr>
            <w:pStyle w:val="zFooterText1"/>
            <w:rPr>
              <w:lang w:val="nl-NL"/>
            </w:rPr>
          </w:pPr>
        </w:p>
      </w:tc>
      <w:tc>
        <w:tcPr>
          <w:tcW w:w="3226" w:type="dxa"/>
          <w:tcMar>
            <w:left w:w="0" w:type="dxa"/>
            <w:right w:w="0" w:type="dxa"/>
          </w:tcMar>
        </w:tcPr>
        <w:p w:rsidR="002F238E" w:rsidRPr="001576A5" w:rsidRDefault="002F238E" w:rsidP="006D69A5">
          <w:pPr>
            <w:pStyle w:val="zFooterText1"/>
            <w:rPr>
              <w:lang w:val="nl-NL"/>
            </w:rPr>
          </w:pPr>
        </w:p>
      </w:tc>
      <w:tc>
        <w:tcPr>
          <w:tcW w:w="994" w:type="dxa"/>
        </w:tcPr>
        <w:p w:rsidR="002F238E" w:rsidRPr="001576A5" w:rsidRDefault="002F238E" w:rsidP="006D69A5">
          <w:pPr>
            <w:pStyle w:val="zFooterText1"/>
            <w:rPr>
              <w:lang w:val="nl-NL"/>
            </w:rPr>
          </w:pPr>
        </w:p>
      </w:tc>
      <w:tc>
        <w:tcPr>
          <w:tcW w:w="4828" w:type="dxa"/>
          <w:gridSpan w:val="2"/>
          <w:tcMar>
            <w:left w:w="0" w:type="dxa"/>
            <w:right w:w="0" w:type="dxa"/>
          </w:tcMar>
        </w:tcPr>
        <w:p w:rsidR="002F238E" w:rsidRPr="001576A5" w:rsidRDefault="002F238E" w:rsidP="006D69A5">
          <w:pPr>
            <w:pStyle w:val="zFooterText1"/>
            <w:rPr>
              <w:lang w:val="nl-NL"/>
            </w:rPr>
          </w:pPr>
        </w:p>
      </w:tc>
    </w:tr>
    <w:tr w:rsidR="002F238E" w:rsidTr="00A30C47">
      <w:tc>
        <w:tcPr>
          <w:tcW w:w="1000" w:type="dxa"/>
        </w:tcPr>
        <w:p w:rsidR="002F238E" w:rsidRPr="00151B17" w:rsidRDefault="002F238E" w:rsidP="006D69A5">
          <w:pPr>
            <w:pStyle w:val="zFooterText1"/>
          </w:pPr>
          <w:r>
            <w:t>Ref.No.</w:t>
          </w:r>
          <w:r>
            <w:tab/>
            <w:t>:</w:t>
          </w:r>
        </w:p>
      </w:tc>
      <w:tc>
        <w:tcPr>
          <w:tcW w:w="3226" w:type="dxa"/>
          <w:tcMar>
            <w:left w:w="0" w:type="dxa"/>
            <w:right w:w="0" w:type="dxa"/>
          </w:tcMar>
        </w:tcPr>
        <w:p w:rsidR="002F238E" w:rsidRPr="00CC6B49" w:rsidRDefault="007E6E43" w:rsidP="006D69A5">
          <w:pPr>
            <w:pStyle w:val="zFooterText1"/>
          </w:pPr>
          <w:r>
            <w:fldChar w:fldCharType="begin"/>
          </w:r>
          <w:r>
            <w:instrText xml:space="preserve"> TITLE   \* MERGEFORMAT </w:instrText>
          </w:r>
          <w:r>
            <w:fldChar w:fldCharType="separate"/>
          </w:r>
          <w:r w:rsidR="002F238E">
            <w:t>ACC-Imtech-NavVision-BNWAS-Manual v1.1</w:t>
          </w:r>
          <w:r>
            <w:fldChar w:fldCharType="end"/>
          </w:r>
        </w:p>
      </w:tc>
      <w:tc>
        <w:tcPr>
          <w:tcW w:w="994" w:type="dxa"/>
        </w:tcPr>
        <w:p w:rsidR="002F238E" w:rsidRPr="00151B17" w:rsidRDefault="002F238E" w:rsidP="006D69A5">
          <w:pPr>
            <w:pStyle w:val="zFooterText1"/>
          </w:pPr>
          <w:r>
            <w:t>Date</w:t>
          </w:r>
          <w:r>
            <w:tab/>
            <w:t>:</w:t>
          </w:r>
        </w:p>
      </w:tc>
      <w:tc>
        <w:tcPr>
          <w:tcW w:w="2713" w:type="dxa"/>
          <w:tcMar>
            <w:left w:w="0" w:type="dxa"/>
            <w:right w:w="0" w:type="dxa"/>
          </w:tcMar>
        </w:tcPr>
        <w:p w:rsidR="002F238E" w:rsidRPr="001576A5" w:rsidRDefault="002F238E" w:rsidP="006D69A5">
          <w:pPr>
            <w:pStyle w:val="zFooterText1"/>
            <w:rPr>
              <w:lang w:val="nl-NL"/>
            </w:rPr>
          </w:pPr>
          <w:r>
            <w:rPr>
              <w:lang w:val="nl-NL"/>
            </w:rPr>
            <w:fldChar w:fldCharType="begin"/>
          </w:r>
          <w:r>
            <w:rPr>
              <w:lang w:val="nl-NL"/>
            </w:rPr>
            <w:instrText xml:space="preserve"> SAVEDATE  \@ "d-M-yyyy"  \* MERGEFORMAT </w:instrText>
          </w:r>
          <w:r>
            <w:rPr>
              <w:lang w:val="nl-NL"/>
            </w:rPr>
            <w:fldChar w:fldCharType="separate"/>
          </w:r>
          <w:r w:rsidR="00B7136E">
            <w:rPr>
              <w:lang w:val="nl-NL"/>
            </w:rPr>
            <w:t>23-7-2014</w:t>
          </w:r>
          <w:r>
            <w:rPr>
              <w:lang w:val="nl-NL"/>
            </w:rPr>
            <w:fldChar w:fldCharType="end"/>
          </w:r>
        </w:p>
      </w:tc>
      <w:tc>
        <w:tcPr>
          <w:tcW w:w="2115" w:type="dxa"/>
        </w:tcPr>
        <w:p w:rsidR="002F238E" w:rsidRPr="00151B17" w:rsidRDefault="002F238E" w:rsidP="006D69A5">
          <w:pPr>
            <w:pStyle w:val="zFooterText1"/>
          </w:pPr>
          <w:r w:rsidRPr="00151B17">
            <w:t xml:space="preserve">Page </w:t>
          </w:r>
          <w:r>
            <w:fldChar w:fldCharType="begin"/>
          </w:r>
          <w:r>
            <w:instrText xml:space="preserve"> Page  \* MERGEFORMAT </w:instrText>
          </w:r>
          <w:r>
            <w:fldChar w:fldCharType="separate"/>
          </w:r>
          <w:r w:rsidR="00B7136E">
            <w:t>46</w:t>
          </w:r>
          <w:r>
            <w:fldChar w:fldCharType="end"/>
          </w:r>
          <w:r w:rsidRPr="00151B17">
            <w:t xml:space="preserve"> of </w:t>
          </w:r>
          <w:r w:rsidR="007E6E43">
            <w:fldChar w:fldCharType="begin"/>
          </w:r>
          <w:r w:rsidR="007E6E43">
            <w:instrText xml:space="preserve"> NumPages  \* MERGEFORMAT </w:instrText>
          </w:r>
          <w:r w:rsidR="007E6E43">
            <w:fldChar w:fldCharType="separate"/>
          </w:r>
          <w:r w:rsidR="00B7136E">
            <w:t>74</w:t>
          </w:r>
          <w:r w:rsidR="007E6E43">
            <w:fldChar w:fldCharType="end"/>
          </w:r>
        </w:p>
      </w:tc>
    </w:tr>
    <w:tr w:rsidR="002F238E" w:rsidRPr="00DA7BCE" w:rsidTr="00A30C47">
      <w:trPr>
        <w:cantSplit/>
      </w:trPr>
      <w:tc>
        <w:tcPr>
          <w:tcW w:w="4226" w:type="dxa"/>
          <w:gridSpan w:val="2"/>
        </w:tcPr>
        <w:p w:rsidR="002F238E" w:rsidRDefault="002F238E" w:rsidP="006D69A5">
          <w:pPr>
            <w:pStyle w:val="zIFooter1"/>
          </w:pPr>
          <w:r>
            <w:t>Part of the stock exchange listed Imtech</w:t>
          </w:r>
        </w:p>
        <w:p w:rsidR="002F238E" w:rsidRPr="00151B17" w:rsidRDefault="002F238E" w:rsidP="006D69A5">
          <w:pPr>
            <w:pStyle w:val="zIFooter2"/>
          </w:pPr>
          <w:r>
            <w:t xml:space="preserve">Copyright </w:t>
          </w:r>
          <w:r>
            <w:fldChar w:fldCharType="begin"/>
          </w:r>
          <w:r>
            <w:instrText xml:space="preserve"> CREATEDATE  \@ "2014"  \* MERGEFORMAT </w:instrText>
          </w:r>
          <w:r>
            <w:fldChar w:fldCharType="separate"/>
          </w:r>
          <w:r>
            <w:rPr>
              <w:noProof/>
            </w:rPr>
            <w:t>2014</w:t>
          </w:r>
          <w:r>
            <w:fldChar w:fldCharType="end"/>
          </w:r>
          <w:r>
            <w:t xml:space="preserve"> Imtech Marine &amp; Offshore B.V.</w:t>
          </w:r>
        </w:p>
      </w:tc>
      <w:tc>
        <w:tcPr>
          <w:tcW w:w="3707" w:type="dxa"/>
          <w:gridSpan w:val="2"/>
        </w:tcPr>
        <w:p w:rsidR="002F238E" w:rsidRDefault="002F238E" w:rsidP="006D69A5">
          <w:pPr>
            <w:pStyle w:val="zCopyright"/>
          </w:pPr>
        </w:p>
      </w:tc>
      <w:tc>
        <w:tcPr>
          <w:tcW w:w="2115" w:type="dxa"/>
        </w:tcPr>
        <w:p w:rsidR="002F238E" w:rsidRPr="00C14337" w:rsidRDefault="002F238E" w:rsidP="006D69A5">
          <w:pPr>
            <w:pStyle w:val="zIFooter1"/>
            <w:rPr>
              <w:lang w:val="nl-NL"/>
            </w:rPr>
          </w:pPr>
          <w:r w:rsidRPr="00C14337">
            <w:rPr>
              <w:lang w:val="nl-NL"/>
            </w:rPr>
            <w:t>C.o.C. Rotterdam 24193093</w:t>
          </w:r>
        </w:p>
        <w:p w:rsidR="002F238E" w:rsidRPr="00C14337" w:rsidRDefault="002F238E" w:rsidP="006D69A5">
          <w:pPr>
            <w:pStyle w:val="zIFooter1"/>
            <w:rPr>
              <w:lang w:val="nl-NL"/>
            </w:rPr>
          </w:pPr>
          <w:r w:rsidRPr="00C14337">
            <w:rPr>
              <w:lang w:val="nl-NL"/>
            </w:rPr>
            <w:t>VAT no.: NL800793572B01</w:t>
          </w:r>
        </w:p>
      </w:tc>
    </w:tr>
  </w:tbl>
  <w:p w:rsidR="002F238E" w:rsidRPr="006D69A5" w:rsidRDefault="002F238E" w:rsidP="006D69A5">
    <w:pPr>
      <w:pStyle w:val="Voettekst"/>
      <w:rPr>
        <w:lang w:val="nl-N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48" w:type="dxa"/>
      <w:tblLayout w:type="fixed"/>
      <w:tblCellMar>
        <w:right w:w="0" w:type="dxa"/>
      </w:tblCellMar>
      <w:tblLook w:val="0000" w:firstRow="0" w:lastRow="0" w:firstColumn="0" w:lastColumn="0" w:noHBand="0" w:noVBand="0"/>
    </w:tblPr>
    <w:tblGrid>
      <w:gridCol w:w="1000"/>
      <w:gridCol w:w="3226"/>
      <w:gridCol w:w="994"/>
      <w:gridCol w:w="2713"/>
      <w:gridCol w:w="2115"/>
    </w:tblGrid>
    <w:tr w:rsidR="002F238E" w:rsidTr="003F1D4C">
      <w:tc>
        <w:tcPr>
          <w:tcW w:w="1000" w:type="dxa"/>
        </w:tcPr>
        <w:p w:rsidR="002F238E" w:rsidRPr="001576A5" w:rsidRDefault="002F238E" w:rsidP="003F1D4C">
          <w:pPr>
            <w:pStyle w:val="zFooterText1"/>
            <w:rPr>
              <w:lang w:val="nl-NL"/>
            </w:rPr>
          </w:pPr>
        </w:p>
      </w:tc>
      <w:tc>
        <w:tcPr>
          <w:tcW w:w="3226" w:type="dxa"/>
          <w:tcMar>
            <w:left w:w="0" w:type="dxa"/>
            <w:right w:w="0" w:type="dxa"/>
          </w:tcMar>
        </w:tcPr>
        <w:p w:rsidR="002F238E" w:rsidRPr="001576A5" w:rsidRDefault="002F238E" w:rsidP="003F1D4C">
          <w:pPr>
            <w:pStyle w:val="zFooterText1"/>
            <w:rPr>
              <w:lang w:val="nl-NL"/>
            </w:rPr>
          </w:pPr>
        </w:p>
      </w:tc>
      <w:tc>
        <w:tcPr>
          <w:tcW w:w="994" w:type="dxa"/>
        </w:tcPr>
        <w:p w:rsidR="002F238E" w:rsidRPr="001576A5" w:rsidRDefault="002F238E" w:rsidP="003F1D4C">
          <w:pPr>
            <w:pStyle w:val="zFooterText1"/>
            <w:rPr>
              <w:lang w:val="nl-NL"/>
            </w:rPr>
          </w:pPr>
        </w:p>
      </w:tc>
      <w:tc>
        <w:tcPr>
          <w:tcW w:w="4828" w:type="dxa"/>
          <w:gridSpan w:val="2"/>
          <w:tcMar>
            <w:left w:w="0" w:type="dxa"/>
            <w:right w:w="0" w:type="dxa"/>
          </w:tcMar>
        </w:tcPr>
        <w:p w:rsidR="002F238E" w:rsidRPr="001576A5" w:rsidRDefault="002F238E" w:rsidP="003F1D4C">
          <w:pPr>
            <w:pStyle w:val="zFooterText1"/>
            <w:rPr>
              <w:lang w:val="nl-NL"/>
            </w:rPr>
          </w:pPr>
        </w:p>
      </w:tc>
    </w:tr>
    <w:tr w:rsidR="002F238E" w:rsidTr="003F1D4C">
      <w:tc>
        <w:tcPr>
          <w:tcW w:w="1000" w:type="dxa"/>
        </w:tcPr>
        <w:p w:rsidR="002F238E" w:rsidRPr="00151B17" w:rsidRDefault="002F238E" w:rsidP="003F1D4C">
          <w:pPr>
            <w:pStyle w:val="zFooterText1"/>
          </w:pPr>
          <w:r>
            <w:t>Ref.No.</w:t>
          </w:r>
          <w:r>
            <w:tab/>
            <w:t>:</w:t>
          </w:r>
        </w:p>
      </w:tc>
      <w:tc>
        <w:tcPr>
          <w:tcW w:w="3226" w:type="dxa"/>
          <w:tcMar>
            <w:left w:w="0" w:type="dxa"/>
            <w:right w:w="0" w:type="dxa"/>
          </w:tcMar>
        </w:tcPr>
        <w:p w:rsidR="002F238E" w:rsidRPr="00CC6B49" w:rsidRDefault="007E6E43" w:rsidP="00847A94">
          <w:pPr>
            <w:pStyle w:val="zFooterText1"/>
          </w:pPr>
          <w:r>
            <w:fldChar w:fldCharType="begin"/>
          </w:r>
          <w:r>
            <w:instrText xml:space="preserve"> SUBJECT  "ACC-Imtech-NavVision-BNWAS-Manual v1.1"  \* MERGEFORMAT </w:instrText>
          </w:r>
          <w:r>
            <w:fldChar w:fldCharType="separate"/>
          </w:r>
          <w:r w:rsidR="002F238E">
            <w:t>ACC-Imtech-NavVision-BNWAS-Manual v1.1</w:t>
          </w:r>
          <w:r>
            <w:fldChar w:fldCharType="end"/>
          </w:r>
        </w:p>
      </w:tc>
      <w:tc>
        <w:tcPr>
          <w:tcW w:w="994" w:type="dxa"/>
        </w:tcPr>
        <w:p w:rsidR="002F238E" w:rsidRPr="00151B17" w:rsidRDefault="002F238E" w:rsidP="003F1D4C">
          <w:pPr>
            <w:pStyle w:val="zFooterText1"/>
          </w:pPr>
          <w:r>
            <w:t>Date</w:t>
          </w:r>
          <w:r>
            <w:tab/>
            <w:t>:</w:t>
          </w:r>
        </w:p>
      </w:tc>
      <w:tc>
        <w:tcPr>
          <w:tcW w:w="2713" w:type="dxa"/>
          <w:tcMar>
            <w:left w:w="0" w:type="dxa"/>
            <w:right w:w="0" w:type="dxa"/>
          </w:tcMar>
        </w:tcPr>
        <w:p w:rsidR="002F238E" w:rsidRPr="001576A5" w:rsidRDefault="002F238E" w:rsidP="003A08E3">
          <w:pPr>
            <w:pStyle w:val="zFooterText1"/>
            <w:rPr>
              <w:lang w:val="nl-NL"/>
            </w:rPr>
          </w:pPr>
          <w:r>
            <w:rPr>
              <w:lang w:val="nl-NL"/>
            </w:rPr>
            <w:fldChar w:fldCharType="begin"/>
          </w:r>
          <w:r>
            <w:rPr>
              <w:lang w:val="nl-NL"/>
            </w:rPr>
            <w:instrText xml:space="preserve"> SAVEDATE  \@ "d-M-yyyy"  \* MERGEFORMAT </w:instrText>
          </w:r>
          <w:r>
            <w:rPr>
              <w:lang w:val="nl-NL"/>
            </w:rPr>
            <w:fldChar w:fldCharType="separate"/>
          </w:r>
          <w:r w:rsidR="00B7136E">
            <w:rPr>
              <w:lang w:val="nl-NL"/>
            </w:rPr>
            <w:t>23-7-2014</w:t>
          </w:r>
          <w:r>
            <w:rPr>
              <w:lang w:val="nl-NL"/>
            </w:rPr>
            <w:fldChar w:fldCharType="end"/>
          </w:r>
        </w:p>
      </w:tc>
      <w:tc>
        <w:tcPr>
          <w:tcW w:w="2115" w:type="dxa"/>
        </w:tcPr>
        <w:p w:rsidR="002F238E" w:rsidRPr="00151B17" w:rsidRDefault="002F238E" w:rsidP="003F1D4C">
          <w:pPr>
            <w:pStyle w:val="zFooterText1"/>
          </w:pPr>
          <w:r w:rsidRPr="00151B17">
            <w:t xml:space="preserve">Page </w:t>
          </w:r>
          <w:r>
            <w:fldChar w:fldCharType="begin"/>
          </w:r>
          <w:r>
            <w:instrText xml:space="preserve"> Page  \* MERGEFORMAT </w:instrText>
          </w:r>
          <w:r>
            <w:fldChar w:fldCharType="separate"/>
          </w:r>
          <w:r w:rsidR="00B7136E">
            <w:t>48</w:t>
          </w:r>
          <w:r>
            <w:fldChar w:fldCharType="end"/>
          </w:r>
          <w:r w:rsidRPr="00151B17">
            <w:t xml:space="preserve"> of </w:t>
          </w:r>
          <w:r w:rsidR="007E6E43">
            <w:fldChar w:fldCharType="begin"/>
          </w:r>
          <w:r w:rsidR="007E6E43">
            <w:instrText xml:space="preserve"> NumPages  \* MERGEFORMAT </w:instrText>
          </w:r>
          <w:r w:rsidR="007E6E43">
            <w:fldChar w:fldCharType="separate"/>
          </w:r>
          <w:r w:rsidR="00B7136E">
            <w:t>74</w:t>
          </w:r>
          <w:r w:rsidR="007E6E43">
            <w:fldChar w:fldCharType="end"/>
          </w:r>
        </w:p>
      </w:tc>
    </w:tr>
    <w:tr w:rsidR="002F238E" w:rsidRPr="00DA7BCE" w:rsidTr="003F1D4C">
      <w:trPr>
        <w:cantSplit/>
      </w:trPr>
      <w:tc>
        <w:tcPr>
          <w:tcW w:w="4226" w:type="dxa"/>
          <w:gridSpan w:val="2"/>
        </w:tcPr>
        <w:p w:rsidR="002F238E" w:rsidRDefault="002F238E" w:rsidP="003F1D4C">
          <w:pPr>
            <w:pStyle w:val="zIFooter1"/>
          </w:pPr>
          <w:r>
            <w:t>Part of the stock exchange listed Imtech</w:t>
          </w:r>
        </w:p>
        <w:p w:rsidR="002F238E" w:rsidRPr="00151B17" w:rsidRDefault="002F238E" w:rsidP="00847A94">
          <w:pPr>
            <w:pStyle w:val="zIFooter2"/>
          </w:pPr>
          <w:r>
            <w:t xml:space="preserve">Copyright </w:t>
          </w:r>
          <w:r>
            <w:fldChar w:fldCharType="begin"/>
          </w:r>
          <w:r>
            <w:instrText xml:space="preserve"> CREATEDATE  \@ "2014"  \* MERGEFORMAT </w:instrText>
          </w:r>
          <w:r>
            <w:fldChar w:fldCharType="separate"/>
          </w:r>
          <w:r>
            <w:rPr>
              <w:noProof/>
            </w:rPr>
            <w:t>2014</w:t>
          </w:r>
          <w:r>
            <w:fldChar w:fldCharType="end"/>
          </w:r>
          <w:r>
            <w:t xml:space="preserve"> Imtech Marine &amp; Offshore B.V.</w:t>
          </w:r>
        </w:p>
      </w:tc>
      <w:tc>
        <w:tcPr>
          <w:tcW w:w="3707" w:type="dxa"/>
          <w:gridSpan w:val="2"/>
        </w:tcPr>
        <w:p w:rsidR="002F238E" w:rsidRDefault="002F238E" w:rsidP="003F1D4C">
          <w:pPr>
            <w:pStyle w:val="zCopyright"/>
          </w:pPr>
        </w:p>
      </w:tc>
      <w:tc>
        <w:tcPr>
          <w:tcW w:w="2115" w:type="dxa"/>
        </w:tcPr>
        <w:p w:rsidR="002F238E" w:rsidRPr="00C14337" w:rsidRDefault="002F238E" w:rsidP="003F1D4C">
          <w:pPr>
            <w:pStyle w:val="zIFooter1"/>
            <w:rPr>
              <w:lang w:val="nl-NL"/>
            </w:rPr>
          </w:pPr>
          <w:r w:rsidRPr="00C14337">
            <w:rPr>
              <w:lang w:val="nl-NL"/>
            </w:rPr>
            <w:t>C.o.C. Rotterdam 24193093</w:t>
          </w:r>
        </w:p>
        <w:p w:rsidR="002F238E" w:rsidRPr="00C14337" w:rsidRDefault="002F238E" w:rsidP="003F1D4C">
          <w:pPr>
            <w:pStyle w:val="zIFooter1"/>
            <w:rPr>
              <w:lang w:val="nl-NL"/>
            </w:rPr>
          </w:pPr>
          <w:r w:rsidRPr="00C14337">
            <w:rPr>
              <w:lang w:val="nl-NL"/>
            </w:rPr>
            <w:t>VAT no.: NL800793572B01</w:t>
          </w:r>
        </w:p>
      </w:tc>
    </w:tr>
  </w:tbl>
  <w:p w:rsidR="002F238E" w:rsidRPr="003A08E3" w:rsidRDefault="002F238E">
    <w:pPr>
      <w:pStyle w:val="Voettekst"/>
      <w:rPr>
        <w:lang w:val="nl-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6E43" w:rsidRDefault="007E6E43" w:rsidP="00C247A2">
      <w:r>
        <w:separator/>
      </w:r>
    </w:p>
  </w:footnote>
  <w:footnote w:type="continuationSeparator" w:id="0">
    <w:p w:rsidR="007E6E43" w:rsidRDefault="007E6E43" w:rsidP="00C247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38E" w:rsidRPr="006D69A5" w:rsidRDefault="002F238E" w:rsidP="006D69A5">
    <w:pPr>
      <w:pStyle w:val="Koptekst"/>
      <w:tabs>
        <w:tab w:val="left" w:pos="1728"/>
        <w:tab w:val="right" w:pos="9660"/>
      </w:tabs>
    </w:pPr>
    <w:r>
      <w:tab/>
    </w:r>
    <w:r>
      <w:tab/>
    </w:r>
    <w:r>
      <w:tab/>
    </w:r>
    <w:r>
      <w:rPr>
        <w:noProof/>
        <w:lang w:val="nl-NL" w:eastAsia="nl-NL"/>
      </w:rPr>
      <w:drawing>
        <wp:inline distT="0" distB="0" distL="0" distR="0" wp14:anchorId="26EF7501" wp14:editId="4B68701E">
          <wp:extent cx="2095500" cy="464185"/>
          <wp:effectExtent l="19050" t="0" r="0" b="0"/>
          <wp:docPr id="6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095500" cy="46418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38E" w:rsidRDefault="002F238E" w:rsidP="00D90416">
    <w:pPr>
      <w:pStyle w:val="Koptekst"/>
      <w:jc w:val="right"/>
    </w:pPr>
    <w:r>
      <w:rPr>
        <w:noProof/>
        <w:lang w:val="nl-NL" w:eastAsia="nl-NL"/>
      </w:rPr>
      <w:drawing>
        <wp:inline distT="0" distB="0" distL="0" distR="0" wp14:anchorId="31B9D19C" wp14:editId="40AB2CD5">
          <wp:extent cx="2095500" cy="464185"/>
          <wp:effectExtent l="19050" t="0" r="0" b="0"/>
          <wp:docPr id="34"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095500" cy="4641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FD0DFA8"/>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C988EE1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3F5283D0"/>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FB"/>
    <w:multiLevelType w:val="multilevel"/>
    <w:tmpl w:val="E0C0E144"/>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rPr>
        <w:lang w:val="en-GB"/>
      </w:rPr>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rPr>
        <w:rFonts w:ascii="Arial" w:hAnsi="Arial" w:cs="Arial" w:hint="default"/>
      </w:rPr>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00000F3E"/>
    <w:multiLevelType w:val="hybridMultilevel"/>
    <w:tmpl w:val="00000099"/>
    <w:lvl w:ilvl="0" w:tplc="00000124">
      <w:start w:val="15"/>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CE27C76"/>
    <w:multiLevelType w:val="hybridMultilevel"/>
    <w:tmpl w:val="1D4A22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4536686"/>
    <w:multiLevelType w:val="hybridMultilevel"/>
    <w:tmpl w:val="F3CA1F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7D6111C"/>
    <w:multiLevelType w:val="hybridMultilevel"/>
    <w:tmpl w:val="1BE47ADA"/>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pStyle w:val="Kop9"/>
      <w:lvlText w:val=""/>
      <w:lvlJc w:val="left"/>
      <w:pPr>
        <w:tabs>
          <w:tab w:val="num" w:pos="6480"/>
        </w:tabs>
        <w:ind w:left="6480" w:hanging="360"/>
      </w:pPr>
      <w:rPr>
        <w:rFonts w:ascii="Wingdings" w:hAnsi="Wingdings" w:hint="default"/>
      </w:rPr>
    </w:lvl>
  </w:abstractNum>
  <w:abstractNum w:abstractNumId="12">
    <w:nsid w:val="37BB41A8"/>
    <w:multiLevelType w:val="hybridMultilevel"/>
    <w:tmpl w:val="2D78AF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6091BDF"/>
    <w:multiLevelType w:val="hybridMultilevel"/>
    <w:tmpl w:val="D1D695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4D1026E9"/>
    <w:multiLevelType w:val="hybridMultilevel"/>
    <w:tmpl w:val="E7E28D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50F20AA8"/>
    <w:multiLevelType w:val="hybridMultilevel"/>
    <w:tmpl w:val="F2320FEA"/>
    <w:lvl w:ilvl="0" w:tplc="21C019B2">
      <w:start w:val="1"/>
      <w:numFmt w:val="bullet"/>
      <w:lvlText w:val=""/>
      <w:lvlJc w:val="left"/>
      <w:pPr>
        <w:tabs>
          <w:tab w:val="num" w:pos="1440"/>
        </w:tabs>
        <w:ind w:left="1440" w:hanging="360"/>
      </w:pPr>
      <w:rPr>
        <w:rFonts w:ascii="Symbol" w:hAnsi="Symbol" w:hint="default"/>
        <w:color w:val="auto"/>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558345DE"/>
    <w:multiLevelType w:val="hybridMultilevel"/>
    <w:tmpl w:val="25AC82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668E2F89"/>
    <w:multiLevelType w:val="hybridMultilevel"/>
    <w:tmpl w:val="CB809706"/>
    <w:lvl w:ilvl="0" w:tplc="4C7A77BE">
      <w:start w:val="1"/>
      <w:numFmt w:val="decimal"/>
      <w:pStyle w:val="Lijstnummering"/>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751B53DF"/>
    <w:multiLevelType w:val="hybridMultilevel"/>
    <w:tmpl w:val="A802F03A"/>
    <w:lvl w:ilvl="0" w:tplc="21C019B2">
      <w:start w:val="1"/>
      <w:numFmt w:val="bullet"/>
      <w:lvlText w:val=""/>
      <w:lvlJc w:val="left"/>
      <w:pPr>
        <w:tabs>
          <w:tab w:val="num" w:pos="1440"/>
        </w:tabs>
        <w:ind w:left="1440" w:hanging="360"/>
      </w:pPr>
      <w:rPr>
        <w:rFonts w:ascii="Symbol" w:hAnsi="Symbol" w:hint="default"/>
        <w:color w:val="auto"/>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AEA43B7"/>
    <w:multiLevelType w:val="hybridMultilevel"/>
    <w:tmpl w:val="F2A41A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5"/>
  </w:num>
  <w:num w:numId="4">
    <w:abstractNumId w:val="4"/>
  </w:num>
  <w:num w:numId="5">
    <w:abstractNumId w:val="3"/>
  </w:num>
  <w:num w:numId="6">
    <w:abstractNumId w:val="2"/>
  </w:num>
  <w:num w:numId="7">
    <w:abstractNumId w:val="1"/>
  </w:num>
  <w:num w:numId="8">
    <w:abstractNumId w:val="0"/>
  </w:num>
  <w:num w:numId="9">
    <w:abstractNumId w:val="17"/>
  </w:num>
  <w:num w:numId="10">
    <w:abstractNumId w:val="11"/>
  </w:num>
  <w:num w:numId="11">
    <w:abstractNumId w:val="7"/>
  </w:num>
  <w:num w:numId="12">
    <w:abstractNumId w:val="13"/>
  </w:num>
  <w:num w:numId="13">
    <w:abstractNumId w:val="10"/>
  </w:num>
  <w:num w:numId="14">
    <w:abstractNumId w:val="20"/>
  </w:num>
  <w:num w:numId="15">
    <w:abstractNumId w:val="18"/>
  </w:num>
  <w:num w:numId="16">
    <w:abstractNumId w:val="15"/>
  </w:num>
  <w:num w:numId="17">
    <w:abstractNumId w:val="8"/>
  </w:num>
  <w:num w:numId="18">
    <w:abstractNumId w:val="12"/>
  </w:num>
  <w:num w:numId="19">
    <w:abstractNumId w:val="14"/>
  </w:num>
  <w:num w:numId="20">
    <w:abstractNumId w:val="16"/>
  </w:num>
  <w:num w:numId="21">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BB6"/>
    <w:rsid w:val="00020D41"/>
    <w:rsid w:val="0002565B"/>
    <w:rsid w:val="00032640"/>
    <w:rsid w:val="000348EF"/>
    <w:rsid w:val="00046B5E"/>
    <w:rsid w:val="000575A7"/>
    <w:rsid w:val="0006118C"/>
    <w:rsid w:val="0006657F"/>
    <w:rsid w:val="00071B04"/>
    <w:rsid w:val="0007273B"/>
    <w:rsid w:val="00080529"/>
    <w:rsid w:val="00083FA4"/>
    <w:rsid w:val="000842CD"/>
    <w:rsid w:val="00087B19"/>
    <w:rsid w:val="000906C4"/>
    <w:rsid w:val="00091AAD"/>
    <w:rsid w:val="000938AB"/>
    <w:rsid w:val="000A1144"/>
    <w:rsid w:val="000A1E1E"/>
    <w:rsid w:val="000A2B6F"/>
    <w:rsid w:val="000A3DD2"/>
    <w:rsid w:val="000C7ED4"/>
    <w:rsid w:val="000D2C3D"/>
    <w:rsid w:val="000E1271"/>
    <w:rsid w:val="000E4551"/>
    <w:rsid w:val="000E6AFD"/>
    <w:rsid w:val="000E7F03"/>
    <w:rsid w:val="000F0866"/>
    <w:rsid w:val="000F200F"/>
    <w:rsid w:val="000F4609"/>
    <w:rsid w:val="0010517A"/>
    <w:rsid w:val="001065CC"/>
    <w:rsid w:val="0010675B"/>
    <w:rsid w:val="00127C90"/>
    <w:rsid w:val="00130DE6"/>
    <w:rsid w:val="00133286"/>
    <w:rsid w:val="0015028A"/>
    <w:rsid w:val="00157428"/>
    <w:rsid w:val="00160DEE"/>
    <w:rsid w:val="0016320D"/>
    <w:rsid w:val="00171D1D"/>
    <w:rsid w:val="001723B2"/>
    <w:rsid w:val="00174E9E"/>
    <w:rsid w:val="0018547A"/>
    <w:rsid w:val="0018762C"/>
    <w:rsid w:val="00195911"/>
    <w:rsid w:val="001B37D4"/>
    <w:rsid w:val="001C65E7"/>
    <w:rsid w:val="001E0CFF"/>
    <w:rsid w:val="001F619B"/>
    <w:rsid w:val="00201401"/>
    <w:rsid w:val="00215670"/>
    <w:rsid w:val="00222B78"/>
    <w:rsid w:val="00225EDD"/>
    <w:rsid w:val="002309BE"/>
    <w:rsid w:val="0024426C"/>
    <w:rsid w:val="00247DD6"/>
    <w:rsid w:val="002558D0"/>
    <w:rsid w:val="00261DEE"/>
    <w:rsid w:val="0026799F"/>
    <w:rsid w:val="00270CA5"/>
    <w:rsid w:val="00292FF8"/>
    <w:rsid w:val="002A2C44"/>
    <w:rsid w:val="002B131D"/>
    <w:rsid w:val="002B3421"/>
    <w:rsid w:val="002B74DD"/>
    <w:rsid w:val="002C676F"/>
    <w:rsid w:val="002C7DBD"/>
    <w:rsid w:val="002D45AD"/>
    <w:rsid w:val="002D464A"/>
    <w:rsid w:val="002D5633"/>
    <w:rsid w:val="002E35FD"/>
    <w:rsid w:val="002E7AB5"/>
    <w:rsid w:val="002F238E"/>
    <w:rsid w:val="002F2998"/>
    <w:rsid w:val="002F5E2C"/>
    <w:rsid w:val="00301E4E"/>
    <w:rsid w:val="00306412"/>
    <w:rsid w:val="003079C9"/>
    <w:rsid w:val="00310AE2"/>
    <w:rsid w:val="00313598"/>
    <w:rsid w:val="00333428"/>
    <w:rsid w:val="00333468"/>
    <w:rsid w:val="00354A97"/>
    <w:rsid w:val="00355E51"/>
    <w:rsid w:val="003602E0"/>
    <w:rsid w:val="003677B4"/>
    <w:rsid w:val="00381B83"/>
    <w:rsid w:val="00386F9B"/>
    <w:rsid w:val="0038749D"/>
    <w:rsid w:val="003A08E3"/>
    <w:rsid w:val="003A651F"/>
    <w:rsid w:val="003C5896"/>
    <w:rsid w:val="003E1723"/>
    <w:rsid w:val="003F1D4C"/>
    <w:rsid w:val="00401ED6"/>
    <w:rsid w:val="00402A53"/>
    <w:rsid w:val="00427BAA"/>
    <w:rsid w:val="00430B90"/>
    <w:rsid w:val="00431035"/>
    <w:rsid w:val="004475BF"/>
    <w:rsid w:val="004476D0"/>
    <w:rsid w:val="004515FF"/>
    <w:rsid w:val="004524B7"/>
    <w:rsid w:val="00455970"/>
    <w:rsid w:val="00456A79"/>
    <w:rsid w:val="00463F28"/>
    <w:rsid w:val="00466C28"/>
    <w:rsid w:val="00470937"/>
    <w:rsid w:val="00485E78"/>
    <w:rsid w:val="004974F5"/>
    <w:rsid w:val="004979D3"/>
    <w:rsid w:val="004A4B12"/>
    <w:rsid w:val="004A664A"/>
    <w:rsid w:val="004B161B"/>
    <w:rsid w:val="004B4DF6"/>
    <w:rsid w:val="004C1126"/>
    <w:rsid w:val="004C5932"/>
    <w:rsid w:val="004F5931"/>
    <w:rsid w:val="00511F6F"/>
    <w:rsid w:val="0051357D"/>
    <w:rsid w:val="005163D2"/>
    <w:rsid w:val="00525CF5"/>
    <w:rsid w:val="00530D72"/>
    <w:rsid w:val="00556205"/>
    <w:rsid w:val="005659D6"/>
    <w:rsid w:val="00567A90"/>
    <w:rsid w:val="005714D4"/>
    <w:rsid w:val="00585EE6"/>
    <w:rsid w:val="00587A59"/>
    <w:rsid w:val="005918A6"/>
    <w:rsid w:val="005A511F"/>
    <w:rsid w:val="005A7C1F"/>
    <w:rsid w:val="005B1ABD"/>
    <w:rsid w:val="005D05F8"/>
    <w:rsid w:val="005D69E3"/>
    <w:rsid w:val="005D6E6C"/>
    <w:rsid w:val="005D7D7B"/>
    <w:rsid w:val="005F6A2D"/>
    <w:rsid w:val="00610475"/>
    <w:rsid w:val="006125BD"/>
    <w:rsid w:val="00617023"/>
    <w:rsid w:val="006208CA"/>
    <w:rsid w:val="006251A7"/>
    <w:rsid w:val="006319AA"/>
    <w:rsid w:val="00641720"/>
    <w:rsid w:val="006430E2"/>
    <w:rsid w:val="00643607"/>
    <w:rsid w:val="00647FAF"/>
    <w:rsid w:val="00652828"/>
    <w:rsid w:val="0066374A"/>
    <w:rsid w:val="00663820"/>
    <w:rsid w:val="00664E62"/>
    <w:rsid w:val="00671A19"/>
    <w:rsid w:val="00681163"/>
    <w:rsid w:val="00681A49"/>
    <w:rsid w:val="00683568"/>
    <w:rsid w:val="0068671B"/>
    <w:rsid w:val="00690689"/>
    <w:rsid w:val="00697A59"/>
    <w:rsid w:val="006A23D7"/>
    <w:rsid w:val="006A663C"/>
    <w:rsid w:val="006B47F5"/>
    <w:rsid w:val="006B6D85"/>
    <w:rsid w:val="006C2011"/>
    <w:rsid w:val="006C2896"/>
    <w:rsid w:val="006D50D7"/>
    <w:rsid w:val="006D69A5"/>
    <w:rsid w:val="006E38DA"/>
    <w:rsid w:val="006E427A"/>
    <w:rsid w:val="006E71A0"/>
    <w:rsid w:val="006F529B"/>
    <w:rsid w:val="007047E5"/>
    <w:rsid w:val="00711061"/>
    <w:rsid w:val="0071136A"/>
    <w:rsid w:val="00711EB5"/>
    <w:rsid w:val="00711F9F"/>
    <w:rsid w:val="0071660C"/>
    <w:rsid w:val="00725DF8"/>
    <w:rsid w:val="007270D5"/>
    <w:rsid w:val="007300AE"/>
    <w:rsid w:val="0073383E"/>
    <w:rsid w:val="00735464"/>
    <w:rsid w:val="0073580D"/>
    <w:rsid w:val="00740079"/>
    <w:rsid w:val="00751287"/>
    <w:rsid w:val="00756BF7"/>
    <w:rsid w:val="00766143"/>
    <w:rsid w:val="00771A84"/>
    <w:rsid w:val="00772E84"/>
    <w:rsid w:val="00772FE1"/>
    <w:rsid w:val="00776CE0"/>
    <w:rsid w:val="00783CE5"/>
    <w:rsid w:val="00796265"/>
    <w:rsid w:val="00797E4B"/>
    <w:rsid w:val="007A0B5B"/>
    <w:rsid w:val="007A21B9"/>
    <w:rsid w:val="007A5381"/>
    <w:rsid w:val="007B6397"/>
    <w:rsid w:val="007C46D0"/>
    <w:rsid w:val="007E5CBE"/>
    <w:rsid w:val="007E6E43"/>
    <w:rsid w:val="007F2F63"/>
    <w:rsid w:val="007F3873"/>
    <w:rsid w:val="007F6618"/>
    <w:rsid w:val="008132B1"/>
    <w:rsid w:val="00821CCD"/>
    <w:rsid w:val="00827FA7"/>
    <w:rsid w:val="0083078A"/>
    <w:rsid w:val="00847A94"/>
    <w:rsid w:val="008766FB"/>
    <w:rsid w:val="00876C73"/>
    <w:rsid w:val="0089289F"/>
    <w:rsid w:val="00894BD6"/>
    <w:rsid w:val="008A4807"/>
    <w:rsid w:val="008A5D4C"/>
    <w:rsid w:val="008A6C31"/>
    <w:rsid w:val="008B16E5"/>
    <w:rsid w:val="008B3583"/>
    <w:rsid w:val="008B51EA"/>
    <w:rsid w:val="008C02D0"/>
    <w:rsid w:val="008D1E4C"/>
    <w:rsid w:val="008D5CB6"/>
    <w:rsid w:val="008D6617"/>
    <w:rsid w:val="008E5F14"/>
    <w:rsid w:val="008F0D99"/>
    <w:rsid w:val="008F39E2"/>
    <w:rsid w:val="00907485"/>
    <w:rsid w:val="009159F9"/>
    <w:rsid w:val="009162FF"/>
    <w:rsid w:val="00922AFE"/>
    <w:rsid w:val="009265EC"/>
    <w:rsid w:val="00934446"/>
    <w:rsid w:val="00941932"/>
    <w:rsid w:val="009420B8"/>
    <w:rsid w:val="00953231"/>
    <w:rsid w:val="00960A40"/>
    <w:rsid w:val="00974C9A"/>
    <w:rsid w:val="009942C4"/>
    <w:rsid w:val="00995C9A"/>
    <w:rsid w:val="00996505"/>
    <w:rsid w:val="009A12B8"/>
    <w:rsid w:val="009A1F21"/>
    <w:rsid w:val="009A24CA"/>
    <w:rsid w:val="009A5776"/>
    <w:rsid w:val="009A5968"/>
    <w:rsid w:val="009B3F06"/>
    <w:rsid w:val="009B49E4"/>
    <w:rsid w:val="009B5C37"/>
    <w:rsid w:val="009C6E94"/>
    <w:rsid w:val="009D34A3"/>
    <w:rsid w:val="009E288E"/>
    <w:rsid w:val="009E37F0"/>
    <w:rsid w:val="009E7B31"/>
    <w:rsid w:val="009F1616"/>
    <w:rsid w:val="009F197C"/>
    <w:rsid w:val="009F4C81"/>
    <w:rsid w:val="00A06D9C"/>
    <w:rsid w:val="00A110A6"/>
    <w:rsid w:val="00A214D6"/>
    <w:rsid w:val="00A22072"/>
    <w:rsid w:val="00A30C47"/>
    <w:rsid w:val="00A37050"/>
    <w:rsid w:val="00A37D30"/>
    <w:rsid w:val="00A42967"/>
    <w:rsid w:val="00A44713"/>
    <w:rsid w:val="00A537E9"/>
    <w:rsid w:val="00A56139"/>
    <w:rsid w:val="00A605E5"/>
    <w:rsid w:val="00A62CD4"/>
    <w:rsid w:val="00A7087C"/>
    <w:rsid w:val="00A808D3"/>
    <w:rsid w:val="00A92760"/>
    <w:rsid w:val="00A95183"/>
    <w:rsid w:val="00A95C52"/>
    <w:rsid w:val="00AB6036"/>
    <w:rsid w:val="00AE2940"/>
    <w:rsid w:val="00AE52FC"/>
    <w:rsid w:val="00AF60F6"/>
    <w:rsid w:val="00B03E81"/>
    <w:rsid w:val="00B06F25"/>
    <w:rsid w:val="00B13D58"/>
    <w:rsid w:val="00B16400"/>
    <w:rsid w:val="00B23551"/>
    <w:rsid w:val="00B23592"/>
    <w:rsid w:val="00B3261F"/>
    <w:rsid w:val="00B42A2F"/>
    <w:rsid w:val="00B42AA8"/>
    <w:rsid w:val="00B50138"/>
    <w:rsid w:val="00B7136E"/>
    <w:rsid w:val="00B715B1"/>
    <w:rsid w:val="00B922E9"/>
    <w:rsid w:val="00B97E6A"/>
    <w:rsid w:val="00BA0CCD"/>
    <w:rsid w:val="00BA102A"/>
    <w:rsid w:val="00BA4518"/>
    <w:rsid w:val="00BA6986"/>
    <w:rsid w:val="00BB0D00"/>
    <w:rsid w:val="00BC0B50"/>
    <w:rsid w:val="00BC50BA"/>
    <w:rsid w:val="00BD35C1"/>
    <w:rsid w:val="00BD3BDB"/>
    <w:rsid w:val="00BE04D7"/>
    <w:rsid w:val="00BF05A0"/>
    <w:rsid w:val="00BF1D3A"/>
    <w:rsid w:val="00BF52F4"/>
    <w:rsid w:val="00BF6C9C"/>
    <w:rsid w:val="00C11F70"/>
    <w:rsid w:val="00C247A2"/>
    <w:rsid w:val="00C27681"/>
    <w:rsid w:val="00C30707"/>
    <w:rsid w:val="00C34E43"/>
    <w:rsid w:val="00C36027"/>
    <w:rsid w:val="00C46FA6"/>
    <w:rsid w:val="00C525AA"/>
    <w:rsid w:val="00C52EF7"/>
    <w:rsid w:val="00C63DE9"/>
    <w:rsid w:val="00C71E5C"/>
    <w:rsid w:val="00C726CD"/>
    <w:rsid w:val="00C756E4"/>
    <w:rsid w:val="00C83604"/>
    <w:rsid w:val="00C85640"/>
    <w:rsid w:val="00CE0768"/>
    <w:rsid w:val="00CF2F07"/>
    <w:rsid w:val="00CF7584"/>
    <w:rsid w:val="00D03E05"/>
    <w:rsid w:val="00D10868"/>
    <w:rsid w:val="00D1289A"/>
    <w:rsid w:val="00D150B1"/>
    <w:rsid w:val="00D22BB6"/>
    <w:rsid w:val="00D31058"/>
    <w:rsid w:val="00D32372"/>
    <w:rsid w:val="00D41219"/>
    <w:rsid w:val="00D43944"/>
    <w:rsid w:val="00D57B2D"/>
    <w:rsid w:val="00D60733"/>
    <w:rsid w:val="00D6087A"/>
    <w:rsid w:val="00D633A9"/>
    <w:rsid w:val="00D706C2"/>
    <w:rsid w:val="00D70AE8"/>
    <w:rsid w:val="00D71F2E"/>
    <w:rsid w:val="00D87967"/>
    <w:rsid w:val="00D90416"/>
    <w:rsid w:val="00D927A6"/>
    <w:rsid w:val="00D96C82"/>
    <w:rsid w:val="00D97006"/>
    <w:rsid w:val="00DA5601"/>
    <w:rsid w:val="00DA7BCE"/>
    <w:rsid w:val="00DB0F69"/>
    <w:rsid w:val="00DC063D"/>
    <w:rsid w:val="00DC0BE8"/>
    <w:rsid w:val="00DC1822"/>
    <w:rsid w:val="00DC7643"/>
    <w:rsid w:val="00DD2874"/>
    <w:rsid w:val="00DD40CF"/>
    <w:rsid w:val="00DE2D0A"/>
    <w:rsid w:val="00DE4336"/>
    <w:rsid w:val="00DE6A15"/>
    <w:rsid w:val="00DE7B42"/>
    <w:rsid w:val="00DF1D7B"/>
    <w:rsid w:val="00DF229A"/>
    <w:rsid w:val="00DF6F85"/>
    <w:rsid w:val="00E03A4C"/>
    <w:rsid w:val="00E13DC0"/>
    <w:rsid w:val="00E31002"/>
    <w:rsid w:val="00E336D8"/>
    <w:rsid w:val="00E33759"/>
    <w:rsid w:val="00E50ADC"/>
    <w:rsid w:val="00E63EE3"/>
    <w:rsid w:val="00E763B7"/>
    <w:rsid w:val="00EA3CA6"/>
    <w:rsid w:val="00EA5D07"/>
    <w:rsid w:val="00EC44DB"/>
    <w:rsid w:val="00ED6240"/>
    <w:rsid w:val="00ED7AB1"/>
    <w:rsid w:val="00EE1B22"/>
    <w:rsid w:val="00EE610F"/>
    <w:rsid w:val="00F06842"/>
    <w:rsid w:val="00F159E2"/>
    <w:rsid w:val="00F16318"/>
    <w:rsid w:val="00F25A58"/>
    <w:rsid w:val="00F320BF"/>
    <w:rsid w:val="00F34689"/>
    <w:rsid w:val="00F34CB2"/>
    <w:rsid w:val="00F6264D"/>
    <w:rsid w:val="00F66D3A"/>
    <w:rsid w:val="00F72D5C"/>
    <w:rsid w:val="00F773AB"/>
    <w:rsid w:val="00F80EA6"/>
    <w:rsid w:val="00F84766"/>
    <w:rsid w:val="00F92E73"/>
    <w:rsid w:val="00F9542D"/>
    <w:rsid w:val="00FB2FBF"/>
    <w:rsid w:val="00FF1A41"/>
    <w:rsid w:val="00FF6DDF"/>
    <w:rsid w:val="00FF7E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table of figures" w:uiPriority="99"/>
    <w:lsdException w:name="endnote reference" w:uiPriority="99"/>
    <w:lsdException w:name="Title" w:semiHidden="0" w:unhideWhenUsed="0"/>
    <w:lsdException w:name="Default Paragraph Font" w:uiPriority="1"/>
    <w:lsdException w:name="Subtitle" w:semiHidden="0" w:unhideWhenUsed="0"/>
    <w:lsdException w:name="Strong" w:semiHidden="0" w:unhideWhenUsed="0" w:qFormat="1"/>
    <w:lsdException w:name="Emphasis" w:semiHidden="0" w:unhideWhenUsed="0"/>
    <w:lsdException w:name="HTML Top of Form" w:uiPriority="99"/>
    <w:lsdException w:name="HTML Bottom of Form" w:uiPriority="99"/>
    <w:lsdException w:name="HTML Acronym" w:uiPriority="99"/>
    <w:lsdException w:name="HTML Cit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711061"/>
    <w:pPr>
      <w:overflowPunct w:val="0"/>
      <w:autoSpaceDE w:val="0"/>
      <w:autoSpaceDN w:val="0"/>
      <w:adjustRightInd w:val="0"/>
      <w:textAlignment w:val="baseline"/>
    </w:pPr>
    <w:rPr>
      <w:rFonts w:ascii="Arial" w:hAnsi="Arial"/>
      <w:sz w:val="22"/>
      <w:lang w:val="en-GB" w:eastAsia="en-US"/>
    </w:rPr>
  </w:style>
  <w:style w:type="paragraph" w:styleId="Kop1">
    <w:name w:val="heading 1"/>
    <w:aliases w:val="Hoofdstuk,Module"/>
    <w:basedOn w:val="Standaard"/>
    <w:next w:val="Kop2"/>
    <w:link w:val="Kop1Char"/>
    <w:qFormat/>
    <w:rsid w:val="00711061"/>
    <w:pPr>
      <w:keepNext/>
      <w:numPr>
        <w:numId w:val="11"/>
      </w:numPr>
      <w:spacing w:before="240" w:after="120" w:line="480" w:lineRule="atLeast"/>
      <w:outlineLvl w:val="0"/>
    </w:pPr>
    <w:rPr>
      <w:rFonts w:eastAsiaTheme="majorEastAsia" w:cstheme="majorBidi"/>
      <w:b/>
      <w:sz w:val="32"/>
    </w:rPr>
  </w:style>
  <w:style w:type="paragraph" w:styleId="Kop2">
    <w:name w:val="heading 2"/>
    <w:aliases w:val="2,Para level 2,h2,heading 2,Level 2,hd2,w2,sub-sect,Titre 2,l2,l 2,two,Memo 2,21,22,23,24,211,221,231,Sub,Module + Onder: (Enkel,Auto,0,75 pt Lijndikte),Hoofdstuk Char,Module + ...,Module + Onder: (Enkel1,Auto1,01,75 pt Lijndikte)1,Alinea"/>
    <w:basedOn w:val="Standaard"/>
    <w:next w:val="Standaard"/>
    <w:link w:val="Kop2Char"/>
    <w:qFormat/>
    <w:rsid w:val="00711061"/>
    <w:pPr>
      <w:keepNext/>
      <w:numPr>
        <w:ilvl w:val="1"/>
        <w:numId w:val="11"/>
      </w:numPr>
      <w:spacing w:before="240"/>
      <w:outlineLvl w:val="1"/>
    </w:pPr>
    <w:rPr>
      <w:rFonts w:eastAsiaTheme="majorEastAsia" w:cstheme="majorBidi"/>
      <w:b/>
      <w:sz w:val="24"/>
    </w:rPr>
  </w:style>
  <w:style w:type="paragraph" w:styleId="Kop3">
    <w:name w:val="heading 3"/>
    <w:aliases w:val="Paragraaf,paragraaf"/>
    <w:basedOn w:val="Kop2"/>
    <w:next w:val="Standaard"/>
    <w:link w:val="Kop3Char"/>
    <w:qFormat/>
    <w:rsid w:val="00711061"/>
    <w:pPr>
      <w:numPr>
        <w:ilvl w:val="2"/>
      </w:numPr>
      <w:outlineLvl w:val="2"/>
    </w:pPr>
    <w:rPr>
      <w:sz w:val="22"/>
    </w:rPr>
  </w:style>
  <w:style w:type="paragraph" w:styleId="Kop4">
    <w:name w:val="heading 4"/>
    <w:aliases w:val="Sectie"/>
    <w:basedOn w:val="Kop2"/>
    <w:next w:val="Standaard"/>
    <w:link w:val="Kop4Char"/>
    <w:qFormat/>
    <w:rsid w:val="00711061"/>
    <w:pPr>
      <w:numPr>
        <w:ilvl w:val="3"/>
      </w:numPr>
      <w:outlineLvl w:val="3"/>
    </w:pPr>
  </w:style>
  <w:style w:type="paragraph" w:styleId="Kop5">
    <w:name w:val="heading 5"/>
    <w:aliases w:val="Onderdeel"/>
    <w:basedOn w:val="Kop2"/>
    <w:next w:val="Standaard"/>
    <w:link w:val="Kop5Char"/>
    <w:qFormat/>
    <w:rsid w:val="00711061"/>
    <w:pPr>
      <w:numPr>
        <w:ilvl w:val="4"/>
      </w:numPr>
      <w:outlineLvl w:val="4"/>
    </w:pPr>
  </w:style>
  <w:style w:type="paragraph" w:styleId="Kop6">
    <w:name w:val="heading 6"/>
    <w:basedOn w:val="Kop2"/>
    <w:next w:val="Standaard"/>
    <w:link w:val="Kop6Char"/>
    <w:qFormat/>
    <w:rsid w:val="00711061"/>
    <w:pPr>
      <w:numPr>
        <w:ilvl w:val="5"/>
      </w:numPr>
      <w:outlineLvl w:val="5"/>
    </w:pPr>
  </w:style>
  <w:style w:type="paragraph" w:styleId="Kop7">
    <w:name w:val="heading 7"/>
    <w:aliases w:val="7,Para level 7,h7,heading 7,71,Para level 71,h71,heading 71,72,Para level 72,h72,heading 72,73,Para level 73,h73,heading 73,74,Para level 74,h74,heading 74,75,Para level 75,h75,heading 75,76,Para level 76,h76,heading 76,77,Para level 77,h77,78"/>
    <w:basedOn w:val="Kop2"/>
    <w:next w:val="Standaard"/>
    <w:link w:val="Kop7Char"/>
    <w:qFormat/>
    <w:rsid w:val="00711061"/>
    <w:pPr>
      <w:numPr>
        <w:ilvl w:val="6"/>
      </w:numPr>
      <w:outlineLvl w:val="6"/>
    </w:pPr>
  </w:style>
  <w:style w:type="paragraph" w:styleId="Kop8">
    <w:name w:val="heading 8"/>
    <w:aliases w:val="8,h8,heading 8,81,h81,heading 81,82,h82,heading 82,83,h83,heading 83,84,h84,heading 84,85,h85,heading 85,86,h86,heading 86,87,h87,heading 87,88,h88,heading 88,811,h811,heading 811,821,h821,heading 821,831,h831,heading 831,841,h841,heading 841"/>
    <w:basedOn w:val="Kop2"/>
    <w:next w:val="Standaard"/>
    <w:link w:val="Kop8Char"/>
    <w:qFormat/>
    <w:rsid w:val="00711061"/>
    <w:pPr>
      <w:numPr>
        <w:ilvl w:val="7"/>
      </w:numPr>
      <w:ind w:left="5760" w:hanging="360"/>
      <w:outlineLvl w:val="7"/>
    </w:pPr>
  </w:style>
  <w:style w:type="paragraph" w:styleId="Kop9">
    <w:name w:val="heading 9"/>
    <w:basedOn w:val="Kop2"/>
    <w:next w:val="Standaard"/>
    <w:link w:val="Kop9Char"/>
    <w:qFormat/>
    <w:rsid w:val="00711061"/>
    <w:pPr>
      <w:numPr>
        <w:ilvl w:val="8"/>
        <w:numId w:val="10"/>
      </w:numPr>
      <w:tabs>
        <w:tab w:val="clear" w:pos="6480"/>
      </w:tabs>
      <w:ind w:left="0" w:firstLine="0"/>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Hoofdstuk Char1,Module Char"/>
    <w:basedOn w:val="Standaardalinea-lettertype"/>
    <w:link w:val="Kop1"/>
    <w:rsid w:val="00711061"/>
    <w:rPr>
      <w:rFonts w:ascii="Arial" w:eastAsiaTheme="majorEastAsia" w:hAnsi="Arial" w:cstheme="majorBidi"/>
      <w:b/>
      <w:sz w:val="32"/>
      <w:lang w:val="en-GB" w:eastAsia="en-US"/>
    </w:rPr>
  </w:style>
  <w:style w:type="character" w:styleId="Subtieleverwijzing">
    <w:name w:val="Subtle Reference"/>
    <w:aliases w:val="masterkop"/>
    <w:basedOn w:val="Standaardalinea-lettertype"/>
    <w:uiPriority w:val="31"/>
    <w:rsid w:val="00D22BB6"/>
    <w:rPr>
      <w:rFonts w:asciiTheme="majorHAnsi" w:hAnsiTheme="majorHAnsi"/>
      <w:caps w:val="0"/>
      <w:smallCaps/>
      <w:color w:val="auto"/>
      <w:sz w:val="20"/>
      <w:u w:val="single"/>
      <w:vertAlign w:val="subscript"/>
    </w:rPr>
  </w:style>
  <w:style w:type="character" w:customStyle="1" w:styleId="Kop2Char">
    <w:name w:val="Kop 2 Char"/>
    <w:aliases w:val="2 Char1,Para level 2 Char1,h2 Char1,heading 2 Char1,Level 2 Char1,hd2 Char1,w2 Char1,sub-sect Char1,Titre 2 Char1,l2 Char1,l 2 Char1,two Char1,Memo 2 Char1,21 Char1,22 Char1,23 Char1,24 Char1,211 Char1,221 Char1,231 Char1,Sub Char1,Auto Char"/>
    <w:basedOn w:val="Standaardalinea-lettertype"/>
    <w:link w:val="Kop2"/>
    <w:rsid w:val="00711061"/>
    <w:rPr>
      <w:rFonts w:ascii="Arial" w:eastAsiaTheme="majorEastAsia" w:hAnsi="Arial" w:cstheme="majorBidi"/>
      <w:b/>
      <w:sz w:val="24"/>
      <w:lang w:val="en-GB" w:eastAsia="en-US"/>
    </w:rPr>
  </w:style>
  <w:style w:type="character" w:customStyle="1" w:styleId="Kop3Char">
    <w:name w:val="Kop 3 Char"/>
    <w:aliases w:val="Paragraaf Char1,paragraaf Char"/>
    <w:basedOn w:val="Standaardalinea-lettertype"/>
    <w:link w:val="Kop3"/>
    <w:rsid w:val="00711061"/>
    <w:rPr>
      <w:rFonts w:ascii="Arial" w:eastAsiaTheme="majorEastAsia" w:hAnsi="Arial" w:cstheme="majorBidi"/>
      <w:b/>
      <w:sz w:val="22"/>
      <w:lang w:val="en-GB" w:eastAsia="en-US"/>
    </w:rPr>
  </w:style>
  <w:style w:type="character" w:customStyle="1" w:styleId="Kop4Char">
    <w:name w:val="Kop 4 Char"/>
    <w:aliases w:val="Sectie Char1"/>
    <w:link w:val="Kop4"/>
    <w:rsid w:val="00711061"/>
    <w:rPr>
      <w:rFonts w:ascii="Arial" w:eastAsiaTheme="majorEastAsia" w:hAnsi="Arial" w:cstheme="majorBidi"/>
      <w:b/>
      <w:sz w:val="24"/>
      <w:lang w:val="en-GB" w:eastAsia="en-US"/>
    </w:rPr>
  </w:style>
  <w:style w:type="character" w:customStyle="1" w:styleId="Kop5Char">
    <w:name w:val="Kop 5 Char"/>
    <w:aliases w:val="Onderdeel Char"/>
    <w:basedOn w:val="Standaardalinea-lettertype"/>
    <w:link w:val="Kop5"/>
    <w:rsid w:val="00711061"/>
    <w:rPr>
      <w:rFonts w:ascii="Arial" w:eastAsiaTheme="majorEastAsia" w:hAnsi="Arial" w:cstheme="majorBidi"/>
      <w:b/>
      <w:sz w:val="24"/>
      <w:lang w:val="en-GB" w:eastAsia="en-US"/>
    </w:rPr>
  </w:style>
  <w:style w:type="character" w:customStyle="1" w:styleId="Kop6Char">
    <w:name w:val="Kop 6 Char"/>
    <w:basedOn w:val="Standaardalinea-lettertype"/>
    <w:link w:val="Kop6"/>
    <w:rsid w:val="00711061"/>
    <w:rPr>
      <w:rFonts w:ascii="Arial" w:eastAsiaTheme="majorEastAsia" w:hAnsi="Arial" w:cstheme="majorBidi"/>
      <w:b/>
      <w:sz w:val="24"/>
      <w:lang w:val="en-GB" w:eastAsia="en-US"/>
    </w:rPr>
  </w:style>
  <w:style w:type="character" w:customStyle="1" w:styleId="Kop7Char">
    <w:name w:val="Kop 7 Char"/>
    <w:aliases w:val="7 Char,Para level 7 Char,h7 Char,heading 7 Char,71 Char,Para level 71 Char,h71 Char,heading 71 Char,72 Char,Para level 72 Char,h72 Char,heading 72 Char,73 Char,Para level 73 Char,h73 Char,heading 73 Char,74 Char,Para level 74 Char,h74 Char"/>
    <w:basedOn w:val="Standaardalinea-lettertype"/>
    <w:link w:val="Kop7"/>
    <w:rsid w:val="00711061"/>
    <w:rPr>
      <w:rFonts w:ascii="Arial" w:eastAsiaTheme="majorEastAsia" w:hAnsi="Arial" w:cstheme="majorBidi"/>
      <w:b/>
      <w:sz w:val="24"/>
      <w:lang w:val="en-GB" w:eastAsia="en-US"/>
    </w:rPr>
  </w:style>
  <w:style w:type="character" w:customStyle="1" w:styleId="Kop8Char">
    <w:name w:val="Kop 8 Char"/>
    <w:aliases w:val="8 Char,h8 Char,heading 8 Char,81 Char,h81 Char,heading 81 Char,82 Char,h82 Char,heading 82 Char,83 Char,h83 Char,heading 83 Char,84 Char,h84 Char,heading 84 Char,85 Char,h85 Char,heading 85 Char,86 Char,h86 Char,heading 86 Char,87 Char"/>
    <w:basedOn w:val="Standaardalinea-lettertype"/>
    <w:link w:val="Kop8"/>
    <w:rsid w:val="00711061"/>
    <w:rPr>
      <w:rFonts w:ascii="Arial" w:eastAsiaTheme="majorEastAsia" w:hAnsi="Arial" w:cstheme="majorBidi"/>
      <w:b/>
      <w:sz w:val="24"/>
      <w:lang w:val="en-GB" w:eastAsia="en-US"/>
    </w:rPr>
  </w:style>
  <w:style w:type="character" w:customStyle="1" w:styleId="Kop9Char">
    <w:name w:val="Kop 9 Char"/>
    <w:basedOn w:val="Standaardalinea-lettertype"/>
    <w:link w:val="Kop9"/>
    <w:rsid w:val="00711061"/>
    <w:rPr>
      <w:rFonts w:ascii="Arial" w:eastAsiaTheme="majorEastAsia" w:hAnsi="Arial" w:cstheme="majorBidi"/>
      <w:b/>
      <w:sz w:val="24"/>
      <w:lang w:val="en-GB" w:eastAsia="en-US"/>
    </w:rPr>
  </w:style>
  <w:style w:type="paragraph" w:styleId="Lijstalinea">
    <w:name w:val="List Paragraph"/>
    <w:basedOn w:val="Standaard"/>
    <w:uiPriority w:val="99"/>
    <w:rsid w:val="00C247A2"/>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Standaardalinea-lettertype"/>
    <w:rsid w:val="00C247A2"/>
    <w:rPr>
      <w:rFonts w:ascii="Arial" w:hAnsi="Arial"/>
      <w:b/>
      <w:sz w:val="24"/>
      <w:lang w:val="en-GB" w:eastAsia="en-US"/>
    </w:rPr>
  </w:style>
  <w:style w:type="character" w:customStyle="1" w:styleId="Kop3Char1">
    <w:name w:val="Kop 3 Char1"/>
    <w:aliases w:val="Paragraaf Char"/>
    <w:basedOn w:val="Standaardalinea-lettertype"/>
    <w:rsid w:val="00C247A2"/>
    <w:rPr>
      <w:rFonts w:ascii="Arial" w:hAnsi="Arial"/>
      <w:b/>
      <w:sz w:val="22"/>
      <w:lang w:val="en-GB" w:eastAsia="en-US"/>
    </w:rPr>
  </w:style>
  <w:style w:type="character" w:customStyle="1" w:styleId="Kop4Char1">
    <w:name w:val="Kop 4 Char1"/>
    <w:aliases w:val="Sectie Char"/>
    <w:locked/>
    <w:rsid w:val="00C247A2"/>
    <w:rPr>
      <w:rFonts w:ascii="Arial" w:hAnsi="Arial"/>
      <w:b/>
      <w:sz w:val="24"/>
      <w:lang w:val="en-GB" w:eastAsia="en-US"/>
    </w:rPr>
  </w:style>
  <w:style w:type="paragraph" w:styleId="Koptekst">
    <w:name w:val="header"/>
    <w:aliases w:val="Header style"/>
    <w:basedOn w:val="Standaard"/>
    <w:link w:val="KoptekstChar"/>
    <w:rsid w:val="00C247A2"/>
    <w:pPr>
      <w:tabs>
        <w:tab w:val="center" w:pos="4153"/>
        <w:tab w:val="right" w:pos="8306"/>
      </w:tabs>
    </w:pPr>
  </w:style>
  <w:style w:type="character" w:customStyle="1" w:styleId="KoptekstChar">
    <w:name w:val="Koptekst Char"/>
    <w:aliases w:val="Header style Char"/>
    <w:basedOn w:val="Standaardalinea-lettertype"/>
    <w:link w:val="Koptekst"/>
    <w:rsid w:val="00C247A2"/>
    <w:rPr>
      <w:rFonts w:ascii="Arial" w:eastAsia="Times New Roman" w:hAnsi="Arial" w:cs="Times New Roman"/>
      <w:szCs w:val="20"/>
      <w:lang w:val="en-GB" w:eastAsia="en-US"/>
    </w:rPr>
  </w:style>
  <w:style w:type="paragraph" w:styleId="Voettekst">
    <w:name w:val="footer"/>
    <w:basedOn w:val="Standaard"/>
    <w:link w:val="VoettekstChar"/>
    <w:rsid w:val="00C247A2"/>
    <w:pPr>
      <w:tabs>
        <w:tab w:val="center" w:pos="4153"/>
        <w:tab w:val="right" w:pos="8306"/>
      </w:tabs>
    </w:pPr>
  </w:style>
  <w:style w:type="character" w:customStyle="1" w:styleId="VoettekstChar">
    <w:name w:val="Voettekst Char"/>
    <w:basedOn w:val="Standaardalinea-lettertype"/>
    <w:link w:val="Voettekst"/>
    <w:rsid w:val="00C247A2"/>
    <w:rPr>
      <w:rFonts w:ascii="Arial" w:eastAsia="Times New Roman" w:hAnsi="Arial" w:cs="Times New Roman"/>
      <w:szCs w:val="20"/>
      <w:lang w:val="en-GB" w:eastAsia="en-US"/>
    </w:rPr>
  </w:style>
  <w:style w:type="paragraph" w:customStyle="1" w:styleId="Abbreviations">
    <w:name w:val="Abbreviations"/>
    <w:basedOn w:val="Standaard"/>
    <w:rsid w:val="00C247A2"/>
    <w:pPr>
      <w:ind w:left="1134" w:hanging="1134"/>
    </w:pPr>
  </w:style>
  <w:style w:type="paragraph" w:customStyle="1" w:styleId="Appendix">
    <w:name w:val="Appendix"/>
    <w:basedOn w:val="Kop1"/>
    <w:next w:val="Standaard"/>
    <w:rsid w:val="00C247A2"/>
    <w:pPr>
      <w:ind w:left="1701" w:hanging="1701"/>
      <w:outlineLvl w:val="9"/>
    </w:pPr>
    <w:rPr>
      <w:rFonts w:eastAsia="Times New Roman" w:cs="Times New Roman"/>
      <w:bCs/>
    </w:rPr>
  </w:style>
  <w:style w:type="paragraph" w:styleId="Bijschrift">
    <w:name w:val="caption"/>
    <w:basedOn w:val="Standaard"/>
    <w:next w:val="Standaard"/>
    <w:rsid w:val="00C247A2"/>
    <w:pPr>
      <w:spacing w:before="120" w:after="240"/>
    </w:pPr>
    <w:rPr>
      <w:b/>
    </w:rPr>
  </w:style>
  <w:style w:type="paragraph" w:customStyle="1" w:styleId="CaptionCentre">
    <w:name w:val="CaptionCentre"/>
    <w:basedOn w:val="Bijschrift"/>
    <w:next w:val="Standaard"/>
    <w:rsid w:val="00C247A2"/>
    <w:pPr>
      <w:jc w:val="center"/>
    </w:pPr>
  </w:style>
  <w:style w:type="paragraph" w:customStyle="1" w:styleId="CaptionLeft">
    <w:name w:val="CaptionLeft"/>
    <w:basedOn w:val="Bijschrift"/>
    <w:next w:val="Standaard"/>
    <w:rsid w:val="00C247A2"/>
  </w:style>
  <w:style w:type="paragraph" w:customStyle="1" w:styleId="CaptionRight">
    <w:name w:val="CaptionRight"/>
    <w:basedOn w:val="Bijschrift"/>
    <w:next w:val="Standaard"/>
    <w:rsid w:val="00C247A2"/>
    <w:pPr>
      <w:jc w:val="right"/>
    </w:pPr>
  </w:style>
  <w:style w:type="paragraph" w:styleId="Afsluiting">
    <w:name w:val="Closing"/>
    <w:basedOn w:val="Standaard"/>
    <w:link w:val="AfsluitingChar"/>
    <w:rsid w:val="00C247A2"/>
    <w:pPr>
      <w:ind w:left="4252"/>
    </w:pPr>
  </w:style>
  <w:style w:type="character" w:customStyle="1" w:styleId="AfsluitingChar">
    <w:name w:val="Afsluiting Char"/>
    <w:basedOn w:val="Standaardalinea-lettertype"/>
    <w:link w:val="Afsluiting"/>
    <w:rsid w:val="00C247A2"/>
    <w:rPr>
      <w:rFonts w:ascii="Arial" w:eastAsia="Times New Roman" w:hAnsi="Arial" w:cs="Times New Roman"/>
      <w:szCs w:val="20"/>
      <w:lang w:val="en-GB" w:eastAsia="en-US"/>
    </w:rPr>
  </w:style>
  <w:style w:type="character" w:styleId="Verwijzingopmerking">
    <w:name w:val="annotation reference"/>
    <w:semiHidden/>
    <w:rsid w:val="00C247A2"/>
    <w:rPr>
      <w:sz w:val="16"/>
    </w:rPr>
  </w:style>
  <w:style w:type="paragraph" w:styleId="Tekstopmerking">
    <w:name w:val="annotation text"/>
    <w:basedOn w:val="Standaard"/>
    <w:link w:val="TekstopmerkingChar"/>
    <w:semiHidden/>
    <w:rsid w:val="00C247A2"/>
  </w:style>
  <w:style w:type="character" w:customStyle="1" w:styleId="TekstopmerkingChar">
    <w:name w:val="Tekst opmerking Char"/>
    <w:basedOn w:val="Standaardalinea-lettertype"/>
    <w:link w:val="Tekstopmerking"/>
    <w:semiHidden/>
    <w:rsid w:val="00C247A2"/>
    <w:rPr>
      <w:rFonts w:ascii="Arial" w:eastAsia="Times New Roman" w:hAnsi="Arial" w:cs="Times New Roman"/>
      <w:szCs w:val="20"/>
      <w:lang w:val="en-GB" w:eastAsia="en-US"/>
    </w:rPr>
  </w:style>
  <w:style w:type="character" w:styleId="Voetnootmarkering">
    <w:name w:val="footnote reference"/>
    <w:semiHidden/>
    <w:rsid w:val="00C247A2"/>
    <w:rPr>
      <w:position w:val="6"/>
      <w:sz w:val="16"/>
    </w:rPr>
  </w:style>
  <w:style w:type="paragraph" w:styleId="Voetnoottekst">
    <w:name w:val="footnote text"/>
    <w:basedOn w:val="Standaard"/>
    <w:link w:val="VoetnoottekstChar"/>
    <w:semiHidden/>
    <w:rsid w:val="00C247A2"/>
  </w:style>
  <w:style w:type="character" w:customStyle="1" w:styleId="VoetnoottekstChar">
    <w:name w:val="Voetnoottekst Char"/>
    <w:basedOn w:val="Standaardalinea-lettertype"/>
    <w:link w:val="Voetnoottekst"/>
    <w:semiHidden/>
    <w:rsid w:val="00C247A2"/>
    <w:rPr>
      <w:rFonts w:ascii="Arial" w:eastAsia="Times New Roman" w:hAnsi="Arial" w:cs="Times New Roman"/>
      <w:szCs w:val="20"/>
      <w:lang w:val="en-GB" w:eastAsia="en-US"/>
    </w:rPr>
  </w:style>
  <w:style w:type="paragraph" w:customStyle="1" w:styleId="Heading1noNr">
    <w:name w:val="Heading 1 no Nr."/>
    <w:basedOn w:val="Kop1"/>
    <w:next w:val="Standaard"/>
    <w:rsid w:val="00C247A2"/>
    <w:pPr>
      <w:outlineLvl w:val="9"/>
    </w:pPr>
    <w:rPr>
      <w:rFonts w:eastAsia="Times New Roman" w:cs="Times New Roman"/>
      <w:bCs/>
    </w:rPr>
  </w:style>
  <w:style w:type="paragraph" w:customStyle="1" w:styleId="Heading2noNr">
    <w:name w:val="Heading 2 no Nr."/>
    <w:basedOn w:val="Kop2"/>
    <w:next w:val="Standaard"/>
    <w:rsid w:val="00C247A2"/>
    <w:pPr>
      <w:outlineLvl w:val="9"/>
    </w:pPr>
  </w:style>
  <w:style w:type="paragraph" w:customStyle="1" w:styleId="Heading3noNr">
    <w:name w:val="Heading 3 no Nr."/>
    <w:basedOn w:val="Kop3"/>
    <w:next w:val="Standaard"/>
    <w:rsid w:val="00C247A2"/>
    <w:pPr>
      <w:outlineLvl w:val="9"/>
    </w:pPr>
  </w:style>
  <w:style w:type="paragraph" w:customStyle="1" w:styleId="Heading4noNr">
    <w:name w:val="Heading 4 no Nr."/>
    <w:basedOn w:val="Kop4"/>
    <w:next w:val="Standaard"/>
    <w:rsid w:val="00C247A2"/>
    <w:pPr>
      <w:outlineLvl w:val="9"/>
    </w:pPr>
  </w:style>
  <w:style w:type="paragraph" w:customStyle="1" w:styleId="Heading5noNr">
    <w:name w:val="Heading 5 no Nr."/>
    <w:basedOn w:val="Kop5"/>
    <w:next w:val="Standaard"/>
    <w:link w:val="Heading5noNrChar"/>
    <w:rsid w:val="00C247A2"/>
    <w:pPr>
      <w:outlineLvl w:val="9"/>
    </w:pPr>
  </w:style>
  <w:style w:type="paragraph" w:customStyle="1" w:styleId="Heading6noNr">
    <w:name w:val="Heading 6 no Nr."/>
    <w:basedOn w:val="Kop6"/>
    <w:next w:val="Standaard"/>
    <w:rsid w:val="00C247A2"/>
    <w:pPr>
      <w:outlineLvl w:val="9"/>
    </w:pPr>
  </w:style>
  <w:style w:type="paragraph" w:customStyle="1" w:styleId="Heading7noNr">
    <w:name w:val="Heading 7 no Nr."/>
    <w:basedOn w:val="Kop7"/>
    <w:next w:val="Standaard"/>
    <w:rsid w:val="00C247A2"/>
    <w:pPr>
      <w:outlineLvl w:val="9"/>
    </w:pPr>
  </w:style>
  <w:style w:type="paragraph" w:customStyle="1" w:styleId="Heading8noNr">
    <w:name w:val="Heading 8 no Nr."/>
    <w:basedOn w:val="Kop8"/>
    <w:next w:val="Standaard"/>
    <w:rsid w:val="00C247A2"/>
    <w:pPr>
      <w:outlineLvl w:val="9"/>
    </w:pPr>
  </w:style>
  <w:style w:type="paragraph" w:customStyle="1" w:styleId="Heading9noNr">
    <w:name w:val="Heading 9 no Nr."/>
    <w:basedOn w:val="Kop9"/>
    <w:next w:val="Standaard"/>
    <w:rsid w:val="00C247A2"/>
    <w:pPr>
      <w:outlineLvl w:val="9"/>
    </w:pPr>
  </w:style>
  <w:style w:type="paragraph" w:customStyle="1" w:styleId="Text">
    <w:name w:val="Text"/>
    <w:basedOn w:val="Standaard"/>
    <w:link w:val="TextChar"/>
    <w:rsid w:val="00C247A2"/>
  </w:style>
  <w:style w:type="character" w:customStyle="1" w:styleId="TextChar">
    <w:name w:val="Text Char"/>
    <w:link w:val="Text"/>
    <w:rsid w:val="00C247A2"/>
    <w:rPr>
      <w:rFonts w:ascii="Arial" w:eastAsia="Times New Roman" w:hAnsi="Arial" w:cs="Times New Roman"/>
      <w:szCs w:val="20"/>
      <w:lang w:val="en-GB" w:eastAsia="en-US"/>
    </w:rPr>
  </w:style>
  <w:style w:type="paragraph" w:customStyle="1" w:styleId="INDENT05">
    <w:name w:val="INDENT 0.5"/>
    <w:basedOn w:val="Text"/>
    <w:rsid w:val="00C247A2"/>
    <w:pPr>
      <w:keepNext/>
      <w:keepLines/>
      <w:ind w:left="284"/>
    </w:pPr>
  </w:style>
  <w:style w:type="paragraph" w:customStyle="1" w:styleId="INDENT1">
    <w:name w:val="INDENT 1"/>
    <w:basedOn w:val="INDENT05"/>
    <w:rsid w:val="00C247A2"/>
    <w:pPr>
      <w:ind w:left="567"/>
    </w:pPr>
  </w:style>
  <w:style w:type="paragraph" w:customStyle="1" w:styleId="INDENT15">
    <w:name w:val="INDENT 1.5"/>
    <w:basedOn w:val="INDENT05"/>
    <w:rsid w:val="00C247A2"/>
    <w:pPr>
      <w:ind w:left="851"/>
    </w:pPr>
  </w:style>
  <w:style w:type="paragraph" w:customStyle="1" w:styleId="INDENT2">
    <w:name w:val="INDENT 2"/>
    <w:basedOn w:val="INDENT05"/>
    <w:rsid w:val="00C247A2"/>
    <w:pPr>
      <w:ind w:left="1134"/>
    </w:pPr>
  </w:style>
  <w:style w:type="paragraph" w:customStyle="1" w:styleId="INDENT25">
    <w:name w:val="INDENT 2.5"/>
    <w:basedOn w:val="INDENT05"/>
    <w:rsid w:val="00C247A2"/>
    <w:pPr>
      <w:ind w:left="1418"/>
    </w:pPr>
  </w:style>
  <w:style w:type="paragraph" w:customStyle="1" w:styleId="INDENT3">
    <w:name w:val="INDENT 3"/>
    <w:basedOn w:val="INDENT2"/>
    <w:rsid w:val="00C247A2"/>
    <w:pPr>
      <w:ind w:left="1701"/>
    </w:pPr>
  </w:style>
  <w:style w:type="paragraph" w:styleId="Index1">
    <w:name w:val="index 1"/>
    <w:basedOn w:val="Standaard"/>
    <w:next w:val="Standaard"/>
    <w:uiPriority w:val="99"/>
    <w:semiHidden/>
    <w:rsid w:val="00C247A2"/>
  </w:style>
  <w:style w:type="paragraph" w:styleId="Index2">
    <w:name w:val="index 2"/>
    <w:basedOn w:val="Standaard"/>
    <w:next w:val="Standaard"/>
    <w:semiHidden/>
    <w:rsid w:val="00C247A2"/>
    <w:pPr>
      <w:ind w:left="283"/>
    </w:pPr>
  </w:style>
  <w:style w:type="paragraph" w:styleId="Index3">
    <w:name w:val="index 3"/>
    <w:basedOn w:val="Standaard"/>
    <w:next w:val="Standaard"/>
    <w:semiHidden/>
    <w:rsid w:val="00C247A2"/>
    <w:pPr>
      <w:ind w:left="566"/>
    </w:pPr>
  </w:style>
  <w:style w:type="paragraph" w:styleId="Index4">
    <w:name w:val="index 4"/>
    <w:basedOn w:val="Standaard"/>
    <w:next w:val="Standaard"/>
    <w:semiHidden/>
    <w:rsid w:val="00C247A2"/>
    <w:pPr>
      <w:ind w:left="849"/>
    </w:pPr>
  </w:style>
  <w:style w:type="paragraph" w:styleId="Index5">
    <w:name w:val="index 5"/>
    <w:basedOn w:val="Standaard"/>
    <w:next w:val="Standaard"/>
    <w:semiHidden/>
    <w:rsid w:val="00C247A2"/>
    <w:pPr>
      <w:ind w:left="1132"/>
    </w:pPr>
  </w:style>
  <w:style w:type="paragraph" w:styleId="Index6">
    <w:name w:val="index 6"/>
    <w:basedOn w:val="Standaard"/>
    <w:next w:val="Standaard"/>
    <w:semiHidden/>
    <w:rsid w:val="00C247A2"/>
    <w:pPr>
      <w:ind w:left="1415"/>
    </w:pPr>
  </w:style>
  <w:style w:type="paragraph" w:styleId="Index7">
    <w:name w:val="index 7"/>
    <w:basedOn w:val="Standaard"/>
    <w:next w:val="Standaard"/>
    <w:semiHidden/>
    <w:rsid w:val="00C247A2"/>
    <w:pPr>
      <w:ind w:left="1698"/>
    </w:pPr>
  </w:style>
  <w:style w:type="paragraph" w:styleId="Indexkop">
    <w:name w:val="index heading"/>
    <w:basedOn w:val="Standaard"/>
    <w:next w:val="Index1"/>
    <w:uiPriority w:val="99"/>
    <w:semiHidden/>
    <w:rsid w:val="00C247A2"/>
  </w:style>
  <w:style w:type="paragraph" w:customStyle="1" w:styleId="KWNposCentre">
    <w:name w:val="KWNposCentre"/>
    <w:basedOn w:val="Text"/>
    <w:next w:val="Text"/>
    <w:rsid w:val="00C247A2"/>
    <w:pPr>
      <w:keepNext/>
      <w:jc w:val="center"/>
    </w:pPr>
  </w:style>
  <w:style w:type="paragraph" w:customStyle="1" w:styleId="KWNposLeft">
    <w:name w:val="KWNposLeft"/>
    <w:basedOn w:val="Text"/>
    <w:next w:val="Text"/>
    <w:rsid w:val="00C247A2"/>
    <w:pPr>
      <w:keepNext/>
    </w:pPr>
  </w:style>
  <w:style w:type="paragraph" w:customStyle="1" w:styleId="KWNposRight">
    <w:name w:val="KWNposRight"/>
    <w:basedOn w:val="Text"/>
    <w:next w:val="Text"/>
    <w:rsid w:val="00C247A2"/>
    <w:pPr>
      <w:keepNext/>
      <w:jc w:val="right"/>
    </w:pPr>
  </w:style>
  <w:style w:type="character" w:styleId="Regelnummer">
    <w:name w:val="line number"/>
    <w:basedOn w:val="Standaardalinea-lettertype"/>
    <w:rsid w:val="00C247A2"/>
  </w:style>
  <w:style w:type="paragraph" w:styleId="Macrotekst">
    <w:name w:val="macro"/>
    <w:link w:val="MacrotekstChar"/>
    <w:semiHidden/>
    <w:rsid w:val="00C247A2"/>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eastAsia="en-US"/>
    </w:rPr>
  </w:style>
  <w:style w:type="character" w:customStyle="1" w:styleId="MacrotekstChar">
    <w:name w:val="Macrotekst Char"/>
    <w:basedOn w:val="Standaardalinea-lettertype"/>
    <w:link w:val="Macrotekst"/>
    <w:semiHidden/>
    <w:rsid w:val="00C247A2"/>
    <w:rPr>
      <w:rFonts w:ascii="Arial" w:eastAsia="Times New Roman" w:hAnsi="Arial" w:cs="Times New Roman"/>
      <w:b/>
      <w:szCs w:val="20"/>
      <w:lang w:val="en-GB" w:eastAsia="en-US"/>
    </w:rPr>
  </w:style>
  <w:style w:type="paragraph" w:styleId="Standaardinspringing">
    <w:name w:val="Normal Indent"/>
    <w:basedOn w:val="Standaard"/>
    <w:rsid w:val="00C247A2"/>
    <w:pPr>
      <w:ind w:left="284"/>
    </w:pPr>
  </w:style>
  <w:style w:type="character" w:styleId="Paginanummer">
    <w:name w:val="page number"/>
    <w:basedOn w:val="Standaardalinea-lettertype"/>
    <w:rsid w:val="00C247A2"/>
  </w:style>
  <w:style w:type="paragraph" w:customStyle="1" w:styleId="PosCentre">
    <w:name w:val="PosCentre"/>
    <w:basedOn w:val="Text"/>
    <w:next w:val="Text"/>
    <w:rsid w:val="00C247A2"/>
    <w:pPr>
      <w:jc w:val="center"/>
    </w:pPr>
  </w:style>
  <w:style w:type="paragraph" w:customStyle="1" w:styleId="PosLeft">
    <w:name w:val="PosLeft"/>
    <w:basedOn w:val="Text"/>
    <w:next w:val="Text"/>
    <w:rsid w:val="00C247A2"/>
  </w:style>
  <w:style w:type="paragraph" w:customStyle="1" w:styleId="PosRight">
    <w:name w:val="PosRight"/>
    <w:basedOn w:val="Text"/>
    <w:next w:val="Text"/>
    <w:rsid w:val="00C247A2"/>
    <w:pPr>
      <w:jc w:val="right"/>
    </w:pPr>
  </w:style>
  <w:style w:type="paragraph" w:customStyle="1" w:styleId="References">
    <w:name w:val="References"/>
    <w:basedOn w:val="Abbreviations"/>
    <w:rsid w:val="00C247A2"/>
    <w:pPr>
      <w:numPr>
        <w:numId w:val="1"/>
      </w:numPr>
    </w:pPr>
    <w:rPr>
      <w:lang w:val="en-US"/>
    </w:rPr>
  </w:style>
  <w:style w:type="paragraph" w:styleId="Ondertitel">
    <w:name w:val="Subtitle"/>
    <w:basedOn w:val="Standaard"/>
    <w:link w:val="OndertitelChar"/>
    <w:rsid w:val="00C247A2"/>
    <w:pPr>
      <w:spacing w:after="60"/>
      <w:jc w:val="center"/>
    </w:pPr>
    <w:rPr>
      <w:i/>
      <w:sz w:val="24"/>
    </w:rPr>
  </w:style>
  <w:style w:type="character" w:customStyle="1" w:styleId="OndertitelChar">
    <w:name w:val="Ondertitel Char"/>
    <w:basedOn w:val="Standaardalinea-lettertype"/>
    <w:link w:val="Ondertitel"/>
    <w:rsid w:val="00C247A2"/>
    <w:rPr>
      <w:rFonts w:ascii="Arial" w:eastAsia="Times New Roman" w:hAnsi="Arial" w:cs="Times New Roman"/>
      <w:i/>
      <w:sz w:val="24"/>
      <w:szCs w:val="20"/>
      <w:lang w:val="en-GB" w:eastAsia="en-US"/>
    </w:rPr>
  </w:style>
  <w:style w:type="paragraph" w:customStyle="1" w:styleId="zAdmText">
    <w:name w:val="z_AdmText"/>
    <w:basedOn w:val="Standaard"/>
    <w:rsid w:val="00C247A2"/>
    <w:rPr>
      <w:noProof/>
    </w:rPr>
  </w:style>
  <w:style w:type="paragraph" w:styleId="Lijstmetafbeeldingen">
    <w:name w:val="table of figures"/>
    <w:basedOn w:val="zAdmText"/>
    <w:next w:val="Text"/>
    <w:uiPriority w:val="99"/>
    <w:rsid w:val="00C247A2"/>
    <w:pPr>
      <w:tabs>
        <w:tab w:val="right" w:pos="9355"/>
      </w:tabs>
      <w:ind w:left="400" w:right="566" w:hanging="400"/>
    </w:pPr>
  </w:style>
  <w:style w:type="paragraph" w:customStyle="1" w:styleId="TextBold">
    <w:name w:val="TextBold"/>
    <w:basedOn w:val="Text"/>
    <w:next w:val="Text"/>
    <w:rsid w:val="00C247A2"/>
    <w:rPr>
      <w:b/>
    </w:rPr>
  </w:style>
  <w:style w:type="paragraph" w:customStyle="1" w:styleId="TextList1">
    <w:name w:val="TextList1"/>
    <w:basedOn w:val="Text"/>
    <w:rsid w:val="00C247A2"/>
    <w:pPr>
      <w:spacing w:before="120"/>
    </w:pPr>
  </w:style>
  <w:style w:type="paragraph" w:customStyle="1" w:styleId="TextList2">
    <w:name w:val="TextList2"/>
    <w:basedOn w:val="Text"/>
    <w:rsid w:val="00C247A2"/>
    <w:pPr>
      <w:tabs>
        <w:tab w:val="left" w:pos="142"/>
        <w:tab w:val="decimal" w:pos="1559"/>
      </w:tabs>
      <w:spacing w:before="120"/>
    </w:pPr>
  </w:style>
  <w:style w:type="paragraph" w:customStyle="1" w:styleId="TextListAutoNum">
    <w:name w:val="TextListAutoNum"/>
    <w:basedOn w:val="Text"/>
    <w:rsid w:val="00C247A2"/>
    <w:pPr>
      <w:spacing w:before="120"/>
      <w:ind w:left="284" w:hanging="284"/>
    </w:pPr>
  </w:style>
  <w:style w:type="paragraph" w:styleId="Inhopg1">
    <w:name w:val="toc 1"/>
    <w:basedOn w:val="zAdmText"/>
    <w:uiPriority w:val="39"/>
    <w:rsid w:val="00C247A2"/>
    <w:pPr>
      <w:tabs>
        <w:tab w:val="right" w:leader="dot" w:pos="9355"/>
      </w:tabs>
      <w:spacing w:before="240"/>
      <w:ind w:left="567" w:right="566" w:hanging="567"/>
    </w:pPr>
    <w:rPr>
      <w:b/>
    </w:rPr>
  </w:style>
  <w:style w:type="paragraph" w:styleId="Inhopg2">
    <w:name w:val="toc 2"/>
    <w:basedOn w:val="Inhopg1"/>
    <w:uiPriority w:val="39"/>
    <w:rsid w:val="00C247A2"/>
    <w:pPr>
      <w:spacing w:before="0"/>
      <w:ind w:left="1134"/>
    </w:pPr>
    <w:rPr>
      <w:b w:val="0"/>
      <w:sz w:val="20"/>
    </w:rPr>
  </w:style>
  <w:style w:type="paragraph" w:styleId="Inhopg3">
    <w:name w:val="toc 3"/>
    <w:basedOn w:val="Inhopg2"/>
    <w:uiPriority w:val="39"/>
    <w:rsid w:val="00C247A2"/>
    <w:pPr>
      <w:tabs>
        <w:tab w:val="right" w:pos="10080"/>
      </w:tabs>
      <w:ind w:left="1440" w:right="562" w:hanging="720"/>
    </w:pPr>
  </w:style>
  <w:style w:type="paragraph" w:styleId="Inhopg4">
    <w:name w:val="toc 4"/>
    <w:basedOn w:val="Inhopg2"/>
    <w:uiPriority w:val="39"/>
    <w:rsid w:val="00C247A2"/>
    <w:pPr>
      <w:ind w:left="1728" w:right="562" w:hanging="864"/>
    </w:pPr>
  </w:style>
  <w:style w:type="paragraph" w:styleId="Inhopg5">
    <w:name w:val="toc 5"/>
    <w:basedOn w:val="Inhopg2"/>
    <w:uiPriority w:val="39"/>
    <w:rsid w:val="00C247A2"/>
    <w:pPr>
      <w:ind w:left="1701"/>
    </w:pPr>
  </w:style>
  <w:style w:type="paragraph" w:styleId="Inhopg6">
    <w:name w:val="toc 6"/>
    <w:basedOn w:val="Inhopg2"/>
    <w:uiPriority w:val="39"/>
    <w:rsid w:val="00C247A2"/>
    <w:pPr>
      <w:ind w:left="1701"/>
    </w:pPr>
  </w:style>
  <w:style w:type="paragraph" w:styleId="Inhopg7">
    <w:name w:val="toc 7"/>
    <w:basedOn w:val="Inhopg2"/>
    <w:uiPriority w:val="39"/>
    <w:rsid w:val="00C247A2"/>
    <w:pPr>
      <w:ind w:left="1701"/>
    </w:pPr>
  </w:style>
  <w:style w:type="paragraph" w:styleId="Inhopg8">
    <w:name w:val="toc 8"/>
    <w:basedOn w:val="Inhopg2"/>
    <w:uiPriority w:val="39"/>
    <w:rsid w:val="00C247A2"/>
    <w:pPr>
      <w:ind w:left="2268"/>
    </w:pPr>
  </w:style>
  <w:style w:type="paragraph" w:styleId="Inhopg9">
    <w:name w:val="toc 9"/>
    <w:basedOn w:val="Inhopg2"/>
    <w:next w:val="Standaard"/>
    <w:uiPriority w:val="39"/>
    <w:rsid w:val="00C247A2"/>
    <w:pPr>
      <w:ind w:left="2268"/>
    </w:pPr>
  </w:style>
  <w:style w:type="paragraph" w:customStyle="1" w:styleId="TOCtitle">
    <w:name w:val="TOCtitle"/>
    <w:basedOn w:val="Heading1noNr"/>
    <w:rsid w:val="00C247A2"/>
    <w:pPr>
      <w:pBdr>
        <w:bottom w:val="double" w:sz="6" w:space="1" w:color="0000FF"/>
      </w:pBdr>
    </w:pPr>
    <w:rPr>
      <w:spacing w:val="20"/>
    </w:rPr>
  </w:style>
  <w:style w:type="paragraph" w:customStyle="1" w:styleId="zAdmAdrLabel">
    <w:name w:val="z_AdmAdrLabel"/>
    <w:basedOn w:val="zAdmText"/>
    <w:rsid w:val="00C247A2"/>
  </w:style>
  <w:style w:type="paragraph" w:customStyle="1" w:styleId="zAdmChapterTitle">
    <w:name w:val="z_AdmChapterTitle"/>
    <w:basedOn w:val="Kop1"/>
    <w:next w:val="Text"/>
    <w:rsid w:val="00C247A2"/>
    <w:pPr>
      <w:outlineLvl w:val="9"/>
    </w:pPr>
    <w:rPr>
      <w:rFonts w:eastAsia="Times New Roman" w:cs="Times New Roman"/>
      <w:bCs/>
      <w:sz w:val="40"/>
    </w:rPr>
  </w:style>
  <w:style w:type="paragraph" w:customStyle="1" w:styleId="zAdmCompAddress">
    <w:name w:val="z_AdmCompAddress"/>
    <w:basedOn w:val="zAdmText"/>
    <w:rsid w:val="00C247A2"/>
    <w:pPr>
      <w:spacing w:line="240" w:lineRule="atLeast"/>
    </w:pPr>
    <w:rPr>
      <w:sz w:val="14"/>
    </w:rPr>
  </w:style>
  <w:style w:type="paragraph" w:customStyle="1" w:styleId="zAdmCompBU">
    <w:name w:val="z_AdmCompBU"/>
    <w:basedOn w:val="Standaard"/>
    <w:next w:val="Standaard"/>
    <w:rsid w:val="00C247A2"/>
    <w:pPr>
      <w:spacing w:before="240" w:line="240" w:lineRule="atLeast"/>
    </w:pPr>
    <w:rPr>
      <w:b/>
      <w:noProof/>
      <w:sz w:val="18"/>
    </w:rPr>
  </w:style>
  <w:style w:type="paragraph" w:customStyle="1" w:styleId="zAdmDate">
    <w:name w:val="z_AdmDate"/>
    <w:basedOn w:val="Standaard"/>
    <w:rsid w:val="00C247A2"/>
  </w:style>
  <w:style w:type="paragraph" w:customStyle="1" w:styleId="zAdmDateCel">
    <w:name w:val="z_AdmDateCel"/>
    <w:basedOn w:val="zAdmDate"/>
    <w:rsid w:val="00C247A2"/>
    <w:pPr>
      <w:ind w:left="57"/>
    </w:pPr>
  </w:style>
  <w:style w:type="paragraph" w:customStyle="1" w:styleId="zAdmDateHidden">
    <w:name w:val="z_AdmDateHidden"/>
    <w:basedOn w:val="zAdmDate"/>
    <w:rsid w:val="00C247A2"/>
    <w:pPr>
      <w:spacing w:line="11" w:lineRule="exact"/>
    </w:pPr>
    <w:rPr>
      <w:vanish/>
      <w:lang w:val="nl-NL"/>
    </w:rPr>
  </w:style>
  <w:style w:type="paragraph" w:customStyle="1" w:styleId="zAdmLeft">
    <w:name w:val="z_AdmLeft"/>
    <w:basedOn w:val="zAdmText"/>
    <w:rsid w:val="00C247A2"/>
    <w:pPr>
      <w:spacing w:after="120"/>
      <w:jc w:val="right"/>
    </w:pPr>
  </w:style>
  <w:style w:type="paragraph" w:customStyle="1" w:styleId="zAdmLeft1">
    <w:name w:val="z_AdmLeft1"/>
    <w:basedOn w:val="zAdmLeft"/>
    <w:rsid w:val="00C247A2"/>
    <w:pPr>
      <w:spacing w:after="480"/>
    </w:pPr>
  </w:style>
  <w:style w:type="paragraph" w:customStyle="1" w:styleId="zAdmLeft8pt">
    <w:name w:val="z_AdmLeft8pt"/>
    <w:basedOn w:val="zAdmLeft"/>
    <w:rsid w:val="00C247A2"/>
    <w:pPr>
      <w:spacing w:before="40" w:after="40"/>
    </w:pPr>
    <w:rPr>
      <w:rFonts w:ascii="Arial Narrow" w:hAnsi="Arial Narrow"/>
      <w:sz w:val="16"/>
    </w:rPr>
  </w:style>
  <w:style w:type="paragraph" w:customStyle="1" w:styleId="zAdmNameLeft">
    <w:name w:val="z_AdmNameLeft"/>
    <w:basedOn w:val="zAdmLeft"/>
    <w:rsid w:val="00C247A2"/>
    <w:pPr>
      <w:spacing w:before="480"/>
    </w:pPr>
  </w:style>
  <w:style w:type="paragraph" w:customStyle="1" w:styleId="zAdmRight">
    <w:name w:val="z_AdmRight"/>
    <w:basedOn w:val="zAdmLeft"/>
    <w:rsid w:val="00C247A2"/>
    <w:pPr>
      <w:spacing w:after="0"/>
      <w:jc w:val="left"/>
    </w:pPr>
  </w:style>
  <w:style w:type="paragraph" w:customStyle="1" w:styleId="zAdmNameRight">
    <w:name w:val="z_AdmNameRight"/>
    <w:basedOn w:val="zAdmRight"/>
    <w:rsid w:val="00C247A2"/>
    <w:pPr>
      <w:spacing w:before="480"/>
    </w:pPr>
  </w:style>
  <w:style w:type="paragraph" w:customStyle="1" w:styleId="zAdmNameRightOK">
    <w:name w:val="z_AdmNameRightOK"/>
    <w:basedOn w:val="zAdmNameRight"/>
    <w:rsid w:val="00C247A2"/>
  </w:style>
  <w:style w:type="paragraph" w:customStyle="1" w:styleId="zAdmNameSign">
    <w:name w:val="z_AdmNameSign"/>
    <w:basedOn w:val="zAdmText"/>
    <w:rsid w:val="00C247A2"/>
    <w:pPr>
      <w:tabs>
        <w:tab w:val="left" w:pos="4962"/>
        <w:tab w:val="right" w:pos="9214"/>
      </w:tabs>
      <w:spacing w:before="480"/>
    </w:pPr>
    <w:rPr>
      <w:b/>
    </w:rPr>
  </w:style>
  <w:style w:type="paragraph" w:customStyle="1" w:styleId="zAdmRight1">
    <w:name w:val="z_AdmRight1"/>
    <w:basedOn w:val="zAdmLeft1"/>
    <w:rsid w:val="00C247A2"/>
    <w:pPr>
      <w:jc w:val="left"/>
    </w:pPr>
  </w:style>
  <w:style w:type="paragraph" w:customStyle="1" w:styleId="zAdmRight8pt">
    <w:name w:val="z_AdmRight8pt"/>
    <w:basedOn w:val="zAdmNameRight"/>
    <w:rsid w:val="00C247A2"/>
    <w:pPr>
      <w:spacing w:before="40" w:after="40"/>
    </w:pPr>
    <w:rPr>
      <w:rFonts w:ascii="Arial Narrow" w:hAnsi="Arial Narrow"/>
      <w:sz w:val="16"/>
    </w:rPr>
  </w:style>
  <w:style w:type="paragraph" w:customStyle="1" w:styleId="zAdmRightTab">
    <w:name w:val="z_AdmRightTab"/>
    <w:basedOn w:val="zAdmRight"/>
    <w:rsid w:val="00C247A2"/>
    <w:pPr>
      <w:tabs>
        <w:tab w:val="left" w:pos="2552"/>
      </w:tabs>
    </w:pPr>
  </w:style>
  <w:style w:type="paragraph" w:customStyle="1" w:styleId="zAdmSpecial">
    <w:name w:val="z_AdmSpecial"/>
    <w:basedOn w:val="zAdmText"/>
    <w:rsid w:val="00C247A2"/>
    <w:pPr>
      <w:spacing w:before="400"/>
    </w:pPr>
    <w:rPr>
      <w:rFonts w:ascii="Monotype Corsiva" w:hAnsi="Monotype Corsiva"/>
      <w:b/>
      <w:i/>
      <w:sz w:val="30"/>
    </w:rPr>
  </w:style>
  <w:style w:type="paragraph" w:customStyle="1" w:styleId="zAdmText11ptB">
    <w:name w:val="z_AdmText11ptB"/>
    <w:basedOn w:val="zAdmText"/>
    <w:rsid w:val="00C247A2"/>
    <w:pPr>
      <w:ind w:left="57"/>
    </w:pPr>
    <w:rPr>
      <w:b/>
    </w:rPr>
  </w:style>
  <w:style w:type="paragraph" w:customStyle="1" w:styleId="zAdmText9ptB">
    <w:name w:val="z_AdmText9ptB"/>
    <w:basedOn w:val="zAdmText"/>
    <w:rsid w:val="00C247A2"/>
    <w:pPr>
      <w:spacing w:before="40" w:after="40"/>
      <w:jc w:val="right"/>
    </w:pPr>
    <w:rPr>
      <w:b/>
      <w:sz w:val="18"/>
    </w:rPr>
  </w:style>
  <w:style w:type="paragraph" w:customStyle="1" w:styleId="zAdmTextCel">
    <w:name w:val="z_AdmTextCel"/>
    <w:basedOn w:val="zAdmText"/>
    <w:rsid w:val="00C247A2"/>
    <w:pPr>
      <w:ind w:left="57"/>
    </w:pPr>
  </w:style>
  <w:style w:type="paragraph" w:customStyle="1" w:styleId="zAdmTextCelLast">
    <w:name w:val="z_AdmTextCelLast"/>
    <w:basedOn w:val="zAdmTextCel"/>
    <w:rsid w:val="00C247A2"/>
    <w:pPr>
      <w:spacing w:after="480"/>
    </w:pPr>
  </w:style>
  <w:style w:type="paragraph" w:customStyle="1" w:styleId="zAdmTextDummy">
    <w:name w:val="z_AdmTextDummy"/>
    <w:basedOn w:val="zAdmText"/>
    <w:rsid w:val="00C247A2"/>
    <w:pPr>
      <w:spacing w:line="20" w:lineRule="exact"/>
    </w:pPr>
    <w:rPr>
      <w:sz w:val="8"/>
    </w:rPr>
  </w:style>
  <w:style w:type="paragraph" w:customStyle="1" w:styleId="zAdmTextDummy1">
    <w:name w:val="z_AdmTextDummy1"/>
    <w:basedOn w:val="zAdmTextDummy"/>
    <w:rsid w:val="00C247A2"/>
    <w:pPr>
      <w:ind w:left="-709"/>
    </w:pPr>
  </w:style>
  <w:style w:type="paragraph" w:customStyle="1" w:styleId="zAdmTextHidden">
    <w:name w:val="z_AdmTextHidden"/>
    <w:basedOn w:val="zAdmTextDummy"/>
    <w:rsid w:val="00C247A2"/>
    <w:pPr>
      <w:spacing w:line="11" w:lineRule="exact"/>
    </w:pPr>
    <w:rPr>
      <w:vanish/>
      <w:sz w:val="16"/>
    </w:rPr>
  </w:style>
  <w:style w:type="paragraph" w:customStyle="1" w:styleId="zAdmTextLeft">
    <w:name w:val="z_AdmTextLeft"/>
    <w:basedOn w:val="zAdmText"/>
    <w:rsid w:val="00C247A2"/>
    <w:pPr>
      <w:jc w:val="right"/>
    </w:pPr>
  </w:style>
  <w:style w:type="paragraph" w:customStyle="1" w:styleId="zAdmTextOff">
    <w:name w:val="z_AdmTextOff"/>
    <w:basedOn w:val="zAdmLeft"/>
    <w:rsid w:val="00C247A2"/>
    <w:pPr>
      <w:spacing w:after="0"/>
    </w:pPr>
    <w:rPr>
      <w:b/>
    </w:rPr>
  </w:style>
  <w:style w:type="paragraph" w:customStyle="1" w:styleId="zAdmTextOK">
    <w:name w:val="z_AdmTextOK"/>
    <w:basedOn w:val="zAdmText"/>
    <w:rsid w:val="00C247A2"/>
  </w:style>
  <w:style w:type="paragraph" w:customStyle="1" w:styleId="zAdmTname">
    <w:name w:val="z_AdmTname"/>
    <w:basedOn w:val="zAdmText"/>
    <w:rsid w:val="00C247A2"/>
    <w:pPr>
      <w:spacing w:before="360"/>
    </w:pPr>
    <w:rPr>
      <w:b/>
      <w:sz w:val="40"/>
    </w:rPr>
  </w:style>
  <w:style w:type="paragraph" w:customStyle="1" w:styleId="zCompanyName1">
    <w:name w:val="z_CompanyName1"/>
    <w:basedOn w:val="Standaard"/>
    <w:rsid w:val="00C247A2"/>
    <w:pPr>
      <w:spacing w:before="200"/>
    </w:pPr>
    <w:rPr>
      <w:b/>
      <w:noProof/>
      <w:sz w:val="16"/>
    </w:rPr>
  </w:style>
  <w:style w:type="paragraph" w:customStyle="1" w:styleId="zCompanyName2">
    <w:name w:val="z_CompanyName2"/>
    <w:basedOn w:val="zCompanyName1"/>
    <w:rsid w:val="00C247A2"/>
    <w:pPr>
      <w:spacing w:line="160" w:lineRule="atLeast"/>
      <w:jc w:val="right"/>
    </w:pPr>
    <w:rPr>
      <w:sz w:val="12"/>
    </w:rPr>
  </w:style>
  <w:style w:type="paragraph" w:customStyle="1" w:styleId="zCopyright">
    <w:name w:val="z_Copyright"/>
    <w:basedOn w:val="zAdmText"/>
    <w:rsid w:val="00C247A2"/>
    <w:pPr>
      <w:spacing w:before="120" w:line="120" w:lineRule="exact"/>
    </w:pPr>
    <w:rPr>
      <w:sz w:val="10"/>
    </w:rPr>
  </w:style>
  <w:style w:type="paragraph" w:customStyle="1" w:styleId="zExtraText">
    <w:name w:val="z_ExtraText"/>
    <w:basedOn w:val="zAdmText"/>
    <w:rsid w:val="00C247A2"/>
    <w:rPr>
      <w:b/>
    </w:rPr>
  </w:style>
  <w:style w:type="paragraph" w:customStyle="1" w:styleId="zFooterText">
    <w:name w:val="z_FooterText"/>
    <w:basedOn w:val="zAdmText"/>
    <w:rsid w:val="00C247A2"/>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C247A2"/>
    <w:pPr>
      <w:spacing w:line="160" w:lineRule="exact"/>
    </w:pPr>
    <w:rPr>
      <w:sz w:val="16"/>
    </w:rPr>
  </w:style>
  <w:style w:type="paragraph" w:customStyle="1" w:styleId="zFooterText2">
    <w:name w:val="z_FooterText2"/>
    <w:basedOn w:val="zAdmText"/>
    <w:rsid w:val="00C247A2"/>
    <w:rPr>
      <w:sz w:val="16"/>
    </w:rPr>
  </w:style>
  <w:style w:type="paragraph" w:customStyle="1" w:styleId="zHeaderL">
    <w:name w:val="z_HeaderL"/>
    <w:basedOn w:val="Standaard"/>
    <w:rsid w:val="00C247A2"/>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C247A2"/>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C247A2"/>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C247A2"/>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C247A2"/>
    <w:pPr>
      <w:tabs>
        <w:tab w:val="left" w:pos="255"/>
      </w:tabs>
      <w:spacing w:line="800" w:lineRule="atLeast"/>
      <w:jc w:val="right"/>
    </w:pPr>
    <w:rPr>
      <w:rFonts w:ascii="Frugal Sans" w:hAnsi="Frugal Sans"/>
      <w:b/>
    </w:rPr>
  </w:style>
  <w:style w:type="paragraph" w:customStyle="1" w:styleId="zHeaderR2">
    <w:name w:val="z_HeaderR2"/>
    <w:basedOn w:val="zHeaderR"/>
    <w:rsid w:val="00C247A2"/>
    <w:pPr>
      <w:framePr w:w="2155" w:wrap="auto" w:hAnchor="text" w:x="9299"/>
      <w:spacing w:line="240" w:lineRule="auto"/>
    </w:pPr>
    <w:rPr>
      <w:sz w:val="12"/>
    </w:rPr>
  </w:style>
  <w:style w:type="paragraph" w:customStyle="1" w:styleId="zHeaderRname">
    <w:name w:val="z_HeaderRname"/>
    <w:basedOn w:val="zHeaderR"/>
    <w:rsid w:val="00C247A2"/>
    <w:pPr>
      <w:tabs>
        <w:tab w:val="clear" w:pos="255"/>
        <w:tab w:val="left" w:pos="1928"/>
      </w:tabs>
      <w:spacing w:line="480" w:lineRule="atLeast"/>
      <w:jc w:val="left"/>
    </w:pPr>
    <w:rPr>
      <w:sz w:val="18"/>
    </w:rPr>
  </w:style>
  <w:style w:type="paragraph" w:customStyle="1" w:styleId="zKvKTxt">
    <w:name w:val="z_KvKTxt"/>
    <w:basedOn w:val="Standaard"/>
    <w:rsid w:val="00C247A2"/>
    <w:pPr>
      <w:spacing w:before="120" w:line="120" w:lineRule="exact"/>
    </w:pPr>
    <w:rPr>
      <w:noProof/>
      <w:sz w:val="10"/>
    </w:rPr>
  </w:style>
  <w:style w:type="paragraph" w:customStyle="1" w:styleId="zLineFull">
    <w:name w:val="z_LineFull"/>
    <w:basedOn w:val="zAdmText"/>
    <w:rsid w:val="00C247A2"/>
    <w:pPr>
      <w:tabs>
        <w:tab w:val="right" w:leader="underscore" w:pos="9412"/>
      </w:tabs>
      <w:spacing w:line="20" w:lineRule="exact"/>
      <w:ind w:left="-57"/>
    </w:pPr>
    <w:rPr>
      <w:sz w:val="16"/>
    </w:rPr>
  </w:style>
  <w:style w:type="paragraph" w:customStyle="1" w:styleId="zList">
    <w:name w:val="z_List"/>
    <w:basedOn w:val="Standaard"/>
    <w:rsid w:val="00C247A2"/>
    <w:pPr>
      <w:tabs>
        <w:tab w:val="left" w:pos="1985"/>
        <w:tab w:val="left" w:pos="7372"/>
      </w:tabs>
      <w:ind w:left="1701" w:hanging="1701"/>
    </w:pPr>
  </w:style>
  <w:style w:type="paragraph" w:customStyle="1" w:styleId="zLogo1">
    <w:name w:val="z_Logo1"/>
    <w:basedOn w:val="zAdmText"/>
    <w:rsid w:val="00C247A2"/>
    <w:pPr>
      <w:jc w:val="right"/>
    </w:pPr>
  </w:style>
  <w:style w:type="paragraph" w:customStyle="1" w:styleId="zLogo2">
    <w:name w:val="z_Logo2"/>
    <w:basedOn w:val="zLogo1"/>
    <w:rsid w:val="00C247A2"/>
  </w:style>
  <w:style w:type="paragraph" w:customStyle="1" w:styleId="zSubTitle">
    <w:name w:val="z_SubTitle"/>
    <w:basedOn w:val="zAdmText"/>
    <w:rsid w:val="00C247A2"/>
    <w:pPr>
      <w:spacing w:before="720"/>
      <w:jc w:val="center"/>
    </w:pPr>
    <w:rPr>
      <w:b/>
      <w:sz w:val="30"/>
    </w:rPr>
  </w:style>
  <w:style w:type="paragraph" w:customStyle="1" w:styleId="zTitle">
    <w:name w:val="z_Title"/>
    <w:basedOn w:val="zAdmText"/>
    <w:rsid w:val="00C247A2"/>
    <w:pPr>
      <w:spacing w:before="2540" w:after="720" w:line="480" w:lineRule="atLeast"/>
      <w:jc w:val="center"/>
    </w:pPr>
    <w:rPr>
      <w:b/>
      <w:spacing w:val="60"/>
      <w:sz w:val="40"/>
    </w:rPr>
  </w:style>
  <w:style w:type="paragraph" w:customStyle="1" w:styleId="zTOCtext">
    <w:name w:val="z_TOCtext"/>
    <w:basedOn w:val="zAdmText"/>
    <w:rsid w:val="00C247A2"/>
    <w:pPr>
      <w:jc w:val="right"/>
    </w:pPr>
  </w:style>
  <w:style w:type="paragraph" w:customStyle="1" w:styleId="zVolume">
    <w:name w:val="z_Volume"/>
    <w:basedOn w:val="zAdmText"/>
    <w:rsid w:val="00C247A2"/>
    <w:pPr>
      <w:spacing w:before="960" w:after="960"/>
      <w:jc w:val="right"/>
    </w:pPr>
    <w:rPr>
      <w:b/>
    </w:rPr>
  </w:style>
  <w:style w:type="paragraph" w:customStyle="1" w:styleId="zVolumeNumber">
    <w:name w:val="z_VolumeNumber"/>
    <w:basedOn w:val="zVolume"/>
    <w:rsid w:val="00C247A2"/>
    <w:pPr>
      <w:jc w:val="left"/>
    </w:pPr>
  </w:style>
  <w:style w:type="paragraph" w:styleId="Lijstopsomteken">
    <w:name w:val="List Bullet"/>
    <w:basedOn w:val="Standaard"/>
    <w:autoRedefine/>
    <w:rsid w:val="00C247A2"/>
    <w:rPr>
      <w:rFonts w:cs="Arial"/>
      <w:b/>
      <w:bCs/>
      <w:sz w:val="19"/>
      <w:szCs w:val="19"/>
    </w:rPr>
  </w:style>
  <w:style w:type="paragraph" w:styleId="Lijstopsomteken2">
    <w:name w:val="List Bullet 2"/>
    <w:basedOn w:val="Standaard"/>
    <w:autoRedefine/>
    <w:rsid w:val="00C247A2"/>
    <w:pPr>
      <w:ind w:left="283"/>
      <w:jc w:val="both"/>
    </w:pPr>
    <w:rPr>
      <w:rFonts w:cs="Arial"/>
      <w:color w:val="333333"/>
      <w:szCs w:val="14"/>
    </w:rPr>
  </w:style>
  <w:style w:type="paragraph" w:styleId="Lijstopsomteken4">
    <w:name w:val="List Bullet 4"/>
    <w:basedOn w:val="Standaard"/>
    <w:autoRedefine/>
    <w:rsid w:val="00C247A2"/>
    <w:pPr>
      <w:numPr>
        <w:numId w:val="3"/>
      </w:numPr>
    </w:pPr>
  </w:style>
  <w:style w:type="paragraph" w:styleId="Bloktekst">
    <w:name w:val="Block Text"/>
    <w:basedOn w:val="Standaard"/>
    <w:rsid w:val="00C247A2"/>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paragraph" w:customStyle="1" w:styleId="Standaardinspringing1">
    <w:name w:val="Standaardinspringing1"/>
    <w:basedOn w:val="Standaard"/>
    <w:rsid w:val="00C247A2"/>
    <w:pPr>
      <w:ind w:left="1134"/>
    </w:pPr>
    <w:rPr>
      <w:rFonts w:ascii="Times New Roman" w:hAnsi="Times New Roman"/>
      <w:sz w:val="24"/>
    </w:rPr>
  </w:style>
  <w:style w:type="character" w:styleId="Hyperlink">
    <w:name w:val="Hyperlink"/>
    <w:rsid w:val="00C247A2"/>
    <w:rPr>
      <w:color w:val="0000FF"/>
      <w:u w:val="single"/>
    </w:rPr>
  </w:style>
  <w:style w:type="character" w:styleId="GevolgdeHyperlink">
    <w:name w:val="FollowedHyperlink"/>
    <w:rsid w:val="00C247A2"/>
    <w:rPr>
      <w:color w:val="800080"/>
      <w:u w:val="single"/>
    </w:rPr>
  </w:style>
  <w:style w:type="paragraph" w:styleId="Lijst2">
    <w:name w:val="List 2"/>
    <w:basedOn w:val="Standaard"/>
    <w:rsid w:val="00C247A2"/>
    <w:pPr>
      <w:ind w:left="566" w:hanging="283"/>
    </w:pPr>
  </w:style>
  <w:style w:type="paragraph" w:styleId="Plattetekst">
    <w:name w:val="Body Text"/>
    <w:basedOn w:val="Standaard"/>
    <w:link w:val="PlattetekstChar"/>
    <w:rsid w:val="00C247A2"/>
    <w:pPr>
      <w:spacing w:after="120"/>
    </w:pPr>
  </w:style>
  <w:style w:type="character" w:customStyle="1" w:styleId="PlattetekstChar">
    <w:name w:val="Platte tekst Char"/>
    <w:basedOn w:val="Standaardalinea-lettertype"/>
    <w:link w:val="Plattetekst"/>
    <w:rsid w:val="00C247A2"/>
    <w:rPr>
      <w:rFonts w:ascii="Arial" w:eastAsia="Times New Roman" w:hAnsi="Arial" w:cs="Times New Roman"/>
      <w:szCs w:val="20"/>
      <w:lang w:val="en-GB" w:eastAsia="en-US"/>
    </w:rPr>
  </w:style>
  <w:style w:type="paragraph" w:styleId="Plattetekstinspringen">
    <w:name w:val="Body Text Indent"/>
    <w:basedOn w:val="Standaard"/>
    <w:link w:val="PlattetekstinspringenChar"/>
    <w:rsid w:val="00C247A2"/>
    <w:pPr>
      <w:spacing w:after="120"/>
      <w:ind w:left="283"/>
    </w:pPr>
  </w:style>
  <w:style w:type="character" w:customStyle="1" w:styleId="PlattetekstinspringenChar">
    <w:name w:val="Platte tekst inspringen Char"/>
    <w:basedOn w:val="Standaardalinea-lettertype"/>
    <w:link w:val="Plattetekstinspringen"/>
    <w:rsid w:val="00C247A2"/>
    <w:rPr>
      <w:rFonts w:ascii="Arial" w:eastAsia="Times New Roman" w:hAnsi="Arial" w:cs="Times New Roman"/>
      <w:szCs w:val="20"/>
      <w:lang w:val="en-GB" w:eastAsia="en-US"/>
    </w:rPr>
  </w:style>
  <w:style w:type="paragraph" w:styleId="Tekstzonderopmaak">
    <w:name w:val="Plain Text"/>
    <w:basedOn w:val="Standaard"/>
    <w:link w:val="TekstzonderopmaakChar"/>
    <w:rsid w:val="00C247A2"/>
    <w:rPr>
      <w:rFonts w:ascii="Courier New" w:hAnsi="Courier New" w:cs="Courier New"/>
      <w:sz w:val="20"/>
    </w:rPr>
  </w:style>
  <w:style w:type="character" w:customStyle="1" w:styleId="TekstzonderopmaakChar">
    <w:name w:val="Tekst zonder opmaak Char"/>
    <w:basedOn w:val="Standaardalinea-lettertype"/>
    <w:link w:val="Tekstzonderopmaak"/>
    <w:rsid w:val="00C247A2"/>
    <w:rPr>
      <w:rFonts w:ascii="Courier New" w:eastAsia="Times New Roman" w:hAnsi="Courier New" w:cs="Courier New"/>
      <w:sz w:val="20"/>
      <w:szCs w:val="20"/>
      <w:lang w:val="en-GB" w:eastAsia="en-US"/>
    </w:rPr>
  </w:style>
  <w:style w:type="character" w:customStyle="1" w:styleId="PersonalComposeStyle">
    <w:name w:val="Personal Compose Style"/>
    <w:rsid w:val="00C247A2"/>
    <w:rPr>
      <w:rFonts w:ascii="Arial" w:hAnsi="Arial" w:cs="Arial"/>
      <w:color w:val="auto"/>
      <w:sz w:val="20"/>
    </w:rPr>
  </w:style>
  <w:style w:type="character" w:customStyle="1" w:styleId="PersonalReplyStyle">
    <w:name w:val="Personal Reply Style"/>
    <w:rsid w:val="00C247A2"/>
    <w:rPr>
      <w:rFonts w:ascii="Arial" w:hAnsi="Arial" w:cs="Arial"/>
      <w:color w:val="auto"/>
      <w:sz w:val="20"/>
    </w:rPr>
  </w:style>
  <w:style w:type="paragraph" w:styleId="Plattetekstinspringen2">
    <w:name w:val="Body Text Indent 2"/>
    <w:basedOn w:val="Standaard"/>
    <w:link w:val="Plattetekstinspringen2Char"/>
    <w:rsid w:val="00C247A2"/>
    <w:pPr>
      <w:spacing w:after="120" w:line="480" w:lineRule="auto"/>
      <w:ind w:left="283"/>
    </w:pPr>
  </w:style>
  <w:style w:type="character" w:customStyle="1" w:styleId="Plattetekstinspringen2Char">
    <w:name w:val="Platte tekst inspringen 2 Char"/>
    <w:basedOn w:val="Standaardalinea-lettertype"/>
    <w:link w:val="Plattetekstinspringen2"/>
    <w:rsid w:val="00C247A2"/>
    <w:rPr>
      <w:rFonts w:ascii="Arial" w:eastAsia="Times New Roman" w:hAnsi="Arial" w:cs="Times New Roman"/>
      <w:szCs w:val="20"/>
      <w:lang w:val="en-GB" w:eastAsia="en-US"/>
    </w:rPr>
  </w:style>
  <w:style w:type="paragraph" w:customStyle="1" w:styleId="Default">
    <w:name w:val="Default"/>
    <w:rsid w:val="00C247A2"/>
    <w:pPr>
      <w:autoSpaceDE w:val="0"/>
      <w:autoSpaceDN w:val="0"/>
      <w:adjustRightInd w:val="0"/>
    </w:pPr>
    <w:rPr>
      <w:color w:val="000000"/>
      <w:sz w:val="24"/>
      <w:szCs w:val="24"/>
      <w:lang w:val="en-US" w:eastAsia="en-US"/>
    </w:rPr>
  </w:style>
  <w:style w:type="paragraph" w:styleId="Plattetekst2">
    <w:name w:val="Body Text 2"/>
    <w:basedOn w:val="Standaard"/>
    <w:link w:val="Plattetekst2Char"/>
    <w:rsid w:val="00C247A2"/>
    <w:pPr>
      <w:spacing w:after="120" w:line="480" w:lineRule="auto"/>
    </w:pPr>
  </w:style>
  <w:style w:type="character" w:customStyle="1" w:styleId="Plattetekst2Char">
    <w:name w:val="Platte tekst 2 Char"/>
    <w:basedOn w:val="Standaardalinea-lettertype"/>
    <w:link w:val="Plattetekst2"/>
    <w:rsid w:val="00C247A2"/>
    <w:rPr>
      <w:rFonts w:ascii="Arial" w:eastAsia="Times New Roman" w:hAnsi="Arial" w:cs="Times New Roman"/>
      <w:szCs w:val="20"/>
      <w:lang w:val="en-GB" w:eastAsia="en-US"/>
    </w:rPr>
  </w:style>
  <w:style w:type="character" w:styleId="Nadruk">
    <w:name w:val="Emphasis"/>
    <w:rsid w:val="00C247A2"/>
    <w:rPr>
      <w:i/>
      <w:iCs/>
    </w:rPr>
  </w:style>
  <w:style w:type="paragraph" w:styleId="Plattetekst3">
    <w:name w:val="Body Text 3"/>
    <w:basedOn w:val="Standaard"/>
    <w:link w:val="Plattetekst3Char"/>
    <w:rsid w:val="00C247A2"/>
    <w:pPr>
      <w:spacing w:after="120"/>
    </w:pPr>
    <w:rPr>
      <w:sz w:val="16"/>
      <w:szCs w:val="16"/>
    </w:rPr>
  </w:style>
  <w:style w:type="character" w:customStyle="1" w:styleId="Plattetekst3Char">
    <w:name w:val="Platte tekst 3 Char"/>
    <w:basedOn w:val="Standaardalinea-lettertype"/>
    <w:link w:val="Plattetekst3"/>
    <w:rsid w:val="00C247A2"/>
    <w:rPr>
      <w:rFonts w:ascii="Arial" w:eastAsia="Times New Roman" w:hAnsi="Arial" w:cs="Times New Roman"/>
      <w:sz w:val="16"/>
      <w:szCs w:val="16"/>
      <w:lang w:val="en-GB" w:eastAsia="en-US"/>
    </w:rPr>
  </w:style>
  <w:style w:type="paragraph" w:styleId="Platteteksteersteinspringing">
    <w:name w:val="Body Text First Indent"/>
    <w:basedOn w:val="Plattetekst"/>
    <w:link w:val="PlatteteksteersteinspringingChar"/>
    <w:rsid w:val="00C247A2"/>
    <w:pPr>
      <w:ind w:firstLine="210"/>
    </w:pPr>
  </w:style>
  <w:style w:type="character" w:customStyle="1" w:styleId="PlatteteksteersteinspringingChar">
    <w:name w:val="Platte tekst eerste inspringing Char"/>
    <w:basedOn w:val="PlattetekstChar"/>
    <w:link w:val="Platteteksteersteinspringing"/>
    <w:rsid w:val="00C247A2"/>
    <w:rPr>
      <w:rFonts w:ascii="Arial" w:eastAsia="Times New Roman" w:hAnsi="Arial" w:cs="Times New Roman"/>
      <w:szCs w:val="20"/>
      <w:lang w:val="en-GB" w:eastAsia="en-US"/>
    </w:rPr>
  </w:style>
  <w:style w:type="paragraph" w:styleId="Platteteksteersteinspringing2">
    <w:name w:val="Body Text First Indent 2"/>
    <w:basedOn w:val="Plattetekstinspringen"/>
    <w:link w:val="Platteteksteersteinspringing2Char"/>
    <w:rsid w:val="00C247A2"/>
    <w:pPr>
      <w:ind w:firstLine="210"/>
    </w:pPr>
  </w:style>
  <w:style w:type="character" w:customStyle="1" w:styleId="Platteteksteersteinspringing2Char">
    <w:name w:val="Platte tekst eerste inspringing 2 Char"/>
    <w:basedOn w:val="PlattetekstinspringenChar"/>
    <w:link w:val="Platteteksteersteinspringing2"/>
    <w:rsid w:val="00C247A2"/>
    <w:rPr>
      <w:rFonts w:ascii="Arial" w:eastAsia="Times New Roman" w:hAnsi="Arial" w:cs="Times New Roman"/>
      <w:szCs w:val="20"/>
      <w:lang w:val="en-GB" w:eastAsia="en-US"/>
    </w:rPr>
  </w:style>
  <w:style w:type="paragraph" w:styleId="Plattetekstinspringen3">
    <w:name w:val="Body Text Indent 3"/>
    <w:basedOn w:val="Standaard"/>
    <w:link w:val="Plattetekstinspringen3Char"/>
    <w:rsid w:val="00C247A2"/>
    <w:pPr>
      <w:spacing w:after="120"/>
      <w:ind w:left="283"/>
    </w:pPr>
    <w:rPr>
      <w:sz w:val="16"/>
      <w:szCs w:val="16"/>
    </w:rPr>
  </w:style>
  <w:style w:type="character" w:customStyle="1" w:styleId="Plattetekstinspringen3Char">
    <w:name w:val="Platte tekst inspringen 3 Char"/>
    <w:basedOn w:val="Standaardalinea-lettertype"/>
    <w:link w:val="Plattetekstinspringen3"/>
    <w:rsid w:val="00C247A2"/>
    <w:rPr>
      <w:rFonts w:ascii="Arial" w:eastAsia="Times New Roman" w:hAnsi="Arial" w:cs="Times New Roman"/>
      <w:sz w:val="16"/>
      <w:szCs w:val="16"/>
      <w:lang w:val="en-GB" w:eastAsia="en-US"/>
    </w:rPr>
  </w:style>
  <w:style w:type="paragraph" w:customStyle="1" w:styleId="CaptionTable">
    <w:name w:val="Caption Table"/>
    <w:basedOn w:val="Bijschrift"/>
    <w:rsid w:val="00C247A2"/>
    <w:pPr>
      <w:overflowPunct/>
      <w:autoSpaceDE/>
      <w:autoSpaceDN/>
      <w:adjustRightInd/>
      <w:jc w:val="center"/>
      <w:textAlignment w:val="auto"/>
    </w:pPr>
  </w:style>
  <w:style w:type="paragraph" w:styleId="Datum">
    <w:name w:val="Date"/>
    <w:basedOn w:val="Standaard"/>
    <w:next w:val="Standaard"/>
    <w:link w:val="DatumChar"/>
    <w:rsid w:val="00C247A2"/>
  </w:style>
  <w:style w:type="character" w:customStyle="1" w:styleId="DatumChar">
    <w:name w:val="Datum Char"/>
    <w:basedOn w:val="Standaardalinea-lettertype"/>
    <w:link w:val="Datum"/>
    <w:rsid w:val="00C247A2"/>
    <w:rPr>
      <w:rFonts w:ascii="Arial" w:eastAsia="Times New Roman" w:hAnsi="Arial" w:cs="Times New Roman"/>
      <w:szCs w:val="20"/>
      <w:lang w:val="en-GB" w:eastAsia="en-US"/>
    </w:rPr>
  </w:style>
  <w:style w:type="paragraph" w:styleId="Documentstructuur">
    <w:name w:val="Document Map"/>
    <w:basedOn w:val="Standaard"/>
    <w:link w:val="DocumentstructuurChar"/>
    <w:semiHidden/>
    <w:rsid w:val="00C247A2"/>
    <w:pPr>
      <w:shd w:val="clear" w:color="auto" w:fill="000080"/>
    </w:pPr>
    <w:rPr>
      <w:rFonts w:ascii="Tahoma" w:hAnsi="Tahoma" w:cs="Tahoma"/>
    </w:rPr>
  </w:style>
  <w:style w:type="character" w:customStyle="1" w:styleId="DocumentstructuurChar">
    <w:name w:val="Documentstructuur Char"/>
    <w:basedOn w:val="Standaardalinea-lettertype"/>
    <w:link w:val="Documentstructuur"/>
    <w:semiHidden/>
    <w:rsid w:val="00C247A2"/>
    <w:rPr>
      <w:rFonts w:ascii="Tahoma" w:eastAsia="Times New Roman" w:hAnsi="Tahoma" w:cs="Tahoma"/>
      <w:szCs w:val="20"/>
      <w:shd w:val="clear" w:color="auto" w:fill="000080"/>
      <w:lang w:val="en-GB" w:eastAsia="en-US"/>
    </w:rPr>
  </w:style>
  <w:style w:type="paragraph" w:styleId="E-mailhandtekening">
    <w:name w:val="E-mail Signature"/>
    <w:basedOn w:val="Standaard"/>
    <w:link w:val="E-mailhandtekeningChar"/>
    <w:rsid w:val="00C247A2"/>
  </w:style>
  <w:style w:type="character" w:customStyle="1" w:styleId="E-mailhandtekeningChar">
    <w:name w:val="E-mailhandtekening Char"/>
    <w:basedOn w:val="Standaardalinea-lettertype"/>
    <w:link w:val="E-mailhandtekening"/>
    <w:rsid w:val="00C247A2"/>
    <w:rPr>
      <w:rFonts w:ascii="Arial" w:eastAsia="Times New Roman" w:hAnsi="Arial" w:cs="Times New Roman"/>
      <w:szCs w:val="20"/>
      <w:lang w:val="en-GB" w:eastAsia="en-US"/>
    </w:rPr>
  </w:style>
  <w:style w:type="paragraph" w:styleId="Eindnoottekst">
    <w:name w:val="endnote text"/>
    <w:basedOn w:val="Standaard"/>
    <w:link w:val="EindnoottekstChar"/>
    <w:semiHidden/>
    <w:rsid w:val="00C247A2"/>
    <w:rPr>
      <w:sz w:val="20"/>
    </w:rPr>
  </w:style>
  <w:style w:type="character" w:customStyle="1" w:styleId="EindnoottekstChar">
    <w:name w:val="Eindnoottekst Char"/>
    <w:basedOn w:val="Standaardalinea-lettertype"/>
    <w:link w:val="Eindnoottekst"/>
    <w:semiHidden/>
    <w:rsid w:val="00C247A2"/>
    <w:rPr>
      <w:rFonts w:ascii="Arial" w:eastAsia="Times New Roman" w:hAnsi="Arial" w:cs="Times New Roman"/>
      <w:sz w:val="20"/>
      <w:szCs w:val="20"/>
      <w:lang w:val="en-GB" w:eastAsia="en-US"/>
    </w:rPr>
  </w:style>
  <w:style w:type="paragraph" w:styleId="Adresenvelop">
    <w:name w:val="envelope address"/>
    <w:basedOn w:val="Standaard"/>
    <w:rsid w:val="00C247A2"/>
    <w:pPr>
      <w:framePr w:w="7920" w:h="1980" w:hRule="exact" w:hSpace="180" w:wrap="auto" w:hAnchor="page" w:xAlign="center" w:yAlign="bottom"/>
      <w:ind w:left="2880"/>
    </w:pPr>
    <w:rPr>
      <w:rFonts w:cs="Arial"/>
      <w:sz w:val="24"/>
      <w:szCs w:val="24"/>
    </w:rPr>
  </w:style>
  <w:style w:type="paragraph" w:styleId="Afzender">
    <w:name w:val="envelope return"/>
    <w:basedOn w:val="Standaard"/>
    <w:rsid w:val="00C247A2"/>
    <w:rPr>
      <w:rFonts w:cs="Arial"/>
      <w:sz w:val="20"/>
    </w:rPr>
  </w:style>
  <w:style w:type="character" w:customStyle="1" w:styleId="geo-decgeo">
    <w:name w:val="geo-dec geo"/>
    <w:basedOn w:val="Standaardalinea-lettertype"/>
    <w:rsid w:val="00C247A2"/>
  </w:style>
  <w:style w:type="character" w:customStyle="1" w:styleId="geo-dms1">
    <w:name w:val="geo-dms1"/>
    <w:rsid w:val="00C247A2"/>
    <w:rPr>
      <w:vanish w:val="0"/>
      <w:webHidden w:val="0"/>
    </w:rPr>
  </w:style>
  <w:style w:type="character" w:customStyle="1" w:styleId="geo-multi-punct1">
    <w:name w:val="geo-multi-punct1"/>
    <w:rsid w:val="00C247A2"/>
    <w:rPr>
      <w:vanish/>
      <w:webHidden w:val="0"/>
    </w:rPr>
  </w:style>
  <w:style w:type="paragraph" w:styleId="HTML-adres">
    <w:name w:val="HTML Address"/>
    <w:basedOn w:val="Standaard"/>
    <w:link w:val="HTML-adresChar"/>
    <w:rsid w:val="00C247A2"/>
    <w:rPr>
      <w:i/>
      <w:iCs/>
    </w:rPr>
  </w:style>
  <w:style w:type="character" w:customStyle="1" w:styleId="HTML-adresChar">
    <w:name w:val="HTML-adres Char"/>
    <w:basedOn w:val="Standaardalinea-lettertype"/>
    <w:link w:val="HTML-adres"/>
    <w:rsid w:val="00C247A2"/>
    <w:rPr>
      <w:rFonts w:ascii="Arial" w:eastAsia="Times New Roman" w:hAnsi="Arial" w:cs="Times New Roman"/>
      <w:i/>
      <w:iCs/>
      <w:szCs w:val="20"/>
      <w:lang w:val="en-GB" w:eastAsia="en-US"/>
    </w:rPr>
  </w:style>
  <w:style w:type="paragraph" w:styleId="HTML-voorafopgemaakt">
    <w:name w:val="HTML Preformatted"/>
    <w:basedOn w:val="Standaard"/>
    <w:link w:val="HTML-voorafopgemaaktChar"/>
    <w:rsid w:val="00C247A2"/>
    <w:rPr>
      <w:rFonts w:ascii="Courier New" w:hAnsi="Courier New" w:cs="Courier New"/>
      <w:sz w:val="20"/>
    </w:rPr>
  </w:style>
  <w:style w:type="character" w:customStyle="1" w:styleId="HTML-voorafopgemaaktChar">
    <w:name w:val="HTML - vooraf opgemaakt Char"/>
    <w:basedOn w:val="Standaardalinea-lettertype"/>
    <w:link w:val="HTML-voorafopgemaakt"/>
    <w:rsid w:val="00C247A2"/>
    <w:rPr>
      <w:rFonts w:ascii="Courier New" w:eastAsia="Times New Roman" w:hAnsi="Courier New" w:cs="Courier New"/>
      <w:sz w:val="20"/>
      <w:szCs w:val="20"/>
      <w:lang w:val="en-GB" w:eastAsia="en-US"/>
    </w:rPr>
  </w:style>
  <w:style w:type="paragraph" w:styleId="Index8">
    <w:name w:val="index 8"/>
    <w:basedOn w:val="Standaard"/>
    <w:next w:val="Standaard"/>
    <w:autoRedefine/>
    <w:semiHidden/>
    <w:rsid w:val="00C247A2"/>
    <w:pPr>
      <w:ind w:left="1760" w:hanging="220"/>
    </w:pPr>
  </w:style>
  <w:style w:type="paragraph" w:styleId="Index9">
    <w:name w:val="index 9"/>
    <w:basedOn w:val="Standaard"/>
    <w:next w:val="Standaard"/>
    <w:autoRedefine/>
    <w:semiHidden/>
    <w:rsid w:val="00C247A2"/>
    <w:pPr>
      <w:ind w:left="1980" w:hanging="220"/>
    </w:pPr>
  </w:style>
  <w:style w:type="character" w:customStyle="1" w:styleId="latitude1">
    <w:name w:val="latitude1"/>
    <w:basedOn w:val="Standaardalinea-lettertype"/>
    <w:rsid w:val="00C247A2"/>
  </w:style>
  <w:style w:type="paragraph" w:styleId="Lijst">
    <w:name w:val="List"/>
    <w:basedOn w:val="Standaard"/>
    <w:rsid w:val="00C247A2"/>
    <w:pPr>
      <w:ind w:left="283" w:hanging="283"/>
    </w:pPr>
  </w:style>
  <w:style w:type="paragraph" w:styleId="Lijst3">
    <w:name w:val="List 3"/>
    <w:basedOn w:val="Standaard"/>
    <w:rsid w:val="00C247A2"/>
    <w:pPr>
      <w:ind w:left="849" w:hanging="283"/>
    </w:pPr>
  </w:style>
  <w:style w:type="paragraph" w:styleId="Lijst4">
    <w:name w:val="List 4"/>
    <w:basedOn w:val="Standaard"/>
    <w:rsid w:val="00C247A2"/>
    <w:pPr>
      <w:ind w:left="1132" w:hanging="283"/>
    </w:pPr>
  </w:style>
  <w:style w:type="paragraph" w:styleId="Lijst5">
    <w:name w:val="List 5"/>
    <w:basedOn w:val="Standaard"/>
    <w:rsid w:val="00C247A2"/>
    <w:pPr>
      <w:ind w:left="1415" w:hanging="283"/>
    </w:pPr>
  </w:style>
  <w:style w:type="paragraph" w:styleId="Lijstopsomteken3">
    <w:name w:val="List Bullet 3"/>
    <w:basedOn w:val="Standaard"/>
    <w:autoRedefine/>
    <w:rsid w:val="00C247A2"/>
    <w:pPr>
      <w:numPr>
        <w:numId w:val="2"/>
      </w:numPr>
    </w:pPr>
  </w:style>
  <w:style w:type="paragraph" w:styleId="Lijstopsomteken5">
    <w:name w:val="List Bullet 5"/>
    <w:basedOn w:val="Standaard"/>
    <w:autoRedefine/>
    <w:rsid w:val="00C247A2"/>
    <w:pPr>
      <w:numPr>
        <w:numId w:val="4"/>
      </w:numPr>
    </w:pPr>
  </w:style>
  <w:style w:type="paragraph" w:styleId="Lijstvoortzetting">
    <w:name w:val="List Continue"/>
    <w:basedOn w:val="Standaard"/>
    <w:rsid w:val="00C247A2"/>
    <w:pPr>
      <w:spacing w:after="120"/>
      <w:ind w:left="283"/>
    </w:pPr>
  </w:style>
  <w:style w:type="paragraph" w:styleId="Lijstvoortzetting2">
    <w:name w:val="List Continue 2"/>
    <w:basedOn w:val="Standaard"/>
    <w:rsid w:val="00C247A2"/>
    <w:pPr>
      <w:spacing w:after="120"/>
      <w:ind w:left="566"/>
    </w:pPr>
  </w:style>
  <w:style w:type="paragraph" w:styleId="Lijstvoortzetting3">
    <w:name w:val="List Continue 3"/>
    <w:basedOn w:val="Standaard"/>
    <w:rsid w:val="00C247A2"/>
    <w:pPr>
      <w:spacing w:after="120"/>
      <w:ind w:left="849"/>
    </w:pPr>
  </w:style>
  <w:style w:type="paragraph" w:styleId="Lijstvoortzetting4">
    <w:name w:val="List Continue 4"/>
    <w:basedOn w:val="Standaard"/>
    <w:rsid w:val="00C247A2"/>
    <w:pPr>
      <w:spacing w:after="120"/>
      <w:ind w:left="1132"/>
    </w:pPr>
  </w:style>
  <w:style w:type="paragraph" w:styleId="Lijstvoortzetting5">
    <w:name w:val="List Continue 5"/>
    <w:basedOn w:val="Standaard"/>
    <w:rsid w:val="00C247A2"/>
    <w:pPr>
      <w:spacing w:after="120"/>
      <w:ind w:left="1415"/>
    </w:pPr>
  </w:style>
  <w:style w:type="paragraph" w:styleId="Lijstnummering">
    <w:name w:val="List Number"/>
    <w:basedOn w:val="Standaard"/>
    <w:rsid w:val="00C247A2"/>
    <w:pPr>
      <w:numPr>
        <w:numId w:val="9"/>
      </w:numPr>
    </w:pPr>
    <w:rPr>
      <w:b/>
      <w:bCs/>
    </w:rPr>
  </w:style>
  <w:style w:type="paragraph" w:styleId="Lijstnummering2">
    <w:name w:val="List Number 2"/>
    <w:basedOn w:val="Standaard"/>
    <w:rsid w:val="00C247A2"/>
    <w:pPr>
      <w:numPr>
        <w:numId w:val="5"/>
      </w:numPr>
    </w:pPr>
  </w:style>
  <w:style w:type="paragraph" w:styleId="Lijstnummering3">
    <w:name w:val="List Number 3"/>
    <w:basedOn w:val="Standaard"/>
    <w:rsid w:val="00C247A2"/>
    <w:pPr>
      <w:numPr>
        <w:numId w:val="6"/>
      </w:numPr>
    </w:pPr>
  </w:style>
  <w:style w:type="paragraph" w:styleId="Lijstnummering4">
    <w:name w:val="List Number 4"/>
    <w:basedOn w:val="Standaard"/>
    <w:rsid w:val="00C247A2"/>
    <w:pPr>
      <w:numPr>
        <w:numId w:val="7"/>
      </w:numPr>
    </w:pPr>
  </w:style>
  <w:style w:type="paragraph" w:styleId="Lijstnummering5">
    <w:name w:val="List Number 5"/>
    <w:basedOn w:val="Standaard"/>
    <w:rsid w:val="00C247A2"/>
    <w:pPr>
      <w:numPr>
        <w:numId w:val="8"/>
      </w:numPr>
    </w:pPr>
  </w:style>
  <w:style w:type="character" w:customStyle="1" w:styleId="longitude1">
    <w:name w:val="longitude1"/>
    <w:basedOn w:val="Standaardalinea-lettertype"/>
    <w:rsid w:val="00C247A2"/>
  </w:style>
  <w:style w:type="paragraph" w:styleId="Berichtkop">
    <w:name w:val="Message Header"/>
    <w:basedOn w:val="Standaard"/>
    <w:link w:val="BerichtkopChar"/>
    <w:rsid w:val="00C247A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BerichtkopChar">
    <w:name w:val="Berichtkop Char"/>
    <w:basedOn w:val="Standaardalinea-lettertype"/>
    <w:link w:val="Berichtkop"/>
    <w:rsid w:val="00C247A2"/>
    <w:rPr>
      <w:rFonts w:ascii="Arial" w:eastAsia="Times New Roman" w:hAnsi="Arial" w:cs="Arial"/>
      <w:sz w:val="24"/>
      <w:szCs w:val="24"/>
      <w:shd w:val="pct20" w:color="auto" w:fill="auto"/>
      <w:lang w:val="en-GB" w:eastAsia="en-US"/>
    </w:rPr>
  </w:style>
  <w:style w:type="paragraph" w:styleId="Normaalweb">
    <w:name w:val="Normal (Web)"/>
    <w:basedOn w:val="Standaard"/>
    <w:rsid w:val="00C247A2"/>
    <w:rPr>
      <w:rFonts w:ascii="Times New Roman" w:hAnsi="Times New Roman"/>
      <w:sz w:val="24"/>
      <w:szCs w:val="24"/>
    </w:rPr>
  </w:style>
  <w:style w:type="paragraph" w:styleId="Notitiekop">
    <w:name w:val="Note Heading"/>
    <w:basedOn w:val="Standaard"/>
    <w:next w:val="Standaard"/>
    <w:link w:val="NotitiekopChar"/>
    <w:rsid w:val="00C247A2"/>
  </w:style>
  <w:style w:type="character" w:customStyle="1" w:styleId="NotitiekopChar">
    <w:name w:val="Notitiekop Char"/>
    <w:basedOn w:val="Standaardalinea-lettertype"/>
    <w:link w:val="Notitiekop"/>
    <w:rsid w:val="00C247A2"/>
    <w:rPr>
      <w:rFonts w:ascii="Arial" w:eastAsia="Times New Roman" w:hAnsi="Arial" w:cs="Times New Roman"/>
      <w:szCs w:val="20"/>
      <w:lang w:val="en-GB" w:eastAsia="en-US"/>
    </w:rPr>
  </w:style>
  <w:style w:type="character" w:customStyle="1" w:styleId="plainlinksneverexpand1">
    <w:name w:val="plainlinksneverexpand1"/>
    <w:basedOn w:val="Standaardalinea-lettertype"/>
    <w:rsid w:val="00C247A2"/>
  </w:style>
  <w:style w:type="paragraph" w:styleId="Aanhef">
    <w:name w:val="Salutation"/>
    <w:basedOn w:val="Standaard"/>
    <w:next w:val="Standaard"/>
    <w:link w:val="AanhefChar"/>
    <w:rsid w:val="00C247A2"/>
  </w:style>
  <w:style w:type="character" w:customStyle="1" w:styleId="AanhefChar">
    <w:name w:val="Aanhef Char"/>
    <w:basedOn w:val="Standaardalinea-lettertype"/>
    <w:link w:val="Aanhef"/>
    <w:rsid w:val="00C247A2"/>
    <w:rPr>
      <w:rFonts w:ascii="Arial" w:eastAsia="Times New Roman" w:hAnsi="Arial" w:cs="Times New Roman"/>
      <w:szCs w:val="20"/>
      <w:lang w:val="en-GB" w:eastAsia="en-US"/>
    </w:rPr>
  </w:style>
  <w:style w:type="paragraph" w:styleId="Handtekening">
    <w:name w:val="Signature"/>
    <w:basedOn w:val="Standaard"/>
    <w:link w:val="HandtekeningChar"/>
    <w:rsid w:val="00C247A2"/>
    <w:pPr>
      <w:ind w:left="4252"/>
    </w:pPr>
  </w:style>
  <w:style w:type="character" w:customStyle="1" w:styleId="HandtekeningChar">
    <w:name w:val="Handtekening Char"/>
    <w:basedOn w:val="Standaardalinea-lettertype"/>
    <w:link w:val="Handtekening"/>
    <w:rsid w:val="00C247A2"/>
    <w:rPr>
      <w:rFonts w:ascii="Arial" w:eastAsia="Times New Roman" w:hAnsi="Arial" w:cs="Times New Roman"/>
      <w:szCs w:val="20"/>
      <w:lang w:val="en-GB" w:eastAsia="en-US"/>
    </w:rPr>
  </w:style>
  <w:style w:type="paragraph" w:styleId="Bronvermelding">
    <w:name w:val="table of authorities"/>
    <w:basedOn w:val="Standaard"/>
    <w:next w:val="Standaard"/>
    <w:semiHidden/>
    <w:rsid w:val="00C247A2"/>
    <w:pPr>
      <w:ind w:left="220" w:hanging="220"/>
    </w:pPr>
  </w:style>
  <w:style w:type="paragraph" w:styleId="Titel">
    <w:name w:val="Title"/>
    <w:aliases w:val="Kop 4l,onderdeel"/>
    <w:basedOn w:val="Standaard"/>
    <w:link w:val="TitelChar"/>
    <w:rsid w:val="00C247A2"/>
    <w:pPr>
      <w:spacing w:before="240" w:after="60"/>
      <w:jc w:val="center"/>
      <w:outlineLvl w:val="0"/>
    </w:pPr>
    <w:rPr>
      <w:rFonts w:cs="Arial"/>
      <w:b/>
      <w:bCs/>
      <w:kern w:val="28"/>
      <w:sz w:val="32"/>
      <w:szCs w:val="32"/>
    </w:rPr>
  </w:style>
  <w:style w:type="character" w:customStyle="1" w:styleId="TitelChar">
    <w:name w:val="Titel Char"/>
    <w:aliases w:val="Kop 4l Char,onderdeel Char"/>
    <w:basedOn w:val="Standaardalinea-lettertype"/>
    <w:link w:val="Titel"/>
    <w:rsid w:val="00C247A2"/>
    <w:rPr>
      <w:rFonts w:ascii="Arial" w:eastAsia="Times New Roman" w:hAnsi="Arial" w:cs="Arial"/>
      <w:b/>
      <w:bCs/>
      <w:kern w:val="28"/>
      <w:sz w:val="32"/>
      <w:szCs w:val="32"/>
      <w:lang w:val="en-GB" w:eastAsia="en-US"/>
    </w:rPr>
  </w:style>
  <w:style w:type="paragraph" w:styleId="Kopbronvermelding">
    <w:name w:val="toa heading"/>
    <w:basedOn w:val="Standaard"/>
    <w:next w:val="Standaard"/>
    <w:semiHidden/>
    <w:rsid w:val="00C247A2"/>
    <w:pPr>
      <w:spacing w:before="120"/>
    </w:pPr>
    <w:rPr>
      <w:rFonts w:cs="Arial"/>
      <w:b/>
      <w:bCs/>
      <w:sz w:val="24"/>
      <w:szCs w:val="24"/>
    </w:rPr>
  </w:style>
  <w:style w:type="paragraph" w:customStyle="1" w:styleId="zIBusinessUnit1">
    <w:name w:val="zI_BusinessUnit1"/>
    <w:basedOn w:val="Text"/>
    <w:next w:val="Text"/>
    <w:rsid w:val="00C247A2"/>
    <w:rPr>
      <w:b/>
      <w:bCs/>
      <w:noProof/>
      <w:sz w:val="14"/>
    </w:rPr>
  </w:style>
  <w:style w:type="paragraph" w:customStyle="1" w:styleId="zICompanyAddress1">
    <w:name w:val="zI_CompanyAddress1"/>
    <w:basedOn w:val="Text"/>
    <w:next w:val="Text"/>
    <w:rsid w:val="00C247A2"/>
    <w:pPr>
      <w:tabs>
        <w:tab w:val="left" w:pos="907"/>
      </w:tabs>
      <w:spacing w:after="120"/>
    </w:pPr>
    <w:rPr>
      <w:sz w:val="14"/>
    </w:rPr>
  </w:style>
  <w:style w:type="paragraph" w:customStyle="1" w:styleId="zICompanyName1">
    <w:name w:val="zI_CompanyName1"/>
    <w:basedOn w:val="Text"/>
    <w:next w:val="Text"/>
    <w:rsid w:val="00C247A2"/>
    <w:rPr>
      <w:rFonts w:ascii="Arial Black" w:hAnsi="Arial Black" w:cs="Arial"/>
      <w:noProof/>
      <w:sz w:val="18"/>
    </w:rPr>
  </w:style>
  <w:style w:type="paragraph" w:customStyle="1" w:styleId="zIFooter1">
    <w:name w:val="zI_Footer1"/>
    <w:basedOn w:val="Standaard"/>
    <w:rsid w:val="00C247A2"/>
    <w:pPr>
      <w:spacing w:before="60" w:after="60"/>
    </w:pPr>
    <w:rPr>
      <w:noProof/>
      <w:sz w:val="14"/>
    </w:rPr>
  </w:style>
  <w:style w:type="paragraph" w:customStyle="1" w:styleId="zIFooter2">
    <w:name w:val="zI_Footer2"/>
    <w:basedOn w:val="Standaard"/>
    <w:next w:val="Text"/>
    <w:rsid w:val="00C247A2"/>
    <w:rPr>
      <w:sz w:val="12"/>
    </w:rPr>
  </w:style>
  <w:style w:type="character" w:customStyle="1" w:styleId="ps-large-tps-bold-t">
    <w:name w:val="ps-large-t ps-bold-t"/>
    <w:basedOn w:val="Standaardalinea-lettertype"/>
    <w:rsid w:val="00C247A2"/>
  </w:style>
  <w:style w:type="character" w:customStyle="1" w:styleId="bold1">
    <w:name w:val="bold1"/>
    <w:rsid w:val="00C247A2"/>
    <w:rPr>
      <w:b/>
      <w:bCs/>
    </w:rPr>
  </w:style>
  <w:style w:type="table" w:styleId="Tabelraster">
    <w:name w:val="Table Grid"/>
    <w:basedOn w:val="Standaardtabel"/>
    <w:rsid w:val="00C247A2"/>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schrift1">
    <w:name w:val="Bijschrift 1"/>
    <w:basedOn w:val="Bijschrift"/>
    <w:autoRedefine/>
    <w:rsid w:val="00C247A2"/>
    <w:rPr>
      <w:rFonts w:cs="Arial"/>
      <w:sz w:val="18"/>
      <w:szCs w:val="22"/>
      <w:lang w:val="en-US"/>
    </w:rPr>
  </w:style>
  <w:style w:type="paragraph" w:customStyle="1" w:styleId="Geenafstand1">
    <w:name w:val="Geen afstand1"/>
    <w:link w:val="NoSpacingChar"/>
    <w:rsid w:val="00C247A2"/>
    <w:rPr>
      <w:rFonts w:ascii="Calibri" w:hAnsi="Calibri"/>
      <w:lang w:eastAsia="en-US"/>
    </w:rPr>
  </w:style>
  <w:style w:type="character" w:customStyle="1" w:styleId="NoSpacingChar">
    <w:name w:val="No Spacing Char"/>
    <w:link w:val="Geenafstand1"/>
    <w:locked/>
    <w:rsid w:val="00C247A2"/>
    <w:rPr>
      <w:rFonts w:ascii="Calibri" w:eastAsia="Times New Roman" w:hAnsi="Calibri" w:cs="Times New Roman"/>
      <w:lang w:eastAsia="en-US"/>
    </w:rPr>
  </w:style>
  <w:style w:type="paragraph" w:customStyle="1" w:styleId="Lijstalinea1">
    <w:name w:val="Lijstalinea1"/>
    <w:basedOn w:val="Standaard"/>
    <w:rsid w:val="00C247A2"/>
    <w:pPr>
      <w:ind w:left="720"/>
      <w:contextualSpacing/>
    </w:pPr>
    <w:rPr>
      <w:rFonts w:ascii="Calibri" w:hAnsi="Calibri"/>
    </w:rPr>
  </w:style>
  <w:style w:type="paragraph" w:customStyle="1" w:styleId="Opmaakprofiel1">
    <w:name w:val="Opmaakprofiel1"/>
    <w:basedOn w:val="Kop4"/>
    <w:rsid w:val="00C247A2"/>
    <w:rPr>
      <w:sz w:val="22"/>
      <w:lang w:val="en-US"/>
    </w:rPr>
  </w:style>
  <w:style w:type="paragraph" w:customStyle="1" w:styleId="Opmaakprofiel2">
    <w:name w:val="Opmaakprofiel2"/>
    <w:basedOn w:val="Kop3"/>
    <w:rsid w:val="00C247A2"/>
    <w:rPr>
      <w:sz w:val="24"/>
      <w:lang w:val="en-US"/>
    </w:rPr>
  </w:style>
  <w:style w:type="paragraph" w:styleId="Ballontekst">
    <w:name w:val="Balloon Text"/>
    <w:basedOn w:val="Standaard"/>
    <w:link w:val="BallontekstChar"/>
    <w:semiHidden/>
    <w:rsid w:val="00C247A2"/>
    <w:rPr>
      <w:rFonts w:ascii="Tahoma" w:hAnsi="Tahoma" w:cs="Tahoma"/>
      <w:sz w:val="16"/>
      <w:szCs w:val="16"/>
    </w:rPr>
  </w:style>
  <w:style w:type="character" w:customStyle="1" w:styleId="BallontekstChar">
    <w:name w:val="Ballontekst Char"/>
    <w:basedOn w:val="Standaardalinea-lettertype"/>
    <w:link w:val="Ballontekst"/>
    <w:semiHidden/>
    <w:rsid w:val="00C247A2"/>
    <w:rPr>
      <w:rFonts w:ascii="Tahoma" w:eastAsia="Times New Roman" w:hAnsi="Tahoma" w:cs="Tahoma"/>
      <w:sz w:val="16"/>
      <w:szCs w:val="16"/>
      <w:lang w:val="en-GB" w:eastAsia="en-US"/>
    </w:rPr>
  </w:style>
  <w:style w:type="paragraph" w:customStyle="1" w:styleId="Standard">
    <w:name w:val="Standard"/>
    <w:basedOn w:val="Standaard"/>
    <w:rsid w:val="00C247A2"/>
    <w:pPr>
      <w:spacing w:line="360" w:lineRule="auto"/>
      <w:jc w:val="center"/>
    </w:pPr>
    <w:rPr>
      <w:rFonts w:ascii="Times" w:hAnsi="Times"/>
      <w:lang w:val="fr-FR" w:eastAsia="fr-FR"/>
    </w:rPr>
  </w:style>
  <w:style w:type="paragraph" w:customStyle="1" w:styleId="Rpertoire">
    <w:name w:val="Répertoire"/>
    <w:basedOn w:val="Standaard"/>
    <w:rsid w:val="00C247A2"/>
    <w:pPr>
      <w:widowControl w:val="0"/>
      <w:suppressAutoHyphens/>
      <w:spacing w:line="360" w:lineRule="auto"/>
      <w:jc w:val="both"/>
    </w:pPr>
    <w:rPr>
      <w:rFonts w:ascii="Times New Roman" w:hAnsi="Times New Roman"/>
      <w:lang w:val="fr-FR" w:eastAsia="fr-FR"/>
    </w:rPr>
  </w:style>
  <w:style w:type="paragraph" w:styleId="Kopvaninhoudsopgave">
    <w:name w:val="TOC Heading"/>
    <w:basedOn w:val="Kop1"/>
    <w:next w:val="Standaard"/>
    <w:uiPriority w:val="39"/>
    <w:semiHidden/>
    <w:unhideWhenUsed/>
    <w:qFormat/>
    <w:rsid w:val="00711061"/>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Citaat">
    <w:name w:val="Quote"/>
    <w:basedOn w:val="Standaard"/>
    <w:next w:val="Standaard"/>
    <w:link w:val="CitaatChar"/>
    <w:uiPriority w:val="29"/>
    <w:rsid w:val="00C247A2"/>
    <w:rPr>
      <w:i/>
      <w:iCs/>
      <w:color w:val="000000"/>
    </w:rPr>
  </w:style>
  <w:style w:type="character" w:customStyle="1" w:styleId="CitaatChar">
    <w:name w:val="Citaat Char"/>
    <w:basedOn w:val="Standaardalinea-lettertype"/>
    <w:link w:val="Citaat"/>
    <w:uiPriority w:val="29"/>
    <w:rsid w:val="00C247A2"/>
    <w:rPr>
      <w:rFonts w:ascii="Arial" w:eastAsia="Times New Roman" w:hAnsi="Arial" w:cs="Times New Roman"/>
      <w:i/>
      <w:iCs/>
      <w:color w:val="000000"/>
      <w:szCs w:val="20"/>
      <w:lang w:val="en-GB" w:eastAsia="en-US"/>
    </w:rPr>
  </w:style>
  <w:style w:type="character" w:customStyle="1" w:styleId="CitaatChar1">
    <w:name w:val="Citaat Char1"/>
    <w:basedOn w:val="Standaardalinea-lettertype"/>
    <w:uiPriority w:val="29"/>
    <w:rsid w:val="00C247A2"/>
    <w:rPr>
      <w:rFonts w:ascii="Arial" w:hAnsi="Arial"/>
      <w:i/>
      <w:iCs/>
      <w:color w:val="000000"/>
      <w:sz w:val="22"/>
      <w:lang w:val="en-GB" w:eastAsia="en-US"/>
    </w:rPr>
  </w:style>
  <w:style w:type="character" w:customStyle="1" w:styleId="Intensievebenadrukking1">
    <w:name w:val="Intensieve benadrukking1"/>
    <w:basedOn w:val="Standaardalinea-lettertype"/>
    <w:rsid w:val="00C247A2"/>
    <w:rPr>
      <w:b/>
      <w:bCs/>
      <w:i/>
      <w:iCs/>
      <w:color w:val="4F81BD"/>
    </w:rPr>
  </w:style>
  <w:style w:type="paragraph" w:customStyle="1" w:styleId="Lijstalinea2">
    <w:name w:val="Lijstalinea2"/>
    <w:basedOn w:val="Standaard"/>
    <w:rsid w:val="00C247A2"/>
    <w:pPr>
      <w:ind w:left="720"/>
    </w:pPr>
    <w:rPr>
      <w:rFonts w:ascii="Frutiger" w:hAnsi="Frutiger" w:cs="Raavi"/>
      <w:sz w:val="20"/>
    </w:rPr>
  </w:style>
  <w:style w:type="character" w:customStyle="1" w:styleId="Subtielebenadrukking1">
    <w:name w:val="Subtiele benadrukking1"/>
    <w:basedOn w:val="Standaardalinea-lettertype"/>
    <w:rsid w:val="00C247A2"/>
    <w:rPr>
      <w:rFonts w:cs="Times New Roman"/>
      <w:i/>
      <w:iCs/>
      <w:color w:val="808080"/>
    </w:rPr>
  </w:style>
  <w:style w:type="paragraph" w:customStyle="1" w:styleId="opm">
    <w:name w:val="opm"/>
    <w:basedOn w:val="Text"/>
    <w:rsid w:val="00C247A2"/>
    <w:pPr>
      <w:jc w:val="center"/>
    </w:pPr>
    <w:rPr>
      <w:lang w:val="en-US"/>
    </w:rPr>
  </w:style>
  <w:style w:type="paragraph" w:customStyle="1" w:styleId="opmaakwissen">
    <w:name w:val="opmaak wissen"/>
    <w:basedOn w:val="Lijst"/>
    <w:rsid w:val="00C247A2"/>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Standaard"/>
    <w:next w:val="Standaard"/>
    <w:link w:val="NootKopChar"/>
    <w:rsid w:val="00C247A2"/>
    <w:pPr>
      <w:spacing w:before="240" w:after="120"/>
      <w:jc w:val="both"/>
    </w:pPr>
    <w:rPr>
      <w:rFonts w:ascii="Times New Roman" w:hAnsi="Times New Roman"/>
      <w:b/>
      <w:sz w:val="18"/>
      <w:szCs w:val="24"/>
    </w:rPr>
  </w:style>
  <w:style w:type="character" w:customStyle="1" w:styleId="NootKopChar">
    <w:name w:val="Noot Kop Char"/>
    <w:basedOn w:val="Standaardalinea-lettertype"/>
    <w:link w:val="NootKop"/>
    <w:rsid w:val="00C247A2"/>
    <w:rPr>
      <w:rFonts w:ascii="Times New Roman" w:eastAsia="Times New Roman" w:hAnsi="Times New Roman" w:cs="Times New Roman"/>
      <w:b/>
      <w:sz w:val="18"/>
      <w:szCs w:val="24"/>
    </w:rPr>
  </w:style>
  <w:style w:type="character" w:customStyle="1" w:styleId="Titelvanboek1">
    <w:name w:val="Titel van boek1"/>
    <w:basedOn w:val="Standaardalinea-lettertype"/>
    <w:rsid w:val="00C247A2"/>
    <w:rPr>
      <w:b/>
      <w:bCs/>
      <w:smallCaps/>
      <w:spacing w:val="5"/>
    </w:rPr>
  </w:style>
  <w:style w:type="paragraph" w:customStyle="1" w:styleId="CompanyAddress">
    <w:name w:val="Company Address"/>
    <w:semiHidden/>
    <w:rsid w:val="00C247A2"/>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C247A2"/>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C247A2"/>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Standaard"/>
    <w:rsid w:val="00C247A2"/>
    <w:pPr>
      <w:spacing w:before="600" w:line="216" w:lineRule="auto"/>
      <w:jc w:val="right"/>
    </w:pPr>
    <w:rPr>
      <w:rFonts w:ascii="Helvetica" w:eastAsia="MS Mincho" w:hAnsi="Helvetica"/>
      <w:b/>
      <w:color w:val="AD052E"/>
      <w:spacing w:val="-20"/>
      <w:kern w:val="48"/>
      <w:sz w:val="96"/>
      <w:szCs w:val="48"/>
      <w:lang w:val="en-US" w:eastAsia="en-GB"/>
    </w:rPr>
  </w:style>
  <w:style w:type="paragraph" w:customStyle="1" w:styleId="DocumentVersion">
    <w:name w:val="Document Version"/>
    <w:basedOn w:val="Standaard"/>
    <w:semiHidden/>
    <w:rsid w:val="00C247A2"/>
    <w:pPr>
      <w:spacing w:before="160" w:after="60"/>
      <w:jc w:val="right"/>
    </w:pPr>
    <w:rPr>
      <w:rFonts w:ascii="Helvetica" w:eastAsia="MS Mincho" w:hAnsi="Helvetica"/>
      <w:color w:val="AD052E"/>
      <w:sz w:val="20"/>
      <w:lang w:val="en-US" w:eastAsia="en-GB"/>
    </w:rPr>
  </w:style>
  <w:style w:type="paragraph" w:styleId="Geenafstand">
    <w:name w:val="No Spacing"/>
    <w:uiPriority w:val="1"/>
    <w:qFormat/>
    <w:rsid w:val="00711061"/>
    <w:pPr>
      <w:overflowPunct w:val="0"/>
      <w:autoSpaceDE w:val="0"/>
      <w:autoSpaceDN w:val="0"/>
      <w:adjustRightInd w:val="0"/>
      <w:textAlignment w:val="baseline"/>
    </w:pPr>
    <w:rPr>
      <w:rFonts w:ascii="Arial" w:eastAsia="MS Mincho" w:hAnsi="Arial"/>
      <w:sz w:val="22"/>
      <w:lang w:val="en-GB" w:eastAsia="en-US"/>
    </w:rPr>
  </w:style>
  <w:style w:type="character" w:styleId="Zwaar">
    <w:name w:val="Strong"/>
    <w:basedOn w:val="Standaardalinea-lettertype"/>
    <w:rsid w:val="00C247A2"/>
    <w:rPr>
      <w:b/>
      <w:bCs/>
    </w:rPr>
  </w:style>
  <w:style w:type="paragraph" w:customStyle="1" w:styleId="Standaardinspringing2">
    <w:name w:val="Standaardinspringing2"/>
    <w:basedOn w:val="Standaard"/>
    <w:rsid w:val="00C247A2"/>
    <w:pPr>
      <w:ind w:left="1134"/>
    </w:pPr>
    <w:rPr>
      <w:rFonts w:ascii="Times New Roman" w:hAnsi="Times New Roman"/>
      <w:sz w:val="24"/>
    </w:rPr>
  </w:style>
  <w:style w:type="paragraph" w:customStyle="1" w:styleId="Bijschrift10">
    <w:name w:val="Bijschrift1"/>
    <w:basedOn w:val="Bijschrift"/>
    <w:autoRedefine/>
    <w:rsid w:val="00C247A2"/>
    <w:rPr>
      <w:sz w:val="18"/>
    </w:rPr>
  </w:style>
  <w:style w:type="character" w:styleId="HTMLCode">
    <w:name w:val="HTML Code"/>
    <w:basedOn w:val="Standaardalinea-lettertype"/>
    <w:semiHidden/>
    <w:rsid w:val="00C247A2"/>
    <w:rPr>
      <w:rFonts w:ascii="Courier New" w:hAnsi="Courier New" w:cs="Courier New"/>
      <w:sz w:val="20"/>
      <w:szCs w:val="20"/>
    </w:rPr>
  </w:style>
  <w:style w:type="paragraph" w:customStyle="1" w:styleId="NootKopCharChar">
    <w:name w:val="Noot Kop Char Char"/>
    <w:basedOn w:val="Standaard"/>
    <w:next w:val="Standaard"/>
    <w:link w:val="NootKopCharCharChar"/>
    <w:rsid w:val="00C247A2"/>
    <w:pPr>
      <w:spacing w:before="240" w:after="120"/>
      <w:ind w:left="567"/>
      <w:jc w:val="both"/>
    </w:pPr>
    <w:rPr>
      <w:b/>
      <w:sz w:val="18"/>
      <w:szCs w:val="24"/>
    </w:rPr>
  </w:style>
  <w:style w:type="character" w:customStyle="1" w:styleId="NootCharChar">
    <w:name w:val="Noot Char Char"/>
    <w:basedOn w:val="Standaardalinea-lettertype"/>
    <w:rsid w:val="00C247A2"/>
    <w:rPr>
      <w:sz w:val="18"/>
      <w:szCs w:val="24"/>
      <w:lang w:val="nl-NL" w:eastAsia="nl-NL" w:bidi="ar-SA"/>
    </w:rPr>
  </w:style>
  <w:style w:type="character" w:customStyle="1" w:styleId="NootKopCharCharChar">
    <w:name w:val="Noot Kop Char Char Char"/>
    <w:basedOn w:val="NootCharChar"/>
    <w:link w:val="NootKopCharChar"/>
    <w:rsid w:val="00C247A2"/>
    <w:rPr>
      <w:rFonts w:ascii="Arial" w:eastAsia="Times New Roman" w:hAnsi="Arial" w:cs="Times New Roman"/>
      <w:b/>
      <w:sz w:val="18"/>
      <w:szCs w:val="24"/>
      <w:lang w:val="nl-NL" w:eastAsia="nl-NL" w:bidi="ar-SA"/>
    </w:rPr>
  </w:style>
  <w:style w:type="paragraph" w:customStyle="1" w:styleId="Figuurnummer">
    <w:name w:val="Figuurnummer"/>
    <w:basedOn w:val="Bijschrift"/>
    <w:rsid w:val="00C247A2"/>
    <w:rPr>
      <w:sz w:val="20"/>
    </w:rPr>
  </w:style>
  <w:style w:type="paragraph" w:customStyle="1" w:styleId="Opmaakprofiel3">
    <w:name w:val="Opmaakprofiel3"/>
    <w:basedOn w:val="Inhopg3"/>
    <w:rsid w:val="00C247A2"/>
    <w:pPr>
      <w:tabs>
        <w:tab w:val="clear" w:pos="10080"/>
        <w:tab w:val="left" w:pos="1728"/>
      </w:tabs>
      <w:ind w:left="1134" w:right="566" w:hanging="567"/>
    </w:pPr>
    <w:rPr>
      <w:lang w:val="nl-NL"/>
    </w:rPr>
  </w:style>
  <w:style w:type="character" w:customStyle="1" w:styleId="Intensievebenadrukking2">
    <w:name w:val="Intensieve benadrukking2"/>
    <w:basedOn w:val="Standaardalinea-lettertype"/>
    <w:rsid w:val="00C247A2"/>
    <w:rPr>
      <w:b/>
      <w:bCs/>
      <w:i/>
      <w:iCs/>
      <w:color w:val="4F81BD"/>
    </w:rPr>
  </w:style>
  <w:style w:type="character" w:customStyle="1" w:styleId="Heading5noNrChar">
    <w:name w:val="Heading 5 no Nr. Char"/>
    <w:basedOn w:val="Standaardalinea-lettertype"/>
    <w:link w:val="Heading5noNr"/>
    <w:rsid w:val="00C247A2"/>
    <w:rPr>
      <w:rFonts w:ascii="Arial" w:eastAsiaTheme="majorEastAsia" w:hAnsi="Arial" w:cstheme="majorBidi"/>
      <w:b/>
      <w:sz w:val="24"/>
      <w:lang w:val="en-GB" w:eastAsia="en-US"/>
    </w:rPr>
  </w:style>
  <w:style w:type="paragraph" w:customStyle="1" w:styleId="Standaardinspringing3">
    <w:name w:val="Standaardinspringing3"/>
    <w:basedOn w:val="Standaard"/>
    <w:rsid w:val="0018547A"/>
    <w:pPr>
      <w:ind w:left="1134"/>
    </w:pPr>
    <w:rPr>
      <w:rFonts w:ascii="Times New Roman" w:hAnsi="Times New Roman"/>
      <w:sz w:val="24"/>
    </w:rPr>
  </w:style>
  <w:style w:type="character" w:customStyle="1" w:styleId="Intensievebenadrukking3">
    <w:name w:val="Intensieve benadrukking3"/>
    <w:basedOn w:val="Standaardalinea-lettertype"/>
    <w:rsid w:val="0018547A"/>
    <w:rPr>
      <w:b/>
      <w:bCs/>
      <w:i/>
      <w:iCs/>
      <w:color w:val="4F81BD"/>
    </w:rPr>
  </w:style>
  <w:style w:type="paragraph" w:customStyle="1" w:styleId="Onderschrift">
    <w:name w:val="Onderschrift"/>
    <w:basedOn w:val="Bijschrift"/>
    <w:autoRedefine/>
    <w:qFormat/>
    <w:rsid w:val="00A30C47"/>
    <w:rPr>
      <w:rFonts w:cs="Arial"/>
      <w:sz w:val="18"/>
      <w:szCs w:val="22"/>
      <w:lang w:val="en-US"/>
    </w:rPr>
  </w:style>
  <w:style w:type="table" w:styleId="Lichtelijst">
    <w:name w:val="Light List"/>
    <w:basedOn w:val="Standaardtabel"/>
    <w:uiPriority w:val="61"/>
    <w:rsid w:val="0047093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table of figures" w:uiPriority="99"/>
    <w:lsdException w:name="endnote reference" w:uiPriority="99"/>
    <w:lsdException w:name="Title" w:semiHidden="0" w:unhideWhenUsed="0"/>
    <w:lsdException w:name="Default Paragraph Font" w:uiPriority="1"/>
    <w:lsdException w:name="Subtitle" w:semiHidden="0" w:unhideWhenUsed="0"/>
    <w:lsdException w:name="Strong" w:semiHidden="0" w:unhideWhenUsed="0" w:qFormat="1"/>
    <w:lsdException w:name="Emphasis" w:semiHidden="0" w:unhideWhenUsed="0"/>
    <w:lsdException w:name="HTML Top of Form" w:uiPriority="99"/>
    <w:lsdException w:name="HTML Bottom of Form" w:uiPriority="99"/>
    <w:lsdException w:name="HTML Acronym" w:uiPriority="99"/>
    <w:lsdException w:name="HTML Cit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711061"/>
    <w:pPr>
      <w:overflowPunct w:val="0"/>
      <w:autoSpaceDE w:val="0"/>
      <w:autoSpaceDN w:val="0"/>
      <w:adjustRightInd w:val="0"/>
      <w:textAlignment w:val="baseline"/>
    </w:pPr>
    <w:rPr>
      <w:rFonts w:ascii="Arial" w:hAnsi="Arial"/>
      <w:sz w:val="22"/>
      <w:lang w:val="en-GB" w:eastAsia="en-US"/>
    </w:rPr>
  </w:style>
  <w:style w:type="paragraph" w:styleId="Kop1">
    <w:name w:val="heading 1"/>
    <w:aliases w:val="Hoofdstuk,Module"/>
    <w:basedOn w:val="Standaard"/>
    <w:next w:val="Kop2"/>
    <w:link w:val="Kop1Char"/>
    <w:qFormat/>
    <w:rsid w:val="00711061"/>
    <w:pPr>
      <w:keepNext/>
      <w:numPr>
        <w:numId w:val="11"/>
      </w:numPr>
      <w:spacing w:before="240" w:after="120" w:line="480" w:lineRule="atLeast"/>
      <w:outlineLvl w:val="0"/>
    </w:pPr>
    <w:rPr>
      <w:rFonts w:eastAsiaTheme="majorEastAsia" w:cstheme="majorBidi"/>
      <w:b/>
      <w:sz w:val="32"/>
    </w:rPr>
  </w:style>
  <w:style w:type="paragraph" w:styleId="Kop2">
    <w:name w:val="heading 2"/>
    <w:aliases w:val="2,Para level 2,h2,heading 2,Level 2,hd2,w2,sub-sect,Titre 2,l2,l 2,two,Memo 2,21,22,23,24,211,221,231,Sub,Module + Onder: (Enkel,Auto,0,75 pt Lijndikte),Hoofdstuk Char,Module + ...,Module + Onder: (Enkel1,Auto1,01,75 pt Lijndikte)1,Alinea"/>
    <w:basedOn w:val="Standaard"/>
    <w:next w:val="Standaard"/>
    <w:link w:val="Kop2Char"/>
    <w:qFormat/>
    <w:rsid w:val="00711061"/>
    <w:pPr>
      <w:keepNext/>
      <w:numPr>
        <w:ilvl w:val="1"/>
        <w:numId w:val="11"/>
      </w:numPr>
      <w:spacing w:before="240"/>
      <w:outlineLvl w:val="1"/>
    </w:pPr>
    <w:rPr>
      <w:rFonts w:eastAsiaTheme="majorEastAsia" w:cstheme="majorBidi"/>
      <w:b/>
      <w:sz w:val="24"/>
    </w:rPr>
  </w:style>
  <w:style w:type="paragraph" w:styleId="Kop3">
    <w:name w:val="heading 3"/>
    <w:aliases w:val="Paragraaf,paragraaf"/>
    <w:basedOn w:val="Kop2"/>
    <w:next w:val="Standaard"/>
    <w:link w:val="Kop3Char"/>
    <w:qFormat/>
    <w:rsid w:val="00711061"/>
    <w:pPr>
      <w:numPr>
        <w:ilvl w:val="2"/>
      </w:numPr>
      <w:outlineLvl w:val="2"/>
    </w:pPr>
    <w:rPr>
      <w:sz w:val="22"/>
    </w:rPr>
  </w:style>
  <w:style w:type="paragraph" w:styleId="Kop4">
    <w:name w:val="heading 4"/>
    <w:aliases w:val="Sectie"/>
    <w:basedOn w:val="Kop2"/>
    <w:next w:val="Standaard"/>
    <w:link w:val="Kop4Char"/>
    <w:qFormat/>
    <w:rsid w:val="00711061"/>
    <w:pPr>
      <w:numPr>
        <w:ilvl w:val="3"/>
      </w:numPr>
      <w:outlineLvl w:val="3"/>
    </w:pPr>
  </w:style>
  <w:style w:type="paragraph" w:styleId="Kop5">
    <w:name w:val="heading 5"/>
    <w:aliases w:val="Onderdeel"/>
    <w:basedOn w:val="Kop2"/>
    <w:next w:val="Standaard"/>
    <w:link w:val="Kop5Char"/>
    <w:qFormat/>
    <w:rsid w:val="00711061"/>
    <w:pPr>
      <w:numPr>
        <w:ilvl w:val="4"/>
      </w:numPr>
      <w:outlineLvl w:val="4"/>
    </w:pPr>
  </w:style>
  <w:style w:type="paragraph" w:styleId="Kop6">
    <w:name w:val="heading 6"/>
    <w:basedOn w:val="Kop2"/>
    <w:next w:val="Standaard"/>
    <w:link w:val="Kop6Char"/>
    <w:qFormat/>
    <w:rsid w:val="00711061"/>
    <w:pPr>
      <w:numPr>
        <w:ilvl w:val="5"/>
      </w:numPr>
      <w:outlineLvl w:val="5"/>
    </w:pPr>
  </w:style>
  <w:style w:type="paragraph" w:styleId="Kop7">
    <w:name w:val="heading 7"/>
    <w:aliases w:val="7,Para level 7,h7,heading 7,71,Para level 71,h71,heading 71,72,Para level 72,h72,heading 72,73,Para level 73,h73,heading 73,74,Para level 74,h74,heading 74,75,Para level 75,h75,heading 75,76,Para level 76,h76,heading 76,77,Para level 77,h77,78"/>
    <w:basedOn w:val="Kop2"/>
    <w:next w:val="Standaard"/>
    <w:link w:val="Kop7Char"/>
    <w:qFormat/>
    <w:rsid w:val="00711061"/>
    <w:pPr>
      <w:numPr>
        <w:ilvl w:val="6"/>
      </w:numPr>
      <w:outlineLvl w:val="6"/>
    </w:pPr>
  </w:style>
  <w:style w:type="paragraph" w:styleId="Kop8">
    <w:name w:val="heading 8"/>
    <w:aliases w:val="8,h8,heading 8,81,h81,heading 81,82,h82,heading 82,83,h83,heading 83,84,h84,heading 84,85,h85,heading 85,86,h86,heading 86,87,h87,heading 87,88,h88,heading 88,811,h811,heading 811,821,h821,heading 821,831,h831,heading 831,841,h841,heading 841"/>
    <w:basedOn w:val="Kop2"/>
    <w:next w:val="Standaard"/>
    <w:link w:val="Kop8Char"/>
    <w:qFormat/>
    <w:rsid w:val="00711061"/>
    <w:pPr>
      <w:numPr>
        <w:ilvl w:val="7"/>
      </w:numPr>
      <w:ind w:left="5760" w:hanging="360"/>
      <w:outlineLvl w:val="7"/>
    </w:pPr>
  </w:style>
  <w:style w:type="paragraph" w:styleId="Kop9">
    <w:name w:val="heading 9"/>
    <w:basedOn w:val="Kop2"/>
    <w:next w:val="Standaard"/>
    <w:link w:val="Kop9Char"/>
    <w:qFormat/>
    <w:rsid w:val="00711061"/>
    <w:pPr>
      <w:numPr>
        <w:ilvl w:val="8"/>
        <w:numId w:val="10"/>
      </w:numPr>
      <w:tabs>
        <w:tab w:val="clear" w:pos="6480"/>
      </w:tabs>
      <w:ind w:left="0" w:firstLine="0"/>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Hoofdstuk Char1,Module Char"/>
    <w:basedOn w:val="Standaardalinea-lettertype"/>
    <w:link w:val="Kop1"/>
    <w:rsid w:val="00711061"/>
    <w:rPr>
      <w:rFonts w:ascii="Arial" w:eastAsiaTheme="majorEastAsia" w:hAnsi="Arial" w:cstheme="majorBidi"/>
      <w:b/>
      <w:sz w:val="32"/>
      <w:lang w:val="en-GB" w:eastAsia="en-US"/>
    </w:rPr>
  </w:style>
  <w:style w:type="character" w:styleId="Subtieleverwijzing">
    <w:name w:val="Subtle Reference"/>
    <w:aliases w:val="masterkop"/>
    <w:basedOn w:val="Standaardalinea-lettertype"/>
    <w:uiPriority w:val="31"/>
    <w:rsid w:val="00D22BB6"/>
    <w:rPr>
      <w:rFonts w:asciiTheme="majorHAnsi" w:hAnsiTheme="majorHAnsi"/>
      <w:caps w:val="0"/>
      <w:smallCaps/>
      <w:color w:val="auto"/>
      <w:sz w:val="20"/>
      <w:u w:val="single"/>
      <w:vertAlign w:val="subscript"/>
    </w:rPr>
  </w:style>
  <w:style w:type="character" w:customStyle="1" w:styleId="Kop2Char">
    <w:name w:val="Kop 2 Char"/>
    <w:aliases w:val="2 Char1,Para level 2 Char1,h2 Char1,heading 2 Char1,Level 2 Char1,hd2 Char1,w2 Char1,sub-sect Char1,Titre 2 Char1,l2 Char1,l 2 Char1,two Char1,Memo 2 Char1,21 Char1,22 Char1,23 Char1,24 Char1,211 Char1,221 Char1,231 Char1,Sub Char1,Auto Char"/>
    <w:basedOn w:val="Standaardalinea-lettertype"/>
    <w:link w:val="Kop2"/>
    <w:rsid w:val="00711061"/>
    <w:rPr>
      <w:rFonts w:ascii="Arial" w:eastAsiaTheme="majorEastAsia" w:hAnsi="Arial" w:cstheme="majorBidi"/>
      <w:b/>
      <w:sz w:val="24"/>
      <w:lang w:val="en-GB" w:eastAsia="en-US"/>
    </w:rPr>
  </w:style>
  <w:style w:type="character" w:customStyle="1" w:styleId="Kop3Char">
    <w:name w:val="Kop 3 Char"/>
    <w:aliases w:val="Paragraaf Char1,paragraaf Char"/>
    <w:basedOn w:val="Standaardalinea-lettertype"/>
    <w:link w:val="Kop3"/>
    <w:rsid w:val="00711061"/>
    <w:rPr>
      <w:rFonts w:ascii="Arial" w:eastAsiaTheme="majorEastAsia" w:hAnsi="Arial" w:cstheme="majorBidi"/>
      <w:b/>
      <w:sz w:val="22"/>
      <w:lang w:val="en-GB" w:eastAsia="en-US"/>
    </w:rPr>
  </w:style>
  <w:style w:type="character" w:customStyle="1" w:styleId="Kop4Char">
    <w:name w:val="Kop 4 Char"/>
    <w:aliases w:val="Sectie Char1"/>
    <w:link w:val="Kop4"/>
    <w:rsid w:val="00711061"/>
    <w:rPr>
      <w:rFonts w:ascii="Arial" w:eastAsiaTheme="majorEastAsia" w:hAnsi="Arial" w:cstheme="majorBidi"/>
      <w:b/>
      <w:sz w:val="24"/>
      <w:lang w:val="en-GB" w:eastAsia="en-US"/>
    </w:rPr>
  </w:style>
  <w:style w:type="character" w:customStyle="1" w:styleId="Kop5Char">
    <w:name w:val="Kop 5 Char"/>
    <w:aliases w:val="Onderdeel Char"/>
    <w:basedOn w:val="Standaardalinea-lettertype"/>
    <w:link w:val="Kop5"/>
    <w:rsid w:val="00711061"/>
    <w:rPr>
      <w:rFonts w:ascii="Arial" w:eastAsiaTheme="majorEastAsia" w:hAnsi="Arial" w:cstheme="majorBidi"/>
      <w:b/>
      <w:sz w:val="24"/>
      <w:lang w:val="en-GB" w:eastAsia="en-US"/>
    </w:rPr>
  </w:style>
  <w:style w:type="character" w:customStyle="1" w:styleId="Kop6Char">
    <w:name w:val="Kop 6 Char"/>
    <w:basedOn w:val="Standaardalinea-lettertype"/>
    <w:link w:val="Kop6"/>
    <w:rsid w:val="00711061"/>
    <w:rPr>
      <w:rFonts w:ascii="Arial" w:eastAsiaTheme="majorEastAsia" w:hAnsi="Arial" w:cstheme="majorBidi"/>
      <w:b/>
      <w:sz w:val="24"/>
      <w:lang w:val="en-GB" w:eastAsia="en-US"/>
    </w:rPr>
  </w:style>
  <w:style w:type="character" w:customStyle="1" w:styleId="Kop7Char">
    <w:name w:val="Kop 7 Char"/>
    <w:aliases w:val="7 Char,Para level 7 Char,h7 Char,heading 7 Char,71 Char,Para level 71 Char,h71 Char,heading 71 Char,72 Char,Para level 72 Char,h72 Char,heading 72 Char,73 Char,Para level 73 Char,h73 Char,heading 73 Char,74 Char,Para level 74 Char,h74 Char"/>
    <w:basedOn w:val="Standaardalinea-lettertype"/>
    <w:link w:val="Kop7"/>
    <w:rsid w:val="00711061"/>
    <w:rPr>
      <w:rFonts w:ascii="Arial" w:eastAsiaTheme="majorEastAsia" w:hAnsi="Arial" w:cstheme="majorBidi"/>
      <w:b/>
      <w:sz w:val="24"/>
      <w:lang w:val="en-GB" w:eastAsia="en-US"/>
    </w:rPr>
  </w:style>
  <w:style w:type="character" w:customStyle="1" w:styleId="Kop8Char">
    <w:name w:val="Kop 8 Char"/>
    <w:aliases w:val="8 Char,h8 Char,heading 8 Char,81 Char,h81 Char,heading 81 Char,82 Char,h82 Char,heading 82 Char,83 Char,h83 Char,heading 83 Char,84 Char,h84 Char,heading 84 Char,85 Char,h85 Char,heading 85 Char,86 Char,h86 Char,heading 86 Char,87 Char"/>
    <w:basedOn w:val="Standaardalinea-lettertype"/>
    <w:link w:val="Kop8"/>
    <w:rsid w:val="00711061"/>
    <w:rPr>
      <w:rFonts w:ascii="Arial" w:eastAsiaTheme="majorEastAsia" w:hAnsi="Arial" w:cstheme="majorBidi"/>
      <w:b/>
      <w:sz w:val="24"/>
      <w:lang w:val="en-GB" w:eastAsia="en-US"/>
    </w:rPr>
  </w:style>
  <w:style w:type="character" w:customStyle="1" w:styleId="Kop9Char">
    <w:name w:val="Kop 9 Char"/>
    <w:basedOn w:val="Standaardalinea-lettertype"/>
    <w:link w:val="Kop9"/>
    <w:rsid w:val="00711061"/>
    <w:rPr>
      <w:rFonts w:ascii="Arial" w:eastAsiaTheme="majorEastAsia" w:hAnsi="Arial" w:cstheme="majorBidi"/>
      <w:b/>
      <w:sz w:val="24"/>
      <w:lang w:val="en-GB" w:eastAsia="en-US"/>
    </w:rPr>
  </w:style>
  <w:style w:type="paragraph" w:styleId="Lijstalinea">
    <w:name w:val="List Paragraph"/>
    <w:basedOn w:val="Standaard"/>
    <w:uiPriority w:val="99"/>
    <w:rsid w:val="00C247A2"/>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Standaardalinea-lettertype"/>
    <w:rsid w:val="00C247A2"/>
    <w:rPr>
      <w:rFonts w:ascii="Arial" w:hAnsi="Arial"/>
      <w:b/>
      <w:sz w:val="24"/>
      <w:lang w:val="en-GB" w:eastAsia="en-US"/>
    </w:rPr>
  </w:style>
  <w:style w:type="character" w:customStyle="1" w:styleId="Kop3Char1">
    <w:name w:val="Kop 3 Char1"/>
    <w:aliases w:val="Paragraaf Char"/>
    <w:basedOn w:val="Standaardalinea-lettertype"/>
    <w:rsid w:val="00C247A2"/>
    <w:rPr>
      <w:rFonts w:ascii="Arial" w:hAnsi="Arial"/>
      <w:b/>
      <w:sz w:val="22"/>
      <w:lang w:val="en-GB" w:eastAsia="en-US"/>
    </w:rPr>
  </w:style>
  <w:style w:type="character" w:customStyle="1" w:styleId="Kop4Char1">
    <w:name w:val="Kop 4 Char1"/>
    <w:aliases w:val="Sectie Char"/>
    <w:locked/>
    <w:rsid w:val="00C247A2"/>
    <w:rPr>
      <w:rFonts w:ascii="Arial" w:hAnsi="Arial"/>
      <w:b/>
      <w:sz w:val="24"/>
      <w:lang w:val="en-GB" w:eastAsia="en-US"/>
    </w:rPr>
  </w:style>
  <w:style w:type="paragraph" w:styleId="Koptekst">
    <w:name w:val="header"/>
    <w:aliases w:val="Header style"/>
    <w:basedOn w:val="Standaard"/>
    <w:link w:val="KoptekstChar"/>
    <w:rsid w:val="00C247A2"/>
    <w:pPr>
      <w:tabs>
        <w:tab w:val="center" w:pos="4153"/>
        <w:tab w:val="right" w:pos="8306"/>
      </w:tabs>
    </w:pPr>
  </w:style>
  <w:style w:type="character" w:customStyle="1" w:styleId="KoptekstChar">
    <w:name w:val="Koptekst Char"/>
    <w:aliases w:val="Header style Char"/>
    <w:basedOn w:val="Standaardalinea-lettertype"/>
    <w:link w:val="Koptekst"/>
    <w:rsid w:val="00C247A2"/>
    <w:rPr>
      <w:rFonts w:ascii="Arial" w:eastAsia="Times New Roman" w:hAnsi="Arial" w:cs="Times New Roman"/>
      <w:szCs w:val="20"/>
      <w:lang w:val="en-GB" w:eastAsia="en-US"/>
    </w:rPr>
  </w:style>
  <w:style w:type="paragraph" w:styleId="Voettekst">
    <w:name w:val="footer"/>
    <w:basedOn w:val="Standaard"/>
    <w:link w:val="VoettekstChar"/>
    <w:rsid w:val="00C247A2"/>
    <w:pPr>
      <w:tabs>
        <w:tab w:val="center" w:pos="4153"/>
        <w:tab w:val="right" w:pos="8306"/>
      </w:tabs>
    </w:pPr>
  </w:style>
  <w:style w:type="character" w:customStyle="1" w:styleId="VoettekstChar">
    <w:name w:val="Voettekst Char"/>
    <w:basedOn w:val="Standaardalinea-lettertype"/>
    <w:link w:val="Voettekst"/>
    <w:rsid w:val="00C247A2"/>
    <w:rPr>
      <w:rFonts w:ascii="Arial" w:eastAsia="Times New Roman" w:hAnsi="Arial" w:cs="Times New Roman"/>
      <w:szCs w:val="20"/>
      <w:lang w:val="en-GB" w:eastAsia="en-US"/>
    </w:rPr>
  </w:style>
  <w:style w:type="paragraph" w:customStyle="1" w:styleId="Abbreviations">
    <w:name w:val="Abbreviations"/>
    <w:basedOn w:val="Standaard"/>
    <w:rsid w:val="00C247A2"/>
    <w:pPr>
      <w:ind w:left="1134" w:hanging="1134"/>
    </w:pPr>
  </w:style>
  <w:style w:type="paragraph" w:customStyle="1" w:styleId="Appendix">
    <w:name w:val="Appendix"/>
    <w:basedOn w:val="Kop1"/>
    <w:next w:val="Standaard"/>
    <w:rsid w:val="00C247A2"/>
    <w:pPr>
      <w:ind w:left="1701" w:hanging="1701"/>
      <w:outlineLvl w:val="9"/>
    </w:pPr>
    <w:rPr>
      <w:rFonts w:eastAsia="Times New Roman" w:cs="Times New Roman"/>
      <w:bCs/>
    </w:rPr>
  </w:style>
  <w:style w:type="paragraph" w:styleId="Bijschrift">
    <w:name w:val="caption"/>
    <w:basedOn w:val="Standaard"/>
    <w:next w:val="Standaard"/>
    <w:rsid w:val="00C247A2"/>
    <w:pPr>
      <w:spacing w:before="120" w:after="240"/>
    </w:pPr>
    <w:rPr>
      <w:b/>
    </w:rPr>
  </w:style>
  <w:style w:type="paragraph" w:customStyle="1" w:styleId="CaptionCentre">
    <w:name w:val="CaptionCentre"/>
    <w:basedOn w:val="Bijschrift"/>
    <w:next w:val="Standaard"/>
    <w:rsid w:val="00C247A2"/>
    <w:pPr>
      <w:jc w:val="center"/>
    </w:pPr>
  </w:style>
  <w:style w:type="paragraph" w:customStyle="1" w:styleId="CaptionLeft">
    <w:name w:val="CaptionLeft"/>
    <w:basedOn w:val="Bijschrift"/>
    <w:next w:val="Standaard"/>
    <w:rsid w:val="00C247A2"/>
  </w:style>
  <w:style w:type="paragraph" w:customStyle="1" w:styleId="CaptionRight">
    <w:name w:val="CaptionRight"/>
    <w:basedOn w:val="Bijschrift"/>
    <w:next w:val="Standaard"/>
    <w:rsid w:val="00C247A2"/>
    <w:pPr>
      <w:jc w:val="right"/>
    </w:pPr>
  </w:style>
  <w:style w:type="paragraph" w:styleId="Afsluiting">
    <w:name w:val="Closing"/>
    <w:basedOn w:val="Standaard"/>
    <w:link w:val="AfsluitingChar"/>
    <w:rsid w:val="00C247A2"/>
    <w:pPr>
      <w:ind w:left="4252"/>
    </w:pPr>
  </w:style>
  <w:style w:type="character" w:customStyle="1" w:styleId="AfsluitingChar">
    <w:name w:val="Afsluiting Char"/>
    <w:basedOn w:val="Standaardalinea-lettertype"/>
    <w:link w:val="Afsluiting"/>
    <w:rsid w:val="00C247A2"/>
    <w:rPr>
      <w:rFonts w:ascii="Arial" w:eastAsia="Times New Roman" w:hAnsi="Arial" w:cs="Times New Roman"/>
      <w:szCs w:val="20"/>
      <w:lang w:val="en-GB" w:eastAsia="en-US"/>
    </w:rPr>
  </w:style>
  <w:style w:type="character" w:styleId="Verwijzingopmerking">
    <w:name w:val="annotation reference"/>
    <w:semiHidden/>
    <w:rsid w:val="00C247A2"/>
    <w:rPr>
      <w:sz w:val="16"/>
    </w:rPr>
  </w:style>
  <w:style w:type="paragraph" w:styleId="Tekstopmerking">
    <w:name w:val="annotation text"/>
    <w:basedOn w:val="Standaard"/>
    <w:link w:val="TekstopmerkingChar"/>
    <w:semiHidden/>
    <w:rsid w:val="00C247A2"/>
  </w:style>
  <w:style w:type="character" w:customStyle="1" w:styleId="TekstopmerkingChar">
    <w:name w:val="Tekst opmerking Char"/>
    <w:basedOn w:val="Standaardalinea-lettertype"/>
    <w:link w:val="Tekstopmerking"/>
    <w:semiHidden/>
    <w:rsid w:val="00C247A2"/>
    <w:rPr>
      <w:rFonts w:ascii="Arial" w:eastAsia="Times New Roman" w:hAnsi="Arial" w:cs="Times New Roman"/>
      <w:szCs w:val="20"/>
      <w:lang w:val="en-GB" w:eastAsia="en-US"/>
    </w:rPr>
  </w:style>
  <w:style w:type="character" w:styleId="Voetnootmarkering">
    <w:name w:val="footnote reference"/>
    <w:semiHidden/>
    <w:rsid w:val="00C247A2"/>
    <w:rPr>
      <w:position w:val="6"/>
      <w:sz w:val="16"/>
    </w:rPr>
  </w:style>
  <w:style w:type="paragraph" w:styleId="Voetnoottekst">
    <w:name w:val="footnote text"/>
    <w:basedOn w:val="Standaard"/>
    <w:link w:val="VoetnoottekstChar"/>
    <w:semiHidden/>
    <w:rsid w:val="00C247A2"/>
  </w:style>
  <w:style w:type="character" w:customStyle="1" w:styleId="VoetnoottekstChar">
    <w:name w:val="Voetnoottekst Char"/>
    <w:basedOn w:val="Standaardalinea-lettertype"/>
    <w:link w:val="Voetnoottekst"/>
    <w:semiHidden/>
    <w:rsid w:val="00C247A2"/>
    <w:rPr>
      <w:rFonts w:ascii="Arial" w:eastAsia="Times New Roman" w:hAnsi="Arial" w:cs="Times New Roman"/>
      <w:szCs w:val="20"/>
      <w:lang w:val="en-GB" w:eastAsia="en-US"/>
    </w:rPr>
  </w:style>
  <w:style w:type="paragraph" w:customStyle="1" w:styleId="Heading1noNr">
    <w:name w:val="Heading 1 no Nr."/>
    <w:basedOn w:val="Kop1"/>
    <w:next w:val="Standaard"/>
    <w:rsid w:val="00C247A2"/>
    <w:pPr>
      <w:outlineLvl w:val="9"/>
    </w:pPr>
    <w:rPr>
      <w:rFonts w:eastAsia="Times New Roman" w:cs="Times New Roman"/>
      <w:bCs/>
    </w:rPr>
  </w:style>
  <w:style w:type="paragraph" w:customStyle="1" w:styleId="Heading2noNr">
    <w:name w:val="Heading 2 no Nr."/>
    <w:basedOn w:val="Kop2"/>
    <w:next w:val="Standaard"/>
    <w:rsid w:val="00C247A2"/>
    <w:pPr>
      <w:outlineLvl w:val="9"/>
    </w:pPr>
  </w:style>
  <w:style w:type="paragraph" w:customStyle="1" w:styleId="Heading3noNr">
    <w:name w:val="Heading 3 no Nr."/>
    <w:basedOn w:val="Kop3"/>
    <w:next w:val="Standaard"/>
    <w:rsid w:val="00C247A2"/>
    <w:pPr>
      <w:outlineLvl w:val="9"/>
    </w:pPr>
  </w:style>
  <w:style w:type="paragraph" w:customStyle="1" w:styleId="Heading4noNr">
    <w:name w:val="Heading 4 no Nr."/>
    <w:basedOn w:val="Kop4"/>
    <w:next w:val="Standaard"/>
    <w:rsid w:val="00C247A2"/>
    <w:pPr>
      <w:outlineLvl w:val="9"/>
    </w:pPr>
  </w:style>
  <w:style w:type="paragraph" w:customStyle="1" w:styleId="Heading5noNr">
    <w:name w:val="Heading 5 no Nr."/>
    <w:basedOn w:val="Kop5"/>
    <w:next w:val="Standaard"/>
    <w:link w:val="Heading5noNrChar"/>
    <w:rsid w:val="00C247A2"/>
    <w:pPr>
      <w:outlineLvl w:val="9"/>
    </w:pPr>
  </w:style>
  <w:style w:type="paragraph" w:customStyle="1" w:styleId="Heading6noNr">
    <w:name w:val="Heading 6 no Nr."/>
    <w:basedOn w:val="Kop6"/>
    <w:next w:val="Standaard"/>
    <w:rsid w:val="00C247A2"/>
    <w:pPr>
      <w:outlineLvl w:val="9"/>
    </w:pPr>
  </w:style>
  <w:style w:type="paragraph" w:customStyle="1" w:styleId="Heading7noNr">
    <w:name w:val="Heading 7 no Nr."/>
    <w:basedOn w:val="Kop7"/>
    <w:next w:val="Standaard"/>
    <w:rsid w:val="00C247A2"/>
    <w:pPr>
      <w:outlineLvl w:val="9"/>
    </w:pPr>
  </w:style>
  <w:style w:type="paragraph" w:customStyle="1" w:styleId="Heading8noNr">
    <w:name w:val="Heading 8 no Nr."/>
    <w:basedOn w:val="Kop8"/>
    <w:next w:val="Standaard"/>
    <w:rsid w:val="00C247A2"/>
    <w:pPr>
      <w:outlineLvl w:val="9"/>
    </w:pPr>
  </w:style>
  <w:style w:type="paragraph" w:customStyle="1" w:styleId="Heading9noNr">
    <w:name w:val="Heading 9 no Nr."/>
    <w:basedOn w:val="Kop9"/>
    <w:next w:val="Standaard"/>
    <w:rsid w:val="00C247A2"/>
    <w:pPr>
      <w:outlineLvl w:val="9"/>
    </w:pPr>
  </w:style>
  <w:style w:type="paragraph" w:customStyle="1" w:styleId="Text">
    <w:name w:val="Text"/>
    <w:basedOn w:val="Standaard"/>
    <w:link w:val="TextChar"/>
    <w:rsid w:val="00C247A2"/>
  </w:style>
  <w:style w:type="character" w:customStyle="1" w:styleId="TextChar">
    <w:name w:val="Text Char"/>
    <w:link w:val="Text"/>
    <w:rsid w:val="00C247A2"/>
    <w:rPr>
      <w:rFonts w:ascii="Arial" w:eastAsia="Times New Roman" w:hAnsi="Arial" w:cs="Times New Roman"/>
      <w:szCs w:val="20"/>
      <w:lang w:val="en-GB" w:eastAsia="en-US"/>
    </w:rPr>
  </w:style>
  <w:style w:type="paragraph" w:customStyle="1" w:styleId="INDENT05">
    <w:name w:val="INDENT 0.5"/>
    <w:basedOn w:val="Text"/>
    <w:rsid w:val="00C247A2"/>
    <w:pPr>
      <w:keepNext/>
      <w:keepLines/>
      <w:ind w:left="284"/>
    </w:pPr>
  </w:style>
  <w:style w:type="paragraph" w:customStyle="1" w:styleId="INDENT1">
    <w:name w:val="INDENT 1"/>
    <w:basedOn w:val="INDENT05"/>
    <w:rsid w:val="00C247A2"/>
    <w:pPr>
      <w:ind w:left="567"/>
    </w:pPr>
  </w:style>
  <w:style w:type="paragraph" w:customStyle="1" w:styleId="INDENT15">
    <w:name w:val="INDENT 1.5"/>
    <w:basedOn w:val="INDENT05"/>
    <w:rsid w:val="00C247A2"/>
    <w:pPr>
      <w:ind w:left="851"/>
    </w:pPr>
  </w:style>
  <w:style w:type="paragraph" w:customStyle="1" w:styleId="INDENT2">
    <w:name w:val="INDENT 2"/>
    <w:basedOn w:val="INDENT05"/>
    <w:rsid w:val="00C247A2"/>
    <w:pPr>
      <w:ind w:left="1134"/>
    </w:pPr>
  </w:style>
  <w:style w:type="paragraph" w:customStyle="1" w:styleId="INDENT25">
    <w:name w:val="INDENT 2.5"/>
    <w:basedOn w:val="INDENT05"/>
    <w:rsid w:val="00C247A2"/>
    <w:pPr>
      <w:ind w:left="1418"/>
    </w:pPr>
  </w:style>
  <w:style w:type="paragraph" w:customStyle="1" w:styleId="INDENT3">
    <w:name w:val="INDENT 3"/>
    <w:basedOn w:val="INDENT2"/>
    <w:rsid w:val="00C247A2"/>
    <w:pPr>
      <w:ind w:left="1701"/>
    </w:pPr>
  </w:style>
  <w:style w:type="paragraph" w:styleId="Index1">
    <w:name w:val="index 1"/>
    <w:basedOn w:val="Standaard"/>
    <w:next w:val="Standaard"/>
    <w:uiPriority w:val="99"/>
    <w:semiHidden/>
    <w:rsid w:val="00C247A2"/>
  </w:style>
  <w:style w:type="paragraph" w:styleId="Index2">
    <w:name w:val="index 2"/>
    <w:basedOn w:val="Standaard"/>
    <w:next w:val="Standaard"/>
    <w:semiHidden/>
    <w:rsid w:val="00C247A2"/>
    <w:pPr>
      <w:ind w:left="283"/>
    </w:pPr>
  </w:style>
  <w:style w:type="paragraph" w:styleId="Index3">
    <w:name w:val="index 3"/>
    <w:basedOn w:val="Standaard"/>
    <w:next w:val="Standaard"/>
    <w:semiHidden/>
    <w:rsid w:val="00C247A2"/>
    <w:pPr>
      <w:ind w:left="566"/>
    </w:pPr>
  </w:style>
  <w:style w:type="paragraph" w:styleId="Index4">
    <w:name w:val="index 4"/>
    <w:basedOn w:val="Standaard"/>
    <w:next w:val="Standaard"/>
    <w:semiHidden/>
    <w:rsid w:val="00C247A2"/>
    <w:pPr>
      <w:ind w:left="849"/>
    </w:pPr>
  </w:style>
  <w:style w:type="paragraph" w:styleId="Index5">
    <w:name w:val="index 5"/>
    <w:basedOn w:val="Standaard"/>
    <w:next w:val="Standaard"/>
    <w:semiHidden/>
    <w:rsid w:val="00C247A2"/>
    <w:pPr>
      <w:ind w:left="1132"/>
    </w:pPr>
  </w:style>
  <w:style w:type="paragraph" w:styleId="Index6">
    <w:name w:val="index 6"/>
    <w:basedOn w:val="Standaard"/>
    <w:next w:val="Standaard"/>
    <w:semiHidden/>
    <w:rsid w:val="00C247A2"/>
    <w:pPr>
      <w:ind w:left="1415"/>
    </w:pPr>
  </w:style>
  <w:style w:type="paragraph" w:styleId="Index7">
    <w:name w:val="index 7"/>
    <w:basedOn w:val="Standaard"/>
    <w:next w:val="Standaard"/>
    <w:semiHidden/>
    <w:rsid w:val="00C247A2"/>
    <w:pPr>
      <w:ind w:left="1698"/>
    </w:pPr>
  </w:style>
  <w:style w:type="paragraph" w:styleId="Indexkop">
    <w:name w:val="index heading"/>
    <w:basedOn w:val="Standaard"/>
    <w:next w:val="Index1"/>
    <w:uiPriority w:val="99"/>
    <w:semiHidden/>
    <w:rsid w:val="00C247A2"/>
  </w:style>
  <w:style w:type="paragraph" w:customStyle="1" w:styleId="KWNposCentre">
    <w:name w:val="KWNposCentre"/>
    <w:basedOn w:val="Text"/>
    <w:next w:val="Text"/>
    <w:rsid w:val="00C247A2"/>
    <w:pPr>
      <w:keepNext/>
      <w:jc w:val="center"/>
    </w:pPr>
  </w:style>
  <w:style w:type="paragraph" w:customStyle="1" w:styleId="KWNposLeft">
    <w:name w:val="KWNposLeft"/>
    <w:basedOn w:val="Text"/>
    <w:next w:val="Text"/>
    <w:rsid w:val="00C247A2"/>
    <w:pPr>
      <w:keepNext/>
    </w:pPr>
  </w:style>
  <w:style w:type="paragraph" w:customStyle="1" w:styleId="KWNposRight">
    <w:name w:val="KWNposRight"/>
    <w:basedOn w:val="Text"/>
    <w:next w:val="Text"/>
    <w:rsid w:val="00C247A2"/>
    <w:pPr>
      <w:keepNext/>
      <w:jc w:val="right"/>
    </w:pPr>
  </w:style>
  <w:style w:type="character" w:styleId="Regelnummer">
    <w:name w:val="line number"/>
    <w:basedOn w:val="Standaardalinea-lettertype"/>
    <w:rsid w:val="00C247A2"/>
  </w:style>
  <w:style w:type="paragraph" w:styleId="Macrotekst">
    <w:name w:val="macro"/>
    <w:link w:val="MacrotekstChar"/>
    <w:semiHidden/>
    <w:rsid w:val="00C247A2"/>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eastAsia="en-US"/>
    </w:rPr>
  </w:style>
  <w:style w:type="character" w:customStyle="1" w:styleId="MacrotekstChar">
    <w:name w:val="Macrotekst Char"/>
    <w:basedOn w:val="Standaardalinea-lettertype"/>
    <w:link w:val="Macrotekst"/>
    <w:semiHidden/>
    <w:rsid w:val="00C247A2"/>
    <w:rPr>
      <w:rFonts w:ascii="Arial" w:eastAsia="Times New Roman" w:hAnsi="Arial" w:cs="Times New Roman"/>
      <w:b/>
      <w:szCs w:val="20"/>
      <w:lang w:val="en-GB" w:eastAsia="en-US"/>
    </w:rPr>
  </w:style>
  <w:style w:type="paragraph" w:styleId="Standaardinspringing">
    <w:name w:val="Normal Indent"/>
    <w:basedOn w:val="Standaard"/>
    <w:rsid w:val="00C247A2"/>
    <w:pPr>
      <w:ind w:left="284"/>
    </w:pPr>
  </w:style>
  <w:style w:type="character" w:styleId="Paginanummer">
    <w:name w:val="page number"/>
    <w:basedOn w:val="Standaardalinea-lettertype"/>
    <w:rsid w:val="00C247A2"/>
  </w:style>
  <w:style w:type="paragraph" w:customStyle="1" w:styleId="PosCentre">
    <w:name w:val="PosCentre"/>
    <w:basedOn w:val="Text"/>
    <w:next w:val="Text"/>
    <w:rsid w:val="00C247A2"/>
    <w:pPr>
      <w:jc w:val="center"/>
    </w:pPr>
  </w:style>
  <w:style w:type="paragraph" w:customStyle="1" w:styleId="PosLeft">
    <w:name w:val="PosLeft"/>
    <w:basedOn w:val="Text"/>
    <w:next w:val="Text"/>
    <w:rsid w:val="00C247A2"/>
  </w:style>
  <w:style w:type="paragraph" w:customStyle="1" w:styleId="PosRight">
    <w:name w:val="PosRight"/>
    <w:basedOn w:val="Text"/>
    <w:next w:val="Text"/>
    <w:rsid w:val="00C247A2"/>
    <w:pPr>
      <w:jc w:val="right"/>
    </w:pPr>
  </w:style>
  <w:style w:type="paragraph" w:customStyle="1" w:styleId="References">
    <w:name w:val="References"/>
    <w:basedOn w:val="Abbreviations"/>
    <w:rsid w:val="00C247A2"/>
    <w:pPr>
      <w:numPr>
        <w:numId w:val="1"/>
      </w:numPr>
    </w:pPr>
    <w:rPr>
      <w:lang w:val="en-US"/>
    </w:rPr>
  </w:style>
  <w:style w:type="paragraph" w:styleId="Ondertitel">
    <w:name w:val="Subtitle"/>
    <w:basedOn w:val="Standaard"/>
    <w:link w:val="OndertitelChar"/>
    <w:rsid w:val="00C247A2"/>
    <w:pPr>
      <w:spacing w:after="60"/>
      <w:jc w:val="center"/>
    </w:pPr>
    <w:rPr>
      <w:i/>
      <w:sz w:val="24"/>
    </w:rPr>
  </w:style>
  <w:style w:type="character" w:customStyle="1" w:styleId="OndertitelChar">
    <w:name w:val="Ondertitel Char"/>
    <w:basedOn w:val="Standaardalinea-lettertype"/>
    <w:link w:val="Ondertitel"/>
    <w:rsid w:val="00C247A2"/>
    <w:rPr>
      <w:rFonts w:ascii="Arial" w:eastAsia="Times New Roman" w:hAnsi="Arial" w:cs="Times New Roman"/>
      <w:i/>
      <w:sz w:val="24"/>
      <w:szCs w:val="20"/>
      <w:lang w:val="en-GB" w:eastAsia="en-US"/>
    </w:rPr>
  </w:style>
  <w:style w:type="paragraph" w:customStyle="1" w:styleId="zAdmText">
    <w:name w:val="z_AdmText"/>
    <w:basedOn w:val="Standaard"/>
    <w:rsid w:val="00C247A2"/>
    <w:rPr>
      <w:noProof/>
    </w:rPr>
  </w:style>
  <w:style w:type="paragraph" w:styleId="Lijstmetafbeeldingen">
    <w:name w:val="table of figures"/>
    <w:basedOn w:val="zAdmText"/>
    <w:next w:val="Text"/>
    <w:uiPriority w:val="99"/>
    <w:rsid w:val="00C247A2"/>
    <w:pPr>
      <w:tabs>
        <w:tab w:val="right" w:pos="9355"/>
      </w:tabs>
      <w:ind w:left="400" w:right="566" w:hanging="400"/>
    </w:pPr>
  </w:style>
  <w:style w:type="paragraph" w:customStyle="1" w:styleId="TextBold">
    <w:name w:val="TextBold"/>
    <w:basedOn w:val="Text"/>
    <w:next w:val="Text"/>
    <w:rsid w:val="00C247A2"/>
    <w:rPr>
      <w:b/>
    </w:rPr>
  </w:style>
  <w:style w:type="paragraph" w:customStyle="1" w:styleId="TextList1">
    <w:name w:val="TextList1"/>
    <w:basedOn w:val="Text"/>
    <w:rsid w:val="00C247A2"/>
    <w:pPr>
      <w:spacing w:before="120"/>
    </w:pPr>
  </w:style>
  <w:style w:type="paragraph" w:customStyle="1" w:styleId="TextList2">
    <w:name w:val="TextList2"/>
    <w:basedOn w:val="Text"/>
    <w:rsid w:val="00C247A2"/>
    <w:pPr>
      <w:tabs>
        <w:tab w:val="left" w:pos="142"/>
        <w:tab w:val="decimal" w:pos="1559"/>
      </w:tabs>
      <w:spacing w:before="120"/>
    </w:pPr>
  </w:style>
  <w:style w:type="paragraph" w:customStyle="1" w:styleId="TextListAutoNum">
    <w:name w:val="TextListAutoNum"/>
    <w:basedOn w:val="Text"/>
    <w:rsid w:val="00C247A2"/>
    <w:pPr>
      <w:spacing w:before="120"/>
      <w:ind w:left="284" w:hanging="284"/>
    </w:pPr>
  </w:style>
  <w:style w:type="paragraph" w:styleId="Inhopg1">
    <w:name w:val="toc 1"/>
    <w:basedOn w:val="zAdmText"/>
    <w:uiPriority w:val="39"/>
    <w:rsid w:val="00C247A2"/>
    <w:pPr>
      <w:tabs>
        <w:tab w:val="right" w:leader="dot" w:pos="9355"/>
      </w:tabs>
      <w:spacing w:before="240"/>
      <w:ind w:left="567" w:right="566" w:hanging="567"/>
    </w:pPr>
    <w:rPr>
      <w:b/>
    </w:rPr>
  </w:style>
  <w:style w:type="paragraph" w:styleId="Inhopg2">
    <w:name w:val="toc 2"/>
    <w:basedOn w:val="Inhopg1"/>
    <w:uiPriority w:val="39"/>
    <w:rsid w:val="00C247A2"/>
    <w:pPr>
      <w:spacing w:before="0"/>
      <w:ind w:left="1134"/>
    </w:pPr>
    <w:rPr>
      <w:b w:val="0"/>
      <w:sz w:val="20"/>
    </w:rPr>
  </w:style>
  <w:style w:type="paragraph" w:styleId="Inhopg3">
    <w:name w:val="toc 3"/>
    <w:basedOn w:val="Inhopg2"/>
    <w:uiPriority w:val="39"/>
    <w:rsid w:val="00C247A2"/>
    <w:pPr>
      <w:tabs>
        <w:tab w:val="right" w:pos="10080"/>
      </w:tabs>
      <w:ind w:left="1440" w:right="562" w:hanging="720"/>
    </w:pPr>
  </w:style>
  <w:style w:type="paragraph" w:styleId="Inhopg4">
    <w:name w:val="toc 4"/>
    <w:basedOn w:val="Inhopg2"/>
    <w:uiPriority w:val="39"/>
    <w:rsid w:val="00C247A2"/>
    <w:pPr>
      <w:ind w:left="1728" w:right="562" w:hanging="864"/>
    </w:pPr>
  </w:style>
  <w:style w:type="paragraph" w:styleId="Inhopg5">
    <w:name w:val="toc 5"/>
    <w:basedOn w:val="Inhopg2"/>
    <w:uiPriority w:val="39"/>
    <w:rsid w:val="00C247A2"/>
    <w:pPr>
      <w:ind w:left="1701"/>
    </w:pPr>
  </w:style>
  <w:style w:type="paragraph" w:styleId="Inhopg6">
    <w:name w:val="toc 6"/>
    <w:basedOn w:val="Inhopg2"/>
    <w:uiPriority w:val="39"/>
    <w:rsid w:val="00C247A2"/>
    <w:pPr>
      <w:ind w:left="1701"/>
    </w:pPr>
  </w:style>
  <w:style w:type="paragraph" w:styleId="Inhopg7">
    <w:name w:val="toc 7"/>
    <w:basedOn w:val="Inhopg2"/>
    <w:uiPriority w:val="39"/>
    <w:rsid w:val="00C247A2"/>
    <w:pPr>
      <w:ind w:left="1701"/>
    </w:pPr>
  </w:style>
  <w:style w:type="paragraph" w:styleId="Inhopg8">
    <w:name w:val="toc 8"/>
    <w:basedOn w:val="Inhopg2"/>
    <w:uiPriority w:val="39"/>
    <w:rsid w:val="00C247A2"/>
    <w:pPr>
      <w:ind w:left="2268"/>
    </w:pPr>
  </w:style>
  <w:style w:type="paragraph" w:styleId="Inhopg9">
    <w:name w:val="toc 9"/>
    <w:basedOn w:val="Inhopg2"/>
    <w:next w:val="Standaard"/>
    <w:uiPriority w:val="39"/>
    <w:rsid w:val="00C247A2"/>
    <w:pPr>
      <w:ind w:left="2268"/>
    </w:pPr>
  </w:style>
  <w:style w:type="paragraph" w:customStyle="1" w:styleId="TOCtitle">
    <w:name w:val="TOCtitle"/>
    <w:basedOn w:val="Heading1noNr"/>
    <w:rsid w:val="00C247A2"/>
    <w:pPr>
      <w:pBdr>
        <w:bottom w:val="double" w:sz="6" w:space="1" w:color="0000FF"/>
      </w:pBdr>
    </w:pPr>
    <w:rPr>
      <w:spacing w:val="20"/>
    </w:rPr>
  </w:style>
  <w:style w:type="paragraph" w:customStyle="1" w:styleId="zAdmAdrLabel">
    <w:name w:val="z_AdmAdrLabel"/>
    <w:basedOn w:val="zAdmText"/>
    <w:rsid w:val="00C247A2"/>
  </w:style>
  <w:style w:type="paragraph" w:customStyle="1" w:styleId="zAdmChapterTitle">
    <w:name w:val="z_AdmChapterTitle"/>
    <w:basedOn w:val="Kop1"/>
    <w:next w:val="Text"/>
    <w:rsid w:val="00C247A2"/>
    <w:pPr>
      <w:outlineLvl w:val="9"/>
    </w:pPr>
    <w:rPr>
      <w:rFonts w:eastAsia="Times New Roman" w:cs="Times New Roman"/>
      <w:bCs/>
      <w:sz w:val="40"/>
    </w:rPr>
  </w:style>
  <w:style w:type="paragraph" w:customStyle="1" w:styleId="zAdmCompAddress">
    <w:name w:val="z_AdmCompAddress"/>
    <w:basedOn w:val="zAdmText"/>
    <w:rsid w:val="00C247A2"/>
    <w:pPr>
      <w:spacing w:line="240" w:lineRule="atLeast"/>
    </w:pPr>
    <w:rPr>
      <w:sz w:val="14"/>
    </w:rPr>
  </w:style>
  <w:style w:type="paragraph" w:customStyle="1" w:styleId="zAdmCompBU">
    <w:name w:val="z_AdmCompBU"/>
    <w:basedOn w:val="Standaard"/>
    <w:next w:val="Standaard"/>
    <w:rsid w:val="00C247A2"/>
    <w:pPr>
      <w:spacing w:before="240" w:line="240" w:lineRule="atLeast"/>
    </w:pPr>
    <w:rPr>
      <w:b/>
      <w:noProof/>
      <w:sz w:val="18"/>
    </w:rPr>
  </w:style>
  <w:style w:type="paragraph" w:customStyle="1" w:styleId="zAdmDate">
    <w:name w:val="z_AdmDate"/>
    <w:basedOn w:val="Standaard"/>
    <w:rsid w:val="00C247A2"/>
  </w:style>
  <w:style w:type="paragraph" w:customStyle="1" w:styleId="zAdmDateCel">
    <w:name w:val="z_AdmDateCel"/>
    <w:basedOn w:val="zAdmDate"/>
    <w:rsid w:val="00C247A2"/>
    <w:pPr>
      <w:ind w:left="57"/>
    </w:pPr>
  </w:style>
  <w:style w:type="paragraph" w:customStyle="1" w:styleId="zAdmDateHidden">
    <w:name w:val="z_AdmDateHidden"/>
    <w:basedOn w:val="zAdmDate"/>
    <w:rsid w:val="00C247A2"/>
    <w:pPr>
      <w:spacing w:line="11" w:lineRule="exact"/>
    </w:pPr>
    <w:rPr>
      <w:vanish/>
      <w:lang w:val="nl-NL"/>
    </w:rPr>
  </w:style>
  <w:style w:type="paragraph" w:customStyle="1" w:styleId="zAdmLeft">
    <w:name w:val="z_AdmLeft"/>
    <w:basedOn w:val="zAdmText"/>
    <w:rsid w:val="00C247A2"/>
    <w:pPr>
      <w:spacing w:after="120"/>
      <w:jc w:val="right"/>
    </w:pPr>
  </w:style>
  <w:style w:type="paragraph" w:customStyle="1" w:styleId="zAdmLeft1">
    <w:name w:val="z_AdmLeft1"/>
    <w:basedOn w:val="zAdmLeft"/>
    <w:rsid w:val="00C247A2"/>
    <w:pPr>
      <w:spacing w:after="480"/>
    </w:pPr>
  </w:style>
  <w:style w:type="paragraph" w:customStyle="1" w:styleId="zAdmLeft8pt">
    <w:name w:val="z_AdmLeft8pt"/>
    <w:basedOn w:val="zAdmLeft"/>
    <w:rsid w:val="00C247A2"/>
    <w:pPr>
      <w:spacing w:before="40" w:after="40"/>
    </w:pPr>
    <w:rPr>
      <w:rFonts w:ascii="Arial Narrow" w:hAnsi="Arial Narrow"/>
      <w:sz w:val="16"/>
    </w:rPr>
  </w:style>
  <w:style w:type="paragraph" w:customStyle="1" w:styleId="zAdmNameLeft">
    <w:name w:val="z_AdmNameLeft"/>
    <w:basedOn w:val="zAdmLeft"/>
    <w:rsid w:val="00C247A2"/>
    <w:pPr>
      <w:spacing w:before="480"/>
    </w:pPr>
  </w:style>
  <w:style w:type="paragraph" w:customStyle="1" w:styleId="zAdmRight">
    <w:name w:val="z_AdmRight"/>
    <w:basedOn w:val="zAdmLeft"/>
    <w:rsid w:val="00C247A2"/>
    <w:pPr>
      <w:spacing w:after="0"/>
      <w:jc w:val="left"/>
    </w:pPr>
  </w:style>
  <w:style w:type="paragraph" w:customStyle="1" w:styleId="zAdmNameRight">
    <w:name w:val="z_AdmNameRight"/>
    <w:basedOn w:val="zAdmRight"/>
    <w:rsid w:val="00C247A2"/>
    <w:pPr>
      <w:spacing w:before="480"/>
    </w:pPr>
  </w:style>
  <w:style w:type="paragraph" w:customStyle="1" w:styleId="zAdmNameRightOK">
    <w:name w:val="z_AdmNameRightOK"/>
    <w:basedOn w:val="zAdmNameRight"/>
    <w:rsid w:val="00C247A2"/>
  </w:style>
  <w:style w:type="paragraph" w:customStyle="1" w:styleId="zAdmNameSign">
    <w:name w:val="z_AdmNameSign"/>
    <w:basedOn w:val="zAdmText"/>
    <w:rsid w:val="00C247A2"/>
    <w:pPr>
      <w:tabs>
        <w:tab w:val="left" w:pos="4962"/>
        <w:tab w:val="right" w:pos="9214"/>
      </w:tabs>
      <w:spacing w:before="480"/>
    </w:pPr>
    <w:rPr>
      <w:b/>
    </w:rPr>
  </w:style>
  <w:style w:type="paragraph" w:customStyle="1" w:styleId="zAdmRight1">
    <w:name w:val="z_AdmRight1"/>
    <w:basedOn w:val="zAdmLeft1"/>
    <w:rsid w:val="00C247A2"/>
    <w:pPr>
      <w:jc w:val="left"/>
    </w:pPr>
  </w:style>
  <w:style w:type="paragraph" w:customStyle="1" w:styleId="zAdmRight8pt">
    <w:name w:val="z_AdmRight8pt"/>
    <w:basedOn w:val="zAdmNameRight"/>
    <w:rsid w:val="00C247A2"/>
    <w:pPr>
      <w:spacing w:before="40" w:after="40"/>
    </w:pPr>
    <w:rPr>
      <w:rFonts w:ascii="Arial Narrow" w:hAnsi="Arial Narrow"/>
      <w:sz w:val="16"/>
    </w:rPr>
  </w:style>
  <w:style w:type="paragraph" w:customStyle="1" w:styleId="zAdmRightTab">
    <w:name w:val="z_AdmRightTab"/>
    <w:basedOn w:val="zAdmRight"/>
    <w:rsid w:val="00C247A2"/>
    <w:pPr>
      <w:tabs>
        <w:tab w:val="left" w:pos="2552"/>
      </w:tabs>
    </w:pPr>
  </w:style>
  <w:style w:type="paragraph" w:customStyle="1" w:styleId="zAdmSpecial">
    <w:name w:val="z_AdmSpecial"/>
    <w:basedOn w:val="zAdmText"/>
    <w:rsid w:val="00C247A2"/>
    <w:pPr>
      <w:spacing w:before="400"/>
    </w:pPr>
    <w:rPr>
      <w:rFonts w:ascii="Monotype Corsiva" w:hAnsi="Monotype Corsiva"/>
      <w:b/>
      <w:i/>
      <w:sz w:val="30"/>
    </w:rPr>
  </w:style>
  <w:style w:type="paragraph" w:customStyle="1" w:styleId="zAdmText11ptB">
    <w:name w:val="z_AdmText11ptB"/>
    <w:basedOn w:val="zAdmText"/>
    <w:rsid w:val="00C247A2"/>
    <w:pPr>
      <w:ind w:left="57"/>
    </w:pPr>
    <w:rPr>
      <w:b/>
    </w:rPr>
  </w:style>
  <w:style w:type="paragraph" w:customStyle="1" w:styleId="zAdmText9ptB">
    <w:name w:val="z_AdmText9ptB"/>
    <w:basedOn w:val="zAdmText"/>
    <w:rsid w:val="00C247A2"/>
    <w:pPr>
      <w:spacing w:before="40" w:after="40"/>
      <w:jc w:val="right"/>
    </w:pPr>
    <w:rPr>
      <w:b/>
      <w:sz w:val="18"/>
    </w:rPr>
  </w:style>
  <w:style w:type="paragraph" w:customStyle="1" w:styleId="zAdmTextCel">
    <w:name w:val="z_AdmTextCel"/>
    <w:basedOn w:val="zAdmText"/>
    <w:rsid w:val="00C247A2"/>
    <w:pPr>
      <w:ind w:left="57"/>
    </w:pPr>
  </w:style>
  <w:style w:type="paragraph" w:customStyle="1" w:styleId="zAdmTextCelLast">
    <w:name w:val="z_AdmTextCelLast"/>
    <w:basedOn w:val="zAdmTextCel"/>
    <w:rsid w:val="00C247A2"/>
    <w:pPr>
      <w:spacing w:after="480"/>
    </w:pPr>
  </w:style>
  <w:style w:type="paragraph" w:customStyle="1" w:styleId="zAdmTextDummy">
    <w:name w:val="z_AdmTextDummy"/>
    <w:basedOn w:val="zAdmText"/>
    <w:rsid w:val="00C247A2"/>
    <w:pPr>
      <w:spacing w:line="20" w:lineRule="exact"/>
    </w:pPr>
    <w:rPr>
      <w:sz w:val="8"/>
    </w:rPr>
  </w:style>
  <w:style w:type="paragraph" w:customStyle="1" w:styleId="zAdmTextDummy1">
    <w:name w:val="z_AdmTextDummy1"/>
    <w:basedOn w:val="zAdmTextDummy"/>
    <w:rsid w:val="00C247A2"/>
    <w:pPr>
      <w:ind w:left="-709"/>
    </w:pPr>
  </w:style>
  <w:style w:type="paragraph" w:customStyle="1" w:styleId="zAdmTextHidden">
    <w:name w:val="z_AdmTextHidden"/>
    <w:basedOn w:val="zAdmTextDummy"/>
    <w:rsid w:val="00C247A2"/>
    <w:pPr>
      <w:spacing w:line="11" w:lineRule="exact"/>
    </w:pPr>
    <w:rPr>
      <w:vanish/>
      <w:sz w:val="16"/>
    </w:rPr>
  </w:style>
  <w:style w:type="paragraph" w:customStyle="1" w:styleId="zAdmTextLeft">
    <w:name w:val="z_AdmTextLeft"/>
    <w:basedOn w:val="zAdmText"/>
    <w:rsid w:val="00C247A2"/>
    <w:pPr>
      <w:jc w:val="right"/>
    </w:pPr>
  </w:style>
  <w:style w:type="paragraph" w:customStyle="1" w:styleId="zAdmTextOff">
    <w:name w:val="z_AdmTextOff"/>
    <w:basedOn w:val="zAdmLeft"/>
    <w:rsid w:val="00C247A2"/>
    <w:pPr>
      <w:spacing w:after="0"/>
    </w:pPr>
    <w:rPr>
      <w:b/>
    </w:rPr>
  </w:style>
  <w:style w:type="paragraph" w:customStyle="1" w:styleId="zAdmTextOK">
    <w:name w:val="z_AdmTextOK"/>
    <w:basedOn w:val="zAdmText"/>
    <w:rsid w:val="00C247A2"/>
  </w:style>
  <w:style w:type="paragraph" w:customStyle="1" w:styleId="zAdmTname">
    <w:name w:val="z_AdmTname"/>
    <w:basedOn w:val="zAdmText"/>
    <w:rsid w:val="00C247A2"/>
    <w:pPr>
      <w:spacing w:before="360"/>
    </w:pPr>
    <w:rPr>
      <w:b/>
      <w:sz w:val="40"/>
    </w:rPr>
  </w:style>
  <w:style w:type="paragraph" w:customStyle="1" w:styleId="zCompanyName1">
    <w:name w:val="z_CompanyName1"/>
    <w:basedOn w:val="Standaard"/>
    <w:rsid w:val="00C247A2"/>
    <w:pPr>
      <w:spacing w:before="200"/>
    </w:pPr>
    <w:rPr>
      <w:b/>
      <w:noProof/>
      <w:sz w:val="16"/>
    </w:rPr>
  </w:style>
  <w:style w:type="paragraph" w:customStyle="1" w:styleId="zCompanyName2">
    <w:name w:val="z_CompanyName2"/>
    <w:basedOn w:val="zCompanyName1"/>
    <w:rsid w:val="00C247A2"/>
    <w:pPr>
      <w:spacing w:line="160" w:lineRule="atLeast"/>
      <w:jc w:val="right"/>
    </w:pPr>
    <w:rPr>
      <w:sz w:val="12"/>
    </w:rPr>
  </w:style>
  <w:style w:type="paragraph" w:customStyle="1" w:styleId="zCopyright">
    <w:name w:val="z_Copyright"/>
    <w:basedOn w:val="zAdmText"/>
    <w:rsid w:val="00C247A2"/>
    <w:pPr>
      <w:spacing w:before="120" w:line="120" w:lineRule="exact"/>
    </w:pPr>
    <w:rPr>
      <w:sz w:val="10"/>
    </w:rPr>
  </w:style>
  <w:style w:type="paragraph" w:customStyle="1" w:styleId="zExtraText">
    <w:name w:val="z_ExtraText"/>
    <w:basedOn w:val="zAdmText"/>
    <w:rsid w:val="00C247A2"/>
    <w:rPr>
      <w:b/>
    </w:rPr>
  </w:style>
  <w:style w:type="paragraph" w:customStyle="1" w:styleId="zFooterText">
    <w:name w:val="z_FooterText"/>
    <w:basedOn w:val="zAdmText"/>
    <w:rsid w:val="00C247A2"/>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C247A2"/>
    <w:pPr>
      <w:spacing w:line="160" w:lineRule="exact"/>
    </w:pPr>
    <w:rPr>
      <w:sz w:val="16"/>
    </w:rPr>
  </w:style>
  <w:style w:type="paragraph" w:customStyle="1" w:styleId="zFooterText2">
    <w:name w:val="z_FooterText2"/>
    <w:basedOn w:val="zAdmText"/>
    <w:rsid w:val="00C247A2"/>
    <w:rPr>
      <w:sz w:val="16"/>
    </w:rPr>
  </w:style>
  <w:style w:type="paragraph" w:customStyle="1" w:styleId="zHeaderL">
    <w:name w:val="z_HeaderL"/>
    <w:basedOn w:val="Standaard"/>
    <w:rsid w:val="00C247A2"/>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C247A2"/>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C247A2"/>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C247A2"/>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C247A2"/>
    <w:pPr>
      <w:tabs>
        <w:tab w:val="left" w:pos="255"/>
      </w:tabs>
      <w:spacing w:line="800" w:lineRule="atLeast"/>
      <w:jc w:val="right"/>
    </w:pPr>
    <w:rPr>
      <w:rFonts w:ascii="Frugal Sans" w:hAnsi="Frugal Sans"/>
      <w:b/>
    </w:rPr>
  </w:style>
  <w:style w:type="paragraph" w:customStyle="1" w:styleId="zHeaderR2">
    <w:name w:val="z_HeaderR2"/>
    <w:basedOn w:val="zHeaderR"/>
    <w:rsid w:val="00C247A2"/>
    <w:pPr>
      <w:framePr w:w="2155" w:wrap="auto" w:hAnchor="text" w:x="9299"/>
      <w:spacing w:line="240" w:lineRule="auto"/>
    </w:pPr>
    <w:rPr>
      <w:sz w:val="12"/>
    </w:rPr>
  </w:style>
  <w:style w:type="paragraph" w:customStyle="1" w:styleId="zHeaderRname">
    <w:name w:val="z_HeaderRname"/>
    <w:basedOn w:val="zHeaderR"/>
    <w:rsid w:val="00C247A2"/>
    <w:pPr>
      <w:tabs>
        <w:tab w:val="clear" w:pos="255"/>
        <w:tab w:val="left" w:pos="1928"/>
      </w:tabs>
      <w:spacing w:line="480" w:lineRule="atLeast"/>
      <w:jc w:val="left"/>
    </w:pPr>
    <w:rPr>
      <w:sz w:val="18"/>
    </w:rPr>
  </w:style>
  <w:style w:type="paragraph" w:customStyle="1" w:styleId="zKvKTxt">
    <w:name w:val="z_KvKTxt"/>
    <w:basedOn w:val="Standaard"/>
    <w:rsid w:val="00C247A2"/>
    <w:pPr>
      <w:spacing w:before="120" w:line="120" w:lineRule="exact"/>
    </w:pPr>
    <w:rPr>
      <w:noProof/>
      <w:sz w:val="10"/>
    </w:rPr>
  </w:style>
  <w:style w:type="paragraph" w:customStyle="1" w:styleId="zLineFull">
    <w:name w:val="z_LineFull"/>
    <w:basedOn w:val="zAdmText"/>
    <w:rsid w:val="00C247A2"/>
    <w:pPr>
      <w:tabs>
        <w:tab w:val="right" w:leader="underscore" w:pos="9412"/>
      </w:tabs>
      <w:spacing w:line="20" w:lineRule="exact"/>
      <w:ind w:left="-57"/>
    </w:pPr>
    <w:rPr>
      <w:sz w:val="16"/>
    </w:rPr>
  </w:style>
  <w:style w:type="paragraph" w:customStyle="1" w:styleId="zList">
    <w:name w:val="z_List"/>
    <w:basedOn w:val="Standaard"/>
    <w:rsid w:val="00C247A2"/>
    <w:pPr>
      <w:tabs>
        <w:tab w:val="left" w:pos="1985"/>
        <w:tab w:val="left" w:pos="7372"/>
      </w:tabs>
      <w:ind w:left="1701" w:hanging="1701"/>
    </w:pPr>
  </w:style>
  <w:style w:type="paragraph" w:customStyle="1" w:styleId="zLogo1">
    <w:name w:val="z_Logo1"/>
    <w:basedOn w:val="zAdmText"/>
    <w:rsid w:val="00C247A2"/>
    <w:pPr>
      <w:jc w:val="right"/>
    </w:pPr>
  </w:style>
  <w:style w:type="paragraph" w:customStyle="1" w:styleId="zLogo2">
    <w:name w:val="z_Logo2"/>
    <w:basedOn w:val="zLogo1"/>
    <w:rsid w:val="00C247A2"/>
  </w:style>
  <w:style w:type="paragraph" w:customStyle="1" w:styleId="zSubTitle">
    <w:name w:val="z_SubTitle"/>
    <w:basedOn w:val="zAdmText"/>
    <w:rsid w:val="00C247A2"/>
    <w:pPr>
      <w:spacing w:before="720"/>
      <w:jc w:val="center"/>
    </w:pPr>
    <w:rPr>
      <w:b/>
      <w:sz w:val="30"/>
    </w:rPr>
  </w:style>
  <w:style w:type="paragraph" w:customStyle="1" w:styleId="zTitle">
    <w:name w:val="z_Title"/>
    <w:basedOn w:val="zAdmText"/>
    <w:rsid w:val="00C247A2"/>
    <w:pPr>
      <w:spacing w:before="2540" w:after="720" w:line="480" w:lineRule="atLeast"/>
      <w:jc w:val="center"/>
    </w:pPr>
    <w:rPr>
      <w:b/>
      <w:spacing w:val="60"/>
      <w:sz w:val="40"/>
    </w:rPr>
  </w:style>
  <w:style w:type="paragraph" w:customStyle="1" w:styleId="zTOCtext">
    <w:name w:val="z_TOCtext"/>
    <w:basedOn w:val="zAdmText"/>
    <w:rsid w:val="00C247A2"/>
    <w:pPr>
      <w:jc w:val="right"/>
    </w:pPr>
  </w:style>
  <w:style w:type="paragraph" w:customStyle="1" w:styleId="zVolume">
    <w:name w:val="z_Volume"/>
    <w:basedOn w:val="zAdmText"/>
    <w:rsid w:val="00C247A2"/>
    <w:pPr>
      <w:spacing w:before="960" w:after="960"/>
      <w:jc w:val="right"/>
    </w:pPr>
    <w:rPr>
      <w:b/>
    </w:rPr>
  </w:style>
  <w:style w:type="paragraph" w:customStyle="1" w:styleId="zVolumeNumber">
    <w:name w:val="z_VolumeNumber"/>
    <w:basedOn w:val="zVolume"/>
    <w:rsid w:val="00C247A2"/>
    <w:pPr>
      <w:jc w:val="left"/>
    </w:pPr>
  </w:style>
  <w:style w:type="paragraph" w:styleId="Lijstopsomteken">
    <w:name w:val="List Bullet"/>
    <w:basedOn w:val="Standaard"/>
    <w:autoRedefine/>
    <w:rsid w:val="00C247A2"/>
    <w:rPr>
      <w:rFonts w:cs="Arial"/>
      <w:b/>
      <w:bCs/>
      <w:sz w:val="19"/>
      <w:szCs w:val="19"/>
    </w:rPr>
  </w:style>
  <w:style w:type="paragraph" w:styleId="Lijstopsomteken2">
    <w:name w:val="List Bullet 2"/>
    <w:basedOn w:val="Standaard"/>
    <w:autoRedefine/>
    <w:rsid w:val="00C247A2"/>
    <w:pPr>
      <w:ind w:left="283"/>
      <w:jc w:val="both"/>
    </w:pPr>
    <w:rPr>
      <w:rFonts w:cs="Arial"/>
      <w:color w:val="333333"/>
      <w:szCs w:val="14"/>
    </w:rPr>
  </w:style>
  <w:style w:type="paragraph" w:styleId="Lijstopsomteken4">
    <w:name w:val="List Bullet 4"/>
    <w:basedOn w:val="Standaard"/>
    <w:autoRedefine/>
    <w:rsid w:val="00C247A2"/>
    <w:pPr>
      <w:numPr>
        <w:numId w:val="3"/>
      </w:numPr>
    </w:pPr>
  </w:style>
  <w:style w:type="paragraph" w:styleId="Bloktekst">
    <w:name w:val="Block Text"/>
    <w:basedOn w:val="Standaard"/>
    <w:rsid w:val="00C247A2"/>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paragraph" w:customStyle="1" w:styleId="Standaardinspringing1">
    <w:name w:val="Standaardinspringing1"/>
    <w:basedOn w:val="Standaard"/>
    <w:rsid w:val="00C247A2"/>
    <w:pPr>
      <w:ind w:left="1134"/>
    </w:pPr>
    <w:rPr>
      <w:rFonts w:ascii="Times New Roman" w:hAnsi="Times New Roman"/>
      <w:sz w:val="24"/>
    </w:rPr>
  </w:style>
  <w:style w:type="character" w:styleId="Hyperlink">
    <w:name w:val="Hyperlink"/>
    <w:rsid w:val="00C247A2"/>
    <w:rPr>
      <w:color w:val="0000FF"/>
      <w:u w:val="single"/>
    </w:rPr>
  </w:style>
  <w:style w:type="character" w:styleId="GevolgdeHyperlink">
    <w:name w:val="FollowedHyperlink"/>
    <w:rsid w:val="00C247A2"/>
    <w:rPr>
      <w:color w:val="800080"/>
      <w:u w:val="single"/>
    </w:rPr>
  </w:style>
  <w:style w:type="paragraph" w:styleId="Lijst2">
    <w:name w:val="List 2"/>
    <w:basedOn w:val="Standaard"/>
    <w:rsid w:val="00C247A2"/>
    <w:pPr>
      <w:ind w:left="566" w:hanging="283"/>
    </w:pPr>
  </w:style>
  <w:style w:type="paragraph" w:styleId="Plattetekst">
    <w:name w:val="Body Text"/>
    <w:basedOn w:val="Standaard"/>
    <w:link w:val="PlattetekstChar"/>
    <w:rsid w:val="00C247A2"/>
    <w:pPr>
      <w:spacing w:after="120"/>
    </w:pPr>
  </w:style>
  <w:style w:type="character" w:customStyle="1" w:styleId="PlattetekstChar">
    <w:name w:val="Platte tekst Char"/>
    <w:basedOn w:val="Standaardalinea-lettertype"/>
    <w:link w:val="Plattetekst"/>
    <w:rsid w:val="00C247A2"/>
    <w:rPr>
      <w:rFonts w:ascii="Arial" w:eastAsia="Times New Roman" w:hAnsi="Arial" w:cs="Times New Roman"/>
      <w:szCs w:val="20"/>
      <w:lang w:val="en-GB" w:eastAsia="en-US"/>
    </w:rPr>
  </w:style>
  <w:style w:type="paragraph" w:styleId="Plattetekstinspringen">
    <w:name w:val="Body Text Indent"/>
    <w:basedOn w:val="Standaard"/>
    <w:link w:val="PlattetekstinspringenChar"/>
    <w:rsid w:val="00C247A2"/>
    <w:pPr>
      <w:spacing w:after="120"/>
      <w:ind w:left="283"/>
    </w:pPr>
  </w:style>
  <w:style w:type="character" w:customStyle="1" w:styleId="PlattetekstinspringenChar">
    <w:name w:val="Platte tekst inspringen Char"/>
    <w:basedOn w:val="Standaardalinea-lettertype"/>
    <w:link w:val="Plattetekstinspringen"/>
    <w:rsid w:val="00C247A2"/>
    <w:rPr>
      <w:rFonts w:ascii="Arial" w:eastAsia="Times New Roman" w:hAnsi="Arial" w:cs="Times New Roman"/>
      <w:szCs w:val="20"/>
      <w:lang w:val="en-GB" w:eastAsia="en-US"/>
    </w:rPr>
  </w:style>
  <w:style w:type="paragraph" w:styleId="Tekstzonderopmaak">
    <w:name w:val="Plain Text"/>
    <w:basedOn w:val="Standaard"/>
    <w:link w:val="TekstzonderopmaakChar"/>
    <w:rsid w:val="00C247A2"/>
    <w:rPr>
      <w:rFonts w:ascii="Courier New" w:hAnsi="Courier New" w:cs="Courier New"/>
      <w:sz w:val="20"/>
    </w:rPr>
  </w:style>
  <w:style w:type="character" w:customStyle="1" w:styleId="TekstzonderopmaakChar">
    <w:name w:val="Tekst zonder opmaak Char"/>
    <w:basedOn w:val="Standaardalinea-lettertype"/>
    <w:link w:val="Tekstzonderopmaak"/>
    <w:rsid w:val="00C247A2"/>
    <w:rPr>
      <w:rFonts w:ascii="Courier New" w:eastAsia="Times New Roman" w:hAnsi="Courier New" w:cs="Courier New"/>
      <w:sz w:val="20"/>
      <w:szCs w:val="20"/>
      <w:lang w:val="en-GB" w:eastAsia="en-US"/>
    </w:rPr>
  </w:style>
  <w:style w:type="character" w:customStyle="1" w:styleId="PersonalComposeStyle">
    <w:name w:val="Personal Compose Style"/>
    <w:rsid w:val="00C247A2"/>
    <w:rPr>
      <w:rFonts w:ascii="Arial" w:hAnsi="Arial" w:cs="Arial"/>
      <w:color w:val="auto"/>
      <w:sz w:val="20"/>
    </w:rPr>
  </w:style>
  <w:style w:type="character" w:customStyle="1" w:styleId="PersonalReplyStyle">
    <w:name w:val="Personal Reply Style"/>
    <w:rsid w:val="00C247A2"/>
    <w:rPr>
      <w:rFonts w:ascii="Arial" w:hAnsi="Arial" w:cs="Arial"/>
      <w:color w:val="auto"/>
      <w:sz w:val="20"/>
    </w:rPr>
  </w:style>
  <w:style w:type="paragraph" w:styleId="Plattetekstinspringen2">
    <w:name w:val="Body Text Indent 2"/>
    <w:basedOn w:val="Standaard"/>
    <w:link w:val="Plattetekstinspringen2Char"/>
    <w:rsid w:val="00C247A2"/>
    <w:pPr>
      <w:spacing w:after="120" w:line="480" w:lineRule="auto"/>
      <w:ind w:left="283"/>
    </w:pPr>
  </w:style>
  <w:style w:type="character" w:customStyle="1" w:styleId="Plattetekstinspringen2Char">
    <w:name w:val="Platte tekst inspringen 2 Char"/>
    <w:basedOn w:val="Standaardalinea-lettertype"/>
    <w:link w:val="Plattetekstinspringen2"/>
    <w:rsid w:val="00C247A2"/>
    <w:rPr>
      <w:rFonts w:ascii="Arial" w:eastAsia="Times New Roman" w:hAnsi="Arial" w:cs="Times New Roman"/>
      <w:szCs w:val="20"/>
      <w:lang w:val="en-GB" w:eastAsia="en-US"/>
    </w:rPr>
  </w:style>
  <w:style w:type="paragraph" w:customStyle="1" w:styleId="Default">
    <w:name w:val="Default"/>
    <w:rsid w:val="00C247A2"/>
    <w:pPr>
      <w:autoSpaceDE w:val="0"/>
      <w:autoSpaceDN w:val="0"/>
      <w:adjustRightInd w:val="0"/>
    </w:pPr>
    <w:rPr>
      <w:color w:val="000000"/>
      <w:sz w:val="24"/>
      <w:szCs w:val="24"/>
      <w:lang w:val="en-US" w:eastAsia="en-US"/>
    </w:rPr>
  </w:style>
  <w:style w:type="paragraph" w:styleId="Plattetekst2">
    <w:name w:val="Body Text 2"/>
    <w:basedOn w:val="Standaard"/>
    <w:link w:val="Plattetekst2Char"/>
    <w:rsid w:val="00C247A2"/>
    <w:pPr>
      <w:spacing w:after="120" w:line="480" w:lineRule="auto"/>
    </w:pPr>
  </w:style>
  <w:style w:type="character" w:customStyle="1" w:styleId="Plattetekst2Char">
    <w:name w:val="Platte tekst 2 Char"/>
    <w:basedOn w:val="Standaardalinea-lettertype"/>
    <w:link w:val="Plattetekst2"/>
    <w:rsid w:val="00C247A2"/>
    <w:rPr>
      <w:rFonts w:ascii="Arial" w:eastAsia="Times New Roman" w:hAnsi="Arial" w:cs="Times New Roman"/>
      <w:szCs w:val="20"/>
      <w:lang w:val="en-GB" w:eastAsia="en-US"/>
    </w:rPr>
  </w:style>
  <w:style w:type="character" w:styleId="Nadruk">
    <w:name w:val="Emphasis"/>
    <w:rsid w:val="00C247A2"/>
    <w:rPr>
      <w:i/>
      <w:iCs/>
    </w:rPr>
  </w:style>
  <w:style w:type="paragraph" w:styleId="Plattetekst3">
    <w:name w:val="Body Text 3"/>
    <w:basedOn w:val="Standaard"/>
    <w:link w:val="Plattetekst3Char"/>
    <w:rsid w:val="00C247A2"/>
    <w:pPr>
      <w:spacing w:after="120"/>
    </w:pPr>
    <w:rPr>
      <w:sz w:val="16"/>
      <w:szCs w:val="16"/>
    </w:rPr>
  </w:style>
  <w:style w:type="character" w:customStyle="1" w:styleId="Plattetekst3Char">
    <w:name w:val="Platte tekst 3 Char"/>
    <w:basedOn w:val="Standaardalinea-lettertype"/>
    <w:link w:val="Plattetekst3"/>
    <w:rsid w:val="00C247A2"/>
    <w:rPr>
      <w:rFonts w:ascii="Arial" w:eastAsia="Times New Roman" w:hAnsi="Arial" w:cs="Times New Roman"/>
      <w:sz w:val="16"/>
      <w:szCs w:val="16"/>
      <w:lang w:val="en-GB" w:eastAsia="en-US"/>
    </w:rPr>
  </w:style>
  <w:style w:type="paragraph" w:styleId="Platteteksteersteinspringing">
    <w:name w:val="Body Text First Indent"/>
    <w:basedOn w:val="Plattetekst"/>
    <w:link w:val="PlatteteksteersteinspringingChar"/>
    <w:rsid w:val="00C247A2"/>
    <w:pPr>
      <w:ind w:firstLine="210"/>
    </w:pPr>
  </w:style>
  <w:style w:type="character" w:customStyle="1" w:styleId="PlatteteksteersteinspringingChar">
    <w:name w:val="Platte tekst eerste inspringing Char"/>
    <w:basedOn w:val="PlattetekstChar"/>
    <w:link w:val="Platteteksteersteinspringing"/>
    <w:rsid w:val="00C247A2"/>
    <w:rPr>
      <w:rFonts w:ascii="Arial" w:eastAsia="Times New Roman" w:hAnsi="Arial" w:cs="Times New Roman"/>
      <w:szCs w:val="20"/>
      <w:lang w:val="en-GB" w:eastAsia="en-US"/>
    </w:rPr>
  </w:style>
  <w:style w:type="paragraph" w:styleId="Platteteksteersteinspringing2">
    <w:name w:val="Body Text First Indent 2"/>
    <w:basedOn w:val="Plattetekstinspringen"/>
    <w:link w:val="Platteteksteersteinspringing2Char"/>
    <w:rsid w:val="00C247A2"/>
    <w:pPr>
      <w:ind w:firstLine="210"/>
    </w:pPr>
  </w:style>
  <w:style w:type="character" w:customStyle="1" w:styleId="Platteteksteersteinspringing2Char">
    <w:name w:val="Platte tekst eerste inspringing 2 Char"/>
    <w:basedOn w:val="PlattetekstinspringenChar"/>
    <w:link w:val="Platteteksteersteinspringing2"/>
    <w:rsid w:val="00C247A2"/>
    <w:rPr>
      <w:rFonts w:ascii="Arial" w:eastAsia="Times New Roman" w:hAnsi="Arial" w:cs="Times New Roman"/>
      <w:szCs w:val="20"/>
      <w:lang w:val="en-GB" w:eastAsia="en-US"/>
    </w:rPr>
  </w:style>
  <w:style w:type="paragraph" w:styleId="Plattetekstinspringen3">
    <w:name w:val="Body Text Indent 3"/>
    <w:basedOn w:val="Standaard"/>
    <w:link w:val="Plattetekstinspringen3Char"/>
    <w:rsid w:val="00C247A2"/>
    <w:pPr>
      <w:spacing w:after="120"/>
      <w:ind w:left="283"/>
    </w:pPr>
    <w:rPr>
      <w:sz w:val="16"/>
      <w:szCs w:val="16"/>
    </w:rPr>
  </w:style>
  <w:style w:type="character" w:customStyle="1" w:styleId="Plattetekstinspringen3Char">
    <w:name w:val="Platte tekst inspringen 3 Char"/>
    <w:basedOn w:val="Standaardalinea-lettertype"/>
    <w:link w:val="Plattetekstinspringen3"/>
    <w:rsid w:val="00C247A2"/>
    <w:rPr>
      <w:rFonts w:ascii="Arial" w:eastAsia="Times New Roman" w:hAnsi="Arial" w:cs="Times New Roman"/>
      <w:sz w:val="16"/>
      <w:szCs w:val="16"/>
      <w:lang w:val="en-GB" w:eastAsia="en-US"/>
    </w:rPr>
  </w:style>
  <w:style w:type="paragraph" w:customStyle="1" w:styleId="CaptionTable">
    <w:name w:val="Caption Table"/>
    <w:basedOn w:val="Bijschrift"/>
    <w:rsid w:val="00C247A2"/>
    <w:pPr>
      <w:overflowPunct/>
      <w:autoSpaceDE/>
      <w:autoSpaceDN/>
      <w:adjustRightInd/>
      <w:jc w:val="center"/>
      <w:textAlignment w:val="auto"/>
    </w:pPr>
  </w:style>
  <w:style w:type="paragraph" w:styleId="Datum">
    <w:name w:val="Date"/>
    <w:basedOn w:val="Standaard"/>
    <w:next w:val="Standaard"/>
    <w:link w:val="DatumChar"/>
    <w:rsid w:val="00C247A2"/>
  </w:style>
  <w:style w:type="character" w:customStyle="1" w:styleId="DatumChar">
    <w:name w:val="Datum Char"/>
    <w:basedOn w:val="Standaardalinea-lettertype"/>
    <w:link w:val="Datum"/>
    <w:rsid w:val="00C247A2"/>
    <w:rPr>
      <w:rFonts w:ascii="Arial" w:eastAsia="Times New Roman" w:hAnsi="Arial" w:cs="Times New Roman"/>
      <w:szCs w:val="20"/>
      <w:lang w:val="en-GB" w:eastAsia="en-US"/>
    </w:rPr>
  </w:style>
  <w:style w:type="paragraph" w:styleId="Documentstructuur">
    <w:name w:val="Document Map"/>
    <w:basedOn w:val="Standaard"/>
    <w:link w:val="DocumentstructuurChar"/>
    <w:semiHidden/>
    <w:rsid w:val="00C247A2"/>
    <w:pPr>
      <w:shd w:val="clear" w:color="auto" w:fill="000080"/>
    </w:pPr>
    <w:rPr>
      <w:rFonts w:ascii="Tahoma" w:hAnsi="Tahoma" w:cs="Tahoma"/>
    </w:rPr>
  </w:style>
  <w:style w:type="character" w:customStyle="1" w:styleId="DocumentstructuurChar">
    <w:name w:val="Documentstructuur Char"/>
    <w:basedOn w:val="Standaardalinea-lettertype"/>
    <w:link w:val="Documentstructuur"/>
    <w:semiHidden/>
    <w:rsid w:val="00C247A2"/>
    <w:rPr>
      <w:rFonts w:ascii="Tahoma" w:eastAsia="Times New Roman" w:hAnsi="Tahoma" w:cs="Tahoma"/>
      <w:szCs w:val="20"/>
      <w:shd w:val="clear" w:color="auto" w:fill="000080"/>
      <w:lang w:val="en-GB" w:eastAsia="en-US"/>
    </w:rPr>
  </w:style>
  <w:style w:type="paragraph" w:styleId="E-mailhandtekening">
    <w:name w:val="E-mail Signature"/>
    <w:basedOn w:val="Standaard"/>
    <w:link w:val="E-mailhandtekeningChar"/>
    <w:rsid w:val="00C247A2"/>
  </w:style>
  <w:style w:type="character" w:customStyle="1" w:styleId="E-mailhandtekeningChar">
    <w:name w:val="E-mailhandtekening Char"/>
    <w:basedOn w:val="Standaardalinea-lettertype"/>
    <w:link w:val="E-mailhandtekening"/>
    <w:rsid w:val="00C247A2"/>
    <w:rPr>
      <w:rFonts w:ascii="Arial" w:eastAsia="Times New Roman" w:hAnsi="Arial" w:cs="Times New Roman"/>
      <w:szCs w:val="20"/>
      <w:lang w:val="en-GB" w:eastAsia="en-US"/>
    </w:rPr>
  </w:style>
  <w:style w:type="paragraph" w:styleId="Eindnoottekst">
    <w:name w:val="endnote text"/>
    <w:basedOn w:val="Standaard"/>
    <w:link w:val="EindnoottekstChar"/>
    <w:semiHidden/>
    <w:rsid w:val="00C247A2"/>
    <w:rPr>
      <w:sz w:val="20"/>
    </w:rPr>
  </w:style>
  <w:style w:type="character" w:customStyle="1" w:styleId="EindnoottekstChar">
    <w:name w:val="Eindnoottekst Char"/>
    <w:basedOn w:val="Standaardalinea-lettertype"/>
    <w:link w:val="Eindnoottekst"/>
    <w:semiHidden/>
    <w:rsid w:val="00C247A2"/>
    <w:rPr>
      <w:rFonts w:ascii="Arial" w:eastAsia="Times New Roman" w:hAnsi="Arial" w:cs="Times New Roman"/>
      <w:sz w:val="20"/>
      <w:szCs w:val="20"/>
      <w:lang w:val="en-GB" w:eastAsia="en-US"/>
    </w:rPr>
  </w:style>
  <w:style w:type="paragraph" w:styleId="Adresenvelop">
    <w:name w:val="envelope address"/>
    <w:basedOn w:val="Standaard"/>
    <w:rsid w:val="00C247A2"/>
    <w:pPr>
      <w:framePr w:w="7920" w:h="1980" w:hRule="exact" w:hSpace="180" w:wrap="auto" w:hAnchor="page" w:xAlign="center" w:yAlign="bottom"/>
      <w:ind w:left="2880"/>
    </w:pPr>
    <w:rPr>
      <w:rFonts w:cs="Arial"/>
      <w:sz w:val="24"/>
      <w:szCs w:val="24"/>
    </w:rPr>
  </w:style>
  <w:style w:type="paragraph" w:styleId="Afzender">
    <w:name w:val="envelope return"/>
    <w:basedOn w:val="Standaard"/>
    <w:rsid w:val="00C247A2"/>
    <w:rPr>
      <w:rFonts w:cs="Arial"/>
      <w:sz w:val="20"/>
    </w:rPr>
  </w:style>
  <w:style w:type="character" w:customStyle="1" w:styleId="geo-decgeo">
    <w:name w:val="geo-dec geo"/>
    <w:basedOn w:val="Standaardalinea-lettertype"/>
    <w:rsid w:val="00C247A2"/>
  </w:style>
  <w:style w:type="character" w:customStyle="1" w:styleId="geo-dms1">
    <w:name w:val="geo-dms1"/>
    <w:rsid w:val="00C247A2"/>
    <w:rPr>
      <w:vanish w:val="0"/>
      <w:webHidden w:val="0"/>
    </w:rPr>
  </w:style>
  <w:style w:type="character" w:customStyle="1" w:styleId="geo-multi-punct1">
    <w:name w:val="geo-multi-punct1"/>
    <w:rsid w:val="00C247A2"/>
    <w:rPr>
      <w:vanish/>
      <w:webHidden w:val="0"/>
    </w:rPr>
  </w:style>
  <w:style w:type="paragraph" w:styleId="HTML-adres">
    <w:name w:val="HTML Address"/>
    <w:basedOn w:val="Standaard"/>
    <w:link w:val="HTML-adresChar"/>
    <w:rsid w:val="00C247A2"/>
    <w:rPr>
      <w:i/>
      <w:iCs/>
    </w:rPr>
  </w:style>
  <w:style w:type="character" w:customStyle="1" w:styleId="HTML-adresChar">
    <w:name w:val="HTML-adres Char"/>
    <w:basedOn w:val="Standaardalinea-lettertype"/>
    <w:link w:val="HTML-adres"/>
    <w:rsid w:val="00C247A2"/>
    <w:rPr>
      <w:rFonts w:ascii="Arial" w:eastAsia="Times New Roman" w:hAnsi="Arial" w:cs="Times New Roman"/>
      <w:i/>
      <w:iCs/>
      <w:szCs w:val="20"/>
      <w:lang w:val="en-GB" w:eastAsia="en-US"/>
    </w:rPr>
  </w:style>
  <w:style w:type="paragraph" w:styleId="HTML-voorafopgemaakt">
    <w:name w:val="HTML Preformatted"/>
    <w:basedOn w:val="Standaard"/>
    <w:link w:val="HTML-voorafopgemaaktChar"/>
    <w:rsid w:val="00C247A2"/>
    <w:rPr>
      <w:rFonts w:ascii="Courier New" w:hAnsi="Courier New" w:cs="Courier New"/>
      <w:sz w:val="20"/>
    </w:rPr>
  </w:style>
  <w:style w:type="character" w:customStyle="1" w:styleId="HTML-voorafopgemaaktChar">
    <w:name w:val="HTML - vooraf opgemaakt Char"/>
    <w:basedOn w:val="Standaardalinea-lettertype"/>
    <w:link w:val="HTML-voorafopgemaakt"/>
    <w:rsid w:val="00C247A2"/>
    <w:rPr>
      <w:rFonts w:ascii="Courier New" w:eastAsia="Times New Roman" w:hAnsi="Courier New" w:cs="Courier New"/>
      <w:sz w:val="20"/>
      <w:szCs w:val="20"/>
      <w:lang w:val="en-GB" w:eastAsia="en-US"/>
    </w:rPr>
  </w:style>
  <w:style w:type="paragraph" w:styleId="Index8">
    <w:name w:val="index 8"/>
    <w:basedOn w:val="Standaard"/>
    <w:next w:val="Standaard"/>
    <w:autoRedefine/>
    <w:semiHidden/>
    <w:rsid w:val="00C247A2"/>
    <w:pPr>
      <w:ind w:left="1760" w:hanging="220"/>
    </w:pPr>
  </w:style>
  <w:style w:type="paragraph" w:styleId="Index9">
    <w:name w:val="index 9"/>
    <w:basedOn w:val="Standaard"/>
    <w:next w:val="Standaard"/>
    <w:autoRedefine/>
    <w:semiHidden/>
    <w:rsid w:val="00C247A2"/>
    <w:pPr>
      <w:ind w:left="1980" w:hanging="220"/>
    </w:pPr>
  </w:style>
  <w:style w:type="character" w:customStyle="1" w:styleId="latitude1">
    <w:name w:val="latitude1"/>
    <w:basedOn w:val="Standaardalinea-lettertype"/>
    <w:rsid w:val="00C247A2"/>
  </w:style>
  <w:style w:type="paragraph" w:styleId="Lijst">
    <w:name w:val="List"/>
    <w:basedOn w:val="Standaard"/>
    <w:rsid w:val="00C247A2"/>
    <w:pPr>
      <w:ind w:left="283" w:hanging="283"/>
    </w:pPr>
  </w:style>
  <w:style w:type="paragraph" w:styleId="Lijst3">
    <w:name w:val="List 3"/>
    <w:basedOn w:val="Standaard"/>
    <w:rsid w:val="00C247A2"/>
    <w:pPr>
      <w:ind w:left="849" w:hanging="283"/>
    </w:pPr>
  </w:style>
  <w:style w:type="paragraph" w:styleId="Lijst4">
    <w:name w:val="List 4"/>
    <w:basedOn w:val="Standaard"/>
    <w:rsid w:val="00C247A2"/>
    <w:pPr>
      <w:ind w:left="1132" w:hanging="283"/>
    </w:pPr>
  </w:style>
  <w:style w:type="paragraph" w:styleId="Lijst5">
    <w:name w:val="List 5"/>
    <w:basedOn w:val="Standaard"/>
    <w:rsid w:val="00C247A2"/>
    <w:pPr>
      <w:ind w:left="1415" w:hanging="283"/>
    </w:pPr>
  </w:style>
  <w:style w:type="paragraph" w:styleId="Lijstopsomteken3">
    <w:name w:val="List Bullet 3"/>
    <w:basedOn w:val="Standaard"/>
    <w:autoRedefine/>
    <w:rsid w:val="00C247A2"/>
    <w:pPr>
      <w:numPr>
        <w:numId w:val="2"/>
      </w:numPr>
    </w:pPr>
  </w:style>
  <w:style w:type="paragraph" w:styleId="Lijstopsomteken5">
    <w:name w:val="List Bullet 5"/>
    <w:basedOn w:val="Standaard"/>
    <w:autoRedefine/>
    <w:rsid w:val="00C247A2"/>
    <w:pPr>
      <w:numPr>
        <w:numId w:val="4"/>
      </w:numPr>
    </w:pPr>
  </w:style>
  <w:style w:type="paragraph" w:styleId="Lijstvoortzetting">
    <w:name w:val="List Continue"/>
    <w:basedOn w:val="Standaard"/>
    <w:rsid w:val="00C247A2"/>
    <w:pPr>
      <w:spacing w:after="120"/>
      <w:ind w:left="283"/>
    </w:pPr>
  </w:style>
  <w:style w:type="paragraph" w:styleId="Lijstvoortzetting2">
    <w:name w:val="List Continue 2"/>
    <w:basedOn w:val="Standaard"/>
    <w:rsid w:val="00C247A2"/>
    <w:pPr>
      <w:spacing w:after="120"/>
      <w:ind w:left="566"/>
    </w:pPr>
  </w:style>
  <w:style w:type="paragraph" w:styleId="Lijstvoortzetting3">
    <w:name w:val="List Continue 3"/>
    <w:basedOn w:val="Standaard"/>
    <w:rsid w:val="00C247A2"/>
    <w:pPr>
      <w:spacing w:after="120"/>
      <w:ind w:left="849"/>
    </w:pPr>
  </w:style>
  <w:style w:type="paragraph" w:styleId="Lijstvoortzetting4">
    <w:name w:val="List Continue 4"/>
    <w:basedOn w:val="Standaard"/>
    <w:rsid w:val="00C247A2"/>
    <w:pPr>
      <w:spacing w:after="120"/>
      <w:ind w:left="1132"/>
    </w:pPr>
  </w:style>
  <w:style w:type="paragraph" w:styleId="Lijstvoortzetting5">
    <w:name w:val="List Continue 5"/>
    <w:basedOn w:val="Standaard"/>
    <w:rsid w:val="00C247A2"/>
    <w:pPr>
      <w:spacing w:after="120"/>
      <w:ind w:left="1415"/>
    </w:pPr>
  </w:style>
  <w:style w:type="paragraph" w:styleId="Lijstnummering">
    <w:name w:val="List Number"/>
    <w:basedOn w:val="Standaard"/>
    <w:rsid w:val="00C247A2"/>
    <w:pPr>
      <w:numPr>
        <w:numId w:val="9"/>
      </w:numPr>
    </w:pPr>
    <w:rPr>
      <w:b/>
      <w:bCs/>
    </w:rPr>
  </w:style>
  <w:style w:type="paragraph" w:styleId="Lijstnummering2">
    <w:name w:val="List Number 2"/>
    <w:basedOn w:val="Standaard"/>
    <w:rsid w:val="00C247A2"/>
    <w:pPr>
      <w:numPr>
        <w:numId w:val="5"/>
      </w:numPr>
    </w:pPr>
  </w:style>
  <w:style w:type="paragraph" w:styleId="Lijstnummering3">
    <w:name w:val="List Number 3"/>
    <w:basedOn w:val="Standaard"/>
    <w:rsid w:val="00C247A2"/>
    <w:pPr>
      <w:numPr>
        <w:numId w:val="6"/>
      </w:numPr>
    </w:pPr>
  </w:style>
  <w:style w:type="paragraph" w:styleId="Lijstnummering4">
    <w:name w:val="List Number 4"/>
    <w:basedOn w:val="Standaard"/>
    <w:rsid w:val="00C247A2"/>
    <w:pPr>
      <w:numPr>
        <w:numId w:val="7"/>
      </w:numPr>
    </w:pPr>
  </w:style>
  <w:style w:type="paragraph" w:styleId="Lijstnummering5">
    <w:name w:val="List Number 5"/>
    <w:basedOn w:val="Standaard"/>
    <w:rsid w:val="00C247A2"/>
    <w:pPr>
      <w:numPr>
        <w:numId w:val="8"/>
      </w:numPr>
    </w:pPr>
  </w:style>
  <w:style w:type="character" w:customStyle="1" w:styleId="longitude1">
    <w:name w:val="longitude1"/>
    <w:basedOn w:val="Standaardalinea-lettertype"/>
    <w:rsid w:val="00C247A2"/>
  </w:style>
  <w:style w:type="paragraph" w:styleId="Berichtkop">
    <w:name w:val="Message Header"/>
    <w:basedOn w:val="Standaard"/>
    <w:link w:val="BerichtkopChar"/>
    <w:rsid w:val="00C247A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BerichtkopChar">
    <w:name w:val="Berichtkop Char"/>
    <w:basedOn w:val="Standaardalinea-lettertype"/>
    <w:link w:val="Berichtkop"/>
    <w:rsid w:val="00C247A2"/>
    <w:rPr>
      <w:rFonts w:ascii="Arial" w:eastAsia="Times New Roman" w:hAnsi="Arial" w:cs="Arial"/>
      <w:sz w:val="24"/>
      <w:szCs w:val="24"/>
      <w:shd w:val="pct20" w:color="auto" w:fill="auto"/>
      <w:lang w:val="en-GB" w:eastAsia="en-US"/>
    </w:rPr>
  </w:style>
  <w:style w:type="paragraph" w:styleId="Normaalweb">
    <w:name w:val="Normal (Web)"/>
    <w:basedOn w:val="Standaard"/>
    <w:rsid w:val="00C247A2"/>
    <w:rPr>
      <w:rFonts w:ascii="Times New Roman" w:hAnsi="Times New Roman"/>
      <w:sz w:val="24"/>
      <w:szCs w:val="24"/>
    </w:rPr>
  </w:style>
  <w:style w:type="paragraph" w:styleId="Notitiekop">
    <w:name w:val="Note Heading"/>
    <w:basedOn w:val="Standaard"/>
    <w:next w:val="Standaard"/>
    <w:link w:val="NotitiekopChar"/>
    <w:rsid w:val="00C247A2"/>
  </w:style>
  <w:style w:type="character" w:customStyle="1" w:styleId="NotitiekopChar">
    <w:name w:val="Notitiekop Char"/>
    <w:basedOn w:val="Standaardalinea-lettertype"/>
    <w:link w:val="Notitiekop"/>
    <w:rsid w:val="00C247A2"/>
    <w:rPr>
      <w:rFonts w:ascii="Arial" w:eastAsia="Times New Roman" w:hAnsi="Arial" w:cs="Times New Roman"/>
      <w:szCs w:val="20"/>
      <w:lang w:val="en-GB" w:eastAsia="en-US"/>
    </w:rPr>
  </w:style>
  <w:style w:type="character" w:customStyle="1" w:styleId="plainlinksneverexpand1">
    <w:name w:val="plainlinksneverexpand1"/>
    <w:basedOn w:val="Standaardalinea-lettertype"/>
    <w:rsid w:val="00C247A2"/>
  </w:style>
  <w:style w:type="paragraph" w:styleId="Aanhef">
    <w:name w:val="Salutation"/>
    <w:basedOn w:val="Standaard"/>
    <w:next w:val="Standaard"/>
    <w:link w:val="AanhefChar"/>
    <w:rsid w:val="00C247A2"/>
  </w:style>
  <w:style w:type="character" w:customStyle="1" w:styleId="AanhefChar">
    <w:name w:val="Aanhef Char"/>
    <w:basedOn w:val="Standaardalinea-lettertype"/>
    <w:link w:val="Aanhef"/>
    <w:rsid w:val="00C247A2"/>
    <w:rPr>
      <w:rFonts w:ascii="Arial" w:eastAsia="Times New Roman" w:hAnsi="Arial" w:cs="Times New Roman"/>
      <w:szCs w:val="20"/>
      <w:lang w:val="en-GB" w:eastAsia="en-US"/>
    </w:rPr>
  </w:style>
  <w:style w:type="paragraph" w:styleId="Handtekening">
    <w:name w:val="Signature"/>
    <w:basedOn w:val="Standaard"/>
    <w:link w:val="HandtekeningChar"/>
    <w:rsid w:val="00C247A2"/>
    <w:pPr>
      <w:ind w:left="4252"/>
    </w:pPr>
  </w:style>
  <w:style w:type="character" w:customStyle="1" w:styleId="HandtekeningChar">
    <w:name w:val="Handtekening Char"/>
    <w:basedOn w:val="Standaardalinea-lettertype"/>
    <w:link w:val="Handtekening"/>
    <w:rsid w:val="00C247A2"/>
    <w:rPr>
      <w:rFonts w:ascii="Arial" w:eastAsia="Times New Roman" w:hAnsi="Arial" w:cs="Times New Roman"/>
      <w:szCs w:val="20"/>
      <w:lang w:val="en-GB" w:eastAsia="en-US"/>
    </w:rPr>
  </w:style>
  <w:style w:type="paragraph" w:styleId="Bronvermelding">
    <w:name w:val="table of authorities"/>
    <w:basedOn w:val="Standaard"/>
    <w:next w:val="Standaard"/>
    <w:semiHidden/>
    <w:rsid w:val="00C247A2"/>
    <w:pPr>
      <w:ind w:left="220" w:hanging="220"/>
    </w:pPr>
  </w:style>
  <w:style w:type="paragraph" w:styleId="Titel">
    <w:name w:val="Title"/>
    <w:aliases w:val="Kop 4l,onderdeel"/>
    <w:basedOn w:val="Standaard"/>
    <w:link w:val="TitelChar"/>
    <w:rsid w:val="00C247A2"/>
    <w:pPr>
      <w:spacing w:before="240" w:after="60"/>
      <w:jc w:val="center"/>
      <w:outlineLvl w:val="0"/>
    </w:pPr>
    <w:rPr>
      <w:rFonts w:cs="Arial"/>
      <w:b/>
      <w:bCs/>
      <w:kern w:val="28"/>
      <w:sz w:val="32"/>
      <w:szCs w:val="32"/>
    </w:rPr>
  </w:style>
  <w:style w:type="character" w:customStyle="1" w:styleId="TitelChar">
    <w:name w:val="Titel Char"/>
    <w:aliases w:val="Kop 4l Char,onderdeel Char"/>
    <w:basedOn w:val="Standaardalinea-lettertype"/>
    <w:link w:val="Titel"/>
    <w:rsid w:val="00C247A2"/>
    <w:rPr>
      <w:rFonts w:ascii="Arial" w:eastAsia="Times New Roman" w:hAnsi="Arial" w:cs="Arial"/>
      <w:b/>
      <w:bCs/>
      <w:kern w:val="28"/>
      <w:sz w:val="32"/>
      <w:szCs w:val="32"/>
      <w:lang w:val="en-GB" w:eastAsia="en-US"/>
    </w:rPr>
  </w:style>
  <w:style w:type="paragraph" w:styleId="Kopbronvermelding">
    <w:name w:val="toa heading"/>
    <w:basedOn w:val="Standaard"/>
    <w:next w:val="Standaard"/>
    <w:semiHidden/>
    <w:rsid w:val="00C247A2"/>
    <w:pPr>
      <w:spacing w:before="120"/>
    </w:pPr>
    <w:rPr>
      <w:rFonts w:cs="Arial"/>
      <w:b/>
      <w:bCs/>
      <w:sz w:val="24"/>
      <w:szCs w:val="24"/>
    </w:rPr>
  </w:style>
  <w:style w:type="paragraph" w:customStyle="1" w:styleId="zIBusinessUnit1">
    <w:name w:val="zI_BusinessUnit1"/>
    <w:basedOn w:val="Text"/>
    <w:next w:val="Text"/>
    <w:rsid w:val="00C247A2"/>
    <w:rPr>
      <w:b/>
      <w:bCs/>
      <w:noProof/>
      <w:sz w:val="14"/>
    </w:rPr>
  </w:style>
  <w:style w:type="paragraph" w:customStyle="1" w:styleId="zICompanyAddress1">
    <w:name w:val="zI_CompanyAddress1"/>
    <w:basedOn w:val="Text"/>
    <w:next w:val="Text"/>
    <w:rsid w:val="00C247A2"/>
    <w:pPr>
      <w:tabs>
        <w:tab w:val="left" w:pos="907"/>
      </w:tabs>
      <w:spacing w:after="120"/>
    </w:pPr>
    <w:rPr>
      <w:sz w:val="14"/>
    </w:rPr>
  </w:style>
  <w:style w:type="paragraph" w:customStyle="1" w:styleId="zICompanyName1">
    <w:name w:val="zI_CompanyName1"/>
    <w:basedOn w:val="Text"/>
    <w:next w:val="Text"/>
    <w:rsid w:val="00C247A2"/>
    <w:rPr>
      <w:rFonts w:ascii="Arial Black" w:hAnsi="Arial Black" w:cs="Arial"/>
      <w:noProof/>
      <w:sz w:val="18"/>
    </w:rPr>
  </w:style>
  <w:style w:type="paragraph" w:customStyle="1" w:styleId="zIFooter1">
    <w:name w:val="zI_Footer1"/>
    <w:basedOn w:val="Standaard"/>
    <w:rsid w:val="00C247A2"/>
    <w:pPr>
      <w:spacing w:before="60" w:after="60"/>
    </w:pPr>
    <w:rPr>
      <w:noProof/>
      <w:sz w:val="14"/>
    </w:rPr>
  </w:style>
  <w:style w:type="paragraph" w:customStyle="1" w:styleId="zIFooter2">
    <w:name w:val="zI_Footer2"/>
    <w:basedOn w:val="Standaard"/>
    <w:next w:val="Text"/>
    <w:rsid w:val="00C247A2"/>
    <w:rPr>
      <w:sz w:val="12"/>
    </w:rPr>
  </w:style>
  <w:style w:type="character" w:customStyle="1" w:styleId="ps-large-tps-bold-t">
    <w:name w:val="ps-large-t ps-bold-t"/>
    <w:basedOn w:val="Standaardalinea-lettertype"/>
    <w:rsid w:val="00C247A2"/>
  </w:style>
  <w:style w:type="character" w:customStyle="1" w:styleId="bold1">
    <w:name w:val="bold1"/>
    <w:rsid w:val="00C247A2"/>
    <w:rPr>
      <w:b/>
      <w:bCs/>
    </w:rPr>
  </w:style>
  <w:style w:type="table" w:styleId="Tabelraster">
    <w:name w:val="Table Grid"/>
    <w:basedOn w:val="Standaardtabel"/>
    <w:rsid w:val="00C247A2"/>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schrift1">
    <w:name w:val="Bijschrift 1"/>
    <w:basedOn w:val="Bijschrift"/>
    <w:autoRedefine/>
    <w:rsid w:val="00C247A2"/>
    <w:rPr>
      <w:rFonts w:cs="Arial"/>
      <w:sz w:val="18"/>
      <w:szCs w:val="22"/>
      <w:lang w:val="en-US"/>
    </w:rPr>
  </w:style>
  <w:style w:type="paragraph" w:customStyle="1" w:styleId="Geenafstand1">
    <w:name w:val="Geen afstand1"/>
    <w:link w:val="NoSpacingChar"/>
    <w:rsid w:val="00C247A2"/>
    <w:rPr>
      <w:rFonts w:ascii="Calibri" w:hAnsi="Calibri"/>
      <w:lang w:eastAsia="en-US"/>
    </w:rPr>
  </w:style>
  <w:style w:type="character" w:customStyle="1" w:styleId="NoSpacingChar">
    <w:name w:val="No Spacing Char"/>
    <w:link w:val="Geenafstand1"/>
    <w:locked/>
    <w:rsid w:val="00C247A2"/>
    <w:rPr>
      <w:rFonts w:ascii="Calibri" w:eastAsia="Times New Roman" w:hAnsi="Calibri" w:cs="Times New Roman"/>
      <w:lang w:eastAsia="en-US"/>
    </w:rPr>
  </w:style>
  <w:style w:type="paragraph" w:customStyle="1" w:styleId="Lijstalinea1">
    <w:name w:val="Lijstalinea1"/>
    <w:basedOn w:val="Standaard"/>
    <w:rsid w:val="00C247A2"/>
    <w:pPr>
      <w:ind w:left="720"/>
      <w:contextualSpacing/>
    </w:pPr>
    <w:rPr>
      <w:rFonts w:ascii="Calibri" w:hAnsi="Calibri"/>
    </w:rPr>
  </w:style>
  <w:style w:type="paragraph" w:customStyle="1" w:styleId="Opmaakprofiel1">
    <w:name w:val="Opmaakprofiel1"/>
    <w:basedOn w:val="Kop4"/>
    <w:rsid w:val="00C247A2"/>
    <w:rPr>
      <w:sz w:val="22"/>
      <w:lang w:val="en-US"/>
    </w:rPr>
  </w:style>
  <w:style w:type="paragraph" w:customStyle="1" w:styleId="Opmaakprofiel2">
    <w:name w:val="Opmaakprofiel2"/>
    <w:basedOn w:val="Kop3"/>
    <w:rsid w:val="00C247A2"/>
    <w:rPr>
      <w:sz w:val="24"/>
      <w:lang w:val="en-US"/>
    </w:rPr>
  </w:style>
  <w:style w:type="paragraph" w:styleId="Ballontekst">
    <w:name w:val="Balloon Text"/>
    <w:basedOn w:val="Standaard"/>
    <w:link w:val="BallontekstChar"/>
    <w:semiHidden/>
    <w:rsid w:val="00C247A2"/>
    <w:rPr>
      <w:rFonts w:ascii="Tahoma" w:hAnsi="Tahoma" w:cs="Tahoma"/>
      <w:sz w:val="16"/>
      <w:szCs w:val="16"/>
    </w:rPr>
  </w:style>
  <w:style w:type="character" w:customStyle="1" w:styleId="BallontekstChar">
    <w:name w:val="Ballontekst Char"/>
    <w:basedOn w:val="Standaardalinea-lettertype"/>
    <w:link w:val="Ballontekst"/>
    <w:semiHidden/>
    <w:rsid w:val="00C247A2"/>
    <w:rPr>
      <w:rFonts w:ascii="Tahoma" w:eastAsia="Times New Roman" w:hAnsi="Tahoma" w:cs="Tahoma"/>
      <w:sz w:val="16"/>
      <w:szCs w:val="16"/>
      <w:lang w:val="en-GB" w:eastAsia="en-US"/>
    </w:rPr>
  </w:style>
  <w:style w:type="paragraph" w:customStyle="1" w:styleId="Standard">
    <w:name w:val="Standard"/>
    <w:basedOn w:val="Standaard"/>
    <w:rsid w:val="00C247A2"/>
    <w:pPr>
      <w:spacing w:line="360" w:lineRule="auto"/>
      <w:jc w:val="center"/>
    </w:pPr>
    <w:rPr>
      <w:rFonts w:ascii="Times" w:hAnsi="Times"/>
      <w:lang w:val="fr-FR" w:eastAsia="fr-FR"/>
    </w:rPr>
  </w:style>
  <w:style w:type="paragraph" w:customStyle="1" w:styleId="Rpertoire">
    <w:name w:val="Répertoire"/>
    <w:basedOn w:val="Standaard"/>
    <w:rsid w:val="00C247A2"/>
    <w:pPr>
      <w:widowControl w:val="0"/>
      <w:suppressAutoHyphens/>
      <w:spacing w:line="360" w:lineRule="auto"/>
      <w:jc w:val="both"/>
    </w:pPr>
    <w:rPr>
      <w:rFonts w:ascii="Times New Roman" w:hAnsi="Times New Roman"/>
      <w:lang w:val="fr-FR" w:eastAsia="fr-FR"/>
    </w:rPr>
  </w:style>
  <w:style w:type="paragraph" w:styleId="Kopvaninhoudsopgave">
    <w:name w:val="TOC Heading"/>
    <w:basedOn w:val="Kop1"/>
    <w:next w:val="Standaard"/>
    <w:uiPriority w:val="39"/>
    <w:semiHidden/>
    <w:unhideWhenUsed/>
    <w:qFormat/>
    <w:rsid w:val="00711061"/>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Citaat">
    <w:name w:val="Quote"/>
    <w:basedOn w:val="Standaard"/>
    <w:next w:val="Standaard"/>
    <w:link w:val="CitaatChar"/>
    <w:uiPriority w:val="29"/>
    <w:rsid w:val="00C247A2"/>
    <w:rPr>
      <w:i/>
      <w:iCs/>
      <w:color w:val="000000"/>
    </w:rPr>
  </w:style>
  <w:style w:type="character" w:customStyle="1" w:styleId="CitaatChar">
    <w:name w:val="Citaat Char"/>
    <w:basedOn w:val="Standaardalinea-lettertype"/>
    <w:link w:val="Citaat"/>
    <w:uiPriority w:val="29"/>
    <w:rsid w:val="00C247A2"/>
    <w:rPr>
      <w:rFonts w:ascii="Arial" w:eastAsia="Times New Roman" w:hAnsi="Arial" w:cs="Times New Roman"/>
      <w:i/>
      <w:iCs/>
      <w:color w:val="000000"/>
      <w:szCs w:val="20"/>
      <w:lang w:val="en-GB" w:eastAsia="en-US"/>
    </w:rPr>
  </w:style>
  <w:style w:type="character" w:customStyle="1" w:styleId="CitaatChar1">
    <w:name w:val="Citaat Char1"/>
    <w:basedOn w:val="Standaardalinea-lettertype"/>
    <w:uiPriority w:val="29"/>
    <w:rsid w:val="00C247A2"/>
    <w:rPr>
      <w:rFonts w:ascii="Arial" w:hAnsi="Arial"/>
      <w:i/>
      <w:iCs/>
      <w:color w:val="000000"/>
      <w:sz w:val="22"/>
      <w:lang w:val="en-GB" w:eastAsia="en-US"/>
    </w:rPr>
  </w:style>
  <w:style w:type="character" w:customStyle="1" w:styleId="Intensievebenadrukking1">
    <w:name w:val="Intensieve benadrukking1"/>
    <w:basedOn w:val="Standaardalinea-lettertype"/>
    <w:rsid w:val="00C247A2"/>
    <w:rPr>
      <w:b/>
      <w:bCs/>
      <w:i/>
      <w:iCs/>
      <w:color w:val="4F81BD"/>
    </w:rPr>
  </w:style>
  <w:style w:type="paragraph" w:customStyle="1" w:styleId="Lijstalinea2">
    <w:name w:val="Lijstalinea2"/>
    <w:basedOn w:val="Standaard"/>
    <w:rsid w:val="00C247A2"/>
    <w:pPr>
      <w:ind w:left="720"/>
    </w:pPr>
    <w:rPr>
      <w:rFonts w:ascii="Frutiger" w:hAnsi="Frutiger" w:cs="Raavi"/>
      <w:sz w:val="20"/>
    </w:rPr>
  </w:style>
  <w:style w:type="character" w:customStyle="1" w:styleId="Subtielebenadrukking1">
    <w:name w:val="Subtiele benadrukking1"/>
    <w:basedOn w:val="Standaardalinea-lettertype"/>
    <w:rsid w:val="00C247A2"/>
    <w:rPr>
      <w:rFonts w:cs="Times New Roman"/>
      <w:i/>
      <w:iCs/>
      <w:color w:val="808080"/>
    </w:rPr>
  </w:style>
  <w:style w:type="paragraph" w:customStyle="1" w:styleId="opm">
    <w:name w:val="opm"/>
    <w:basedOn w:val="Text"/>
    <w:rsid w:val="00C247A2"/>
    <w:pPr>
      <w:jc w:val="center"/>
    </w:pPr>
    <w:rPr>
      <w:lang w:val="en-US"/>
    </w:rPr>
  </w:style>
  <w:style w:type="paragraph" w:customStyle="1" w:styleId="opmaakwissen">
    <w:name w:val="opmaak wissen"/>
    <w:basedOn w:val="Lijst"/>
    <w:rsid w:val="00C247A2"/>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Standaard"/>
    <w:next w:val="Standaard"/>
    <w:link w:val="NootKopChar"/>
    <w:rsid w:val="00C247A2"/>
    <w:pPr>
      <w:spacing w:before="240" w:after="120"/>
      <w:jc w:val="both"/>
    </w:pPr>
    <w:rPr>
      <w:rFonts w:ascii="Times New Roman" w:hAnsi="Times New Roman"/>
      <w:b/>
      <w:sz w:val="18"/>
      <w:szCs w:val="24"/>
    </w:rPr>
  </w:style>
  <w:style w:type="character" w:customStyle="1" w:styleId="NootKopChar">
    <w:name w:val="Noot Kop Char"/>
    <w:basedOn w:val="Standaardalinea-lettertype"/>
    <w:link w:val="NootKop"/>
    <w:rsid w:val="00C247A2"/>
    <w:rPr>
      <w:rFonts w:ascii="Times New Roman" w:eastAsia="Times New Roman" w:hAnsi="Times New Roman" w:cs="Times New Roman"/>
      <w:b/>
      <w:sz w:val="18"/>
      <w:szCs w:val="24"/>
    </w:rPr>
  </w:style>
  <w:style w:type="character" w:customStyle="1" w:styleId="Titelvanboek1">
    <w:name w:val="Titel van boek1"/>
    <w:basedOn w:val="Standaardalinea-lettertype"/>
    <w:rsid w:val="00C247A2"/>
    <w:rPr>
      <w:b/>
      <w:bCs/>
      <w:smallCaps/>
      <w:spacing w:val="5"/>
    </w:rPr>
  </w:style>
  <w:style w:type="paragraph" w:customStyle="1" w:styleId="CompanyAddress">
    <w:name w:val="Company Address"/>
    <w:semiHidden/>
    <w:rsid w:val="00C247A2"/>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C247A2"/>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C247A2"/>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Standaard"/>
    <w:rsid w:val="00C247A2"/>
    <w:pPr>
      <w:spacing w:before="600" w:line="216" w:lineRule="auto"/>
      <w:jc w:val="right"/>
    </w:pPr>
    <w:rPr>
      <w:rFonts w:ascii="Helvetica" w:eastAsia="MS Mincho" w:hAnsi="Helvetica"/>
      <w:b/>
      <w:color w:val="AD052E"/>
      <w:spacing w:val="-20"/>
      <w:kern w:val="48"/>
      <w:sz w:val="96"/>
      <w:szCs w:val="48"/>
      <w:lang w:val="en-US" w:eastAsia="en-GB"/>
    </w:rPr>
  </w:style>
  <w:style w:type="paragraph" w:customStyle="1" w:styleId="DocumentVersion">
    <w:name w:val="Document Version"/>
    <w:basedOn w:val="Standaard"/>
    <w:semiHidden/>
    <w:rsid w:val="00C247A2"/>
    <w:pPr>
      <w:spacing w:before="160" w:after="60"/>
      <w:jc w:val="right"/>
    </w:pPr>
    <w:rPr>
      <w:rFonts w:ascii="Helvetica" w:eastAsia="MS Mincho" w:hAnsi="Helvetica"/>
      <w:color w:val="AD052E"/>
      <w:sz w:val="20"/>
      <w:lang w:val="en-US" w:eastAsia="en-GB"/>
    </w:rPr>
  </w:style>
  <w:style w:type="paragraph" w:styleId="Geenafstand">
    <w:name w:val="No Spacing"/>
    <w:uiPriority w:val="1"/>
    <w:qFormat/>
    <w:rsid w:val="00711061"/>
    <w:pPr>
      <w:overflowPunct w:val="0"/>
      <w:autoSpaceDE w:val="0"/>
      <w:autoSpaceDN w:val="0"/>
      <w:adjustRightInd w:val="0"/>
      <w:textAlignment w:val="baseline"/>
    </w:pPr>
    <w:rPr>
      <w:rFonts w:ascii="Arial" w:eastAsia="MS Mincho" w:hAnsi="Arial"/>
      <w:sz w:val="22"/>
      <w:lang w:val="en-GB" w:eastAsia="en-US"/>
    </w:rPr>
  </w:style>
  <w:style w:type="character" w:styleId="Zwaar">
    <w:name w:val="Strong"/>
    <w:basedOn w:val="Standaardalinea-lettertype"/>
    <w:rsid w:val="00C247A2"/>
    <w:rPr>
      <w:b/>
      <w:bCs/>
    </w:rPr>
  </w:style>
  <w:style w:type="paragraph" w:customStyle="1" w:styleId="Standaardinspringing2">
    <w:name w:val="Standaardinspringing2"/>
    <w:basedOn w:val="Standaard"/>
    <w:rsid w:val="00C247A2"/>
    <w:pPr>
      <w:ind w:left="1134"/>
    </w:pPr>
    <w:rPr>
      <w:rFonts w:ascii="Times New Roman" w:hAnsi="Times New Roman"/>
      <w:sz w:val="24"/>
    </w:rPr>
  </w:style>
  <w:style w:type="paragraph" w:customStyle="1" w:styleId="Bijschrift10">
    <w:name w:val="Bijschrift1"/>
    <w:basedOn w:val="Bijschrift"/>
    <w:autoRedefine/>
    <w:rsid w:val="00C247A2"/>
    <w:rPr>
      <w:sz w:val="18"/>
    </w:rPr>
  </w:style>
  <w:style w:type="character" w:styleId="HTMLCode">
    <w:name w:val="HTML Code"/>
    <w:basedOn w:val="Standaardalinea-lettertype"/>
    <w:semiHidden/>
    <w:rsid w:val="00C247A2"/>
    <w:rPr>
      <w:rFonts w:ascii="Courier New" w:hAnsi="Courier New" w:cs="Courier New"/>
      <w:sz w:val="20"/>
      <w:szCs w:val="20"/>
    </w:rPr>
  </w:style>
  <w:style w:type="paragraph" w:customStyle="1" w:styleId="NootKopCharChar">
    <w:name w:val="Noot Kop Char Char"/>
    <w:basedOn w:val="Standaard"/>
    <w:next w:val="Standaard"/>
    <w:link w:val="NootKopCharCharChar"/>
    <w:rsid w:val="00C247A2"/>
    <w:pPr>
      <w:spacing w:before="240" w:after="120"/>
      <w:ind w:left="567"/>
      <w:jc w:val="both"/>
    </w:pPr>
    <w:rPr>
      <w:b/>
      <w:sz w:val="18"/>
      <w:szCs w:val="24"/>
    </w:rPr>
  </w:style>
  <w:style w:type="character" w:customStyle="1" w:styleId="NootCharChar">
    <w:name w:val="Noot Char Char"/>
    <w:basedOn w:val="Standaardalinea-lettertype"/>
    <w:rsid w:val="00C247A2"/>
    <w:rPr>
      <w:sz w:val="18"/>
      <w:szCs w:val="24"/>
      <w:lang w:val="nl-NL" w:eastAsia="nl-NL" w:bidi="ar-SA"/>
    </w:rPr>
  </w:style>
  <w:style w:type="character" w:customStyle="1" w:styleId="NootKopCharCharChar">
    <w:name w:val="Noot Kop Char Char Char"/>
    <w:basedOn w:val="NootCharChar"/>
    <w:link w:val="NootKopCharChar"/>
    <w:rsid w:val="00C247A2"/>
    <w:rPr>
      <w:rFonts w:ascii="Arial" w:eastAsia="Times New Roman" w:hAnsi="Arial" w:cs="Times New Roman"/>
      <w:b/>
      <w:sz w:val="18"/>
      <w:szCs w:val="24"/>
      <w:lang w:val="nl-NL" w:eastAsia="nl-NL" w:bidi="ar-SA"/>
    </w:rPr>
  </w:style>
  <w:style w:type="paragraph" w:customStyle="1" w:styleId="Figuurnummer">
    <w:name w:val="Figuurnummer"/>
    <w:basedOn w:val="Bijschrift"/>
    <w:rsid w:val="00C247A2"/>
    <w:rPr>
      <w:sz w:val="20"/>
    </w:rPr>
  </w:style>
  <w:style w:type="paragraph" w:customStyle="1" w:styleId="Opmaakprofiel3">
    <w:name w:val="Opmaakprofiel3"/>
    <w:basedOn w:val="Inhopg3"/>
    <w:rsid w:val="00C247A2"/>
    <w:pPr>
      <w:tabs>
        <w:tab w:val="clear" w:pos="10080"/>
        <w:tab w:val="left" w:pos="1728"/>
      </w:tabs>
      <w:ind w:left="1134" w:right="566" w:hanging="567"/>
    </w:pPr>
    <w:rPr>
      <w:lang w:val="nl-NL"/>
    </w:rPr>
  </w:style>
  <w:style w:type="character" w:customStyle="1" w:styleId="Intensievebenadrukking2">
    <w:name w:val="Intensieve benadrukking2"/>
    <w:basedOn w:val="Standaardalinea-lettertype"/>
    <w:rsid w:val="00C247A2"/>
    <w:rPr>
      <w:b/>
      <w:bCs/>
      <w:i/>
      <w:iCs/>
      <w:color w:val="4F81BD"/>
    </w:rPr>
  </w:style>
  <w:style w:type="character" w:customStyle="1" w:styleId="Heading5noNrChar">
    <w:name w:val="Heading 5 no Nr. Char"/>
    <w:basedOn w:val="Standaardalinea-lettertype"/>
    <w:link w:val="Heading5noNr"/>
    <w:rsid w:val="00C247A2"/>
    <w:rPr>
      <w:rFonts w:ascii="Arial" w:eastAsiaTheme="majorEastAsia" w:hAnsi="Arial" w:cstheme="majorBidi"/>
      <w:b/>
      <w:sz w:val="24"/>
      <w:lang w:val="en-GB" w:eastAsia="en-US"/>
    </w:rPr>
  </w:style>
  <w:style w:type="paragraph" w:customStyle="1" w:styleId="Standaardinspringing3">
    <w:name w:val="Standaardinspringing3"/>
    <w:basedOn w:val="Standaard"/>
    <w:rsid w:val="0018547A"/>
    <w:pPr>
      <w:ind w:left="1134"/>
    </w:pPr>
    <w:rPr>
      <w:rFonts w:ascii="Times New Roman" w:hAnsi="Times New Roman"/>
      <w:sz w:val="24"/>
    </w:rPr>
  </w:style>
  <w:style w:type="character" w:customStyle="1" w:styleId="Intensievebenadrukking3">
    <w:name w:val="Intensieve benadrukking3"/>
    <w:basedOn w:val="Standaardalinea-lettertype"/>
    <w:rsid w:val="0018547A"/>
    <w:rPr>
      <w:b/>
      <w:bCs/>
      <w:i/>
      <w:iCs/>
      <w:color w:val="4F81BD"/>
    </w:rPr>
  </w:style>
  <w:style w:type="paragraph" w:customStyle="1" w:styleId="Onderschrift">
    <w:name w:val="Onderschrift"/>
    <w:basedOn w:val="Bijschrift"/>
    <w:autoRedefine/>
    <w:qFormat/>
    <w:rsid w:val="00A30C47"/>
    <w:rPr>
      <w:rFonts w:cs="Arial"/>
      <w:sz w:val="18"/>
      <w:szCs w:val="22"/>
      <w:lang w:val="en-US"/>
    </w:rPr>
  </w:style>
  <w:style w:type="table" w:styleId="Lichtelijst">
    <w:name w:val="Light List"/>
    <w:basedOn w:val="Standaardtabel"/>
    <w:uiPriority w:val="61"/>
    <w:rsid w:val="0047093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oleObject" Target="embeddings/oleObject1.bin"/><Relationship Id="rId68" Type="http://schemas.openxmlformats.org/officeDocument/2006/relationships/image" Target="media/image56.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5.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oleObject" Target="embeddings/oleObject4.bin"/><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oleObject" Target="embeddings/oleObject3.bin"/><Relationship Id="rId20" Type="http://schemas.openxmlformats.org/officeDocument/2006/relationships/image" Target="media/image12.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oleObject" Target="embeddings/oleObject2.bin"/><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66904-0254-43C3-AC5D-C8B5B2DF8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74</Pages>
  <Words>9447</Words>
  <Characters>51962</Characters>
  <Application>Microsoft Office Word</Application>
  <DocSecurity>0</DocSecurity>
  <Lines>433</Lines>
  <Paragraphs>122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ACC-Imtech-NavVision-BNWAS-Manual v1.1</vt:lpstr>
      <vt:lpstr>ACC-Imtech-NavVision-BNWAS-Manual v1.1</vt:lpstr>
    </vt:vector>
  </TitlesOfParts>
  <Company>Grizli777</Company>
  <LinksUpToDate>false</LinksUpToDate>
  <CharactersWithSpaces>61287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ACC-Imtech-NavVision-BNWAS-Manual v1.1</dc:title>
  <dc:subject>ACC-Imtech-NavVision-BNWAS-Manual v1.1</dc:subject>
  <dc:creator>Vince Kerckhaert</dc:creator>
  <cp:keywords>BNWAS Type Approval</cp:keywords>
  <cp:lastModifiedBy>Vince Kerckhaert</cp:lastModifiedBy>
  <cp:revision>3</cp:revision>
  <cp:lastPrinted>2014-06-02T13:28:00Z</cp:lastPrinted>
  <dcterms:created xsi:type="dcterms:W3CDTF">2014-07-23T13:41:00Z</dcterms:created>
  <dcterms:modified xsi:type="dcterms:W3CDTF">2014-07-29T09:48:00Z</dcterms:modified>
</cp:coreProperties>
</file>