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69FC" w:rsidRPr="001A734F" w:rsidRDefault="00EF69FC" w:rsidP="009D0F62">
      <w:pPr>
        <w:pStyle w:val="Heading1"/>
        <w:numPr>
          <w:ilvl w:val="0"/>
          <w:numId w:val="0"/>
        </w:numPr>
        <w:rPr>
          <w:rStyle w:val="SubtleReference"/>
        </w:rPr>
      </w:pPr>
      <w:bookmarkStart w:id="0" w:name="_GoBack"/>
    </w:p>
    <w:tbl>
      <w:tblPr>
        <w:tblW w:w="0" w:type="auto"/>
        <w:tblLook w:val="0000" w:firstRow="0" w:lastRow="0" w:firstColumn="0" w:lastColumn="0" w:noHBand="0" w:noVBand="0"/>
      </w:tblPr>
      <w:tblGrid>
        <w:gridCol w:w="9288"/>
      </w:tblGrid>
      <w:tr w:rsidR="00EF69FC" w:rsidRPr="00F538C5" w:rsidTr="007828B5">
        <w:trPr>
          <w:trHeight w:val="3240"/>
          <w:ins w:id="1" w:author="Unknown"/>
        </w:trPr>
        <w:tc>
          <w:tcPr>
            <w:tcW w:w="9571" w:type="dxa"/>
          </w:tcPr>
          <w:p w:rsidR="00EF69FC" w:rsidRPr="00505D06" w:rsidRDefault="00013DAE" w:rsidP="00242BE9">
            <w:pPr>
              <w:pStyle w:val="zTitle"/>
              <w:rPr>
                <w:noProof w:val="0"/>
              </w:rPr>
            </w:pPr>
            <w:r>
              <w:rPr>
                <w:rFonts w:cs="Arial"/>
                <w:noProof w:val="0"/>
                <w:vertAlign w:val="superscript"/>
              </w:rPr>
              <w:fldChar w:fldCharType="begin"/>
            </w:r>
            <w:r>
              <w:rPr>
                <w:rFonts w:cs="Arial"/>
                <w:noProof w:val="0"/>
                <w:vertAlign w:val="superscript"/>
              </w:rPr>
              <w:instrText xml:space="preserve"> TITLE  "Connections and Protocols on the FT NavVision AMCS"  \* MERGEFORMAT </w:instrText>
            </w:r>
            <w:r>
              <w:rPr>
                <w:rFonts w:cs="Arial"/>
                <w:noProof w:val="0"/>
                <w:vertAlign w:val="superscript"/>
              </w:rPr>
              <w:fldChar w:fldCharType="separate"/>
            </w:r>
            <w:r>
              <w:rPr>
                <w:rFonts w:cs="Arial"/>
                <w:noProof w:val="0"/>
                <w:vertAlign w:val="superscript"/>
              </w:rPr>
              <w:t xml:space="preserve">Connections and Protocols on the FT </w:t>
            </w:r>
            <w:proofErr w:type="spellStart"/>
            <w:r>
              <w:rPr>
                <w:rFonts w:cs="Arial"/>
                <w:noProof w:val="0"/>
                <w:vertAlign w:val="superscript"/>
              </w:rPr>
              <w:t>NavVision</w:t>
            </w:r>
            <w:proofErr w:type="spellEnd"/>
            <w:r>
              <w:rPr>
                <w:rFonts w:cs="Arial"/>
                <w:noProof w:val="0"/>
                <w:vertAlign w:val="superscript"/>
              </w:rPr>
              <w:t xml:space="preserve"> AMCS</w:t>
            </w:r>
            <w:r>
              <w:rPr>
                <w:rFonts w:cs="Arial"/>
                <w:noProof w:val="0"/>
                <w:vertAlign w:val="superscript"/>
              </w:rPr>
              <w:fldChar w:fldCharType="end"/>
            </w:r>
            <w:r w:rsidR="00EF69FC">
              <w:rPr>
                <w:rFonts w:cs="Arial"/>
                <w:noProof w:val="0"/>
                <w:vertAlign w:val="superscript"/>
              </w:rPr>
              <w:br/>
            </w:r>
          </w:p>
        </w:tc>
      </w:tr>
      <w:tr w:rsidR="00EF69FC" w:rsidRPr="00D17774" w:rsidTr="007828B5">
        <w:trPr>
          <w:trHeight w:val="1074"/>
          <w:ins w:id="2" w:author="Unknown"/>
        </w:trPr>
        <w:tc>
          <w:tcPr>
            <w:tcW w:w="9571" w:type="dxa"/>
          </w:tcPr>
          <w:p w:rsidR="00EF69FC" w:rsidRPr="00505D06" w:rsidRDefault="00013DAE" w:rsidP="007828B5">
            <w:pPr>
              <w:pStyle w:val="zSubTitle"/>
              <w:rPr>
                <w:noProof w:val="0"/>
              </w:rPr>
            </w:pPr>
            <w:r>
              <w:rPr>
                <w:noProof w:val="0"/>
              </w:rPr>
              <w:fldChar w:fldCharType="begin"/>
            </w:r>
            <w:r>
              <w:rPr>
                <w:noProof w:val="0"/>
              </w:rPr>
              <w:instrText xml:space="preserve"> KEYWORDS  "Automation Competence Center"  \* MERGEFORMAT </w:instrText>
            </w:r>
            <w:r>
              <w:rPr>
                <w:noProof w:val="0"/>
              </w:rPr>
              <w:fldChar w:fldCharType="separate"/>
            </w:r>
            <w:r>
              <w:rPr>
                <w:noProof w:val="0"/>
              </w:rPr>
              <w:t xml:space="preserve">Automation Competence </w:t>
            </w:r>
            <w:proofErr w:type="spellStart"/>
            <w:r>
              <w:rPr>
                <w:noProof w:val="0"/>
              </w:rPr>
              <w:t>Center</w:t>
            </w:r>
            <w:proofErr w:type="spellEnd"/>
            <w:r>
              <w:rPr>
                <w:noProof w:val="0"/>
              </w:rPr>
              <w:fldChar w:fldCharType="end"/>
            </w:r>
          </w:p>
        </w:tc>
      </w:tr>
      <w:tr w:rsidR="00EF69FC" w:rsidRPr="00D17774" w:rsidTr="007828B5">
        <w:trPr>
          <w:cantSplit/>
          <w:trHeight w:val="80"/>
          <w:ins w:id="3" w:author="Unknown"/>
        </w:trPr>
        <w:tc>
          <w:tcPr>
            <w:tcW w:w="9571" w:type="dxa"/>
          </w:tcPr>
          <w:p w:rsidR="00EF69FC" w:rsidRPr="00505D06" w:rsidRDefault="00EF69FC" w:rsidP="007828B5">
            <w:pPr>
              <w:pStyle w:val="zVolumeNumber"/>
              <w:rPr>
                <w:ins w:id="4" w:author="Unknown"/>
                <w:noProof w:val="0"/>
              </w:rPr>
            </w:pPr>
          </w:p>
        </w:tc>
      </w:tr>
    </w:tbl>
    <w:p w:rsidR="00EF69FC" w:rsidRPr="00D17774" w:rsidRDefault="00EF69FC" w:rsidP="007828B5">
      <w:pPr>
        <w:rPr>
          <w:ins w:id="5" w:author="Unknown"/>
          <w:lang w:val="en-US"/>
        </w:rPr>
      </w:pPr>
      <w:ins w:id="6" w:author="Unknown">
        <w:r w:rsidRPr="00D17774">
          <w:rPr>
            <w:lang w:val="en-US"/>
          </w:rPr>
          <w:br w:type="page"/>
        </w:r>
      </w:ins>
    </w:p>
    <w:tbl>
      <w:tblPr>
        <w:tblW w:w="0" w:type="auto"/>
        <w:tblLook w:val="0000" w:firstRow="0" w:lastRow="0" w:firstColumn="0" w:lastColumn="0" w:noHBand="0" w:noVBand="0"/>
      </w:tblPr>
      <w:tblGrid>
        <w:gridCol w:w="4699"/>
        <w:gridCol w:w="3001"/>
        <w:gridCol w:w="1588"/>
      </w:tblGrid>
      <w:tr w:rsidR="00013DAE" w:rsidRPr="00505D06" w:rsidTr="00013DAE">
        <w:trPr>
          <w:ins w:id="7" w:author="Unknown"/>
        </w:trPr>
        <w:tc>
          <w:tcPr>
            <w:tcW w:w="4699" w:type="dxa"/>
          </w:tcPr>
          <w:p w:rsidR="00013DAE" w:rsidRDefault="00013DAE" w:rsidP="00013DAE">
            <w:pPr>
              <w:pStyle w:val="zAdmLeft"/>
            </w:pPr>
            <w:r>
              <w:lastRenderedPageBreak/>
              <w:t>Publication type:</w:t>
            </w:r>
          </w:p>
        </w:tc>
        <w:tc>
          <w:tcPr>
            <w:tcW w:w="4589" w:type="dxa"/>
            <w:gridSpan w:val="2"/>
          </w:tcPr>
          <w:p w:rsidR="00013DAE" w:rsidRDefault="00013DAE" w:rsidP="00013DAE">
            <w:pPr>
              <w:pStyle w:val="zAdmRight"/>
            </w:pPr>
            <w:r>
              <w:fldChar w:fldCharType="begin"/>
            </w:r>
            <w:r>
              <w:instrText xml:space="preserve"> TITLE  </w:instrText>
            </w:r>
            <w:r>
              <w:fldChar w:fldCharType="separate"/>
            </w:r>
            <w:r>
              <w:t>Connections and Protocols on the FT NavVision AMCS</w:t>
            </w:r>
            <w:r>
              <w:fldChar w:fldCharType="end"/>
            </w:r>
          </w:p>
        </w:tc>
      </w:tr>
      <w:tr w:rsidR="00013DAE" w:rsidRPr="00505D06" w:rsidTr="00013DAE">
        <w:trPr>
          <w:ins w:id="8" w:author="Unknown"/>
        </w:trPr>
        <w:tc>
          <w:tcPr>
            <w:tcW w:w="4699" w:type="dxa"/>
          </w:tcPr>
          <w:p w:rsidR="00013DAE" w:rsidRDefault="00013DAE" w:rsidP="00013DAE">
            <w:pPr>
              <w:pStyle w:val="zAdmLeft"/>
            </w:pPr>
            <w:r>
              <w:t>Publication number:</w:t>
            </w:r>
          </w:p>
        </w:tc>
        <w:tc>
          <w:tcPr>
            <w:tcW w:w="4589" w:type="dxa"/>
            <w:gridSpan w:val="2"/>
          </w:tcPr>
          <w:p w:rsidR="00013DAE" w:rsidRDefault="00013DAE" w:rsidP="00013DAE">
            <w:pPr>
              <w:pStyle w:val="zAdmRight"/>
            </w:pPr>
            <w:r>
              <w:t>ACC</w:t>
            </w:r>
          </w:p>
        </w:tc>
      </w:tr>
      <w:tr w:rsidR="00013DAE" w:rsidRPr="00505D06" w:rsidTr="00013DAE">
        <w:trPr>
          <w:ins w:id="9" w:author="Unknown"/>
        </w:trPr>
        <w:tc>
          <w:tcPr>
            <w:tcW w:w="4699" w:type="dxa"/>
          </w:tcPr>
          <w:p w:rsidR="00013DAE" w:rsidRDefault="00013DAE" w:rsidP="00013DAE">
            <w:pPr>
              <w:pStyle w:val="zAdmLeft"/>
            </w:pPr>
            <w:r>
              <w:t>Title:</w:t>
            </w:r>
          </w:p>
        </w:tc>
        <w:tc>
          <w:tcPr>
            <w:tcW w:w="4589" w:type="dxa"/>
            <w:gridSpan w:val="2"/>
          </w:tcPr>
          <w:p w:rsidR="00013DAE" w:rsidRDefault="00013DAE" w:rsidP="00013DAE">
            <w:pPr>
              <w:pStyle w:val="zAdmRight"/>
            </w:pPr>
            <w:fldSimple w:instr=" TITLE   \* MERGEFORMAT ">
              <w:r>
                <w:t>Connections and Protocols on the FT NavVision AMCS</w:t>
              </w:r>
            </w:fldSimple>
          </w:p>
        </w:tc>
      </w:tr>
      <w:tr w:rsidR="00013DAE" w:rsidRPr="00242BE9" w:rsidTr="00013DAE">
        <w:trPr>
          <w:ins w:id="10" w:author="Unknown"/>
        </w:trPr>
        <w:tc>
          <w:tcPr>
            <w:tcW w:w="4699" w:type="dxa"/>
          </w:tcPr>
          <w:p w:rsidR="00013DAE" w:rsidRDefault="00013DAE" w:rsidP="00013DAE">
            <w:pPr>
              <w:pStyle w:val="zAdmLeft"/>
            </w:pPr>
            <w:r>
              <w:t>Subject:</w:t>
            </w:r>
          </w:p>
        </w:tc>
        <w:tc>
          <w:tcPr>
            <w:tcW w:w="4589" w:type="dxa"/>
            <w:gridSpan w:val="2"/>
          </w:tcPr>
          <w:p w:rsidR="00013DAE" w:rsidRDefault="00013DAE" w:rsidP="00013DAE">
            <w:pPr>
              <w:pStyle w:val="zAdmRight"/>
            </w:pPr>
            <w:fldSimple w:instr=" KEYWORDS   \* MERGEFORMAT ">
              <w:r>
                <w:t>Automation Competence Center</w:t>
              </w:r>
            </w:fldSimple>
          </w:p>
        </w:tc>
      </w:tr>
      <w:tr w:rsidR="00013DAE" w:rsidRPr="00505D06" w:rsidTr="00013DAE">
        <w:trPr>
          <w:ins w:id="11" w:author="Unknown"/>
        </w:trPr>
        <w:tc>
          <w:tcPr>
            <w:tcW w:w="4699" w:type="dxa"/>
          </w:tcPr>
          <w:p w:rsidR="00013DAE" w:rsidRDefault="00013DAE" w:rsidP="00013DAE">
            <w:pPr>
              <w:pStyle w:val="zAdmLeft"/>
            </w:pPr>
            <w:r>
              <w:t>Issue:</w:t>
            </w:r>
          </w:p>
        </w:tc>
        <w:tc>
          <w:tcPr>
            <w:tcW w:w="4589" w:type="dxa"/>
            <w:gridSpan w:val="2"/>
          </w:tcPr>
          <w:p w:rsidR="00013DAE" w:rsidRDefault="00013DAE" w:rsidP="00013DAE">
            <w:pPr>
              <w:pStyle w:val="zAdmRight"/>
            </w:pPr>
            <w:r>
              <w:t>1.3.18</w:t>
            </w:r>
          </w:p>
        </w:tc>
      </w:tr>
      <w:tr w:rsidR="00013DAE" w:rsidRPr="00505D06" w:rsidTr="00013DAE">
        <w:trPr>
          <w:ins w:id="12" w:author="Unknown"/>
        </w:trPr>
        <w:tc>
          <w:tcPr>
            <w:tcW w:w="4699" w:type="dxa"/>
          </w:tcPr>
          <w:p w:rsidR="00013DAE" w:rsidRDefault="00013DAE" w:rsidP="00013DAE">
            <w:pPr>
              <w:pStyle w:val="zAdmLeft"/>
            </w:pPr>
            <w:r>
              <w:t>Publication date:</w:t>
            </w:r>
          </w:p>
        </w:tc>
        <w:tc>
          <w:tcPr>
            <w:tcW w:w="4589" w:type="dxa"/>
            <w:gridSpan w:val="2"/>
          </w:tcPr>
          <w:p w:rsidR="00013DAE" w:rsidRDefault="00013DAE" w:rsidP="00013DAE">
            <w:pPr>
              <w:pStyle w:val="zAdmRight"/>
            </w:pPr>
            <w:r>
              <w:fldChar w:fldCharType="begin"/>
            </w:r>
            <w:r>
              <w:instrText xml:space="preserve"> SAVEDATE  \@ "d MMMM yyyy"  \* MERGEFORMAT </w:instrText>
            </w:r>
            <w:r>
              <w:fldChar w:fldCharType="separate"/>
            </w:r>
            <w:r>
              <w:t>9 January 2013</w:t>
            </w:r>
            <w:r>
              <w:fldChar w:fldCharType="end"/>
            </w:r>
          </w:p>
        </w:tc>
      </w:tr>
      <w:tr w:rsidR="00013DAE" w:rsidRPr="00505D06" w:rsidTr="00013DAE">
        <w:trPr>
          <w:ins w:id="13" w:author="Unknown"/>
        </w:trPr>
        <w:tc>
          <w:tcPr>
            <w:tcW w:w="4699" w:type="dxa"/>
          </w:tcPr>
          <w:p w:rsidR="00013DAE" w:rsidRDefault="00013DAE" w:rsidP="00013DAE">
            <w:pPr>
              <w:pStyle w:val="zAdmLeft"/>
            </w:pPr>
            <w:r>
              <w:t>Total number of pages:</w:t>
            </w:r>
          </w:p>
        </w:tc>
        <w:tc>
          <w:tcPr>
            <w:tcW w:w="4589" w:type="dxa"/>
            <w:gridSpan w:val="2"/>
          </w:tcPr>
          <w:p w:rsidR="00013DAE" w:rsidRDefault="00013DAE" w:rsidP="00013DAE">
            <w:pPr>
              <w:pStyle w:val="zAdmRight"/>
            </w:pPr>
            <w:fldSimple w:instr=" Numpages  \* MERGEFORMAT ">
              <w:r>
                <w:t>57</w:t>
              </w:r>
            </w:fldSimple>
          </w:p>
        </w:tc>
      </w:tr>
      <w:tr w:rsidR="00013DAE" w:rsidRPr="00505D06" w:rsidTr="00013DAE">
        <w:trPr>
          <w:ins w:id="14" w:author="Unknown"/>
        </w:trPr>
        <w:tc>
          <w:tcPr>
            <w:tcW w:w="4699" w:type="dxa"/>
          </w:tcPr>
          <w:p w:rsidR="00013DAE" w:rsidRDefault="00013DAE" w:rsidP="00013DAE">
            <w:pPr>
              <w:pStyle w:val="zAdmNameLeft"/>
              <w:ind w:left="284" w:hanging="284"/>
            </w:pPr>
            <w:r>
              <w:t>Author:</w:t>
            </w:r>
          </w:p>
        </w:tc>
        <w:tc>
          <w:tcPr>
            <w:tcW w:w="4589" w:type="dxa"/>
            <w:gridSpan w:val="2"/>
          </w:tcPr>
          <w:p w:rsidR="00013DAE" w:rsidRDefault="00013DAE" w:rsidP="00013DAE">
            <w:pPr>
              <w:pStyle w:val="zAdmNameRightOK"/>
            </w:pPr>
            <w:fldSimple w:instr=" Author  \* MERGEFORMAT ">
              <w:r>
                <w:t>Vince Kerckhaert</w:t>
              </w:r>
            </w:fldSimple>
          </w:p>
        </w:tc>
      </w:tr>
      <w:tr w:rsidR="00013DAE" w:rsidRPr="00505D06" w:rsidTr="00013DAE">
        <w:trPr>
          <w:ins w:id="15" w:author="Unknown"/>
        </w:trPr>
        <w:tc>
          <w:tcPr>
            <w:tcW w:w="4699" w:type="dxa"/>
          </w:tcPr>
          <w:p w:rsidR="00013DAE" w:rsidRDefault="00013DAE" w:rsidP="00013DAE">
            <w:pPr>
              <w:pStyle w:val="zAdmNameLeft"/>
              <w:ind w:left="284" w:hanging="284"/>
            </w:pPr>
            <w:r>
              <w:t>Quality Control:</w:t>
            </w:r>
          </w:p>
        </w:tc>
        <w:tc>
          <w:tcPr>
            <w:tcW w:w="4589" w:type="dxa"/>
            <w:gridSpan w:val="2"/>
          </w:tcPr>
          <w:p w:rsidR="00013DAE" w:rsidRDefault="00013DAE" w:rsidP="00013DAE">
            <w:pPr>
              <w:pStyle w:val="zAdmNameRightOK"/>
            </w:pPr>
          </w:p>
        </w:tc>
      </w:tr>
      <w:tr w:rsidR="00EF69FC" w:rsidRPr="00505D06" w:rsidTr="00013DAE">
        <w:trPr>
          <w:trHeight w:val="588"/>
          <w:ins w:id="16" w:author="Unknown"/>
        </w:trPr>
        <w:tc>
          <w:tcPr>
            <w:tcW w:w="4699" w:type="dxa"/>
          </w:tcPr>
          <w:p w:rsidR="00EF69FC" w:rsidRPr="00505D06" w:rsidRDefault="00EF69FC" w:rsidP="007828B5">
            <w:pPr>
              <w:rPr>
                <w:ins w:id="17" w:author="Unknown"/>
              </w:rPr>
            </w:pPr>
          </w:p>
        </w:tc>
        <w:tc>
          <w:tcPr>
            <w:tcW w:w="3001" w:type="dxa"/>
          </w:tcPr>
          <w:p w:rsidR="00EF69FC" w:rsidRPr="00505D06" w:rsidRDefault="00EF69FC" w:rsidP="007828B5">
            <w:pPr>
              <w:pStyle w:val="zAdmNameSign"/>
              <w:rPr>
                <w:noProof w:val="0"/>
                <w:vanish/>
              </w:rPr>
            </w:pPr>
            <w:r w:rsidRPr="00505D06">
              <w:rPr>
                <w:noProof w:val="0"/>
                <w:vanish/>
              </w:rPr>
              <w:t>Name</w:t>
            </w:r>
          </w:p>
        </w:tc>
        <w:tc>
          <w:tcPr>
            <w:tcW w:w="1588" w:type="dxa"/>
          </w:tcPr>
          <w:p w:rsidR="00EF69FC" w:rsidRPr="00505D06" w:rsidRDefault="00EF69FC" w:rsidP="007828B5">
            <w:pPr>
              <w:pStyle w:val="zAdmNameSign"/>
              <w:rPr>
                <w:noProof w:val="0"/>
                <w:vanish/>
              </w:rPr>
            </w:pPr>
            <w:r w:rsidRPr="00505D06">
              <w:rPr>
                <w:noProof w:val="0"/>
                <w:vanish/>
              </w:rPr>
              <w:t>Signature</w:t>
            </w:r>
          </w:p>
        </w:tc>
      </w:tr>
      <w:tr w:rsidR="00EF69FC" w:rsidRPr="00505D06" w:rsidTr="00013DAE">
        <w:trPr>
          <w:trHeight w:val="513"/>
          <w:ins w:id="18" w:author="Unknown"/>
        </w:trPr>
        <w:tc>
          <w:tcPr>
            <w:tcW w:w="4699" w:type="dxa"/>
          </w:tcPr>
          <w:p w:rsidR="00EF69FC" w:rsidRPr="00505D06" w:rsidRDefault="00EF69FC" w:rsidP="007828B5">
            <w:pPr>
              <w:pStyle w:val="zAdmNameLeft"/>
              <w:ind w:left="284" w:hanging="284"/>
              <w:rPr>
                <w:ins w:id="19" w:author="Unknown"/>
                <w:noProof w:val="0"/>
              </w:rPr>
            </w:pPr>
          </w:p>
        </w:tc>
        <w:tc>
          <w:tcPr>
            <w:tcW w:w="4589" w:type="dxa"/>
            <w:gridSpan w:val="2"/>
          </w:tcPr>
          <w:p w:rsidR="00EF69FC" w:rsidRPr="00505D06" w:rsidRDefault="00EF69FC" w:rsidP="007828B5">
            <w:pPr>
              <w:pStyle w:val="zAdmNameRightOK"/>
              <w:rPr>
                <w:noProof w:val="0"/>
              </w:rPr>
            </w:pPr>
          </w:p>
        </w:tc>
      </w:tr>
      <w:tr w:rsidR="00EF69FC" w:rsidRPr="00505D06" w:rsidTr="00013DAE">
        <w:trPr>
          <w:trHeight w:val="535"/>
          <w:ins w:id="20" w:author="Unknown"/>
        </w:trPr>
        <w:tc>
          <w:tcPr>
            <w:tcW w:w="4699" w:type="dxa"/>
          </w:tcPr>
          <w:p w:rsidR="00EF69FC" w:rsidRPr="00505D06" w:rsidRDefault="00EF69FC" w:rsidP="007828B5">
            <w:pPr>
              <w:pStyle w:val="zAdmNameLeft"/>
              <w:ind w:left="284" w:hanging="284"/>
              <w:rPr>
                <w:ins w:id="21" w:author="Unknown"/>
                <w:noProof w:val="0"/>
              </w:rPr>
            </w:pPr>
          </w:p>
        </w:tc>
        <w:tc>
          <w:tcPr>
            <w:tcW w:w="4589" w:type="dxa"/>
            <w:gridSpan w:val="2"/>
          </w:tcPr>
          <w:p w:rsidR="00EF69FC" w:rsidRPr="00505D06" w:rsidRDefault="00EF69FC" w:rsidP="007828B5">
            <w:pPr>
              <w:pStyle w:val="zAdmNameRightOK"/>
              <w:rPr>
                <w:noProof w:val="0"/>
              </w:rPr>
            </w:pPr>
          </w:p>
        </w:tc>
      </w:tr>
      <w:tr w:rsidR="00EF69FC" w:rsidRPr="00505D06" w:rsidTr="00013DAE">
        <w:trPr>
          <w:trHeight w:val="529"/>
          <w:ins w:id="22" w:author="Unknown"/>
        </w:trPr>
        <w:tc>
          <w:tcPr>
            <w:tcW w:w="4699" w:type="dxa"/>
          </w:tcPr>
          <w:p w:rsidR="00EF69FC" w:rsidRPr="00505D06" w:rsidRDefault="00EF69FC" w:rsidP="007828B5">
            <w:pPr>
              <w:pStyle w:val="zAdmNameLeft"/>
              <w:ind w:left="284" w:hanging="284"/>
              <w:rPr>
                <w:ins w:id="23" w:author="Unknown"/>
                <w:noProof w:val="0"/>
              </w:rPr>
            </w:pPr>
          </w:p>
        </w:tc>
        <w:tc>
          <w:tcPr>
            <w:tcW w:w="4589" w:type="dxa"/>
            <w:gridSpan w:val="2"/>
          </w:tcPr>
          <w:p w:rsidR="00EF69FC" w:rsidRPr="00505D06" w:rsidRDefault="00EF69FC" w:rsidP="007828B5">
            <w:pPr>
              <w:pStyle w:val="zAdmNameRightOK"/>
              <w:rPr>
                <w:noProof w:val="0"/>
              </w:rPr>
            </w:pPr>
          </w:p>
        </w:tc>
      </w:tr>
      <w:tr w:rsidR="00EF69FC" w:rsidRPr="00505D06" w:rsidTr="00013DAE">
        <w:trPr>
          <w:trHeight w:val="513"/>
          <w:ins w:id="24" w:author="Unknown"/>
        </w:trPr>
        <w:tc>
          <w:tcPr>
            <w:tcW w:w="4699" w:type="dxa"/>
          </w:tcPr>
          <w:p w:rsidR="00EF69FC" w:rsidRPr="00505D06" w:rsidRDefault="00EF69FC" w:rsidP="007828B5">
            <w:pPr>
              <w:pStyle w:val="zAdmNameLeft"/>
              <w:ind w:left="284" w:hanging="284"/>
              <w:rPr>
                <w:ins w:id="25" w:author="Unknown"/>
                <w:noProof w:val="0"/>
              </w:rPr>
            </w:pPr>
          </w:p>
        </w:tc>
        <w:tc>
          <w:tcPr>
            <w:tcW w:w="4589" w:type="dxa"/>
            <w:gridSpan w:val="2"/>
          </w:tcPr>
          <w:p w:rsidR="00EF69FC" w:rsidRPr="00505D06" w:rsidRDefault="00EF69FC" w:rsidP="007828B5">
            <w:pPr>
              <w:pStyle w:val="zAdmNameRightOK"/>
              <w:rPr>
                <w:noProof w:val="0"/>
              </w:rPr>
            </w:pPr>
          </w:p>
        </w:tc>
      </w:tr>
    </w:tbl>
    <w:p w:rsidR="00EF69FC" w:rsidRPr="00505D06" w:rsidRDefault="00EF69FC" w:rsidP="007828B5">
      <w:pPr>
        <w:pStyle w:val="TOCtitle"/>
        <w:ind w:left="851" w:hanging="851"/>
      </w:pPr>
      <w:r w:rsidRPr="00505D06">
        <w:br w:type="page"/>
      </w:r>
      <w:r w:rsidRPr="00505D06">
        <w:lastRenderedPageBreak/>
        <w:t>Table of contents</w:t>
      </w:r>
    </w:p>
    <w:p w:rsidR="00EF69FC" w:rsidRPr="00505D06" w:rsidRDefault="00EF69FC" w:rsidP="007828B5">
      <w:pPr>
        <w:pStyle w:val="zTOCtext"/>
        <w:rPr>
          <w:noProof w:val="0"/>
        </w:rPr>
      </w:pPr>
      <w:r>
        <w:rPr>
          <w:noProof w:val="0"/>
        </w:rPr>
        <w:t>P</w:t>
      </w:r>
      <w:r w:rsidRPr="00505D06">
        <w:rPr>
          <w:noProof w:val="0"/>
        </w:rPr>
        <w:t>age</w:t>
      </w:r>
      <w:r>
        <w:rPr>
          <w:noProof w:val="0"/>
        </w:rPr>
        <w:t xml:space="preserve"> no.</w:t>
      </w:r>
    </w:p>
    <w:p w:rsidR="00013DAE" w:rsidRDefault="00EF69FC">
      <w:pPr>
        <w:pStyle w:val="TOC1"/>
        <w:rPr>
          <w:rFonts w:asciiTheme="minorHAnsi" w:eastAsiaTheme="minorEastAsia" w:hAnsiTheme="minorHAnsi" w:cstheme="minorBidi"/>
          <w:b w:val="0"/>
          <w:szCs w:val="22"/>
          <w:lang w:val="nl-NL" w:eastAsia="nl-NL"/>
        </w:rPr>
      </w:pPr>
      <w:r w:rsidRPr="00505D06">
        <w:rPr>
          <w:noProof w:val="0"/>
        </w:rPr>
        <w:fldChar w:fldCharType="begin"/>
      </w:r>
      <w:r w:rsidRPr="00505D06">
        <w:rPr>
          <w:noProof w:val="0"/>
        </w:rPr>
        <w:instrText xml:space="preserve"> TOC \o \t "Heading 1 no Nr." </w:instrText>
      </w:r>
      <w:r w:rsidRPr="00505D06">
        <w:rPr>
          <w:noProof w:val="0"/>
        </w:rPr>
        <w:fldChar w:fldCharType="separate"/>
      </w:r>
      <w:r w:rsidR="00013DAE">
        <w:t>2.</w:t>
      </w:r>
      <w:r w:rsidR="00013DAE">
        <w:rPr>
          <w:rFonts w:asciiTheme="minorHAnsi" w:eastAsiaTheme="minorEastAsia" w:hAnsiTheme="minorHAnsi" w:cstheme="minorBidi"/>
          <w:b w:val="0"/>
          <w:szCs w:val="22"/>
          <w:lang w:val="nl-NL" w:eastAsia="nl-NL"/>
        </w:rPr>
        <w:tab/>
      </w:r>
      <w:r w:rsidR="00013DAE">
        <w:t>Figures</w:t>
      </w:r>
      <w:r w:rsidR="00013DAE">
        <w:tab/>
      </w:r>
      <w:r w:rsidR="00013DAE">
        <w:fldChar w:fldCharType="begin"/>
      </w:r>
      <w:r w:rsidR="00013DAE">
        <w:instrText xml:space="preserve"> PAGEREF _Toc379547724 \h </w:instrText>
      </w:r>
      <w:r w:rsidR="00013DAE">
        <w:fldChar w:fldCharType="separate"/>
      </w:r>
      <w:r w:rsidR="00013DAE">
        <w:t>6</w:t>
      </w:r>
      <w:r w:rsidR="00013DAE">
        <w:fldChar w:fldCharType="end"/>
      </w:r>
    </w:p>
    <w:p w:rsidR="00013DAE" w:rsidRDefault="00013DAE">
      <w:pPr>
        <w:pStyle w:val="TOC1"/>
        <w:rPr>
          <w:rFonts w:asciiTheme="minorHAnsi" w:eastAsiaTheme="minorEastAsia" w:hAnsiTheme="minorHAnsi" w:cstheme="minorBidi"/>
          <w:b w:val="0"/>
          <w:szCs w:val="22"/>
          <w:lang w:val="nl-NL" w:eastAsia="nl-NL"/>
        </w:rPr>
      </w:pPr>
      <w:r>
        <w:t>3.</w:t>
      </w:r>
      <w:r>
        <w:rPr>
          <w:rFonts w:asciiTheme="minorHAnsi" w:eastAsiaTheme="minorEastAsia" w:hAnsiTheme="minorHAnsi" w:cstheme="minorBidi"/>
          <w:b w:val="0"/>
          <w:szCs w:val="22"/>
          <w:lang w:val="nl-NL" w:eastAsia="nl-NL"/>
        </w:rPr>
        <w:tab/>
      </w:r>
      <w:r>
        <w:t>Tables</w:t>
      </w:r>
      <w:r>
        <w:tab/>
      </w:r>
      <w:r>
        <w:fldChar w:fldCharType="begin"/>
      </w:r>
      <w:r>
        <w:instrText xml:space="preserve"> PAGEREF _Toc379547725 \h </w:instrText>
      </w:r>
      <w:r>
        <w:fldChar w:fldCharType="separate"/>
      </w:r>
      <w:r>
        <w:t>6</w:t>
      </w:r>
      <w:r>
        <w:fldChar w:fldCharType="end"/>
      </w:r>
    </w:p>
    <w:p w:rsidR="00013DAE" w:rsidRDefault="00013DAE">
      <w:pPr>
        <w:pStyle w:val="TOC1"/>
        <w:rPr>
          <w:rFonts w:asciiTheme="minorHAnsi" w:eastAsiaTheme="minorEastAsia" w:hAnsiTheme="minorHAnsi" w:cstheme="minorBidi"/>
          <w:b w:val="0"/>
          <w:szCs w:val="22"/>
          <w:lang w:val="nl-NL" w:eastAsia="nl-NL"/>
        </w:rPr>
      </w:pPr>
      <w:r>
        <w:t>4.</w:t>
      </w:r>
      <w:r>
        <w:rPr>
          <w:rFonts w:asciiTheme="minorHAnsi" w:eastAsiaTheme="minorEastAsia" w:hAnsiTheme="minorHAnsi" w:cstheme="minorBidi"/>
          <w:b w:val="0"/>
          <w:szCs w:val="22"/>
          <w:lang w:val="nl-NL" w:eastAsia="nl-NL"/>
        </w:rPr>
        <w:tab/>
      </w:r>
      <w:r>
        <w:t>References</w:t>
      </w:r>
      <w:r>
        <w:tab/>
      </w:r>
      <w:r>
        <w:fldChar w:fldCharType="begin"/>
      </w:r>
      <w:r>
        <w:instrText xml:space="preserve"> PAGEREF _Toc379547726 \h </w:instrText>
      </w:r>
      <w:r>
        <w:fldChar w:fldCharType="separate"/>
      </w:r>
      <w:r>
        <w:t>8</w:t>
      </w:r>
      <w:r>
        <w:fldChar w:fldCharType="end"/>
      </w:r>
    </w:p>
    <w:p w:rsidR="00013DAE" w:rsidRDefault="00013DAE">
      <w:pPr>
        <w:pStyle w:val="TOC1"/>
        <w:rPr>
          <w:rFonts w:asciiTheme="minorHAnsi" w:eastAsiaTheme="minorEastAsia" w:hAnsiTheme="minorHAnsi" w:cstheme="minorBidi"/>
          <w:b w:val="0"/>
          <w:szCs w:val="22"/>
          <w:lang w:val="nl-NL" w:eastAsia="nl-NL"/>
        </w:rPr>
      </w:pPr>
      <w:r>
        <w:t>5.</w:t>
      </w:r>
      <w:r>
        <w:rPr>
          <w:rFonts w:asciiTheme="minorHAnsi" w:eastAsiaTheme="minorEastAsia" w:hAnsiTheme="minorHAnsi" w:cstheme="minorBidi"/>
          <w:b w:val="0"/>
          <w:szCs w:val="22"/>
          <w:lang w:val="nl-NL" w:eastAsia="nl-NL"/>
        </w:rPr>
        <w:tab/>
      </w:r>
      <w:r>
        <w:t>Introduction</w:t>
      </w:r>
      <w:r>
        <w:tab/>
      </w:r>
      <w:r>
        <w:fldChar w:fldCharType="begin"/>
      </w:r>
      <w:r>
        <w:instrText xml:space="preserve"> PAGEREF _Toc379547727 \h </w:instrText>
      </w:r>
      <w:r>
        <w:fldChar w:fldCharType="separate"/>
      </w:r>
      <w:r>
        <w:t>9</w:t>
      </w:r>
      <w:r>
        <w:fldChar w:fldCharType="end"/>
      </w:r>
    </w:p>
    <w:p w:rsidR="00013DAE" w:rsidRDefault="00013DAE">
      <w:pPr>
        <w:pStyle w:val="TOC1"/>
        <w:rPr>
          <w:rFonts w:asciiTheme="minorHAnsi" w:eastAsiaTheme="minorEastAsia" w:hAnsiTheme="minorHAnsi" w:cstheme="minorBidi"/>
          <w:b w:val="0"/>
          <w:szCs w:val="22"/>
          <w:lang w:val="nl-NL" w:eastAsia="nl-NL"/>
        </w:rPr>
      </w:pPr>
      <w:r>
        <w:t>6.</w:t>
      </w:r>
      <w:r>
        <w:rPr>
          <w:rFonts w:asciiTheme="minorHAnsi" w:eastAsiaTheme="minorEastAsia" w:hAnsiTheme="minorHAnsi" w:cstheme="minorBidi"/>
          <w:b w:val="0"/>
          <w:szCs w:val="22"/>
          <w:lang w:val="nl-NL" w:eastAsia="nl-NL"/>
        </w:rPr>
        <w:tab/>
      </w:r>
      <w:r>
        <w:t>About the manual</w:t>
      </w:r>
      <w:r>
        <w:tab/>
      </w:r>
      <w:r>
        <w:fldChar w:fldCharType="begin"/>
      </w:r>
      <w:r>
        <w:instrText xml:space="preserve"> PAGEREF _Toc379547728 \h </w:instrText>
      </w:r>
      <w:r>
        <w:fldChar w:fldCharType="separate"/>
      </w:r>
      <w:r>
        <w:t>9</w:t>
      </w:r>
      <w:r>
        <w:fldChar w:fldCharType="end"/>
      </w:r>
    </w:p>
    <w:p w:rsidR="00013DAE" w:rsidRDefault="00013DAE">
      <w:pPr>
        <w:pStyle w:val="TOC1"/>
        <w:rPr>
          <w:rFonts w:asciiTheme="minorHAnsi" w:eastAsiaTheme="minorEastAsia" w:hAnsiTheme="minorHAnsi" w:cstheme="minorBidi"/>
          <w:b w:val="0"/>
          <w:szCs w:val="22"/>
          <w:lang w:val="nl-NL" w:eastAsia="nl-NL"/>
        </w:rPr>
      </w:pPr>
      <w:r>
        <w:t>7.</w:t>
      </w:r>
      <w:r>
        <w:rPr>
          <w:rFonts w:asciiTheme="minorHAnsi" w:eastAsiaTheme="minorEastAsia" w:hAnsiTheme="minorHAnsi" w:cstheme="minorBidi"/>
          <w:b w:val="0"/>
          <w:szCs w:val="22"/>
          <w:lang w:val="nl-NL" w:eastAsia="nl-NL"/>
        </w:rPr>
        <w:tab/>
      </w:r>
      <w:r>
        <w:t>Abbreviations list</w:t>
      </w:r>
      <w:r>
        <w:tab/>
      </w:r>
      <w:r>
        <w:fldChar w:fldCharType="begin"/>
      </w:r>
      <w:r>
        <w:instrText xml:space="preserve"> PAGEREF _Toc379547729 \h </w:instrText>
      </w:r>
      <w:r>
        <w:fldChar w:fldCharType="separate"/>
      </w:r>
      <w:r>
        <w:t>10</w:t>
      </w:r>
      <w:r>
        <w:fldChar w:fldCharType="end"/>
      </w:r>
    </w:p>
    <w:p w:rsidR="00013DAE" w:rsidRDefault="00013DAE">
      <w:pPr>
        <w:pStyle w:val="TOC1"/>
        <w:rPr>
          <w:rFonts w:asciiTheme="minorHAnsi" w:eastAsiaTheme="minorEastAsia" w:hAnsiTheme="minorHAnsi" w:cstheme="minorBidi"/>
          <w:b w:val="0"/>
          <w:szCs w:val="22"/>
          <w:lang w:val="nl-NL" w:eastAsia="nl-NL"/>
        </w:rPr>
      </w:pPr>
      <w:r>
        <w:t>8.</w:t>
      </w:r>
      <w:r>
        <w:rPr>
          <w:rFonts w:asciiTheme="minorHAnsi" w:eastAsiaTheme="minorEastAsia" w:hAnsiTheme="minorHAnsi" w:cstheme="minorBidi"/>
          <w:b w:val="0"/>
          <w:szCs w:val="22"/>
          <w:lang w:val="nl-NL" w:eastAsia="nl-NL"/>
        </w:rPr>
        <w:tab/>
      </w:r>
      <w:r>
        <w:t>Safety instructions</w:t>
      </w:r>
      <w:r>
        <w:tab/>
      </w:r>
      <w:r>
        <w:fldChar w:fldCharType="begin"/>
      </w:r>
      <w:r>
        <w:instrText xml:space="preserve"> PAGEREF _Toc379547730 \h </w:instrText>
      </w:r>
      <w:r>
        <w:fldChar w:fldCharType="separate"/>
      </w:r>
      <w:r>
        <w:t>11</w:t>
      </w:r>
      <w:r>
        <w:fldChar w:fldCharType="end"/>
      </w:r>
    </w:p>
    <w:p w:rsidR="00013DAE" w:rsidRDefault="00013DAE">
      <w:pPr>
        <w:pStyle w:val="TOC1"/>
        <w:rPr>
          <w:rFonts w:asciiTheme="minorHAnsi" w:eastAsiaTheme="minorEastAsia" w:hAnsiTheme="minorHAnsi" w:cstheme="minorBidi"/>
          <w:b w:val="0"/>
          <w:szCs w:val="22"/>
          <w:lang w:val="nl-NL" w:eastAsia="nl-NL"/>
        </w:rPr>
      </w:pPr>
      <w:r>
        <w:t>9.</w:t>
      </w:r>
      <w:r>
        <w:rPr>
          <w:rFonts w:asciiTheme="minorHAnsi" w:eastAsiaTheme="minorEastAsia" w:hAnsiTheme="minorHAnsi" w:cstheme="minorBidi"/>
          <w:b w:val="0"/>
          <w:szCs w:val="22"/>
          <w:lang w:val="nl-NL" w:eastAsia="nl-NL"/>
        </w:rPr>
        <w:tab/>
      </w:r>
      <w:r>
        <w:t>Document revisions</w:t>
      </w:r>
      <w:r>
        <w:tab/>
      </w:r>
      <w:r>
        <w:fldChar w:fldCharType="begin"/>
      </w:r>
      <w:r>
        <w:instrText xml:space="preserve"> PAGEREF _Toc379547731 \h </w:instrText>
      </w:r>
      <w:r>
        <w:fldChar w:fldCharType="separate"/>
      </w:r>
      <w:r>
        <w:t>11</w:t>
      </w:r>
      <w:r>
        <w:fldChar w:fldCharType="end"/>
      </w:r>
    </w:p>
    <w:p w:rsidR="00013DAE" w:rsidRDefault="00013DAE">
      <w:pPr>
        <w:pStyle w:val="TOC1"/>
        <w:rPr>
          <w:rFonts w:asciiTheme="minorHAnsi" w:eastAsiaTheme="minorEastAsia" w:hAnsiTheme="minorHAnsi" w:cstheme="minorBidi"/>
          <w:b w:val="0"/>
          <w:szCs w:val="22"/>
          <w:lang w:val="nl-NL" w:eastAsia="nl-NL"/>
        </w:rPr>
      </w:pPr>
      <w:r>
        <w:t>10.</w:t>
      </w:r>
      <w:r>
        <w:rPr>
          <w:rFonts w:asciiTheme="minorHAnsi" w:eastAsiaTheme="minorEastAsia" w:hAnsiTheme="minorHAnsi" w:cstheme="minorBidi"/>
          <w:b w:val="0"/>
          <w:szCs w:val="22"/>
          <w:lang w:val="nl-NL" w:eastAsia="nl-NL"/>
        </w:rPr>
        <w:tab/>
      </w:r>
      <w:r>
        <w:t>Serial Communication</w:t>
      </w:r>
      <w:r>
        <w:tab/>
      </w:r>
      <w:r>
        <w:fldChar w:fldCharType="begin"/>
      </w:r>
      <w:r>
        <w:instrText xml:space="preserve"> PAGEREF _Toc379547732 \h </w:instrText>
      </w:r>
      <w:r>
        <w:fldChar w:fldCharType="separate"/>
      </w:r>
      <w:r>
        <w:t>11</w:t>
      </w:r>
      <w:r>
        <w:fldChar w:fldCharType="end"/>
      </w:r>
    </w:p>
    <w:p w:rsidR="00013DAE" w:rsidRDefault="00013DAE">
      <w:pPr>
        <w:pStyle w:val="TOC2"/>
        <w:tabs>
          <w:tab w:val="left" w:pos="1440"/>
        </w:tabs>
        <w:rPr>
          <w:rFonts w:asciiTheme="minorHAnsi" w:eastAsiaTheme="minorEastAsia" w:hAnsiTheme="minorHAnsi" w:cstheme="minorBidi"/>
          <w:sz w:val="22"/>
          <w:szCs w:val="22"/>
          <w:lang w:val="nl-NL" w:eastAsia="nl-NL"/>
        </w:rPr>
      </w:pPr>
      <w:r>
        <w:t>10.1</w:t>
      </w:r>
      <w:r>
        <w:rPr>
          <w:rFonts w:asciiTheme="minorHAnsi" w:eastAsiaTheme="minorEastAsia" w:hAnsiTheme="minorHAnsi" w:cstheme="minorBidi"/>
          <w:sz w:val="22"/>
          <w:szCs w:val="22"/>
          <w:lang w:val="nl-NL" w:eastAsia="nl-NL"/>
        </w:rPr>
        <w:tab/>
      </w:r>
      <w:r>
        <w:t>Introduction</w:t>
      </w:r>
      <w:r>
        <w:tab/>
      </w:r>
      <w:r>
        <w:fldChar w:fldCharType="begin"/>
      </w:r>
      <w:r>
        <w:instrText xml:space="preserve"> PAGEREF _Toc379547733 \h </w:instrText>
      </w:r>
      <w:r>
        <w:fldChar w:fldCharType="separate"/>
      </w:r>
      <w:r>
        <w:t>11</w:t>
      </w:r>
      <w:r>
        <w:fldChar w:fldCharType="end"/>
      </w:r>
    </w:p>
    <w:p w:rsidR="00013DAE" w:rsidRDefault="00013DAE">
      <w:pPr>
        <w:pStyle w:val="TOC2"/>
        <w:tabs>
          <w:tab w:val="left" w:pos="1440"/>
        </w:tabs>
        <w:rPr>
          <w:rFonts w:asciiTheme="minorHAnsi" w:eastAsiaTheme="minorEastAsia" w:hAnsiTheme="minorHAnsi" w:cstheme="minorBidi"/>
          <w:sz w:val="22"/>
          <w:szCs w:val="22"/>
          <w:lang w:val="nl-NL" w:eastAsia="nl-NL"/>
        </w:rPr>
      </w:pPr>
      <w:r>
        <w:t>10.2</w:t>
      </w:r>
      <w:r>
        <w:rPr>
          <w:rFonts w:asciiTheme="minorHAnsi" w:eastAsiaTheme="minorEastAsia" w:hAnsiTheme="minorHAnsi" w:cstheme="minorBidi"/>
          <w:sz w:val="22"/>
          <w:szCs w:val="22"/>
          <w:lang w:val="nl-NL" w:eastAsia="nl-NL"/>
        </w:rPr>
        <w:tab/>
      </w:r>
      <w:r>
        <w:t>DTE and DCE</w:t>
      </w:r>
      <w:r>
        <w:tab/>
      </w:r>
      <w:r>
        <w:fldChar w:fldCharType="begin"/>
      </w:r>
      <w:r>
        <w:instrText xml:space="preserve"> PAGEREF _Toc379547734 \h </w:instrText>
      </w:r>
      <w:r>
        <w:fldChar w:fldCharType="separate"/>
      </w:r>
      <w:r>
        <w:t>12</w:t>
      </w:r>
      <w:r>
        <w:fldChar w:fldCharType="end"/>
      </w:r>
    </w:p>
    <w:p w:rsidR="00013DAE" w:rsidRDefault="00013DAE">
      <w:pPr>
        <w:pStyle w:val="TOC2"/>
        <w:tabs>
          <w:tab w:val="left" w:pos="1440"/>
        </w:tabs>
        <w:rPr>
          <w:rFonts w:asciiTheme="minorHAnsi" w:eastAsiaTheme="minorEastAsia" w:hAnsiTheme="minorHAnsi" w:cstheme="minorBidi"/>
          <w:sz w:val="22"/>
          <w:szCs w:val="22"/>
          <w:lang w:val="nl-NL" w:eastAsia="nl-NL"/>
        </w:rPr>
      </w:pPr>
      <w:r>
        <w:t>10.3</w:t>
      </w:r>
      <w:r>
        <w:rPr>
          <w:rFonts w:asciiTheme="minorHAnsi" w:eastAsiaTheme="minorEastAsia" w:hAnsiTheme="minorHAnsi" w:cstheme="minorBidi"/>
          <w:sz w:val="22"/>
          <w:szCs w:val="22"/>
          <w:lang w:val="nl-NL" w:eastAsia="nl-NL"/>
        </w:rPr>
        <w:tab/>
      </w:r>
      <w:r>
        <w:t>RS232 specifications</w:t>
      </w:r>
      <w:r>
        <w:tab/>
      </w:r>
      <w:r>
        <w:fldChar w:fldCharType="begin"/>
      </w:r>
      <w:r>
        <w:instrText xml:space="preserve"> PAGEREF _Toc379547735 \h </w:instrText>
      </w:r>
      <w:r>
        <w:fldChar w:fldCharType="separate"/>
      </w:r>
      <w:r>
        <w:t>12</w:t>
      </w:r>
      <w:r>
        <w:fldChar w:fldCharType="end"/>
      </w:r>
    </w:p>
    <w:p w:rsidR="00013DAE" w:rsidRDefault="00013DAE">
      <w:pPr>
        <w:pStyle w:val="TOC3"/>
        <w:rPr>
          <w:rFonts w:asciiTheme="minorHAnsi" w:eastAsiaTheme="minorEastAsia" w:hAnsiTheme="minorHAnsi" w:cstheme="minorBidi"/>
          <w:sz w:val="22"/>
          <w:szCs w:val="22"/>
          <w:lang w:val="nl-NL" w:eastAsia="nl-NL"/>
        </w:rPr>
      </w:pPr>
      <w:r>
        <w:t>10.3.1</w:t>
      </w:r>
      <w:r>
        <w:rPr>
          <w:rFonts w:asciiTheme="minorHAnsi" w:eastAsiaTheme="minorEastAsia" w:hAnsiTheme="minorHAnsi" w:cstheme="minorBidi"/>
          <w:sz w:val="22"/>
          <w:szCs w:val="22"/>
          <w:lang w:val="nl-NL" w:eastAsia="nl-NL"/>
        </w:rPr>
        <w:tab/>
      </w:r>
      <w:r>
        <w:t>RS232 Bit Streams</w:t>
      </w:r>
      <w:r>
        <w:tab/>
      </w:r>
      <w:r>
        <w:fldChar w:fldCharType="begin"/>
      </w:r>
      <w:r>
        <w:instrText xml:space="preserve"> PAGEREF _Toc379547736 \h </w:instrText>
      </w:r>
      <w:r>
        <w:fldChar w:fldCharType="separate"/>
      </w:r>
      <w:r>
        <w:t>12</w:t>
      </w:r>
      <w:r>
        <w:fldChar w:fldCharType="end"/>
      </w:r>
    </w:p>
    <w:p w:rsidR="00013DAE" w:rsidRDefault="00013DAE">
      <w:pPr>
        <w:pStyle w:val="TOC3"/>
        <w:rPr>
          <w:rFonts w:asciiTheme="minorHAnsi" w:eastAsiaTheme="minorEastAsia" w:hAnsiTheme="minorHAnsi" w:cstheme="minorBidi"/>
          <w:sz w:val="22"/>
          <w:szCs w:val="22"/>
          <w:lang w:val="nl-NL" w:eastAsia="nl-NL"/>
        </w:rPr>
      </w:pPr>
      <w:r>
        <w:t>10.3.2</w:t>
      </w:r>
      <w:r>
        <w:rPr>
          <w:rFonts w:asciiTheme="minorHAnsi" w:eastAsiaTheme="minorEastAsia" w:hAnsiTheme="minorHAnsi" w:cstheme="minorBidi"/>
          <w:sz w:val="22"/>
          <w:szCs w:val="22"/>
          <w:lang w:val="nl-NL" w:eastAsia="nl-NL"/>
        </w:rPr>
        <w:tab/>
      </w:r>
      <w:r>
        <w:t>Start Bit</w:t>
      </w:r>
      <w:r>
        <w:tab/>
      </w:r>
      <w:r>
        <w:fldChar w:fldCharType="begin"/>
      </w:r>
      <w:r>
        <w:instrText xml:space="preserve"> PAGEREF _Toc379547737 \h </w:instrText>
      </w:r>
      <w:r>
        <w:fldChar w:fldCharType="separate"/>
      </w:r>
      <w:r>
        <w:t>13</w:t>
      </w:r>
      <w:r>
        <w:fldChar w:fldCharType="end"/>
      </w:r>
    </w:p>
    <w:p w:rsidR="00013DAE" w:rsidRDefault="00013DAE">
      <w:pPr>
        <w:pStyle w:val="TOC3"/>
        <w:rPr>
          <w:rFonts w:asciiTheme="minorHAnsi" w:eastAsiaTheme="minorEastAsia" w:hAnsiTheme="minorHAnsi" w:cstheme="minorBidi"/>
          <w:sz w:val="22"/>
          <w:szCs w:val="22"/>
          <w:lang w:val="nl-NL" w:eastAsia="nl-NL"/>
        </w:rPr>
      </w:pPr>
      <w:r>
        <w:t>10.3.3</w:t>
      </w:r>
      <w:r>
        <w:rPr>
          <w:rFonts w:asciiTheme="minorHAnsi" w:eastAsiaTheme="minorEastAsia" w:hAnsiTheme="minorHAnsi" w:cstheme="minorBidi"/>
          <w:sz w:val="22"/>
          <w:szCs w:val="22"/>
          <w:lang w:val="nl-NL" w:eastAsia="nl-NL"/>
        </w:rPr>
        <w:tab/>
      </w:r>
      <w:r>
        <w:t>Data Bits</w:t>
      </w:r>
      <w:r>
        <w:tab/>
      </w:r>
      <w:r>
        <w:fldChar w:fldCharType="begin"/>
      </w:r>
      <w:r>
        <w:instrText xml:space="preserve"> PAGEREF _Toc379547738 \h </w:instrText>
      </w:r>
      <w:r>
        <w:fldChar w:fldCharType="separate"/>
      </w:r>
      <w:r>
        <w:t>13</w:t>
      </w:r>
      <w:r>
        <w:fldChar w:fldCharType="end"/>
      </w:r>
    </w:p>
    <w:p w:rsidR="00013DAE" w:rsidRDefault="00013DAE">
      <w:pPr>
        <w:pStyle w:val="TOC3"/>
        <w:rPr>
          <w:rFonts w:asciiTheme="minorHAnsi" w:eastAsiaTheme="minorEastAsia" w:hAnsiTheme="minorHAnsi" w:cstheme="minorBidi"/>
          <w:sz w:val="22"/>
          <w:szCs w:val="22"/>
          <w:lang w:val="nl-NL" w:eastAsia="nl-NL"/>
        </w:rPr>
      </w:pPr>
      <w:r>
        <w:t>10.3.4</w:t>
      </w:r>
      <w:r>
        <w:rPr>
          <w:rFonts w:asciiTheme="minorHAnsi" w:eastAsiaTheme="minorEastAsia" w:hAnsiTheme="minorHAnsi" w:cstheme="minorBidi"/>
          <w:sz w:val="22"/>
          <w:szCs w:val="22"/>
          <w:lang w:val="nl-NL" w:eastAsia="nl-NL"/>
        </w:rPr>
        <w:tab/>
      </w:r>
      <w:r>
        <w:t>Parity Bit</w:t>
      </w:r>
      <w:r>
        <w:tab/>
      </w:r>
      <w:r>
        <w:fldChar w:fldCharType="begin"/>
      </w:r>
      <w:r>
        <w:instrText xml:space="preserve"> PAGEREF _Toc379547739 \h </w:instrText>
      </w:r>
      <w:r>
        <w:fldChar w:fldCharType="separate"/>
      </w:r>
      <w:r>
        <w:t>13</w:t>
      </w:r>
      <w:r>
        <w:fldChar w:fldCharType="end"/>
      </w:r>
    </w:p>
    <w:p w:rsidR="00013DAE" w:rsidRDefault="00013DAE">
      <w:pPr>
        <w:pStyle w:val="TOC4"/>
        <w:tabs>
          <w:tab w:val="left" w:pos="2268"/>
        </w:tabs>
        <w:rPr>
          <w:rFonts w:asciiTheme="minorHAnsi" w:eastAsiaTheme="minorEastAsia" w:hAnsiTheme="minorHAnsi" w:cstheme="minorBidi"/>
          <w:sz w:val="22"/>
          <w:szCs w:val="22"/>
          <w:lang w:val="nl-NL" w:eastAsia="nl-NL"/>
        </w:rPr>
      </w:pPr>
      <w:r>
        <w:t>10.3.4.1</w:t>
      </w:r>
      <w:r>
        <w:rPr>
          <w:rFonts w:asciiTheme="minorHAnsi" w:eastAsiaTheme="minorEastAsia" w:hAnsiTheme="minorHAnsi" w:cstheme="minorBidi"/>
          <w:sz w:val="22"/>
          <w:szCs w:val="22"/>
          <w:lang w:val="nl-NL" w:eastAsia="nl-NL"/>
        </w:rPr>
        <w:tab/>
      </w:r>
      <w:r>
        <w:t>Even Parity</w:t>
      </w:r>
      <w:r>
        <w:tab/>
      </w:r>
      <w:r>
        <w:fldChar w:fldCharType="begin"/>
      </w:r>
      <w:r>
        <w:instrText xml:space="preserve"> PAGEREF _Toc379547740 \h </w:instrText>
      </w:r>
      <w:r>
        <w:fldChar w:fldCharType="separate"/>
      </w:r>
      <w:r>
        <w:t>13</w:t>
      </w:r>
      <w:r>
        <w:fldChar w:fldCharType="end"/>
      </w:r>
    </w:p>
    <w:p w:rsidR="00013DAE" w:rsidRDefault="00013DAE">
      <w:pPr>
        <w:pStyle w:val="TOC4"/>
        <w:tabs>
          <w:tab w:val="left" w:pos="2268"/>
        </w:tabs>
        <w:rPr>
          <w:rFonts w:asciiTheme="minorHAnsi" w:eastAsiaTheme="minorEastAsia" w:hAnsiTheme="minorHAnsi" w:cstheme="minorBidi"/>
          <w:sz w:val="22"/>
          <w:szCs w:val="22"/>
          <w:lang w:val="nl-NL" w:eastAsia="nl-NL"/>
        </w:rPr>
      </w:pPr>
      <w:r>
        <w:t>10.3.4.2</w:t>
      </w:r>
      <w:r>
        <w:rPr>
          <w:rFonts w:asciiTheme="minorHAnsi" w:eastAsiaTheme="minorEastAsia" w:hAnsiTheme="minorHAnsi" w:cstheme="minorBidi"/>
          <w:sz w:val="22"/>
          <w:szCs w:val="22"/>
          <w:lang w:val="nl-NL" w:eastAsia="nl-NL"/>
        </w:rPr>
        <w:tab/>
      </w:r>
      <w:r>
        <w:t>Odd Parity</w:t>
      </w:r>
      <w:r>
        <w:tab/>
      </w:r>
      <w:r>
        <w:fldChar w:fldCharType="begin"/>
      </w:r>
      <w:r>
        <w:instrText xml:space="preserve"> PAGEREF _Toc379547741 \h </w:instrText>
      </w:r>
      <w:r>
        <w:fldChar w:fldCharType="separate"/>
      </w:r>
      <w:r>
        <w:t>13</w:t>
      </w:r>
      <w:r>
        <w:fldChar w:fldCharType="end"/>
      </w:r>
    </w:p>
    <w:p w:rsidR="00013DAE" w:rsidRPr="00013DAE" w:rsidRDefault="00013DAE">
      <w:pPr>
        <w:pStyle w:val="TOC4"/>
        <w:tabs>
          <w:tab w:val="left" w:pos="2268"/>
        </w:tabs>
        <w:rPr>
          <w:rFonts w:asciiTheme="minorHAnsi" w:eastAsiaTheme="minorEastAsia" w:hAnsiTheme="minorHAnsi" w:cstheme="minorBidi"/>
          <w:sz w:val="22"/>
          <w:szCs w:val="22"/>
          <w:lang w:val="en-US" w:eastAsia="nl-NL"/>
        </w:rPr>
      </w:pPr>
      <w:r>
        <w:t>10.3.4.3</w:t>
      </w:r>
      <w:r w:rsidRPr="00013DAE">
        <w:rPr>
          <w:rFonts w:asciiTheme="minorHAnsi" w:eastAsiaTheme="minorEastAsia" w:hAnsiTheme="minorHAnsi" w:cstheme="minorBidi"/>
          <w:sz w:val="22"/>
          <w:szCs w:val="22"/>
          <w:lang w:val="en-US" w:eastAsia="nl-NL"/>
        </w:rPr>
        <w:tab/>
      </w:r>
      <w:r>
        <w:t>Disadvantages on the Parity System</w:t>
      </w:r>
      <w:r>
        <w:tab/>
      </w:r>
      <w:r>
        <w:fldChar w:fldCharType="begin"/>
      </w:r>
      <w:r>
        <w:instrText xml:space="preserve"> PAGEREF _Toc379547742 \h </w:instrText>
      </w:r>
      <w:r>
        <w:fldChar w:fldCharType="separate"/>
      </w:r>
      <w:r>
        <w:t>13</w:t>
      </w:r>
      <w:r>
        <w:fldChar w:fldCharType="end"/>
      </w:r>
    </w:p>
    <w:p w:rsidR="00013DAE" w:rsidRPr="00013DAE" w:rsidRDefault="00013DAE">
      <w:pPr>
        <w:pStyle w:val="TOC3"/>
        <w:rPr>
          <w:rFonts w:asciiTheme="minorHAnsi" w:eastAsiaTheme="minorEastAsia" w:hAnsiTheme="minorHAnsi" w:cstheme="minorBidi"/>
          <w:sz w:val="22"/>
          <w:szCs w:val="22"/>
          <w:lang w:val="en-US" w:eastAsia="nl-NL"/>
        </w:rPr>
      </w:pPr>
      <w:r>
        <w:t>10.3.5</w:t>
      </w:r>
      <w:r w:rsidRPr="00013DAE">
        <w:rPr>
          <w:rFonts w:asciiTheme="minorHAnsi" w:eastAsiaTheme="minorEastAsia" w:hAnsiTheme="minorHAnsi" w:cstheme="minorBidi"/>
          <w:sz w:val="22"/>
          <w:szCs w:val="22"/>
          <w:lang w:val="en-US" w:eastAsia="nl-NL"/>
        </w:rPr>
        <w:tab/>
      </w:r>
      <w:r>
        <w:t>Stop Bit(s)</w:t>
      </w:r>
      <w:r>
        <w:tab/>
      </w:r>
      <w:r>
        <w:fldChar w:fldCharType="begin"/>
      </w:r>
      <w:r>
        <w:instrText xml:space="preserve"> PAGEREF _Toc379547743 \h </w:instrText>
      </w:r>
      <w:r>
        <w:fldChar w:fldCharType="separate"/>
      </w:r>
      <w:r>
        <w:t>13</w:t>
      </w:r>
      <w:r>
        <w:fldChar w:fldCharType="end"/>
      </w:r>
    </w:p>
    <w:p w:rsidR="00013DAE" w:rsidRPr="00013DAE" w:rsidRDefault="00013DAE">
      <w:pPr>
        <w:pStyle w:val="TOC3"/>
        <w:rPr>
          <w:rFonts w:asciiTheme="minorHAnsi" w:eastAsiaTheme="minorEastAsia" w:hAnsiTheme="minorHAnsi" w:cstheme="minorBidi"/>
          <w:sz w:val="22"/>
          <w:szCs w:val="22"/>
          <w:lang w:val="en-US" w:eastAsia="nl-NL"/>
        </w:rPr>
      </w:pPr>
      <w:r>
        <w:t>10.3.6</w:t>
      </w:r>
      <w:r w:rsidRPr="00013DAE">
        <w:rPr>
          <w:rFonts w:asciiTheme="minorHAnsi" w:eastAsiaTheme="minorEastAsia" w:hAnsiTheme="minorHAnsi" w:cstheme="minorBidi"/>
          <w:sz w:val="22"/>
          <w:szCs w:val="22"/>
          <w:lang w:val="en-US" w:eastAsia="nl-NL"/>
        </w:rPr>
        <w:tab/>
      </w:r>
      <w:r>
        <w:t>Voltages</w:t>
      </w:r>
      <w:r>
        <w:tab/>
      </w:r>
      <w:r>
        <w:fldChar w:fldCharType="begin"/>
      </w:r>
      <w:r>
        <w:instrText xml:space="preserve"> PAGEREF _Toc379547744 \h </w:instrText>
      </w:r>
      <w:r>
        <w:fldChar w:fldCharType="separate"/>
      </w:r>
      <w:r>
        <w:t>14</w:t>
      </w:r>
      <w:r>
        <w:fldChar w:fldCharType="end"/>
      </w:r>
    </w:p>
    <w:p w:rsidR="00013DAE" w:rsidRPr="00013DAE" w:rsidRDefault="00013DAE">
      <w:pPr>
        <w:pStyle w:val="TOC3"/>
        <w:rPr>
          <w:rFonts w:asciiTheme="minorHAnsi" w:eastAsiaTheme="minorEastAsia" w:hAnsiTheme="minorHAnsi" w:cstheme="minorBidi"/>
          <w:sz w:val="22"/>
          <w:szCs w:val="22"/>
          <w:lang w:val="en-US" w:eastAsia="nl-NL"/>
        </w:rPr>
      </w:pPr>
      <w:r>
        <w:t>10.3.7</w:t>
      </w:r>
      <w:r w:rsidRPr="00013DAE">
        <w:rPr>
          <w:rFonts w:asciiTheme="minorHAnsi" w:eastAsiaTheme="minorEastAsia" w:hAnsiTheme="minorHAnsi" w:cstheme="minorBidi"/>
          <w:sz w:val="22"/>
          <w:szCs w:val="22"/>
          <w:lang w:val="en-US" w:eastAsia="nl-NL"/>
        </w:rPr>
        <w:tab/>
      </w:r>
      <w:r>
        <w:t>Maximum Cable Lengths</w:t>
      </w:r>
      <w:r>
        <w:tab/>
      </w:r>
      <w:r>
        <w:fldChar w:fldCharType="begin"/>
      </w:r>
      <w:r>
        <w:instrText xml:space="preserve"> PAGEREF _Toc379547745 \h </w:instrText>
      </w:r>
      <w:r>
        <w:fldChar w:fldCharType="separate"/>
      </w:r>
      <w:r>
        <w:t>14</w:t>
      </w:r>
      <w:r>
        <w:fldChar w:fldCharType="end"/>
      </w:r>
    </w:p>
    <w:p w:rsidR="00013DAE" w:rsidRPr="00013DAE" w:rsidRDefault="00013DAE">
      <w:pPr>
        <w:pStyle w:val="TOC3"/>
        <w:rPr>
          <w:rFonts w:asciiTheme="minorHAnsi" w:eastAsiaTheme="minorEastAsia" w:hAnsiTheme="minorHAnsi" w:cstheme="minorBidi"/>
          <w:sz w:val="22"/>
          <w:szCs w:val="22"/>
          <w:lang w:val="en-US" w:eastAsia="nl-NL"/>
        </w:rPr>
      </w:pPr>
      <w:r>
        <w:t>10.3.8</w:t>
      </w:r>
      <w:r w:rsidRPr="00013DAE">
        <w:rPr>
          <w:rFonts w:asciiTheme="minorHAnsi" w:eastAsiaTheme="minorEastAsia" w:hAnsiTheme="minorHAnsi" w:cstheme="minorBidi"/>
          <w:sz w:val="22"/>
          <w:szCs w:val="22"/>
          <w:lang w:val="en-US" w:eastAsia="nl-NL"/>
        </w:rPr>
        <w:tab/>
      </w:r>
      <w:r>
        <w:t>RS232 Pinout</w:t>
      </w:r>
      <w:r>
        <w:tab/>
      </w:r>
      <w:r>
        <w:fldChar w:fldCharType="begin"/>
      </w:r>
      <w:r>
        <w:instrText xml:space="preserve"> PAGEREF _Toc379547746 \h </w:instrText>
      </w:r>
      <w:r>
        <w:fldChar w:fldCharType="separate"/>
      </w:r>
      <w:r>
        <w:t>15</w:t>
      </w:r>
      <w:r>
        <w:fldChar w:fldCharType="end"/>
      </w:r>
    </w:p>
    <w:p w:rsidR="00013DAE" w:rsidRPr="00013DAE" w:rsidRDefault="00013DAE">
      <w:pPr>
        <w:pStyle w:val="TOC3"/>
        <w:rPr>
          <w:rFonts w:asciiTheme="minorHAnsi" w:eastAsiaTheme="minorEastAsia" w:hAnsiTheme="minorHAnsi" w:cstheme="minorBidi"/>
          <w:sz w:val="22"/>
          <w:szCs w:val="22"/>
          <w:lang w:val="en-US" w:eastAsia="nl-NL"/>
        </w:rPr>
      </w:pPr>
      <w:r>
        <w:t>10.3.9</w:t>
      </w:r>
      <w:r w:rsidRPr="00013DAE">
        <w:rPr>
          <w:rFonts w:asciiTheme="minorHAnsi" w:eastAsiaTheme="minorEastAsia" w:hAnsiTheme="minorHAnsi" w:cstheme="minorBidi"/>
          <w:sz w:val="22"/>
          <w:szCs w:val="22"/>
          <w:lang w:val="en-US" w:eastAsia="nl-NL"/>
        </w:rPr>
        <w:tab/>
      </w:r>
      <w:r>
        <w:t>RS232 Flow Control and Handshaking</w:t>
      </w:r>
      <w:r>
        <w:tab/>
      </w:r>
      <w:r>
        <w:fldChar w:fldCharType="begin"/>
      </w:r>
      <w:r>
        <w:instrText xml:space="preserve"> PAGEREF _Toc379547747 \h </w:instrText>
      </w:r>
      <w:r>
        <w:fldChar w:fldCharType="separate"/>
      </w:r>
      <w:r>
        <w:t>15</w:t>
      </w:r>
      <w:r>
        <w:fldChar w:fldCharType="end"/>
      </w:r>
    </w:p>
    <w:p w:rsidR="00013DAE" w:rsidRPr="00013DAE" w:rsidRDefault="00013DAE">
      <w:pPr>
        <w:pStyle w:val="TOC4"/>
        <w:tabs>
          <w:tab w:val="left" w:pos="2268"/>
        </w:tabs>
        <w:rPr>
          <w:rFonts w:asciiTheme="minorHAnsi" w:eastAsiaTheme="minorEastAsia" w:hAnsiTheme="minorHAnsi" w:cstheme="minorBidi"/>
          <w:sz w:val="22"/>
          <w:szCs w:val="22"/>
          <w:lang w:val="en-US" w:eastAsia="nl-NL"/>
        </w:rPr>
      </w:pPr>
      <w:r>
        <w:t>10.3.9.1</w:t>
      </w:r>
      <w:r w:rsidRPr="00013DAE">
        <w:rPr>
          <w:rFonts w:asciiTheme="minorHAnsi" w:eastAsiaTheme="minorEastAsia" w:hAnsiTheme="minorHAnsi" w:cstheme="minorBidi"/>
          <w:sz w:val="22"/>
          <w:szCs w:val="22"/>
          <w:lang w:val="en-US" w:eastAsia="nl-NL"/>
        </w:rPr>
        <w:tab/>
      </w:r>
      <w:r>
        <w:t>Software flow control</w:t>
      </w:r>
      <w:r>
        <w:tab/>
      </w:r>
      <w:r>
        <w:fldChar w:fldCharType="begin"/>
      </w:r>
      <w:r>
        <w:instrText xml:space="preserve"> PAGEREF _Toc379547748 \h </w:instrText>
      </w:r>
      <w:r>
        <w:fldChar w:fldCharType="separate"/>
      </w:r>
      <w:r>
        <w:t>16</w:t>
      </w:r>
      <w:r>
        <w:fldChar w:fldCharType="end"/>
      </w:r>
    </w:p>
    <w:p w:rsidR="00013DAE" w:rsidRPr="00013DAE" w:rsidRDefault="00013DAE">
      <w:pPr>
        <w:pStyle w:val="TOC4"/>
        <w:tabs>
          <w:tab w:val="left" w:pos="2268"/>
        </w:tabs>
        <w:rPr>
          <w:rFonts w:asciiTheme="minorHAnsi" w:eastAsiaTheme="minorEastAsia" w:hAnsiTheme="minorHAnsi" w:cstheme="minorBidi"/>
          <w:sz w:val="22"/>
          <w:szCs w:val="22"/>
          <w:lang w:val="en-US" w:eastAsia="nl-NL"/>
        </w:rPr>
      </w:pPr>
      <w:r>
        <w:t>10.3.9.2</w:t>
      </w:r>
      <w:r w:rsidRPr="00013DAE">
        <w:rPr>
          <w:rFonts w:asciiTheme="minorHAnsi" w:eastAsiaTheme="minorEastAsia" w:hAnsiTheme="minorHAnsi" w:cstheme="minorBidi"/>
          <w:sz w:val="22"/>
          <w:szCs w:val="22"/>
          <w:lang w:val="en-US" w:eastAsia="nl-NL"/>
        </w:rPr>
        <w:tab/>
      </w:r>
      <w:r>
        <w:t>Hardware flow control</w:t>
      </w:r>
      <w:r>
        <w:tab/>
      </w:r>
      <w:r>
        <w:fldChar w:fldCharType="begin"/>
      </w:r>
      <w:r>
        <w:instrText xml:space="preserve"> PAGEREF _Toc379547749 \h </w:instrText>
      </w:r>
      <w:r>
        <w:fldChar w:fldCharType="separate"/>
      </w:r>
      <w:r>
        <w:t>17</w:t>
      </w:r>
      <w:r>
        <w:fldChar w:fldCharType="end"/>
      </w:r>
    </w:p>
    <w:p w:rsidR="00013DAE" w:rsidRPr="00013DAE" w:rsidRDefault="00013DAE">
      <w:pPr>
        <w:pStyle w:val="TOC3"/>
        <w:rPr>
          <w:rFonts w:asciiTheme="minorHAnsi" w:eastAsiaTheme="minorEastAsia" w:hAnsiTheme="minorHAnsi" w:cstheme="minorBidi"/>
          <w:sz w:val="22"/>
          <w:szCs w:val="22"/>
          <w:lang w:val="en-US" w:eastAsia="nl-NL"/>
        </w:rPr>
      </w:pPr>
      <w:r>
        <w:t>10.3.10</w:t>
      </w:r>
      <w:r w:rsidRPr="00013DAE">
        <w:rPr>
          <w:rFonts w:asciiTheme="minorHAnsi" w:eastAsiaTheme="minorEastAsia" w:hAnsiTheme="minorHAnsi" w:cstheme="minorBidi"/>
          <w:sz w:val="22"/>
          <w:szCs w:val="22"/>
          <w:lang w:val="en-US" w:eastAsia="nl-NL"/>
        </w:rPr>
        <w:tab/>
      </w:r>
      <w:r>
        <w:t>Special connections</w:t>
      </w:r>
      <w:r>
        <w:tab/>
      </w:r>
      <w:r>
        <w:fldChar w:fldCharType="begin"/>
      </w:r>
      <w:r>
        <w:instrText xml:space="preserve"> PAGEREF _Toc379547750 \h </w:instrText>
      </w:r>
      <w:r>
        <w:fldChar w:fldCharType="separate"/>
      </w:r>
      <w:r>
        <w:t>17</w:t>
      </w:r>
      <w:r>
        <w:fldChar w:fldCharType="end"/>
      </w:r>
    </w:p>
    <w:p w:rsidR="00013DAE" w:rsidRPr="00013DAE" w:rsidRDefault="00013DAE">
      <w:pPr>
        <w:pStyle w:val="TOC4"/>
        <w:tabs>
          <w:tab w:val="left" w:pos="2268"/>
        </w:tabs>
        <w:rPr>
          <w:rFonts w:asciiTheme="minorHAnsi" w:eastAsiaTheme="minorEastAsia" w:hAnsiTheme="minorHAnsi" w:cstheme="minorBidi"/>
          <w:sz w:val="22"/>
          <w:szCs w:val="22"/>
          <w:lang w:val="en-US" w:eastAsia="nl-NL"/>
        </w:rPr>
      </w:pPr>
      <w:r>
        <w:t>10.3.10.1</w:t>
      </w:r>
      <w:r w:rsidRPr="00013DAE">
        <w:rPr>
          <w:rFonts w:asciiTheme="minorHAnsi" w:eastAsiaTheme="minorEastAsia" w:hAnsiTheme="minorHAnsi" w:cstheme="minorBidi"/>
          <w:sz w:val="22"/>
          <w:szCs w:val="22"/>
          <w:lang w:val="en-US" w:eastAsia="nl-NL"/>
        </w:rPr>
        <w:tab/>
      </w:r>
      <w:r>
        <w:t>RS232 DB25 to DB9 converter</w:t>
      </w:r>
      <w:r>
        <w:tab/>
      </w:r>
      <w:r>
        <w:fldChar w:fldCharType="begin"/>
      </w:r>
      <w:r>
        <w:instrText xml:space="preserve"> PAGEREF _Toc379547751 \h </w:instrText>
      </w:r>
      <w:r>
        <w:fldChar w:fldCharType="separate"/>
      </w:r>
      <w:r>
        <w:t>17</w:t>
      </w:r>
      <w:r>
        <w:fldChar w:fldCharType="end"/>
      </w:r>
    </w:p>
    <w:p w:rsidR="00013DAE" w:rsidRPr="00013DAE" w:rsidRDefault="00013DAE">
      <w:pPr>
        <w:pStyle w:val="TOC4"/>
        <w:tabs>
          <w:tab w:val="left" w:pos="2268"/>
        </w:tabs>
        <w:rPr>
          <w:rFonts w:asciiTheme="minorHAnsi" w:eastAsiaTheme="minorEastAsia" w:hAnsiTheme="minorHAnsi" w:cstheme="minorBidi"/>
          <w:sz w:val="22"/>
          <w:szCs w:val="22"/>
          <w:lang w:val="en-US" w:eastAsia="nl-NL"/>
        </w:rPr>
      </w:pPr>
      <w:r>
        <w:t>10.3.10.2</w:t>
      </w:r>
      <w:r w:rsidRPr="00013DAE">
        <w:rPr>
          <w:rFonts w:asciiTheme="minorHAnsi" w:eastAsiaTheme="minorEastAsia" w:hAnsiTheme="minorHAnsi" w:cstheme="minorBidi"/>
          <w:sz w:val="22"/>
          <w:szCs w:val="22"/>
          <w:lang w:val="en-US" w:eastAsia="nl-NL"/>
        </w:rPr>
        <w:tab/>
      </w:r>
      <w:r>
        <w:t>RS232 serial loopback test plugs</w:t>
      </w:r>
      <w:r>
        <w:tab/>
      </w:r>
      <w:r>
        <w:fldChar w:fldCharType="begin"/>
      </w:r>
      <w:r>
        <w:instrText xml:space="preserve"> PAGEREF _Toc379547752 \h </w:instrText>
      </w:r>
      <w:r>
        <w:fldChar w:fldCharType="separate"/>
      </w:r>
      <w:r>
        <w:t>18</w:t>
      </w:r>
      <w:r>
        <w:fldChar w:fldCharType="end"/>
      </w:r>
    </w:p>
    <w:p w:rsidR="00013DAE" w:rsidRPr="00013DAE" w:rsidRDefault="00013DAE">
      <w:pPr>
        <w:pStyle w:val="TOC4"/>
        <w:tabs>
          <w:tab w:val="left" w:pos="2268"/>
        </w:tabs>
        <w:rPr>
          <w:rFonts w:asciiTheme="minorHAnsi" w:eastAsiaTheme="minorEastAsia" w:hAnsiTheme="minorHAnsi" w:cstheme="minorBidi"/>
          <w:sz w:val="22"/>
          <w:szCs w:val="22"/>
          <w:lang w:val="en-US" w:eastAsia="nl-NL"/>
        </w:rPr>
      </w:pPr>
      <w:r>
        <w:t>10.3.10.3</w:t>
      </w:r>
      <w:r w:rsidRPr="00013DAE">
        <w:rPr>
          <w:rFonts w:asciiTheme="minorHAnsi" w:eastAsiaTheme="minorEastAsia" w:hAnsiTheme="minorHAnsi" w:cstheme="minorBidi"/>
          <w:sz w:val="22"/>
          <w:szCs w:val="22"/>
          <w:lang w:val="en-US" w:eastAsia="nl-NL"/>
        </w:rPr>
        <w:tab/>
      </w:r>
      <w:r>
        <w:t>RS232 Null Modem Cables</w:t>
      </w:r>
      <w:r>
        <w:tab/>
      </w:r>
      <w:r>
        <w:fldChar w:fldCharType="begin"/>
      </w:r>
      <w:r>
        <w:instrText xml:space="preserve"> PAGEREF _Toc379547753 \h </w:instrText>
      </w:r>
      <w:r>
        <w:fldChar w:fldCharType="separate"/>
      </w:r>
      <w:r>
        <w:t>19</w:t>
      </w:r>
      <w:r>
        <w:fldChar w:fldCharType="end"/>
      </w:r>
    </w:p>
    <w:p w:rsidR="00013DAE" w:rsidRPr="00013DAE" w:rsidRDefault="00013DAE">
      <w:pPr>
        <w:pStyle w:val="TOC5"/>
        <w:tabs>
          <w:tab w:val="left" w:pos="2355"/>
        </w:tabs>
        <w:rPr>
          <w:rFonts w:asciiTheme="minorHAnsi" w:eastAsiaTheme="minorEastAsia" w:hAnsiTheme="minorHAnsi" w:cstheme="minorBidi"/>
          <w:sz w:val="22"/>
          <w:szCs w:val="22"/>
          <w:lang w:val="en-US" w:eastAsia="nl-NL"/>
        </w:rPr>
      </w:pPr>
      <w:r>
        <w:t>10.3.10.3.1</w:t>
      </w:r>
      <w:r w:rsidRPr="00013DAE">
        <w:rPr>
          <w:rFonts w:asciiTheme="minorHAnsi" w:eastAsiaTheme="minorEastAsia" w:hAnsiTheme="minorHAnsi" w:cstheme="minorBidi"/>
          <w:sz w:val="22"/>
          <w:szCs w:val="22"/>
          <w:lang w:val="en-US" w:eastAsia="nl-NL"/>
        </w:rPr>
        <w:tab/>
      </w:r>
      <w:r>
        <w:t>Compatibility Issues</w:t>
      </w:r>
      <w:r>
        <w:tab/>
      </w:r>
      <w:r>
        <w:fldChar w:fldCharType="begin"/>
      </w:r>
      <w:r>
        <w:instrText xml:space="preserve"> PAGEREF _Toc379547754 \h </w:instrText>
      </w:r>
      <w:r>
        <w:fldChar w:fldCharType="separate"/>
      </w:r>
      <w:r>
        <w:t>19</w:t>
      </w:r>
      <w:r>
        <w:fldChar w:fldCharType="end"/>
      </w:r>
    </w:p>
    <w:p w:rsidR="00013DAE" w:rsidRPr="00013DAE" w:rsidRDefault="00013DAE">
      <w:pPr>
        <w:pStyle w:val="TOC5"/>
        <w:tabs>
          <w:tab w:val="left" w:pos="2355"/>
        </w:tabs>
        <w:rPr>
          <w:rFonts w:asciiTheme="minorHAnsi" w:eastAsiaTheme="minorEastAsia" w:hAnsiTheme="minorHAnsi" w:cstheme="minorBidi"/>
          <w:sz w:val="22"/>
          <w:szCs w:val="22"/>
          <w:lang w:val="en-US" w:eastAsia="nl-NL"/>
        </w:rPr>
      </w:pPr>
      <w:r>
        <w:t>10.3.10.3.2</w:t>
      </w:r>
      <w:r w:rsidRPr="00013DAE">
        <w:rPr>
          <w:rFonts w:asciiTheme="minorHAnsi" w:eastAsiaTheme="minorEastAsia" w:hAnsiTheme="minorHAnsi" w:cstheme="minorBidi"/>
          <w:sz w:val="22"/>
          <w:szCs w:val="22"/>
          <w:lang w:val="en-US" w:eastAsia="nl-NL"/>
        </w:rPr>
        <w:tab/>
      </w:r>
      <w:r>
        <w:t>Null modem with loop back handshaking</w:t>
      </w:r>
      <w:r>
        <w:tab/>
      </w:r>
      <w:r>
        <w:fldChar w:fldCharType="begin"/>
      </w:r>
      <w:r>
        <w:instrText xml:space="preserve"> PAGEREF _Toc379547755 \h </w:instrText>
      </w:r>
      <w:r>
        <w:fldChar w:fldCharType="separate"/>
      </w:r>
      <w:r>
        <w:t>20</w:t>
      </w:r>
      <w:r>
        <w:fldChar w:fldCharType="end"/>
      </w:r>
    </w:p>
    <w:p w:rsidR="00013DAE" w:rsidRPr="00013DAE" w:rsidRDefault="00013DAE">
      <w:pPr>
        <w:pStyle w:val="TOC5"/>
        <w:tabs>
          <w:tab w:val="left" w:pos="2355"/>
        </w:tabs>
        <w:rPr>
          <w:rFonts w:asciiTheme="minorHAnsi" w:eastAsiaTheme="minorEastAsia" w:hAnsiTheme="minorHAnsi" w:cstheme="minorBidi"/>
          <w:sz w:val="22"/>
          <w:szCs w:val="22"/>
          <w:lang w:val="en-US" w:eastAsia="nl-NL"/>
        </w:rPr>
      </w:pPr>
      <w:r>
        <w:t>10.3.10.3.3</w:t>
      </w:r>
      <w:r w:rsidRPr="00013DAE">
        <w:rPr>
          <w:rFonts w:asciiTheme="minorHAnsi" w:eastAsiaTheme="minorEastAsia" w:hAnsiTheme="minorHAnsi" w:cstheme="minorBidi"/>
          <w:sz w:val="22"/>
          <w:szCs w:val="22"/>
          <w:lang w:val="en-US" w:eastAsia="nl-NL"/>
        </w:rPr>
        <w:tab/>
      </w:r>
      <w:r>
        <w:t>Compatibility issues</w:t>
      </w:r>
      <w:r>
        <w:tab/>
      </w:r>
      <w:r>
        <w:fldChar w:fldCharType="begin"/>
      </w:r>
      <w:r>
        <w:instrText xml:space="preserve"> PAGEREF _Toc379547756 \h </w:instrText>
      </w:r>
      <w:r>
        <w:fldChar w:fldCharType="separate"/>
      </w:r>
      <w:r>
        <w:t>20</w:t>
      </w:r>
      <w:r>
        <w:fldChar w:fldCharType="end"/>
      </w:r>
    </w:p>
    <w:p w:rsidR="00013DAE" w:rsidRPr="00013DAE" w:rsidRDefault="00013DAE">
      <w:pPr>
        <w:pStyle w:val="TOC5"/>
        <w:tabs>
          <w:tab w:val="left" w:pos="2355"/>
        </w:tabs>
        <w:rPr>
          <w:rFonts w:asciiTheme="minorHAnsi" w:eastAsiaTheme="minorEastAsia" w:hAnsiTheme="minorHAnsi" w:cstheme="minorBidi"/>
          <w:sz w:val="22"/>
          <w:szCs w:val="22"/>
          <w:lang w:val="en-US" w:eastAsia="nl-NL"/>
        </w:rPr>
      </w:pPr>
      <w:r>
        <w:t>10.3.10.3.4</w:t>
      </w:r>
      <w:r w:rsidRPr="00013DAE">
        <w:rPr>
          <w:rFonts w:asciiTheme="minorHAnsi" w:eastAsiaTheme="minorEastAsia" w:hAnsiTheme="minorHAnsi" w:cstheme="minorBidi"/>
          <w:sz w:val="22"/>
          <w:szCs w:val="22"/>
          <w:lang w:val="en-US" w:eastAsia="nl-NL"/>
        </w:rPr>
        <w:tab/>
      </w:r>
      <w:r>
        <w:t>Null modem with full handshaking</w:t>
      </w:r>
      <w:r>
        <w:tab/>
      </w:r>
      <w:r>
        <w:fldChar w:fldCharType="begin"/>
      </w:r>
      <w:r>
        <w:instrText xml:space="preserve"> PAGEREF _Toc379547757 \h </w:instrText>
      </w:r>
      <w:r>
        <w:fldChar w:fldCharType="separate"/>
      </w:r>
      <w:r>
        <w:t>21</w:t>
      </w:r>
      <w:r>
        <w:fldChar w:fldCharType="end"/>
      </w:r>
    </w:p>
    <w:p w:rsidR="00013DAE" w:rsidRPr="00013DAE" w:rsidRDefault="00013DAE">
      <w:pPr>
        <w:pStyle w:val="TOC5"/>
        <w:tabs>
          <w:tab w:val="left" w:pos="2355"/>
        </w:tabs>
        <w:rPr>
          <w:rFonts w:asciiTheme="minorHAnsi" w:eastAsiaTheme="minorEastAsia" w:hAnsiTheme="minorHAnsi" w:cstheme="minorBidi"/>
          <w:sz w:val="22"/>
          <w:szCs w:val="22"/>
          <w:lang w:val="en-US" w:eastAsia="nl-NL"/>
        </w:rPr>
      </w:pPr>
      <w:r>
        <w:t>10.3.10.3.5</w:t>
      </w:r>
      <w:r w:rsidRPr="00013DAE">
        <w:rPr>
          <w:rFonts w:asciiTheme="minorHAnsi" w:eastAsiaTheme="minorEastAsia" w:hAnsiTheme="minorHAnsi" w:cstheme="minorBidi"/>
          <w:sz w:val="22"/>
          <w:szCs w:val="22"/>
          <w:lang w:val="en-US" w:eastAsia="nl-NL"/>
        </w:rPr>
        <w:tab/>
      </w:r>
      <w:r>
        <w:t>Compatibility issues</w:t>
      </w:r>
      <w:r>
        <w:tab/>
      </w:r>
      <w:r>
        <w:fldChar w:fldCharType="begin"/>
      </w:r>
      <w:r>
        <w:instrText xml:space="preserve"> PAGEREF _Toc379547758 \h </w:instrText>
      </w:r>
      <w:r>
        <w:fldChar w:fldCharType="separate"/>
      </w:r>
      <w:r>
        <w:t>21</w:t>
      </w:r>
      <w:r>
        <w:fldChar w:fldCharType="end"/>
      </w:r>
    </w:p>
    <w:p w:rsidR="00013DAE" w:rsidRPr="00013DAE" w:rsidRDefault="00013DAE">
      <w:pPr>
        <w:pStyle w:val="TOC2"/>
        <w:tabs>
          <w:tab w:val="left" w:pos="1440"/>
        </w:tabs>
        <w:rPr>
          <w:rFonts w:asciiTheme="minorHAnsi" w:eastAsiaTheme="minorEastAsia" w:hAnsiTheme="minorHAnsi" w:cstheme="minorBidi"/>
          <w:sz w:val="22"/>
          <w:szCs w:val="22"/>
          <w:lang w:val="en-US" w:eastAsia="nl-NL"/>
        </w:rPr>
      </w:pPr>
      <w:r>
        <w:t>10.4</w:t>
      </w:r>
      <w:r w:rsidRPr="00013DAE">
        <w:rPr>
          <w:rFonts w:asciiTheme="minorHAnsi" w:eastAsiaTheme="minorEastAsia" w:hAnsiTheme="minorHAnsi" w:cstheme="minorBidi"/>
          <w:sz w:val="22"/>
          <w:szCs w:val="22"/>
          <w:lang w:val="en-US" w:eastAsia="nl-NL"/>
        </w:rPr>
        <w:tab/>
      </w:r>
      <w:r>
        <w:t>RS485 Specifications</w:t>
      </w:r>
      <w:r>
        <w:tab/>
      </w:r>
      <w:r>
        <w:fldChar w:fldCharType="begin"/>
      </w:r>
      <w:r>
        <w:instrText xml:space="preserve"> PAGEREF _Toc379547759 \h </w:instrText>
      </w:r>
      <w:r>
        <w:fldChar w:fldCharType="separate"/>
      </w:r>
      <w:r>
        <w:t>21</w:t>
      </w:r>
      <w:r>
        <w:fldChar w:fldCharType="end"/>
      </w:r>
    </w:p>
    <w:p w:rsidR="00013DAE" w:rsidRPr="00013DAE" w:rsidRDefault="00013DAE">
      <w:pPr>
        <w:pStyle w:val="TOC3"/>
        <w:rPr>
          <w:rFonts w:asciiTheme="minorHAnsi" w:eastAsiaTheme="minorEastAsia" w:hAnsiTheme="minorHAnsi" w:cstheme="minorBidi"/>
          <w:sz w:val="22"/>
          <w:szCs w:val="22"/>
          <w:lang w:val="en-US" w:eastAsia="nl-NL"/>
        </w:rPr>
      </w:pPr>
      <w:r>
        <w:t>10.4.1</w:t>
      </w:r>
      <w:r w:rsidRPr="00013DAE">
        <w:rPr>
          <w:rFonts w:asciiTheme="minorHAnsi" w:eastAsiaTheme="minorEastAsia" w:hAnsiTheme="minorHAnsi" w:cstheme="minorBidi"/>
          <w:sz w:val="22"/>
          <w:szCs w:val="22"/>
          <w:lang w:val="en-US" w:eastAsia="nl-NL"/>
        </w:rPr>
        <w:tab/>
      </w:r>
      <w:r>
        <w:t>Differential signals with RS485:Longer distances and higher bit rates</w:t>
      </w:r>
      <w:r>
        <w:tab/>
      </w:r>
      <w:r>
        <w:fldChar w:fldCharType="begin"/>
      </w:r>
      <w:r>
        <w:instrText xml:space="preserve"> PAGEREF _Toc379547760 \h </w:instrText>
      </w:r>
      <w:r>
        <w:fldChar w:fldCharType="separate"/>
      </w:r>
      <w:r>
        <w:t>21</w:t>
      </w:r>
      <w:r>
        <w:fldChar w:fldCharType="end"/>
      </w:r>
    </w:p>
    <w:p w:rsidR="00013DAE" w:rsidRPr="00013DAE" w:rsidRDefault="00013DAE">
      <w:pPr>
        <w:pStyle w:val="TOC3"/>
        <w:rPr>
          <w:rFonts w:asciiTheme="minorHAnsi" w:eastAsiaTheme="minorEastAsia" w:hAnsiTheme="minorHAnsi" w:cstheme="minorBidi"/>
          <w:sz w:val="22"/>
          <w:szCs w:val="22"/>
          <w:lang w:val="en-US" w:eastAsia="nl-NL"/>
        </w:rPr>
      </w:pPr>
      <w:r>
        <w:t>10.4.2</w:t>
      </w:r>
      <w:r w:rsidRPr="00013DAE">
        <w:rPr>
          <w:rFonts w:asciiTheme="minorHAnsi" w:eastAsiaTheme="minorEastAsia" w:hAnsiTheme="minorHAnsi" w:cstheme="minorBidi"/>
          <w:sz w:val="22"/>
          <w:szCs w:val="22"/>
          <w:lang w:val="en-US" w:eastAsia="nl-NL"/>
        </w:rPr>
        <w:tab/>
      </w:r>
      <w:r>
        <w:t>Network topology with RS485</w:t>
      </w:r>
      <w:r>
        <w:tab/>
      </w:r>
      <w:r>
        <w:fldChar w:fldCharType="begin"/>
      </w:r>
      <w:r>
        <w:instrText xml:space="preserve"> PAGEREF _Toc379547761 \h </w:instrText>
      </w:r>
      <w:r>
        <w:fldChar w:fldCharType="separate"/>
      </w:r>
      <w:r>
        <w:t>22</w:t>
      </w:r>
      <w:r>
        <w:fldChar w:fldCharType="end"/>
      </w:r>
    </w:p>
    <w:p w:rsidR="00013DAE" w:rsidRPr="00013DAE" w:rsidRDefault="00013DAE">
      <w:pPr>
        <w:pStyle w:val="TOC3"/>
        <w:rPr>
          <w:rFonts w:asciiTheme="minorHAnsi" w:eastAsiaTheme="minorEastAsia" w:hAnsiTheme="minorHAnsi" w:cstheme="minorBidi"/>
          <w:sz w:val="22"/>
          <w:szCs w:val="22"/>
          <w:lang w:val="en-US" w:eastAsia="nl-NL"/>
        </w:rPr>
      </w:pPr>
      <w:r>
        <w:t>10.4.3</w:t>
      </w:r>
      <w:r w:rsidRPr="00013DAE">
        <w:rPr>
          <w:rFonts w:asciiTheme="minorHAnsi" w:eastAsiaTheme="minorEastAsia" w:hAnsiTheme="minorHAnsi" w:cstheme="minorBidi"/>
          <w:sz w:val="22"/>
          <w:szCs w:val="22"/>
          <w:lang w:val="en-US" w:eastAsia="nl-NL"/>
        </w:rPr>
        <w:tab/>
      </w:r>
      <w:r>
        <w:t>RS485 functionality</w:t>
      </w:r>
      <w:r>
        <w:tab/>
      </w:r>
      <w:r>
        <w:fldChar w:fldCharType="begin"/>
      </w:r>
      <w:r>
        <w:instrText xml:space="preserve"> PAGEREF _Toc379547762 \h </w:instrText>
      </w:r>
      <w:r>
        <w:fldChar w:fldCharType="separate"/>
      </w:r>
      <w:r>
        <w:t>23</w:t>
      </w:r>
      <w:r>
        <w:fldChar w:fldCharType="end"/>
      </w:r>
    </w:p>
    <w:p w:rsidR="00013DAE" w:rsidRPr="00013DAE" w:rsidRDefault="00013DAE">
      <w:pPr>
        <w:pStyle w:val="TOC3"/>
        <w:rPr>
          <w:rFonts w:asciiTheme="minorHAnsi" w:eastAsiaTheme="minorEastAsia" w:hAnsiTheme="minorHAnsi" w:cstheme="minorBidi"/>
          <w:sz w:val="22"/>
          <w:szCs w:val="22"/>
          <w:lang w:val="en-US" w:eastAsia="nl-NL"/>
        </w:rPr>
      </w:pPr>
      <w:r>
        <w:t>10.4.4</w:t>
      </w:r>
      <w:r w:rsidRPr="00013DAE">
        <w:rPr>
          <w:rFonts w:asciiTheme="minorHAnsi" w:eastAsiaTheme="minorEastAsia" w:hAnsiTheme="minorHAnsi" w:cstheme="minorBidi"/>
          <w:sz w:val="22"/>
          <w:szCs w:val="22"/>
          <w:lang w:val="en-US" w:eastAsia="nl-NL"/>
        </w:rPr>
        <w:tab/>
      </w:r>
      <w:r>
        <w:t>What Pins Are Needed for 2- and 4- Wire Transmission with RS-485 Serial Communication?</w:t>
      </w:r>
      <w:r>
        <w:tab/>
      </w:r>
      <w:r>
        <w:fldChar w:fldCharType="begin"/>
      </w:r>
      <w:r>
        <w:instrText xml:space="preserve"> PAGEREF _Toc379547763 \h </w:instrText>
      </w:r>
      <w:r>
        <w:fldChar w:fldCharType="separate"/>
      </w:r>
      <w:r>
        <w:t>24</w:t>
      </w:r>
      <w:r>
        <w:fldChar w:fldCharType="end"/>
      </w:r>
    </w:p>
    <w:p w:rsidR="00013DAE" w:rsidRPr="00013DAE" w:rsidRDefault="00013DAE">
      <w:pPr>
        <w:pStyle w:val="TOC1"/>
        <w:rPr>
          <w:rFonts w:asciiTheme="minorHAnsi" w:eastAsiaTheme="minorEastAsia" w:hAnsiTheme="minorHAnsi" w:cstheme="minorBidi"/>
          <w:b w:val="0"/>
          <w:szCs w:val="22"/>
          <w:lang w:val="en-US" w:eastAsia="nl-NL"/>
        </w:rPr>
      </w:pPr>
      <w:r>
        <w:lastRenderedPageBreak/>
        <w:t>11.</w:t>
      </w:r>
      <w:r w:rsidRPr="00013DAE">
        <w:rPr>
          <w:rFonts w:asciiTheme="minorHAnsi" w:eastAsiaTheme="minorEastAsia" w:hAnsiTheme="minorHAnsi" w:cstheme="minorBidi"/>
          <w:b w:val="0"/>
          <w:szCs w:val="22"/>
          <w:lang w:val="en-US" w:eastAsia="nl-NL"/>
        </w:rPr>
        <w:tab/>
      </w:r>
      <w:r>
        <w:t>TCP/IP</w:t>
      </w:r>
      <w:r>
        <w:tab/>
      </w:r>
      <w:r>
        <w:fldChar w:fldCharType="begin"/>
      </w:r>
      <w:r>
        <w:instrText xml:space="preserve"> PAGEREF _Toc379547764 \h </w:instrText>
      </w:r>
      <w:r>
        <w:fldChar w:fldCharType="separate"/>
      </w:r>
      <w:r>
        <w:t>24</w:t>
      </w:r>
      <w:r>
        <w:fldChar w:fldCharType="end"/>
      </w:r>
    </w:p>
    <w:p w:rsidR="00013DAE" w:rsidRPr="00013DAE" w:rsidRDefault="00013DAE">
      <w:pPr>
        <w:pStyle w:val="TOC3"/>
        <w:rPr>
          <w:rFonts w:asciiTheme="minorHAnsi" w:eastAsiaTheme="minorEastAsia" w:hAnsiTheme="minorHAnsi" w:cstheme="minorBidi"/>
          <w:sz w:val="22"/>
          <w:szCs w:val="22"/>
          <w:lang w:val="en-US" w:eastAsia="nl-NL"/>
        </w:rPr>
      </w:pPr>
      <w:r>
        <w:t>11.1.1</w:t>
      </w:r>
      <w:r w:rsidRPr="00013DAE">
        <w:rPr>
          <w:rFonts w:asciiTheme="minorHAnsi" w:eastAsiaTheme="minorEastAsia" w:hAnsiTheme="minorHAnsi" w:cstheme="minorBidi"/>
          <w:sz w:val="22"/>
          <w:szCs w:val="22"/>
          <w:lang w:val="en-US" w:eastAsia="nl-NL"/>
        </w:rPr>
        <w:tab/>
      </w:r>
      <w:r>
        <w:t>Introduction</w:t>
      </w:r>
      <w:r>
        <w:tab/>
      </w:r>
      <w:r>
        <w:fldChar w:fldCharType="begin"/>
      </w:r>
      <w:r>
        <w:instrText xml:space="preserve"> PAGEREF _Toc379547765 \h </w:instrText>
      </w:r>
      <w:r>
        <w:fldChar w:fldCharType="separate"/>
      </w:r>
      <w:r>
        <w:t>24</w:t>
      </w:r>
      <w:r>
        <w:fldChar w:fldCharType="end"/>
      </w:r>
    </w:p>
    <w:p w:rsidR="00013DAE" w:rsidRPr="00013DAE" w:rsidRDefault="00013DAE">
      <w:pPr>
        <w:pStyle w:val="TOC3"/>
        <w:rPr>
          <w:rFonts w:asciiTheme="minorHAnsi" w:eastAsiaTheme="minorEastAsia" w:hAnsiTheme="minorHAnsi" w:cstheme="minorBidi"/>
          <w:sz w:val="22"/>
          <w:szCs w:val="22"/>
          <w:lang w:val="en-US" w:eastAsia="nl-NL"/>
        </w:rPr>
      </w:pPr>
      <w:r>
        <w:t>11.1.2</w:t>
      </w:r>
      <w:r w:rsidRPr="00013DAE">
        <w:rPr>
          <w:rFonts w:asciiTheme="minorHAnsi" w:eastAsiaTheme="minorEastAsia" w:hAnsiTheme="minorHAnsi" w:cstheme="minorBidi"/>
          <w:sz w:val="22"/>
          <w:szCs w:val="22"/>
          <w:lang w:val="en-US" w:eastAsia="nl-NL"/>
        </w:rPr>
        <w:tab/>
      </w:r>
      <w:r>
        <w:t>Internet Protocol Suite</w:t>
      </w:r>
      <w:r>
        <w:tab/>
      </w:r>
      <w:r>
        <w:fldChar w:fldCharType="begin"/>
      </w:r>
      <w:r>
        <w:instrText xml:space="preserve"> PAGEREF _Toc379547766 \h </w:instrText>
      </w:r>
      <w:r>
        <w:fldChar w:fldCharType="separate"/>
      </w:r>
      <w:r>
        <w:t>25</w:t>
      </w:r>
      <w:r>
        <w:fldChar w:fldCharType="end"/>
      </w:r>
    </w:p>
    <w:p w:rsidR="00013DAE" w:rsidRPr="00013DAE" w:rsidRDefault="00013DAE">
      <w:pPr>
        <w:pStyle w:val="TOC3"/>
        <w:rPr>
          <w:rFonts w:asciiTheme="minorHAnsi" w:eastAsiaTheme="minorEastAsia" w:hAnsiTheme="minorHAnsi" w:cstheme="minorBidi"/>
          <w:sz w:val="22"/>
          <w:szCs w:val="22"/>
          <w:lang w:val="en-US" w:eastAsia="nl-NL"/>
        </w:rPr>
      </w:pPr>
      <w:r>
        <w:t>11.1.3</w:t>
      </w:r>
      <w:r w:rsidRPr="00013DAE">
        <w:rPr>
          <w:rFonts w:asciiTheme="minorHAnsi" w:eastAsiaTheme="minorEastAsia" w:hAnsiTheme="minorHAnsi" w:cstheme="minorBidi"/>
          <w:sz w:val="22"/>
          <w:szCs w:val="22"/>
          <w:lang w:val="en-US" w:eastAsia="nl-NL"/>
        </w:rPr>
        <w:tab/>
      </w:r>
      <w:r>
        <w:t>Layers in the TCP/IP stack</w:t>
      </w:r>
      <w:r>
        <w:tab/>
      </w:r>
      <w:r>
        <w:fldChar w:fldCharType="begin"/>
      </w:r>
      <w:r>
        <w:instrText xml:space="preserve"> PAGEREF _Toc379547767 \h </w:instrText>
      </w:r>
      <w:r>
        <w:fldChar w:fldCharType="separate"/>
      </w:r>
      <w:r>
        <w:t>25</w:t>
      </w:r>
      <w:r>
        <w:fldChar w:fldCharType="end"/>
      </w:r>
    </w:p>
    <w:p w:rsidR="00013DAE" w:rsidRPr="00013DAE" w:rsidRDefault="00013DAE">
      <w:pPr>
        <w:pStyle w:val="TOC3"/>
        <w:rPr>
          <w:rFonts w:asciiTheme="minorHAnsi" w:eastAsiaTheme="minorEastAsia" w:hAnsiTheme="minorHAnsi" w:cstheme="minorBidi"/>
          <w:sz w:val="22"/>
          <w:szCs w:val="22"/>
          <w:lang w:val="en-US" w:eastAsia="nl-NL"/>
        </w:rPr>
      </w:pPr>
      <w:r>
        <w:t>11.1.4</w:t>
      </w:r>
      <w:r w:rsidRPr="00013DAE">
        <w:rPr>
          <w:rFonts w:asciiTheme="minorHAnsi" w:eastAsiaTheme="minorEastAsia" w:hAnsiTheme="minorHAnsi" w:cstheme="minorBidi"/>
          <w:sz w:val="22"/>
          <w:szCs w:val="22"/>
          <w:lang w:val="en-US" w:eastAsia="nl-NL"/>
        </w:rPr>
        <w:tab/>
      </w:r>
      <w:r>
        <w:t>The Network Access layer</w:t>
      </w:r>
      <w:r>
        <w:tab/>
      </w:r>
      <w:r>
        <w:fldChar w:fldCharType="begin"/>
      </w:r>
      <w:r>
        <w:instrText xml:space="preserve"> PAGEREF _Toc379547768 \h </w:instrText>
      </w:r>
      <w:r>
        <w:fldChar w:fldCharType="separate"/>
      </w:r>
      <w:r>
        <w:t>26</w:t>
      </w:r>
      <w:r>
        <w:fldChar w:fldCharType="end"/>
      </w:r>
    </w:p>
    <w:p w:rsidR="00013DAE" w:rsidRPr="00013DAE" w:rsidRDefault="00013DAE">
      <w:pPr>
        <w:pStyle w:val="TOC4"/>
        <w:tabs>
          <w:tab w:val="left" w:pos="2268"/>
        </w:tabs>
        <w:rPr>
          <w:rFonts w:asciiTheme="minorHAnsi" w:eastAsiaTheme="minorEastAsia" w:hAnsiTheme="minorHAnsi" w:cstheme="minorBidi"/>
          <w:sz w:val="22"/>
          <w:szCs w:val="22"/>
          <w:lang w:val="en-US" w:eastAsia="nl-NL"/>
        </w:rPr>
      </w:pPr>
      <w:r>
        <w:t>11.1.4.1</w:t>
      </w:r>
      <w:r w:rsidRPr="00013DAE">
        <w:rPr>
          <w:rFonts w:asciiTheme="minorHAnsi" w:eastAsiaTheme="minorEastAsia" w:hAnsiTheme="minorHAnsi" w:cstheme="minorBidi"/>
          <w:sz w:val="22"/>
          <w:szCs w:val="22"/>
          <w:lang w:val="en-US" w:eastAsia="nl-NL"/>
        </w:rPr>
        <w:tab/>
      </w:r>
      <w:r>
        <w:t>The physical layer</w:t>
      </w:r>
      <w:r>
        <w:tab/>
      </w:r>
      <w:r>
        <w:fldChar w:fldCharType="begin"/>
      </w:r>
      <w:r>
        <w:instrText xml:space="preserve"> PAGEREF _Toc379547769 \h </w:instrText>
      </w:r>
      <w:r>
        <w:fldChar w:fldCharType="separate"/>
      </w:r>
      <w:r>
        <w:t>26</w:t>
      </w:r>
      <w:r>
        <w:fldChar w:fldCharType="end"/>
      </w:r>
    </w:p>
    <w:p w:rsidR="00013DAE" w:rsidRPr="00013DAE" w:rsidRDefault="00013DAE">
      <w:pPr>
        <w:pStyle w:val="TOC4"/>
        <w:tabs>
          <w:tab w:val="left" w:pos="2268"/>
        </w:tabs>
        <w:rPr>
          <w:rFonts w:asciiTheme="minorHAnsi" w:eastAsiaTheme="minorEastAsia" w:hAnsiTheme="minorHAnsi" w:cstheme="minorBidi"/>
          <w:sz w:val="22"/>
          <w:szCs w:val="22"/>
          <w:lang w:val="en-US" w:eastAsia="nl-NL"/>
        </w:rPr>
      </w:pPr>
      <w:r>
        <w:t>11.1.4.2</w:t>
      </w:r>
      <w:r w:rsidRPr="00013DAE">
        <w:rPr>
          <w:rFonts w:asciiTheme="minorHAnsi" w:eastAsiaTheme="minorEastAsia" w:hAnsiTheme="minorHAnsi" w:cstheme="minorBidi"/>
          <w:sz w:val="22"/>
          <w:szCs w:val="22"/>
          <w:lang w:val="en-US" w:eastAsia="nl-NL"/>
        </w:rPr>
        <w:tab/>
      </w:r>
      <w:r>
        <w:t>The data link layer</w:t>
      </w:r>
      <w:r>
        <w:tab/>
      </w:r>
      <w:r>
        <w:fldChar w:fldCharType="begin"/>
      </w:r>
      <w:r>
        <w:instrText xml:space="preserve"> PAGEREF _Toc379547770 \h </w:instrText>
      </w:r>
      <w:r>
        <w:fldChar w:fldCharType="separate"/>
      </w:r>
      <w:r>
        <w:t>26</w:t>
      </w:r>
      <w:r>
        <w:fldChar w:fldCharType="end"/>
      </w:r>
    </w:p>
    <w:p w:rsidR="00013DAE" w:rsidRPr="00013DAE" w:rsidRDefault="00013DAE">
      <w:pPr>
        <w:pStyle w:val="TOC4"/>
        <w:tabs>
          <w:tab w:val="left" w:pos="2268"/>
        </w:tabs>
        <w:rPr>
          <w:rFonts w:asciiTheme="minorHAnsi" w:eastAsiaTheme="minorEastAsia" w:hAnsiTheme="minorHAnsi" w:cstheme="minorBidi"/>
          <w:sz w:val="22"/>
          <w:szCs w:val="22"/>
          <w:lang w:val="en-US" w:eastAsia="nl-NL"/>
        </w:rPr>
      </w:pPr>
      <w:r>
        <w:t>11.1.4.3</w:t>
      </w:r>
      <w:r w:rsidRPr="00013DAE">
        <w:rPr>
          <w:rFonts w:asciiTheme="minorHAnsi" w:eastAsiaTheme="minorEastAsia" w:hAnsiTheme="minorHAnsi" w:cstheme="minorBidi"/>
          <w:sz w:val="22"/>
          <w:szCs w:val="22"/>
          <w:lang w:val="en-US" w:eastAsia="nl-NL"/>
        </w:rPr>
        <w:tab/>
      </w:r>
      <w:r>
        <w:t>The Internetwork layer</w:t>
      </w:r>
      <w:r>
        <w:tab/>
      </w:r>
      <w:r>
        <w:fldChar w:fldCharType="begin"/>
      </w:r>
      <w:r>
        <w:instrText xml:space="preserve"> PAGEREF _Toc379547771 \h </w:instrText>
      </w:r>
      <w:r>
        <w:fldChar w:fldCharType="separate"/>
      </w:r>
      <w:r>
        <w:t>26</w:t>
      </w:r>
      <w:r>
        <w:fldChar w:fldCharType="end"/>
      </w:r>
    </w:p>
    <w:p w:rsidR="00013DAE" w:rsidRPr="00013DAE" w:rsidRDefault="00013DAE">
      <w:pPr>
        <w:pStyle w:val="TOC4"/>
        <w:tabs>
          <w:tab w:val="left" w:pos="2268"/>
        </w:tabs>
        <w:rPr>
          <w:rFonts w:asciiTheme="minorHAnsi" w:eastAsiaTheme="minorEastAsia" w:hAnsiTheme="minorHAnsi" w:cstheme="minorBidi"/>
          <w:sz w:val="22"/>
          <w:szCs w:val="22"/>
          <w:lang w:val="en-US" w:eastAsia="nl-NL"/>
        </w:rPr>
      </w:pPr>
      <w:r>
        <w:t>11.1.4.4</w:t>
      </w:r>
      <w:r w:rsidRPr="00013DAE">
        <w:rPr>
          <w:rFonts w:asciiTheme="minorHAnsi" w:eastAsiaTheme="minorEastAsia" w:hAnsiTheme="minorHAnsi" w:cstheme="minorBidi"/>
          <w:sz w:val="22"/>
          <w:szCs w:val="22"/>
          <w:lang w:val="en-US" w:eastAsia="nl-NL"/>
        </w:rPr>
        <w:tab/>
      </w:r>
      <w:r>
        <w:t>The transport layer</w:t>
      </w:r>
      <w:r>
        <w:tab/>
      </w:r>
      <w:r>
        <w:fldChar w:fldCharType="begin"/>
      </w:r>
      <w:r>
        <w:instrText xml:space="preserve"> PAGEREF _Toc379547772 \h </w:instrText>
      </w:r>
      <w:r>
        <w:fldChar w:fldCharType="separate"/>
      </w:r>
      <w:r>
        <w:t>26</w:t>
      </w:r>
      <w:r>
        <w:fldChar w:fldCharType="end"/>
      </w:r>
    </w:p>
    <w:p w:rsidR="00013DAE" w:rsidRPr="00013DAE" w:rsidRDefault="00013DAE">
      <w:pPr>
        <w:pStyle w:val="TOC4"/>
        <w:tabs>
          <w:tab w:val="left" w:pos="2268"/>
        </w:tabs>
        <w:rPr>
          <w:rFonts w:asciiTheme="minorHAnsi" w:eastAsiaTheme="minorEastAsia" w:hAnsiTheme="minorHAnsi" w:cstheme="minorBidi"/>
          <w:sz w:val="22"/>
          <w:szCs w:val="22"/>
          <w:lang w:val="en-US" w:eastAsia="nl-NL"/>
        </w:rPr>
      </w:pPr>
      <w:r>
        <w:t>11.1.4.5</w:t>
      </w:r>
      <w:r w:rsidRPr="00013DAE">
        <w:rPr>
          <w:rFonts w:asciiTheme="minorHAnsi" w:eastAsiaTheme="minorEastAsia" w:hAnsiTheme="minorHAnsi" w:cstheme="minorBidi"/>
          <w:sz w:val="22"/>
          <w:szCs w:val="22"/>
          <w:lang w:val="en-US" w:eastAsia="nl-NL"/>
        </w:rPr>
        <w:tab/>
      </w:r>
      <w:r>
        <w:t>The application layer</w:t>
      </w:r>
      <w:r>
        <w:tab/>
      </w:r>
      <w:r>
        <w:fldChar w:fldCharType="begin"/>
      </w:r>
      <w:r>
        <w:instrText xml:space="preserve"> PAGEREF _Toc379547773 \h </w:instrText>
      </w:r>
      <w:r>
        <w:fldChar w:fldCharType="separate"/>
      </w:r>
      <w:r>
        <w:t>27</w:t>
      </w:r>
      <w:r>
        <w:fldChar w:fldCharType="end"/>
      </w:r>
    </w:p>
    <w:p w:rsidR="00013DAE" w:rsidRPr="00013DAE" w:rsidRDefault="00013DAE">
      <w:pPr>
        <w:pStyle w:val="TOC3"/>
        <w:rPr>
          <w:rFonts w:asciiTheme="minorHAnsi" w:eastAsiaTheme="minorEastAsia" w:hAnsiTheme="minorHAnsi" w:cstheme="minorBidi"/>
          <w:sz w:val="22"/>
          <w:szCs w:val="22"/>
          <w:lang w:val="en-US" w:eastAsia="nl-NL"/>
        </w:rPr>
      </w:pPr>
      <w:r>
        <w:t>11.1.5</w:t>
      </w:r>
      <w:r w:rsidRPr="00013DAE">
        <w:rPr>
          <w:rFonts w:asciiTheme="minorHAnsi" w:eastAsiaTheme="minorEastAsia" w:hAnsiTheme="minorHAnsi" w:cstheme="minorBidi"/>
          <w:sz w:val="22"/>
          <w:szCs w:val="22"/>
          <w:lang w:val="en-US" w:eastAsia="nl-NL"/>
        </w:rPr>
        <w:tab/>
      </w:r>
      <w:r>
        <w:t>TCP/IP Relevance</w:t>
      </w:r>
      <w:r>
        <w:tab/>
      </w:r>
      <w:r>
        <w:fldChar w:fldCharType="begin"/>
      </w:r>
      <w:r>
        <w:instrText xml:space="preserve"> PAGEREF _Toc379547774 \h </w:instrText>
      </w:r>
      <w:r>
        <w:fldChar w:fldCharType="separate"/>
      </w:r>
      <w:r>
        <w:t>28</w:t>
      </w:r>
      <w:r>
        <w:fldChar w:fldCharType="end"/>
      </w:r>
    </w:p>
    <w:p w:rsidR="00013DAE" w:rsidRPr="00013DAE" w:rsidRDefault="00013DAE">
      <w:pPr>
        <w:pStyle w:val="TOC1"/>
        <w:rPr>
          <w:rFonts w:asciiTheme="minorHAnsi" w:eastAsiaTheme="minorEastAsia" w:hAnsiTheme="minorHAnsi" w:cstheme="minorBidi"/>
          <w:b w:val="0"/>
          <w:szCs w:val="22"/>
          <w:lang w:val="en-US" w:eastAsia="nl-NL"/>
        </w:rPr>
      </w:pPr>
      <w:r>
        <w:t>12.</w:t>
      </w:r>
      <w:r w:rsidRPr="00013DAE">
        <w:rPr>
          <w:rFonts w:asciiTheme="minorHAnsi" w:eastAsiaTheme="minorEastAsia" w:hAnsiTheme="minorHAnsi" w:cstheme="minorBidi"/>
          <w:b w:val="0"/>
          <w:szCs w:val="22"/>
          <w:lang w:val="en-US" w:eastAsia="nl-NL"/>
        </w:rPr>
        <w:tab/>
      </w:r>
      <w:r>
        <w:t>Modbus</w:t>
      </w:r>
      <w:r>
        <w:tab/>
      </w:r>
      <w:r>
        <w:fldChar w:fldCharType="begin"/>
      </w:r>
      <w:r>
        <w:instrText xml:space="preserve"> PAGEREF _Toc379547775 \h </w:instrText>
      </w:r>
      <w:r>
        <w:fldChar w:fldCharType="separate"/>
      </w:r>
      <w:r>
        <w:t>28</w:t>
      </w:r>
      <w:r>
        <w:fldChar w:fldCharType="end"/>
      </w:r>
    </w:p>
    <w:p w:rsidR="00013DAE" w:rsidRPr="00013DAE" w:rsidRDefault="00013DAE">
      <w:pPr>
        <w:pStyle w:val="TOC2"/>
        <w:tabs>
          <w:tab w:val="left" w:pos="1440"/>
        </w:tabs>
        <w:rPr>
          <w:rFonts w:asciiTheme="minorHAnsi" w:eastAsiaTheme="minorEastAsia" w:hAnsiTheme="minorHAnsi" w:cstheme="minorBidi"/>
          <w:sz w:val="22"/>
          <w:szCs w:val="22"/>
          <w:lang w:val="en-US" w:eastAsia="nl-NL"/>
        </w:rPr>
      </w:pPr>
      <w:r>
        <w:t>12.1</w:t>
      </w:r>
      <w:r w:rsidRPr="00013DAE">
        <w:rPr>
          <w:rFonts w:asciiTheme="minorHAnsi" w:eastAsiaTheme="minorEastAsia" w:hAnsiTheme="minorHAnsi" w:cstheme="minorBidi"/>
          <w:sz w:val="22"/>
          <w:szCs w:val="22"/>
          <w:lang w:val="en-US" w:eastAsia="nl-NL"/>
        </w:rPr>
        <w:tab/>
      </w:r>
      <w:r>
        <w:t>Introduction</w:t>
      </w:r>
      <w:r>
        <w:tab/>
      </w:r>
      <w:r>
        <w:fldChar w:fldCharType="begin"/>
      </w:r>
      <w:r>
        <w:instrText xml:space="preserve"> PAGEREF _Toc379547776 \h </w:instrText>
      </w:r>
      <w:r>
        <w:fldChar w:fldCharType="separate"/>
      </w:r>
      <w:r>
        <w:t>28</w:t>
      </w:r>
      <w:r>
        <w:fldChar w:fldCharType="end"/>
      </w:r>
    </w:p>
    <w:p w:rsidR="00013DAE" w:rsidRPr="00013DAE" w:rsidRDefault="00013DAE">
      <w:pPr>
        <w:pStyle w:val="TOC2"/>
        <w:tabs>
          <w:tab w:val="left" w:pos="1440"/>
        </w:tabs>
        <w:rPr>
          <w:rFonts w:asciiTheme="minorHAnsi" w:eastAsiaTheme="minorEastAsia" w:hAnsiTheme="minorHAnsi" w:cstheme="minorBidi"/>
          <w:sz w:val="22"/>
          <w:szCs w:val="22"/>
          <w:lang w:val="en-US" w:eastAsia="nl-NL"/>
        </w:rPr>
      </w:pPr>
      <w:r>
        <w:t>12.2</w:t>
      </w:r>
      <w:r w:rsidRPr="00013DAE">
        <w:rPr>
          <w:rFonts w:asciiTheme="minorHAnsi" w:eastAsiaTheme="minorEastAsia" w:hAnsiTheme="minorHAnsi" w:cstheme="minorBidi"/>
          <w:sz w:val="22"/>
          <w:szCs w:val="22"/>
          <w:lang w:val="en-US" w:eastAsia="nl-NL"/>
        </w:rPr>
        <w:tab/>
      </w:r>
      <w:r>
        <w:t>Modbus message structure</w:t>
      </w:r>
      <w:r>
        <w:tab/>
      </w:r>
      <w:r>
        <w:fldChar w:fldCharType="begin"/>
      </w:r>
      <w:r>
        <w:instrText xml:space="preserve"> PAGEREF _Toc379547777 \h </w:instrText>
      </w:r>
      <w:r>
        <w:fldChar w:fldCharType="separate"/>
      </w:r>
      <w:r>
        <w:t>29</w:t>
      </w:r>
      <w:r>
        <w:fldChar w:fldCharType="end"/>
      </w:r>
    </w:p>
    <w:p w:rsidR="00013DAE" w:rsidRPr="00013DAE" w:rsidRDefault="00013DAE">
      <w:pPr>
        <w:pStyle w:val="TOC2"/>
        <w:tabs>
          <w:tab w:val="left" w:pos="1440"/>
        </w:tabs>
        <w:rPr>
          <w:rFonts w:asciiTheme="minorHAnsi" w:eastAsiaTheme="minorEastAsia" w:hAnsiTheme="minorHAnsi" w:cstheme="minorBidi"/>
          <w:sz w:val="22"/>
          <w:szCs w:val="22"/>
          <w:lang w:val="en-US" w:eastAsia="nl-NL"/>
        </w:rPr>
      </w:pPr>
      <w:r>
        <w:t>12.3</w:t>
      </w:r>
      <w:r w:rsidRPr="00013DAE">
        <w:rPr>
          <w:rFonts w:asciiTheme="minorHAnsi" w:eastAsiaTheme="minorEastAsia" w:hAnsiTheme="minorHAnsi" w:cstheme="minorBidi"/>
          <w:sz w:val="22"/>
          <w:szCs w:val="22"/>
          <w:lang w:val="en-US" w:eastAsia="nl-NL"/>
        </w:rPr>
        <w:tab/>
      </w:r>
      <w:r>
        <w:t>Modbus serial transmission modes: Modbus/ASCII and Modbus/RTU</w:t>
      </w:r>
      <w:r>
        <w:tab/>
      </w:r>
      <w:r>
        <w:fldChar w:fldCharType="begin"/>
      </w:r>
      <w:r>
        <w:instrText xml:space="preserve"> PAGEREF _Toc379547778 \h </w:instrText>
      </w:r>
      <w:r>
        <w:fldChar w:fldCharType="separate"/>
      </w:r>
      <w:r>
        <w:t>29</w:t>
      </w:r>
      <w:r>
        <w:fldChar w:fldCharType="end"/>
      </w:r>
    </w:p>
    <w:p w:rsidR="00013DAE" w:rsidRPr="00013DAE" w:rsidRDefault="00013DAE">
      <w:pPr>
        <w:pStyle w:val="TOC2"/>
        <w:tabs>
          <w:tab w:val="left" w:pos="1440"/>
        </w:tabs>
        <w:rPr>
          <w:rFonts w:asciiTheme="minorHAnsi" w:eastAsiaTheme="minorEastAsia" w:hAnsiTheme="minorHAnsi" w:cstheme="minorBidi"/>
          <w:sz w:val="22"/>
          <w:szCs w:val="22"/>
          <w:lang w:val="en-US" w:eastAsia="nl-NL"/>
        </w:rPr>
      </w:pPr>
      <w:r>
        <w:t>12.4</w:t>
      </w:r>
      <w:r w:rsidRPr="00013DAE">
        <w:rPr>
          <w:rFonts w:asciiTheme="minorHAnsi" w:eastAsiaTheme="minorEastAsia" w:hAnsiTheme="minorHAnsi" w:cstheme="minorBidi"/>
          <w:sz w:val="22"/>
          <w:szCs w:val="22"/>
          <w:lang w:val="en-US" w:eastAsia="nl-NL"/>
        </w:rPr>
        <w:tab/>
      </w:r>
      <w:r>
        <w:t>Modbus addressing</w:t>
      </w:r>
      <w:r>
        <w:tab/>
      </w:r>
      <w:r>
        <w:fldChar w:fldCharType="begin"/>
      </w:r>
      <w:r>
        <w:instrText xml:space="preserve"> PAGEREF _Toc379547779 \h </w:instrText>
      </w:r>
      <w:r>
        <w:fldChar w:fldCharType="separate"/>
      </w:r>
      <w:r>
        <w:t>30</w:t>
      </w:r>
      <w:r>
        <w:fldChar w:fldCharType="end"/>
      </w:r>
    </w:p>
    <w:p w:rsidR="00013DAE" w:rsidRPr="00013DAE" w:rsidRDefault="00013DAE">
      <w:pPr>
        <w:pStyle w:val="TOC2"/>
        <w:tabs>
          <w:tab w:val="left" w:pos="1440"/>
        </w:tabs>
        <w:rPr>
          <w:rFonts w:asciiTheme="minorHAnsi" w:eastAsiaTheme="minorEastAsia" w:hAnsiTheme="minorHAnsi" w:cstheme="minorBidi"/>
          <w:sz w:val="22"/>
          <w:szCs w:val="22"/>
          <w:lang w:val="en-US" w:eastAsia="nl-NL"/>
        </w:rPr>
      </w:pPr>
      <w:r>
        <w:t>12.5</w:t>
      </w:r>
      <w:r w:rsidRPr="00013DAE">
        <w:rPr>
          <w:rFonts w:asciiTheme="minorHAnsi" w:eastAsiaTheme="minorEastAsia" w:hAnsiTheme="minorHAnsi" w:cstheme="minorBidi"/>
          <w:sz w:val="22"/>
          <w:szCs w:val="22"/>
          <w:lang w:val="en-US" w:eastAsia="nl-NL"/>
        </w:rPr>
        <w:tab/>
      </w:r>
      <w:r>
        <w:t>Modbus function codes</w:t>
      </w:r>
      <w:r>
        <w:tab/>
      </w:r>
      <w:r>
        <w:fldChar w:fldCharType="begin"/>
      </w:r>
      <w:r>
        <w:instrText xml:space="preserve"> PAGEREF _Toc379547780 \h </w:instrText>
      </w:r>
      <w:r>
        <w:fldChar w:fldCharType="separate"/>
      </w:r>
      <w:r>
        <w:t>31</w:t>
      </w:r>
      <w:r>
        <w:fldChar w:fldCharType="end"/>
      </w:r>
    </w:p>
    <w:p w:rsidR="00013DAE" w:rsidRPr="00013DAE" w:rsidRDefault="00013DAE">
      <w:pPr>
        <w:pStyle w:val="TOC3"/>
        <w:rPr>
          <w:rFonts w:asciiTheme="minorHAnsi" w:eastAsiaTheme="minorEastAsia" w:hAnsiTheme="minorHAnsi" w:cstheme="minorBidi"/>
          <w:sz w:val="22"/>
          <w:szCs w:val="22"/>
          <w:lang w:val="en-US" w:eastAsia="nl-NL"/>
        </w:rPr>
      </w:pPr>
      <w:r>
        <w:t>12.5.1</w:t>
      </w:r>
      <w:r w:rsidRPr="00013DAE">
        <w:rPr>
          <w:rFonts w:asciiTheme="minorHAnsi" w:eastAsiaTheme="minorEastAsia" w:hAnsiTheme="minorHAnsi" w:cstheme="minorBidi"/>
          <w:sz w:val="22"/>
          <w:szCs w:val="22"/>
          <w:lang w:val="en-US" w:eastAsia="nl-NL"/>
        </w:rPr>
        <w:tab/>
      </w:r>
      <w:r>
        <w:t>Function 01: Read coil status</w:t>
      </w:r>
      <w:r>
        <w:tab/>
      </w:r>
      <w:r>
        <w:fldChar w:fldCharType="begin"/>
      </w:r>
      <w:r>
        <w:instrText xml:space="preserve"> PAGEREF _Toc379547781 \h </w:instrText>
      </w:r>
      <w:r>
        <w:fldChar w:fldCharType="separate"/>
      </w:r>
      <w:r>
        <w:t>31</w:t>
      </w:r>
      <w:r>
        <w:fldChar w:fldCharType="end"/>
      </w:r>
    </w:p>
    <w:p w:rsidR="00013DAE" w:rsidRPr="00013DAE" w:rsidRDefault="00013DAE">
      <w:pPr>
        <w:pStyle w:val="TOC3"/>
        <w:rPr>
          <w:rFonts w:asciiTheme="minorHAnsi" w:eastAsiaTheme="minorEastAsia" w:hAnsiTheme="minorHAnsi" w:cstheme="minorBidi"/>
          <w:sz w:val="22"/>
          <w:szCs w:val="22"/>
          <w:lang w:val="en-US" w:eastAsia="nl-NL"/>
        </w:rPr>
      </w:pPr>
      <w:r>
        <w:t>12.5.2</w:t>
      </w:r>
      <w:r w:rsidRPr="00013DAE">
        <w:rPr>
          <w:rFonts w:asciiTheme="minorHAnsi" w:eastAsiaTheme="minorEastAsia" w:hAnsiTheme="minorHAnsi" w:cstheme="minorBidi"/>
          <w:sz w:val="22"/>
          <w:szCs w:val="22"/>
          <w:lang w:val="en-US" w:eastAsia="nl-NL"/>
        </w:rPr>
        <w:tab/>
      </w:r>
      <w:r>
        <w:t>Function 02: Read input status</w:t>
      </w:r>
      <w:r>
        <w:tab/>
      </w:r>
      <w:r>
        <w:fldChar w:fldCharType="begin"/>
      </w:r>
      <w:r>
        <w:instrText xml:space="preserve"> PAGEREF _Toc379547782 \h </w:instrText>
      </w:r>
      <w:r>
        <w:fldChar w:fldCharType="separate"/>
      </w:r>
      <w:r>
        <w:t>32</w:t>
      </w:r>
      <w:r>
        <w:fldChar w:fldCharType="end"/>
      </w:r>
    </w:p>
    <w:p w:rsidR="00013DAE" w:rsidRPr="00013DAE" w:rsidRDefault="00013DAE">
      <w:pPr>
        <w:pStyle w:val="TOC3"/>
        <w:rPr>
          <w:rFonts w:asciiTheme="minorHAnsi" w:eastAsiaTheme="minorEastAsia" w:hAnsiTheme="minorHAnsi" w:cstheme="minorBidi"/>
          <w:sz w:val="22"/>
          <w:szCs w:val="22"/>
          <w:lang w:val="en-US" w:eastAsia="nl-NL"/>
        </w:rPr>
      </w:pPr>
      <w:r>
        <w:t>12.5.3</w:t>
      </w:r>
      <w:r w:rsidRPr="00013DAE">
        <w:rPr>
          <w:rFonts w:asciiTheme="minorHAnsi" w:eastAsiaTheme="minorEastAsia" w:hAnsiTheme="minorHAnsi" w:cstheme="minorBidi"/>
          <w:sz w:val="22"/>
          <w:szCs w:val="22"/>
          <w:lang w:val="en-US" w:eastAsia="nl-NL"/>
        </w:rPr>
        <w:tab/>
      </w:r>
      <w:r>
        <w:t>Function 03: Read holding registers</w:t>
      </w:r>
      <w:r>
        <w:tab/>
      </w:r>
      <w:r>
        <w:fldChar w:fldCharType="begin"/>
      </w:r>
      <w:r>
        <w:instrText xml:space="preserve"> PAGEREF _Toc379547783 \h </w:instrText>
      </w:r>
      <w:r>
        <w:fldChar w:fldCharType="separate"/>
      </w:r>
      <w:r>
        <w:t>33</w:t>
      </w:r>
      <w:r>
        <w:fldChar w:fldCharType="end"/>
      </w:r>
    </w:p>
    <w:p w:rsidR="00013DAE" w:rsidRPr="00013DAE" w:rsidRDefault="00013DAE">
      <w:pPr>
        <w:pStyle w:val="TOC2"/>
        <w:tabs>
          <w:tab w:val="left" w:pos="1440"/>
        </w:tabs>
        <w:rPr>
          <w:rFonts w:asciiTheme="minorHAnsi" w:eastAsiaTheme="minorEastAsia" w:hAnsiTheme="minorHAnsi" w:cstheme="minorBidi"/>
          <w:sz w:val="22"/>
          <w:szCs w:val="22"/>
          <w:lang w:val="en-US" w:eastAsia="nl-NL"/>
        </w:rPr>
      </w:pPr>
      <w:r>
        <w:t>12.6</w:t>
      </w:r>
      <w:r w:rsidRPr="00013DAE">
        <w:rPr>
          <w:rFonts w:asciiTheme="minorHAnsi" w:eastAsiaTheme="minorEastAsia" w:hAnsiTheme="minorHAnsi" w:cstheme="minorBidi"/>
          <w:sz w:val="22"/>
          <w:szCs w:val="22"/>
          <w:lang w:val="en-US" w:eastAsia="nl-NL"/>
        </w:rPr>
        <w:tab/>
      </w:r>
      <w:r>
        <w:t>Addressing (0- or 1-based)</w:t>
      </w:r>
      <w:r>
        <w:tab/>
      </w:r>
      <w:r>
        <w:fldChar w:fldCharType="begin"/>
      </w:r>
      <w:r>
        <w:instrText xml:space="preserve"> PAGEREF _Toc379547784 \h </w:instrText>
      </w:r>
      <w:r>
        <w:fldChar w:fldCharType="separate"/>
      </w:r>
      <w:r>
        <w:t>33</w:t>
      </w:r>
      <w:r>
        <w:fldChar w:fldCharType="end"/>
      </w:r>
    </w:p>
    <w:p w:rsidR="00013DAE" w:rsidRPr="00013DAE" w:rsidRDefault="00013DAE">
      <w:pPr>
        <w:pStyle w:val="TOC2"/>
        <w:tabs>
          <w:tab w:val="left" w:pos="1440"/>
        </w:tabs>
        <w:rPr>
          <w:rFonts w:asciiTheme="minorHAnsi" w:eastAsiaTheme="minorEastAsia" w:hAnsiTheme="minorHAnsi" w:cstheme="minorBidi"/>
          <w:sz w:val="22"/>
          <w:szCs w:val="22"/>
          <w:lang w:val="en-US" w:eastAsia="nl-NL"/>
        </w:rPr>
      </w:pPr>
      <w:r>
        <w:t>12.7</w:t>
      </w:r>
      <w:r w:rsidRPr="00013DAE">
        <w:rPr>
          <w:rFonts w:asciiTheme="minorHAnsi" w:eastAsiaTheme="minorEastAsia" w:hAnsiTheme="minorHAnsi" w:cstheme="minorBidi"/>
          <w:sz w:val="22"/>
          <w:szCs w:val="22"/>
          <w:lang w:val="en-US" w:eastAsia="nl-NL"/>
        </w:rPr>
        <w:tab/>
      </w:r>
      <w:r>
        <w:t>Understanding Raw Data</w:t>
      </w:r>
      <w:r>
        <w:tab/>
      </w:r>
      <w:r>
        <w:fldChar w:fldCharType="begin"/>
      </w:r>
      <w:r>
        <w:instrText xml:space="preserve"> PAGEREF _Toc379547785 \h </w:instrText>
      </w:r>
      <w:r>
        <w:fldChar w:fldCharType="separate"/>
      </w:r>
      <w:r>
        <w:t>33</w:t>
      </w:r>
      <w:r>
        <w:fldChar w:fldCharType="end"/>
      </w:r>
    </w:p>
    <w:p w:rsidR="00013DAE" w:rsidRPr="00013DAE" w:rsidRDefault="00013DAE">
      <w:pPr>
        <w:pStyle w:val="TOC3"/>
        <w:rPr>
          <w:rFonts w:asciiTheme="minorHAnsi" w:eastAsiaTheme="minorEastAsia" w:hAnsiTheme="minorHAnsi" w:cstheme="minorBidi"/>
          <w:sz w:val="22"/>
          <w:szCs w:val="22"/>
          <w:lang w:val="en-US" w:eastAsia="nl-NL"/>
        </w:rPr>
      </w:pPr>
      <w:r>
        <w:t>12.7.1</w:t>
      </w:r>
      <w:r w:rsidRPr="00013DAE">
        <w:rPr>
          <w:rFonts w:asciiTheme="minorHAnsi" w:eastAsiaTheme="minorEastAsia" w:hAnsiTheme="minorHAnsi" w:cstheme="minorBidi"/>
          <w:sz w:val="22"/>
          <w:szCs w:val="22"/>
          <w:lang w:val="en-US" w:eastAsia="nl-NL"/>
        </w:rPr>
        <w:tab/>
      </w:r>
      <w:r>
        <w:t>How is data stored in Standard Modbus?</w:t>
      </w:r>
      <w:r>
        <w:tab/>
      </w:r>
      <w:r>
        <w:fldChar w:fldCharType="begin"/>
      </w:r>
      <w:r>
        <w:instrText xml:space="preserve"> PAGEREF _Toc379547786 \h </w:instrText>
      </w:r>
      <w:r>
        <w:fldChar w:fldCharType="separate"/>
      </w:r>
      <w:r>
        <w:t>34</w:t>
      </w:r>
      <w:r>
        <w:fldChar w:fldCharType="end"/>
      </w:r>
    </w:p>
    <w:p w:rsidR="00013DAE" w:rsidRPr="00013DAE" w:rsidRDefault="00013DAE">
      <w:pPr>
        <w:pStyle w:val="TOC3"/>
        <w:rPr>
          <w:rFonts w:asciiTheme="minorHAnsi" w:eastAsiaTheme="minorEastAsia" w:hAnsiTheme="minorHAnsi" w:cstheme="minorBidi"/>
          <w:sz w:val="22"/>
          <w:szCs w:val="22"/>
          <w:lang w:val="en-US" w:eastAsia="nl-NL"/>
        </w:rPr>
      </w:pPr>
      <w:r w:rsidRPr="00391D35">
        <w:rPr>
          <w:lang w:val="en-US"/>
        </w:rPr>
        <w:t>12.7.2</w:t>
      </w:r>
      <w:r w:rsidRPr="00013DAE">
        <w:rPr>
          <w:rFonts w:asciiTheme="minorHAnsi" w:eastAsiaTheme="minorEastAsia" w:hAnsiTheme="minorHAnsi" w:cstheme="minorBidi"/>
          <w:sz w:val="22"/>
          <w:szCs w:val="22"/>
          <w:lang w:val="en-US" w:eastAsia="nl-NL"/>
        </w:rPr>
        <w:tab/>
      </w:r>
      <w:r w:rsidRPr="00391D35">
        <w:rPr>
          <w:lang w:val="en-US"/>
        </w:rPr>
        <w:t>Examples of questions and answers</w:t>
      </w:r>
      <w:r>
        <w:tab/>
      </w:r>
      <w:r>
        <w:fldChar w:fldCharType="begin"/>
      </w:r>
      <w:r>
        <w:instrText xml:space="preserve"> PAGEREF _Toc379547787 \h </w:instrText>
      </w:r>
      <w:r>
        <w:fldChar w:fldCharType="separate"/>
      </w:r>
      <w:r>
        <w:t>34</w:t>
      </w:r>
      <w:r>
        <w:fldChar w:fldCharType="end"/>
      </w:r>
    </w:p>
    <w:p w:rsidR="00013DAE" w:rsidRPr="00013DAE" w:rsidRDefault="00013DAE">
      <w:pPr>
        <w:pStyle w:val="TOC4"/>
        <w:tabs>
          <w:tab w:val="left" w:pos="2268"/>
        </w:tabs>
        <w:rPr>
          <w:rFonts w:asciiTheme="minorHAnsi" w:eastAsiaTheme="minorEastAsia" w:hAnsiTheme="minorHAnsi" w:cstheme="minorBidi"/>
          <w:sz w:val="22"/>
          <w:szCs w:val="22"/>
          <w:lang w:val="en-US" w:eastAsia="nl-NL"/>
        </w:rPr>
      </w:pPr>
      <w:r w:rsidRPr="00391D35">
        <w:rPr>
          <w:lang w:val="en-US"/>
        </w:rPr>
        <w:t>12.7.2.1</w:t>
      </w:r>
      <w:r w:rsidRPr="00013DAE">
        <w:rPr>
          <w:rFonts w:asciiTheme="minorHAnsi" w:eastAsiaTheme="minorEastAsia" w:hAnsiTheme="minorHAnsi" w:cstheme="minorBidi"/>
          <w:sz w:val="22"/>
          <w:szCs w:val="22"/>
          <w:lang w:val="en-US" w:eastAsia="nl-NL"/>
        </w:rPr>
        <w:tab/>
      </w:r>
      <w:r w:rsidRPr="00391D35">
        <w:rPr>
          <w:lang w:val="en-US"/>
        </w:rPr>
        <w:t>Example 1</w:t>
      </w:r>
      <w:r>
        <w:tab/>
      </w:r>
      <w:r>
        <w:fldChar w:fldCharType="begin"/>
      </w:r>
      <w:r>
        <w:instrText xml:space="preserve"> PAGEREF _Toc379547788 \h </w:instrText>
      </w:r>
      <w:r>
        <w:fldChar w:fldCharType="separate"/>
      </w:r>
      <w:r>
        <w:t>34</w:t>
      </w:r>
      <w:r>
        <w:fldChar w:fldCharType="end"/>
      </w:r>
    </w:p>
    <w:p w:rsidR="00013DAE" w:rsidRPr="00013DAE" w:rsidRDefault="00013DAE">
      <w:pPr>
        <w:pStyle w:val="TOC4"/>
        <w:tabs>
          <w:tab w:val="left" w:pos="2268"/>
        </w:tabs>
        <w:rPr>
          <w:rFonts w:asciiTheme="minorHAnsi" w:eastAsiaTheme="minorEastAsia" w:hAnsiTheme="minorHAnsi" w:cstheme="minorBidi"/>
          <w:sz w:val="22"/>
          <w:szCs w:val="22"/>
          <w:lang w:val="en-US" w:eastAsia="nl-NL"/>
        </w:rPr>
      </w:pPr>
      <w:r w:rsidRPr="00391D35">
        <w:rPr>
          <w:lang w:val="en-US"/>
        </w:rPr>
        <w:t>12.7.2.2</w:t>
      </w:r>
      <w:r w:rsidRPr="00013DAE">
        <w:rPr>
          <w:rFonts w:asciiTheme="minorHAnsi" w:eastAsiaTheme="minorEastAsia" w:hAnsiTheme="minorHAnsi" w:cstheme="minorBidi"/>
          <w:sz w:val="22"/>
          <w:szCs w:val="22"/>
          <w:lang w:val="en-US" w:eastAsia="nl-NL"/>
        </w:rPr>
        <w:tab/>
      </w:r>
      <w:r w:rsidRPr="00391D35">
        <w:rPr>
          <w:lang w:val="en-US"/>
        </w:rPr>
        <w:t>Example 2</w:t>
      </w:r>
      <w:r>
        <w:tab/>
      </w:r>
      <w:r>
        <w:fldChar w:fldCharType="begin"/>
      </w:r>
      <w:r>
        <w:instrText xml:space="preserve"> PAGEREF _Toc379547789 \h </w:instrText>
      </w:r>
      <w:r>
        <w:fldChar w:fldCharType="separate"/>
      </w:r>
      <w:r>
        <w:t>35</w:t>
      </w:r>
      <w:r>
        <w:fldChar w:fldCharType="end"/>
      </w:r>
    </w:p>
    <w:p w:rsidR="00013DAE" w:rsidRPr="00013DAE" w:rsidRDefault="00013DAE">
      <w:pPr>
        <w:pStyle w:val="TOC4"/>
        <w:tabs>
          <w:tab w:val="left" w:pos="2268"/>
        </w:tabs>
        <w:rPr>
          <w:rFonts w:asciiTheme="minorHAnsi" w:eastAsiaTheme="minorEastAsia" w:hAnsiTheme="minorHAnsi" w:cstheme="minorBidi"/>
          <w:sz w:val="22"/>
          <w:szCs w:val="22"/>
          <w:lang w:val="en-US" w:eastAsia="nl-NL"/>
        </w:rPr>
      </w:pPr>
      <w:r w:rsidRPr="00391D35">
        <w:rPr>
          <w:lang w:val="en-US"/>
        </w:rPr>
        <w:t>12.7.2.3</w:t>
      </w:r>
      <w:r w:rsidRPr="00013DAE">
        <w:rPr>
          <w:rFonts w:asciiTheme="minorHAnsi" w:eastAsiaTheme="minorEastAsia" w:hAnsiTheme="minorHAnsi" w:cstheme="minorBidi"/>
          <w:sz w:val="22"/>
          <w:szCs w:val="22"/>
          <w:lang w:val="en-US" w:eastAsia="nl-NL"/>
        </w:rPr>
        <w:tab/>
      </w:r>
      <w:r w:rsidRPr="00391D35">
        <w:rPr>
          <w:lang w:val="en-US"/>
        </w:rPr>
        <w:t>Example 3</w:t>
      </w:r>
      <w:r>
        <w:tab/>
      </w:r>
      <w:r>
        <w:fldChar w:fldCharType="begin"/>
      </w:r>
      <w:r>
        <w:instrText xml:space="preserve"> PAGEREF _Toc379547790 \h </w:instrText>
      </w:r>
      <w:r>
        <w:fldChar w:fldCharType="separate"/>
      </w:r>
      <w:r>
        <w:t>36</w:t>
      </w:r>
      <w:r>
        <w:fldChar w:fldCharType="end"/>
      </w:r>
    </w:p>
    <w:p w:rsidR="00013DAE" w:rsidRPr="00013DAE" w:rsidRDefault="00013DAE">
      <w:pPr>
        <w:pStyle w:val="TOC3"/>
        <w:rPr>
          <w:rFonts w:asciiTheme="minorHAnsi" w:eastAsiaTheme="minorEastAsia" w:hAnsiTheme="minorHAnsi" w:cstheme="minorBidi"/>
          <w:sz w:val="22"/>
          <w:szCs w:val="22"/>
          <w:lang w:val="en-US" w:eastAsia="nl-NL"/>
        </w:rPr>
      </w:pPr>
      <w:r w:rsidRPr="00391D35">
        <w:rPr>
          <w:lang w:val="en-US"/>
        </w:rPr>
        <w:t>12.7.3</w:t>
      </w:r>
      <w:r w:rsidRPr="00013DAE">
        <w:rPr>
          <w:rFonts w:asciiTheme="minorHAnsi" w:eastAsiaTheme="minorEastAsia" w:hAnsiTheme="minorHAnsi" w:cstheme="minorBidi"/>
          <w:sz w:val="22"/>
          <w:szCs w:val="22"/>
          <w:lang w:val="en-US" w:eastAsia="nl-NL"/>
        </w:rPr>
        <w:tab/>
      </w:r>
      <w:r w:rsidRPr="00391D35">
        <w:rPr>
          <w:lang w:val="en-US"/>
        </w:rPr>
        <w:t>Data Types</w:t>
      </w:r>
      <w:r>
        <w:tab/>
      </w:r>
      <w:r>
        <w:fldChar w:fldCharType="begin"/>
      </w:r>
      <w:r>
        <w:instrText xml:space="preserve"> PAGEREF _Toc379547791 \h </w:instrText>
      </w:r>
      <w:r>
        <w:fldChar w:fldCharType="separate"/>
      </w:r>
      <w:r>
        <w:t>36</w:t>
      </w:r>
      <w:r>
        <w:fldChar w:fldCharType="end"/>
      </w:r>
    </w:p>
    <w:p w:rsidR="00013DAE" w:rsidRPr="00013DAE" w:rsidRDefault="00013DAE">
      <w:pPr>
        <w:pStyle w:val="TOC3"/>
        <w:rPr>
          <w:rFonts w:asciiTheme="minorHAnsi" w:eastAsiaTheme="minorEastAsia" w:hAnsiTheme="minorHAnsi" w:cstheme="minorBidi"/>
          <w:sz w:val="22"/>
          <w:szCs w:val="22"/>
          <w:lang w:val="en-US" w:eastAsia="nl-NL"/>
        </w:rPr>
      </w:pPr>
      <w:r w:rsidRPr="00391D35">
        <w:rPr>
          <w:lang w:val="en-US"/>
        </w:rPr>
        <w:t>12.7.4</w:t>
      </w:r>
      <w:r w:rsidRPr="00013DAE">
        <w:rPr>
          <w:rFonts w:asciiTheme="minorHAnsi" w:eastAsiaTheme="minorEastAsia" w:hAnsiTheme="minorHAnsi" w:cstheme="minorBidi"/>
          <w:sz w:val="22"/>
          <w:szCs w:val="22"/>
          <w:lang w:val="en-US" w:eastAsia="nl-NL"/>
        </w:rPr>
        <w:tab/>
      </w:r>
      <w:r w:rsidRPr="00391D35">
        <w:rPr>
          <w:lang w:val="en-US"/>
        </w:rPr>
        <w:t>Byte and Word ordering</w:t>
      </w:r>
      <w:r>
        <w:tab/>
      </w:r>
      <w:r>
        <w:fldChar w:fldCharType="begin"/>
      </w:r>
      <w:r>
        <w:instrText xml:space="preserve"> PAGEREF _Toc379547792 \h </w:instrText>
      </w:r>
      <w:r>
        <w:fldChar w:fldCharType="separate"/>
      </w:r>
      <w:r>
        <w:t>37</w:t>
      </w:r>
      <w:r>
        <w:fldChar w:fldCharType="end"/>
      </w:r>
    </w:p>
    <w:p w:rsidR="00013DAE" w:rsidRPr="00013DAE" w:rsidRDefault="00013DAE">
      <w:pPr>
        <w:pStyle w:val="TOC3"/>
        <w:rPr>
          <w:rFonts w:asciiTheme="minorHAnsi" w:eastAsiaTheme="minorEastAsia" w:hAnsiTheme="minorHAnsi" w:cstheme="minorBidi"/>
          <w:sz w:val="22"/>
          <w:szCs w:val="22"/>
          <w:lang w:val="en-US" w:eastAsia="nl-NL"/>
        </w:rPr>
      </w:pPr>
      <w:r w:rsidRPr="00391D35">
        <w:rPr>
          <w:lang w:val="en-US"/>
        </w:rPr>
        <w:t>12.7.5</w:t>
      </w:r>
      <w:r w:rsidRPr="00013DAE">
        <w:rPr>
          <w:rFonts w:asciiTheme="minorHAnsi" w:eastAsiaTheme="minorEastAsia" w:hAnsiTheme="minorHAnsi" w:cstheme="minorBidi"/>
          <w:sz w:val="22"/>
          <w:szCs w:val="22"/>
          <w:lang w:val="en-US" w:eastAsia="nl-NL"/>
        </w:rPr>
        <w:tab/>
      </w:r>
      <w:r w:rsidRPr="00391D35">
        <w:rPr>
          <w:lang w:val="en-US"/>
        </w:rPr>
        <w:t>Modbus Map</w:t>
      </w:r>
      <w:r>
        <w:tab/>
      </w:r>
      <w:r>
        <w:fldChar w:fldCharType="begin"/>
      </w:r>
      <w:r>
        <w:instrText xml:space="preserve"> PAGEREF _Toc379547793 \h </w:instrText>
      </w:r>
      <w:r>
        <w:fldChar w:fldCharType="separate"/>
      </w:r>
      <w:r>
        <w:t>37</w:t>
      </w:r>
      <w:r>
        <w:fldChar w:fldCharType="end"/>
      </w:r>
    </w:p>
    <w:p w:rsidR="00013DAE" w:rsidRPr="00013DAE" w:rsidRDefault="00013DAE">
      <w:pPr>
        <w:pStyle w:val="TOC1"/>
        <w:rPr>
          <w:rFonts w:asciiTheme="minorHAnsi" w:eastAsiaTheme="minorEastAsia" w:hAnsiTheme="minorHAnsi" w:cstheme="minorBidi"/>
          <w:b w:val="0"/>
          <w:szCs w:val="22"/>
          <w:lang w:val="en-US" w:eastAsia="nl-NL"/>
        </w:rPr>
      </w:pPr>
      <w:r w:rsidRPr="00391D35">
        <w:rPr>
          <w:lang w:val="en-US"/>
        </w:rPr>
        <w:t>13.</w:t>
      </w:r>
      <w:r w:rsidRPr="00013DAE">
        <w:rPr>
          <w:rFonts w:asciiTheme="minorHAnsi" w:eastAsiaTheme="minorEastAsia" w:hAnsiTheme="minorHAnsi" w:cstheme="minorBidi"/>
          <w:b w:val="0"/>
          <w:szCs w:val="22"/>
          <w:lang w:val="en-US" w:eastAsia="nl-NL"/>
        </w:rPr>
        <w:tab/>
      </w:r>
      <w:r w:rsidRPr="00391D35">
        <w:rPr>
          <w:lang w:val="en-US"/>
        </w:rPr>
        <w:t>Bus-Protocols</w:t>
      </w:r>
      <w:r>
        <w:tab/>
      </w:r>
      <w:r>
        <w:fldChar w:fldCharType="begin"/>
      </w:r>
      <w:r>
        <w:instrText xml:space="preserve"> PAGEREF _Toc379547794 \h </w:instrText>
      </w:r>
      <w:r>
        <w:fldChar w:fldCharType="separate"/>
      </w:r>
      <w:r>
        <w:t>38</w:t>
      </w:r>
      <w:r>
        <w:fldChar w:fldCharType="end"/>
      </w:r>
    </w:p>
    <w:p w:rsidR="00013DAE" w:rsidRPr="00013DAE" w:rsidRDefault="00013DAE">
      <w:pPr>
        <w:pStyle w:val="TOC2"/>
        <w:tabs>
          <w:tab w:val="left" w:pos="1440"/>
        </w:tabs>
        <w:rPr>
          <w:rFonts w:asciiTheme="minorHAnsi" w:eastAsiaTheme="minorEastAsia" w:hAnsiTheme="minorHAnsi" w:cstheme="minorBidi"/>
          <w:sz w:val="22"/>
          <w:szCs w:val="22"/>
          <w:lang w:val="en-US" w:eastAsia="nl-NL"/>
        </w:rPr>
      </w:pPr>
      <w:r>
        <w:t>13.1</w:t>
      </w:r>
      <w:r w:rsidRPr="00013DAE">
        <w:rPr>
          <w:rFonts w:asciiTheme="minorHAnsi" w:eastAsiaTheme="minorEastAsia" w:hAnsiTheme="minorHAnsi" w:cstheme="minorBidi"/>
          <w:sz w:val="22"/>
          <w:szCs w:val="22"/>
          <w:lang w:val="en-US" w:eastAsia="nl-NL"/>
        </w:rPr>
        <w:tab/>
      </w:r>
      <w:r w:rsidRPr="00391D35">
        <w:rPr>
          <w:lang w:val="en-US"/>
        </w:rPr>
        <w:t>Introduction</w:t>
      </w:r>
      <w:r>
        <w:tab/>
      </w:r>
      <w:r>
        <w:fldChar w:fldCharType="begin"/>
      </w:r>
      <w:r>
        <w:instrText xml:space="preserve"> PAGEREF _Toc379547795 \h </w:instrText>
      </w:r>
      <w:r>
        <w:fldChar w:fldCharType="separate"/>
      </w:r>
      <w:r>
        <w:t>38</w:t>
      </w:r>
      <w:r>
        <w:fldChar w:fldCharType="end"/>
      </w:r>
    </w:p>
    <w:p w:rsidR="00013DAE" w:rsidRPr="00013DAE" w:rsidRDefault="00013DAE">
      <w:pPr>
        <w:pStyle w:val="TOC2"/>
        <w:tabs>
          <w:tab w:val="left" w:pos="1440"/>
        </w:tabs>
        <w:rPr>
          <w:rFonts w:asciiTheme="minorHAnsi" w:eastAsiaTheme="minorEastAsia" w:hAnsiTheme="minorHAnsi" w:cstheme="minorBidi"/>
          <w:sz w:val="22"/>
          <w:szCs w:val="22"/>
          <w:lang w:val="en-US" w:eastAsia="nl-NL"/>
        </w:rPr>
      </w:pPr>
      <w:r>
        <w:t>13.2</w:t>
      </w:r>
      <w:r w:rsidRPr="00013DAE">
        <w:rPr>
          <w:rFonts w:asciiTheme="minorHAnsi" w:eastAsiaTheme="minorEastAsia" w:hAnsiTheme="minorHAnsi" w:cstheme="minorBidi"/>
          <w:sz w:val="22"/>
          <w:szCs w:val="22"/>
          <w:lang w:val="en-US" w:eastAsia="nl-NL"/>
        </w:rPr>
        <w:tab/>
      </w:r>
      <w:r w:rsidRPr="00391D35">
        <w:rPr>
          <w:lang w:val="en-US"/>
        </w:rPr>
        <w:t>Canbus</w:t>
      </w:r>
      <w:r>
        <w:tab/>
      </w:r>
      <w:r>
        <w:fldChar w:fldCharType="begin"/>
      </w:r>
      <w:r>
        <w:instrText xml:space="preserve"> PAGEREF _Toc379547796 \h </w:instrText>
      </w:r>
      <w:r>
        <w:fldChar w:fldCharType="separate"/>
      </w:r>
      <w:r>
        <w:t>38</w:t>
      </w:r>
      <w:r>
        <w:fldChar w:fldCharType="end"/>
      </w:r>
    </w:p>
    <w:p w:rsidR="00013DAE" w:rsidRPr="00013DAE" w:rsidRDefault="00013DAE">
      <w:pPr>
        <w:pStyle w:val="TOC2"/>
        <w:tabs>
          <w:tab w:val="left" w:pos="1440"/>
        </w:tabs>
        <w:rPr>
          <w:rFonts w:asciiTheme="minorHAnsi" w:eastAsiaTheme="minorEastAsia" w:hAnsiTheme="minorHAnsi" w:cstheme="minorBidi"/>
          <w:sz w:val="22"/>
          <w:szCs w:val="22"/>
          <w:lang w:val="en-US" w:eastAsia="nl-NL"/>
        </w:rPr>
      </w:pPr>
      <w:r>
        <w:t>13.3</w:t>
      </w:r>
      <w:r w:rsidRPr="00013DAE">
        <w:rPr>
          <w:rFonts w:asciiTheme="minorHAnsi" w:eastAsiaTheme="minorEastAsia" w:hAnsiTheme="minorHAnsi" w:cstheme="minorBidi"/>
          <w:sz w:val="22"/>
          <w:szCs w:val="22"/>
          <w:lang w:val="en-US" w:eastAsia="nl-NL"/>
        </w:rPr>
        <w:tab/>
      </w:r>
      <w:r w:rsidRPr="00391D35">
        <w:rPr>
          <w:lang w:val="en-US"/>
        </w:rPr>
        <w:t>Data transmission</w:t>
      </w:r>
      <w:r>
        <w:tab/>
      </w:r>
      <w:r>
        <w:fldChar w:fldCharType="begin"/>
      </w:r>
      <w:r>
        <w:instrText xml:space="preserve"> PAGEREF _Toc379547797 \h </w:instrText>
      </w:r>
      <w:r>
        <w:fldChar w:fldCharType="separate"/>
      </w:r>
      <w:r>
        <w:t>39</w:t>
      </w:r>
      <w:r>
        <w:fldChar w:fldCharType="end"/>
      </w:r>
    </w:p>
    <w:p w:rsidR="00013DAE" w:rsidRPr="00013DAE" w:rsidRDefault="00013DAE">
      <w:pPr>
        <w:pStyle w:val="TOC2"/>
        <w:tabs>
          <w:tab w:val="left" w:pos="1440"/>
        </w:tabs>
        <w:rPr>
          <w:rFonts w:asciiTheme="minorHAnsi" w:eastAsiaTheme="minorEastAsia" w:hAnsiTheme="minorHAnsi" w:cstheme="minorBidi"/>
          <w:sz w:val="22"/>
          <w:szCs w:val="22"/>
          <w:lang w:val="en-US" w:eastAsia="nl-NL"/>
        </w:rPr>
      </w:pPr>
      <w:r>
        <w:t>13.4</w:t>
      </w:r>
      <w:r w:rsidRPr="00013DAE">
        <w:rPr>
          <w:rFonts w:asciiTheme="minorHAnsi" w:eastAsiaTheme="minorEastAsia" w:hAnsiTheme="minorHAnsi" w:cstheme="minorBidi"/>
          <w:sz w:val="22"/>
          <w:szCs w:val="22"/>
          <w:lang w:val="en-US" w:eastAsia="nl-NL"/>
        </w:rPr>
        <w:tab/>
      </w:r>
      <w:r w:rsidRPr="00391D35">
        <w:rPr>
          <w:lang w:val="en-US"/>
        </w:rPr>
        <w:t>Speed, cable and termination</w:t>
      </w:r>
      <w:r>
        <w:tab/>
      </w:r>
      <w:r>
        <w:fldChar w:fldCharType="begin"/>
      </w:r>
      <w:r>
        <w:instrText xml:space="preserve"> PAGEREF _Toc379547798 \h </w:instrText>
      </w:r>
      <w:r>
        <w:fldChar w:fldCharType="separate"/>
      </w:r>
      <w:r>
        <w:t>39</w:t>
      </w:r>
      <w:r>
        <w:fldChar w:fldCharType="end"/>
      </w:r>
    </w:p>
    <w:p w:rsidR="00013DAE" w:rsidRPr="00013DAE" w:rsidRDefault="00013DAE">
      <w:pPr>
        <w:pStyle w:val="TOC1"/>
        <w:rPr>
          <w:rFonts w:asciiTheme="minorHAnsi" w:eastAsiaTheme="minorEastAsia" w:hAnsiTheme="minorHAnsi" w:cstheme="minorBidi"/>
          <w:b w:val="0"/>
          <w:szCs w:val="22"/>
          <w:lang w:val="en-US" w:eastAsia="nl-NL"/>
        </w:rPr>
      </w:pPr>
      <w:r>
        <w:t>14.</w:t>
      </w:r>
      <w:r w:rsidRPr="00013DAE">
        <w:rPr>
          <w:rFonts w:asciiTheme="minorHAnsi" w:eastAsiaTheme="minorEastAsia" w:hAnsiTheme="minorHAnsi" w:cstheme="minorBidi"/>
          <w:b w:val="0"/>
          <w:szCs w:val="22"/>
          <w:lang w:val="en-US" w:eastAsia="nl-NL"/>
        </w:rPr>
        <w:tab/>
      </w:r>
      <w:r>
        <w:t>Implementation in the FT NavVision© environment</w:t>
      </w:r>
      <w:r>
        <w:tab/>
      </w:r>
      <w:r>
        <w:fldChar w:fldCharType="begin"/>
      </w:r>
      <w:r>
        <w:instrText xml:space="preserve"> PAGEREF _Toc379547799 \h </w:instrText>
      </w:r>
      <w:r>
        <w:fldChar w:fldCharType="separate"/>
      </w:r>
      <w:r>
        <w:t>41</w:t>
      </w:r>
      <w:r>
        <w:fldChar w:fldCharType="end"/>
      </w:r>
    </w:p>
    <w:p w:rsidR="00013DAE" w:rsidRPr="00013DAE" w:rsidRDefault="00013DAE">
      <w:pPr>
        <w:pStyle w:val="TOC2"/>
        <w:tabs>
          <w:tab w:val="left" w:pos="1440"/>
        </w:tabs>
        <w:rPr>
          <w:rFonts w:asciiTheme="minorHAnsi" w:eastAsiaTheme="minorEastAsia" w:hAnsiTheme="minorHAnsi" w:cstheme="minorBidi"/>
          <w:sz w:val="22"/>
          <w:szCs w:val="22"/>
          <w:lang w:val="en-US" w:eastAsia="nl-NL"/>
        </w:rPr>
      </w:pPr>
      <w:r>
        <w:t>14.1</w:t>
      </w:r>
      <w:r w:rsidRPr="00013DAE">
        <w:rPr>
          <w:rFonts w:asciiTheme="minorHAnsi" w:eastAsiaTheme="minorEastAsia" w:hAnsiTheme="minorHAnsi" w:cstheme="minorBidi"/>
          <w:sz w:val="22"/>
          <w:szCs w:val="22"/>
          <w:lang w:val="en-US" w:eastAsia="nl-NL"/>
        </w:rPr>
        <w:tab/>
      </w:r>
      <w:r>
        <w:t>Introduction</w:t>
      </w:r>
      <w:r>
        <w:tab/>
      </w:r>
      <w:r>
        <w:fldChar w:fldCharType="begin"/>
      </w:r>
      <w:r>
        <w:instrText xml:space="preserve"> PAGEREF _Toc379547800 \h </w:instrText>
      </w:r>
      <w:r>
        <w:fldChar w:fldCharType="separate"/>
      </w:r>
      <w:r>
        <w:t>41</w:t>
      </w:r>
      <w:r>
        <w:fldChar w:fldCharType="end"/>
      </w:r>
    </w:p>
    <w:p w:rsidR="00013DAE" w:rsidRPr="00013DAE" w:rsidRDefault="00013DAE">
      <w:pPr>
        <w:pStyle w:val="TOC2"/>
        <w:tabs>
          <w:tab w:val="left" w:pos="1440"/>
        </w:tabs>
        <w:rPr>
          <w:rFonts w:asciiTheme="minorHAnsi" w:eastAsiaTheme="minorEastAsia" w:hAnsiTheme="minorHAnsi" w:cstheme="minorBidi"/>
          <w:sz w:val="22"/>
          <w:szCs w:val="22"/>
          <w:lang w:val="en-US" w:eastAsia="nl-NL"/>
        </w:rPr>
      </w:pPr>
      <w:r>
        <w:t>14.2</w:t>
      </w:r>
      <w:r w:rsidRPr="00013DAE">
        <w:rPr>
          <w:rFonts w:asciiTheme="minorHAnsi" w:eastAsiaTheme="minorEastAsia" w:hAnsiTheme="minorHAnsi" w:cstheme="minorBidi"/>
          <w:sz w:val="22"/>
          <w:szCs w:val="22"/>
          <w:lang w:val="en-US" w:eastAsia="nl-NL"/>
        </w:rPr>
        <w:tab/>
      </w:r>
      <w:r>
        <w:t>Moxa UC-7110</w:t>
      </w:r>
      <w:r>
        <w:tab/>
      </w:r>
      <w:r>
        <w:fldChar w:fldCharType="begin"/>
      </w:r>
      <w:r>
        <w:instrText xml:space="preserve"> PAGEREF _Toc379547801 \h </w:instrText>
      </w:r>
      <w:r>
        <w:fldChar w:fldCharType="separate"/>
      </w:r>
      <w:r>
        <w:t>41</w:t>
      </w:r>
      <w:r>
        <w:fldChar w:fldCharType="end"/>
      </w:r>
    </w:p>
    <w:p w:rsidR="00013DAE" w:rsidRPr="00013DAE" w:rsidRDefault="00013DAE">
      <w:pPr>
        <w:pStyle w:val="TOC3"/>
        <w:rPr>
          <w:rFonts w:asciiTheme="minorHAnsi" w:eastAsiaTheme="minorEastAsia" w:hAnsiTheme="minorHAnsi" w:cstheme="minorBidi"/>
          <w:sz w:val="22"/>
          <w:szCs w:val="22"/>
          <w:lang w:val="en-US" w:eastAsia="nl-NL"/>
        </w:rPr>
      </w:pPr>
      <w:r>
        <w:t>14.2.1</w:t>
      </w:r>
      <w:r w:rsidRPr="00013DAE">
        <w:rPr>
          <w:rFonts w:asciiTheme="minorHAnsi" w:eastAsiaTheme="minorEastAsia" w:hAnsiTheme="minorHAnsi" w:cstheme="minorBidi"/>
          <w:sz w:val="22"/>
          <w:szCs w:val="22"/>
          <w:lang w:val="en-US" w:eastAsia="nl-NL"/>
        </w:rPr>
        <w:tab/>
      </w:r>
      <w:r>
        <w:t>Overview</w:t>
      </w:r>
      <w:r>
        <w:tab/>
      </w:r>
      <w:r>
        <w:fldChar w:fldCharType="begin"/>
      </w:r>
      <w:r>
        <w:instrText xml:space="preserve"> PAGEREF _Toc379547802 \h </w:instrText>
      </w:r>
      <w:r>
        <w:fldChar w:fldCharType="separate"/>
      </w:r>
      <w:r>
        <w:t>41</w:t>
      </w:r>
      <w:r>
        <w:fldChar w:fldCharType="end"/>
      </w:r>
    </w:p>
    <w:p w:rsidR="00013DAE" w:rsidRPr="00013DAE" w:rsidRDefault="00013DAE">
      <w:pPr>
        <w:pStyle w:val="TOC3"/>
        <w:rPr>
          <w:rFonts w:asciiTheme="minorHAnsi" w:eastAsiaTheme="minorEastAsia" w:hAnsiTheme="minorHAnsi" w:cstheme="minorBidi"/>
          <w:sz w:val="22"/>
          <w:szCs w:val="22"/>
          <w:lang w:val="en-US" w:eastAsia="nl-NL"/>
        </w:rPr>
      </w:pPr>
      <w:r>
        <w:t>14.2.2</w:t>
      </w:r>
      <w:r w:rsidRPr="00013DAE">
        <w:rPr>
          <w:rFonts w:asciiTheme="minorHAnsi" w:eastAsiaTheme="minorEastAsia" w:hAnsiTheme="minorHAnsi" w:cstheme="minorBidi"/>
          <w:sz w:val="22"/>
          <w:szCs w:val="22"/>
          <w:lang w:val="en-US" w:eastAsia="nl-NL"/>
        </w:rPr>
        <w:tab/>
      </w:r>
      <w:r>
        <w:t>Wiring requirements</w:t>
      </w:r>
      <w:r>
        <w:tab/>
      </w:r>
      <w:r>
        <w:fldChar w:fldCharType="begin"/>
      </w:r>
      <w:r>
        <w:instrText xml:space="preserve"> PAGEREF _Toc379547803 \h </w:instrText>
      </w:r>
      <w:r>
        <w:fldChar w:fldCharType="separate"/>
      </w:r>
      <w:r>
        <w:t>42</w:t>
      </w:r>
      <w:r>
        <w:fldChar w:fldCharType="end"/>
      </w:r>
    </w:p>
    <w:p w:rsidR="00013DAE" w:rsidRPr="00013DAE" w:rsidRDefault="00013DAE">
      <w:pPr>
        <w:pStyle w:val="TOC3"/>
        <w:rPr>
          <w:rFonts w:asciiTheme="minorHAnsi" w:eastAsiaTheme="minorEastAsia" w:hAnsiTheme="minorHAnsi" w:cstheme="minorBidi"/>
          <w:sz w:val="22"/>
          <w:szCs w:val="22"/>
          <w:lang w:val="en-US" w:eastAsia="nl-NL"/>
        </w:rPr>
      </w:pPr>
      <w:r>
        <w:t>14.2.3</w:t>
      </w:r>
      <w:r w:rsidRPr="00013DAE">
        <w:rPr>
          <w:rFonts w:asciiTheme="minorHAnsi" w:eastAsiaTheme="minorEastAsia" w:hAnsiTheme="minorHAnsi" w:cstheme="minorBidi"/>
          <w:sz w:val="22"/>
          <w:szCs w:val="22"/>
          <w:lang w:val="en-US" w:eastAsia="nl-NL"/>
        </w:rPr>
        <w:tab/>
      </w:r>
      <w:r>
        <w:t>LED indicators</w:t>
      </w:r>
      <w:r>
        <w:tab/>
      </w:r>
      <w:r>
        <w:fldChar w:fldCharType="begin"/>
      </w:r>
      <w:r>
        <w:instrText xml:space="preserve"> PAGEREF _Toc379547804 \h </w:instrText>
      </w:r>
      <w:r>
        <w:fldChar w:fldCharType="separate"/>
      </w:r>
      <w:r>
        <w:t>42</w:t>
      </w:r>
      <w:r>
        <w:fldChar w:fldCharType="end"/>
      </w:r>
    </w:p>
    <w:p w:rsidR="00013DAE" w:rsidRPr="00013DAE" w:rsidRDefault="00013DAE">
      <w:pPr>
        <w:pStyle w:val="TOC3"/>
        <w:rPr>
          <w:rFonts w:asciiTheme="minorHAnsi" w:eastAsiaTheme="minorEastAsia" w:hAnsiTheme="minorHAnsi" w:cstheme="minorBidi"/>
          <w:sz w:val="22"/>
          <w:szCs w:val="22"/>
          <w:lang w:val="en-US" w:eastAsia="nl-NL"/>
        </w:rPr>
      </w:pPr>
      <w:r w:rsidRPr="00391D35">
        <w:rPr>
          <w:lang w:val="en-US"/>
        </w:rPr>
        <w:t>14.2.4</w:t>
      </w:r>
      <w:r w:rsidRPr="00013DAE">
        <w:rPr>
          <w:rFonts w:asciiTheme="minorHAnsi" w:eastAsiaTheme="minorEastAsia" w:hAnsiTheme="minorHAnsi" w:cstheme="minorBidi"/>
          <w:sz w:val="22"/>
          <w:szCs w:val="22"/>
          <w:lang w:val="en-US" w:eastAsia="nl-NL"/>
        </w:rPr>
        <w:tab/>
      </w:r>
      <w:r w:rsidRPr="00391D35">
        <w:rPr>
          <w:lang w:val="en-US"/>
        </w:rPr>
        <w:t>Connecting to the network</w:t>
      </w:r>
      <w:r>
        <w:tab/>
      </w:r>
      <w:r>
        <w:fldChar w:fldCharType="begin"/>
      </w:r>
      <w:r>
        <w:instrText xml:space="preserve"> PAGEREF _Toc379547805 \h </w:instrText>
      </w:r>
      <w:r>
        <w:fldChar w:fldCharType="separate"/>
      </w:r>
      <w:r>
        <w:t>43</w:t>
      </w:r>
      <w:r>
        <w:fldChar w:fldCharType="end"/>
      </w:r>
    </w:p>
    <w:p w:rsidR="00013DAE" w:rsidRPr="00013DAE" w:rsidRDefault="00013DAE">
      <w:pPr>
        <w:pStyle w:val="TOC3"/>
        <w:rPr>
          <w:rFonts w:asciiTheme="minorHAnsi" w:eastAsiaTheme="minorEastAsia" w:hAnsiTheme="minorHAnsi" w:cstheme="minorBidi"/>
          <w:sz w:val="22"/>
          <w:szCs w:val="22"/>
          <w:lang w:val="en-US" w:eastAsia="nl-NL"/>
        </w:rPr>
      </w:pPr>
      <w:r>
        <w:t>14.2.5</w:t>
      </w:r>
      <w:r w:rsidRPr="00013DAE">
        <w:rPr>
          <w:rFonts w:asciiTheme="minorHAnsi" w:eastAsiaTheme="minorEastAsia" w:hAnsiTheme="minorHAnsi" w:cstheme="minorBidi"/>
          <w:sz w:val="22"/>
          <w:szCs w:val="22"/>
          <w:lang w:val="en-US" w:eastAsia="nl-NL"/>
        </w:rPr>
        <w:tab/>
      </w:r>
      <w:r>
        <w:t>Pinouts</w:t>
      </w:r>
      <w:r>
        <w:tab/>
      </w:r>
      <w:r>
        <w:fldChar w:fldCharType="begin"/>
      </w:r>
      <w:r>
        <w:instrText xml:space="preserve"> PAGEREF _Toc379547806 \h </w:instrText>
      </w:r>
      <w:r>
        <w:fldChar w:fldCharType="separate"/>
      </w:r>
      <w:r>
        <w:t>43</w:t>
      </w:r>
      <w:r>
        <w:fldChar w:fldCharType="end"/>
      </w:r>
    </w:p>
    <w:p w:rsidR="00013DAE" w:rsidRPr="00013DAE" w:rsidRDefault="00013DAE">
      <w:pPr>
        <w:pStyle w:val="TOC3"/>
        <w:rPr>
          <w:rFonts w:asciiTheme="minorHAnsi" w:eastAsiaTheme="minorEastAsia" w:hAnsiTheme="minorHAnsi" w:cstheme="minorBidi"/>
          <w:sz w:val="22"/>
          <w:szCs w:val="22"/>
          <w:lang w:val="en-US" w:eastAsia="nl-NL"/>
        </w:rPr>
      </w:pPr>
      <w:r w:rsidRPr="00391D35">
        <w:rPr>
          <w:lang w:val="en-US"/>
        </w:rPr>
        <w:t>14.2.6</w:t>
      </w:r>
      <w:r w:rsidRPr="00013DAE">
        <w:rPr>
          <w:rFonts w:asciiTheme="minorHAnsi" w:eastAsiaTheme="minorEastAsia" w:hAnsiTheme="minorHAnsi" w:cstheme="minorBidi"/>
          <w:sz w:val="22"/>
          <w:szCs w:val="22"/>
          <w:lang w:val="en-US" w:eastAsia="nl-NL"/>
        </w:rPr>
        <w:tab/>
      </w:r>
      <w:r w:rsidRPr="00391D35">
        <w:rPr>
          <w:lang w:val="en-US"/>
        </w:rPr>
        <w:t>Connecting to a serial device</w:t>
      </w:r>
      <w:r>
        <w:tab/>
      </w:r>
      <w:r>
        <w:fldChar w:fldCharType="begin"/>
      </w:r>
      <w:r>
        <w:instrText xml:space="preserve"> PAGEREF _Toc379547807 \h </w:instrText>
      </w:r>
      <w:r>
        <w:fldChar w:fldCharType="separate"/>
      </w:r>
      <w:r>
        <w:t>44</w:t>
      </w:r>
      <w:r>
        <w:fldChar w:fldCharType="end"/>
      </w:r>
    </w:p>
    <w:p w:rsidR="00013DAE" w:rsidRPr="00013DAE" w:rsidRDefault="00013DAE">
      <w:pPr>
        <w:pStyle w:val="TOC3"/>
        <w:rPr>
          <w:rFonts w:asciiTheme="minorHAnsi" w:eastAsiaTheme="minorEastAsia" w:hAnsiTheme="minorHAnsi" w:cstheme="minorBidi"/>
          <w:sz w:val="22"/>
          <w:szCs w:val="22"/>
          <w:lang w:val="en-US" w:eastAsia="nl-NL"/>
        </w:rPr>
      </w:pPr>
      <w:r>
        <w:rPr>
          <w:lang w:eastAsia="nl-NL"/>
        </w:rPr>
        <w:t>14.2.7</w:t>
      </w:r>
      <w:r w:rsidRPr="00013DAE">
        <w:rPr>
          <w:rFonts w:asciiTheme="minorHAnsi" w:eastAsiaTheme="minorEastAsia" w:hAnsiTheme="minorHAnsi" w:cstheme="minorBidi"/>
          <w:sz w:val="22"/>
          <w:szCs w:val="22"/>
          <w:lang w:val="en-US" w:eastAsia="nl-NL"/>
        </w:rPr>
        <w:tab/>
      </w:r>
      <w:r>
        <w:rPr>
          <w:lang w:eastAsia="nl-NL"/>
        </w:rPr>
        <w:t>Serial LAN server for Moxa</w:t>
      </w:r>
      <w:r>
        <w:tab/>
      </w:r>
      <w:r>
        <w:fldChar w:fldCharType="begin"/>
      </w:r>
      <w:r>
        <w:instrText xml:space="preserve"> PAGEREF _Toc379547808 \h </w:instrText>
      </w:r>
      <w:r>
        <w:fldChar w:fldCharType="separate"/>
      </w:r>
      <w:r>
        <w:t>44</w:t>
      </w:r>
      <w:r>
        <w:fldChar w:fldCharType="end"/>
      </w:r>
    </w:p>
    <w:p w:rsidR="00013DAE" w:rsidRPr="00013DAE" w:rsidRDefault="00013DAE">
      <w:pPr>
        <w:pStyle w:val="TOC4"/>
        <w:tabs>
          <w:tab w:val="left" w:pos="2268"/>
        </w:tabs>
        <w:rPr>
          <w:rFonts w:asciiTheme="minorHAnsi" w:eastAsiaTheme="minorEastAsia" w:hAnsiTheme="minorHAnsi" w:cstheme="minorBidi"/>
          <w:sz w:val="22"/>
          <w:szCs w:val="22"/>
          <w:lang w:val="en-US" w:eastAsia="nl-NL"/>
        </w:rPr>
      </w:pPr>
      <w:r>
        <w:rPr>
          <w:lang w:eastAsia="nl-NL"/>
        </w:rPr>
        <w:t>14.2.7.1</w:t>
      </w:r>
      <w:r w:rsidRPr="00013DAE">
        <w:rPr>
          <w:rFonts w:asciiTheme="minorHAnsi" w:eastAsiaTheme="minorEastAsia" w:hAnsiTheme="minorHAnsi" w:cstheme="minorBidi"/>
          <w:sz w:val="22"/>
          <w:szCs w:val="22"/>
          <w:lang w:val="en-US" w:eastAsia="nl-NL"/>
        </w:rPr>
        <w:tab/>
      </w:r>
      <w:r>
        <w:rPr>
          <w:lang w:eastAsia="nl-NL"/>
        </w:rPr>
        <w:t>Type (Moxa UC-711X)</w:t>
      </w:r>
      <w:r>
        <w:tab/>
      </w:r>
      <w:r>
        <w:fldChar w:fldCharType="begin"/>
      </w:r>
      <w:r>
        <w:instrText xml:space="preserve"> PAGEREF _Toc379547809 \h </w:instrText>
      </w:r>
      <w:r>
        <w:fldChar w:fldCharType="separate"/>
      </w:r>
      <w:r>
        <w:t>45</w:t>
      </w:r>
      <w:r>
        <w:fldChar w:fldCharType="end"/>
      </w:r>
    </w:p>
    <w:p w:rsidR="00013DAE" w:rsidRPr="00013DAE" w:rsidRDefault="00013DAE">
      <w:pPr>
        <w:pStyle w:val="TOC2"/>
        <w:tabs>
          <w:tab w:val="left" w:pos="1440"/>
        </w:tabs>
        <w:rPr>
          <w:rFonts w:asciiTheme="minorHAnsi" w:eastAsiaTheme="minorEastAsia" w:hAnsiTheme="minorHAnsi" w:cstheme="minorBidi"/>
          <w:sz w:val="22"/>
          <w:szCs w:val="22"/>
          <w:lang w:val="en-US" w:eastAsia="nl-NL"/>
        </w:rPr>
      </w:pPr>
      <w:r>
        <w:t>14.3</w:t>
      </w:r>
      <w:r w:rsidRPr="00013DAE">
        <w:rPr>
          <w:rFonts w:asciiTheme="minorHAnsi" w:eastAsiaTheme="minorEastAsia" w:hAnsiTheme="minorHAnsi" w:cstheme="minorBidi"/>
          <w:sz w:val="22"/>
          <w:szCs w:val="22"/>
          <w:lang w:val="en-US" w:eastAsia="nl-NL"/>
        </w:rPr>
        <w:tab/>
      </w:r>
      <w:r w:rsidRPr="00391D35">
        <w:rPr>
          <w:lang w:val="en-US"/>
        </w:rPr>
        <w:t>ICP DAS i-7540D</w:t>
      </w:r>
      <w:r>
        <w:tab/>
      </w:r>
      <w:r>
        <w:fldChar w:fldCharType="begin"/>
      </w:r>
      <w:r>
        <w:instrText xml:space="preserve"> PAGEREF _Toc379547810 \h </w:instrText>
      </w:r>
      <w:r>
        <w:fldChar w:fldCharType="separate"/>
      </w:r>
      <w:r>
        <w:t>46</w:t>
      </w:r>
      <w:r>
        <w:fldChar w:fldCharType="end"/>
      </w:r>
    </w:p>
    <w:p w:rsidR="00013DAE" w:rsidRPr="00013DAE" w:rsidRDefault="00013DAE">
      <w:pPr>
        <w:pStyle w:val="TOC3"/>
        <w:rPr>
          <w:rFonts w:asciiTheme="minorHAnsi" w:eastAsiaTheme="minorEastAsia" w:hAnsiTheme="minorHAnsi" w:cstheme="minorBidi"/>
          <w:sz w:val="22"/>
          <w:szCs w:val="22"/>
          <w:lang w:val="en-US" w:eastAsia="nl-NL"/>
        </w:rPr>
      </w:pPr>
      <w:r w:rsidRPr="00391D35">
        <w:rPr>
          <w:lang w:val="en-US"/>
        </w:rPr>
        <w:t>14.3.1</w:t>
      </w:r>
      <w:r w:rsidRPr="00013DAE">
        <w:rPr>
          <w:rFonts w:asciiTheme="minorHAnsi" w:eastAsiaTheme="minorEastAsia" w:hAnsiTheme="minorHAnsi" w:cstheme="minorBidi"/>
          <w:sz w:val="22"/>
          <w:szCs w:val="22"/>
          <w:lang w:val="en-US" w:eastAsia="nl-NL"/>
        </w:rPr>
        <w:tab/>
      </w:r>
      <w:r w:rsidRPr="00391D35">
        <w:rPr>
          <w:lang w:val="en-US"/>
        </w:rPr>
        <w:t>Power supply connection</w:t>
      </w:r>
      <w:r>
        <w:tab/>
      </w:r>
      <w:r>
        <w:fldChar w:fldCharType="begin"/>
      </w:r>
      <w:r>
        <w:instrText xml:space="preserve"> PAGEREF _Toc379547811 \h </w:instrText>
      </w:r>
      <w:r>
        <w:fldChar w:fldCharType="separate"/>
      </w:r>
      <w:r>
        <w:t>46</w:t>
      </w:r>
      <w:r>
        <w:fldChar w:fldCharType="end"/>
      </w:r>
    </w:p>
    <w:p w:rsidR="00013DAE" w:rsidRPr="00013DAE" w:rsidRDefault="00013DAE">
      <w:pPr>
        <w:pStyle w:val="TOC3"/>
        <w:rPr>
          <w:rFonts w:asciiTheme="minorHAnsi" w:eastAsiaTheme="minorEastAsia" w:hAnsiTheme="minorHAnsi" w:cstheme="minorBidi"/>
          <w:sz w:val="22"/>
          <w:szCs w:val="22"/>
          <w:lang w:val="en-US" w:eastAsia="nl-NL"/>
        </w:rPr>
      </w:pPr>
      <w:r w:rsidRPr="00391D35">
        <w:rPr>
          <w:lang w:val="en-US"/>
        </w:rPr>
        <w:t>14.3.2</w:t>
      </w:r>
      <w:r w:rsidRPr="00013DAE">
        <w:rPr>
          <w:rFonts w:asciiTheme="minorHAnsi" w:eastAsiaTheme="minorEastAsia" w:hAnsiTheme="minorHAnsi" w:cstheme="minorBidi"/>
          <w:sz w:val="22"/>
          <w:szCs w:val="22"/>
          <w:lang w:val="en-US" w:eastAsia="nl-NL"/>
        </w:rPr>
        <w:tab/>
      </w:r>
      <w:r w:rsidRPr="00391D35">
        <w:rPr>
          <w:lang w:val="en-US"/>
        </w:rPr>
        <w:t>Connection to CAN bus</w:t>
      </w:r>
      <w:r>
        <w:tab/>
      </w:r>
      <w:r>
        <w:fldChar w:fldCharType="begin"/>
      </w:r>
      <w:r>
        <w:instrText xml:space="preserve"> PAGEREF _Toc379547812 \h </w:instrText>
      </w:r>
      <w:r>
        <w:fldChar w:fldCharType="separate"/>
      </w:r>
      <w:r>
        <w:t>47</w:t>
      </w:r>
      <w:r>
        <w:fldChar w:fldCharType="end"/>
      </w:r>
    </w:p>
    <w:p w:rsidR="00013DAE" w:rsidRPr="00013DAE" w:rsidRDefault="00013DAE">
      <w:pPr>
        <w:pStyle w:val="TOC3"/>
        <w:rPr>
          <w:rFonts w:asciiTheme="minorHAnsi" w:eastAsiaTheme="minorEastAsia" w:hAnsiTheme="minorHAnsi" w:cstheme="minorBidi"/>
          <w:sz w:val="22"/>
          <w:szCs w:val="22"/>
          <w:lang w:val="en-US" w:eastAsia="nl-NL"/>
        </w:rPr>
      </w:pPr>
      <w:r>
        <w:t>14.3.3</w:t>
      </w:r>
      <w:r w:rsidRPr="00013DAE">
        <w:rPr>
          <w:rFonts w:asciiTheme="minorHAnsi" w:eastAsiaTheme="minorEastAsia" w:hAnsiTheme="minorHAnsi" w:cstheme="minorBidi"/>
          <w:sz w:val="22"/>
          <w:szCs w:val="22"/>
          <w:lang w:val="en-US" w:eastAsia="nl-NL"/>
        </w:rPr>
        <w:tab/>
      </w:r>
      <w:r>
        <w:t>Resistance check</w:t>
      </w:r>
      <w:r>
        <w:tab/>
      </w:r>
      <w:r>
        <w:fldChar w:fldCharType="begin"/>
      </w:r>
      <w:r>
        <w:instrText xml:space="preserve"> PAGEREF _Toc379547813 \h </w:instrText>
      </w:r>
      <w:r>
        <w:fldChar w:fldCharType="separate"/>
      </w:r>
      <w:r>
        <w:t>48</w:t>
      </w:r>
      <w:r>
        <w:fldChar w:fldCharType="end"/>
      </w:r>
    </w:p>
    <w:p w:rsidR="00013DAE" w:rsidRPr="00013DAE" w:rsidRDefault="00013DAE">
      <w:pPr>
        <w:pStyle w:val="TOC3"/>
        <w:rPr>
          <w:rFonts w:asciiTheme="minorHAnsi" w:eastAsiaTheme="minorEastAsia" w:hAnsiTheme="minorHAnsi" w:cstheme="minorBidi"/>
          <w:sz w:val="22"/>
          <w:szCs w:val="22"/>
          <w:lang w:val="en-US" w:eastAsia="nl-NL"/>
        </w:rPr>
      </w:pPr>
      <w:r w:rsidRPr="00391D35">
        <w:rPr>
          <w:lang w:val="en-US"/>
        </w:rPr>
        <w:t>14.3.4</w:t>
      </w:r>
      <w:r w:rsidRPr="00013DAE">
        <w:rPr>
          <w:rFonts w:asciiTheme="minorHAnsi" w:eastAsiaTheme="minorEastAsia" w:hAnsiTheme="minorHAnsi" w:cstheme="minorBidi"/>
          <w:sz w:val="22"/>
          <w:szCs w:val="22"/>
          <w:lang w:val="en-US" w:eastAsia="nl-NL"/>
        </w:rPr>
        <w:tab/>
      </w:r>
      <w:r w:rsidRPr="00391D35">
        <w:rPr>
          <w:lang w:val="en-US"/>
        </w:rPr>
        <w:t>Com Ports</w:t>
      </w:r>
      <w:r>
        <w:tab/>
      </w:r>
      <w:r>
        <w:fldChar w:fldCharType="begin"/>
      </w:r>
      <w:r>
        <w:instrText xml:space="preserve"> PAGEREF _Toc379547814 \h </w:instrText>
      </w:r>
      <w:r>
        <w:fldChar w:fldCharType="separate"/>
      </w:r>
      <w:r>
        <w:t>48</w:t>
      </w:r>
      <w:r>
        <w:fldChar w:fldCharType="end"/>
      </w:r>
    </w:p>
    <w:p w:rsidR="00013DAE" w:rsidRPr="00013DAE" w:rsidRDefault="00013DAE">
      <w:pPr>
        <w:pStyle w:val="TOC3"/>
        <w:rPr>
          <w:rFonts w:asciiTheme="minorHAnsi" w:eastAsiaTheme="minorEastAsia" w:hAnsiTheme="minorHAnsi" w:cstheme="minorBidi"/>
          <w:sz w:val="22"/>
          <w:szCs w:val="22"/>
          <w:lang w:val="en-US" w:eastAsia="nl-NL"/>
        </w:rPr>
      </w:pPr>
      <w:r w:rsidRPr="00391D35">
        <w:rPr>
          <w:lang w:val="en-US"/>
        </w:rPr>
        <w:t>14.3.5</w:t>
      </w:r>
      <w:r w:rsidRPr="00013DAE">
        <w:rPr>
          <w:rFonts w:asciiTheme="minorHAnsi" w:eastAsiaTheme="minorEastAsia" w:hAnsiTheme="minorHAnsi" w:cstheme="minorBidi"/>
          <w:sz w:val="22"/>
          <w:szCs w:val="22"/>
          <w:lang w:val="en-US" w:eastAsia="nl-NL"/>
        </w:rPr>
        <w:tab/>
      </w:r>
      <w:r w:rsidRPr="00391D35">
        <w:rPr>
          <w:lang w:val="en-US"/>
        </w:rPr>
        <w:t>CAN ports</w:t>
      </w:r>
      <w:r>
        <w:tab/>
      </w:r>
      <w:r>
        <w:fldChar w:fldCharType="begin"/>
      </w:r>
      <w:r>
        <w:instrText xml:space="preserve"> PAGEREF _Toc379547815 \h </w:instrText>
      </w:r>
      <w:r>
        <w:fldChar w:fldCharType="separate"/>
      </w:r>
      <w:r>
        <w:t>48</w:t>
      </w:r>
      <w:r>
        <w:fldChar w:fldCharType="end"/>
      </w:r>
    </w:p>
    <w:p w:rsidR="00013DAE" w:rsidRPr="00013DAE" w:rsidRDefault="00013DAE">
      <w:pPr>
        <w:pStyle w:val="TOC3"/>
        <w:rPr>
          <w:rFonts w:asciiTheme="minorHAnsi" w:eastAsiaTheme="minorEastAsia" w:hAnsiTheme="minorHAnsi" w:cstheme="minorBidi"/>
          <w:sz w:val="22"/>
          <w:szCs w:val="22"/>
          <w:lang w:val="en-US" w:eastAsia="nl-NL"/>
        </w:rPr>
      </w:pPr>
      <w:r>
        <w:rPr>
          <w:lang w:eastAsia="nl-NL"/>
        </w:rPr>
        <w:t>14.3.6</w:t>
      </w:r>
      <w:r w:rsidRPr="00013DAE">
        <w:rPr>
          <w:rFonts w:asciiTheme="minorHAnsi" w:eastAsiaTheme="minorEastAsia" w:hAnsiTheme="minorHAnsi" w:cstheme="minorBidi"/>
          <w:sz w:val="22"/>
          <w:szCs w:val="22"/>
          <w:lang w:val="en-US" w:eastAsia="nl-NL"/>
        </w:rPr>
        <w:tab/>
      </w:r>
      <w:r>
        <w:rPr>
          <w:lang w:eastAsia="nl-NL"/>
        </w:rPr>
        <w:t>Type (ICPdas i7540D)</w:t>
      </w:r>
      <w:r>
        <w:tab/>
      </w:r>
      <w:r>
        <w:fldChar w:fldCharType="begin"/>
      </w:r>
      <w:r>
        <w:instrText xml:space="preserve"> PAGEREF _Toc379547816 \h </w:instrText>
      </w:r>
      <w:r>
        <w:fldChar w:fldCharType="separate"/>
      </w:r>
      <w:r>
        <w:t>50</w:t>
      </w:r>
      <w:r>
        <w:fldChar w:fldCharType="end"/>
      </w:r>
    </w:p>
    <w:p w:rsidR="00013DAE" w:rsidRPr="00013DAE" w:rsidRDefault="00013DAE">
      <w:pPr>
        <w:pStyle w:val="TOC2"/>
        <w:tabs>
          <w:tab w:val="left" w:pos="1440"/>
        </w:tabs>
        <w:rPr>
          <w:rFonts w:asciiTheme="minorHAnsi" w:eastAsiaTheme="minorEastAsia" w:hAnsiTheme="minorHAnsi" w:cstheme="minorBidi"/>
          <w:sz w:val="22"/>
          <w:szCs w:val="22"/>
          <w:lang w:val="en-US" w:eastAsia="nl-NL"/>
        </w:rPr>
      </w:pPr>
      <w:r>
        <w:t>14.4</w:t>
      </w:r>
      <w:r w:rsidRPr="00013DAE">
        <w:rPr>
          <w:rFonts w:asciiTheme="minorHAnsi" w:eastAsiaTheme="minorEastAsia" w:hAnsiTheme="minorHAnsi" w:cstheme="minorBidi"/>
          <w:sz w:val="22"/>
          <w:szCs w:val="22"/>
          <w:lang w:val="en-US" w:eastAsia="nl-NL"/>
        </w:rPr>
        <w:tab/>
      </w:r>
      <w:r>
        <w:t>COM port assignment</w:t>
      </w:r>
      <w:r>
        <w:tab/>
      </w:r>
      <w:r>
        <w:fldChar w:fldCharType="begin"/>
      </w:r>
      <w:r>
        <w:instrText xml:space="preserve"> PAGEREF _Toc379547817 \h </w:instrText>
      </w:r>
      <w:r>
        <w:fldChar w:fldCharType="separate"/>
      </w:r>
      <w:r>
        <w:t>50</w:t>
      </w:r>
      <w:r>
        <w:fldChar w:fldCharType="end"/>
      </w:r>
    </w:p>
    <w:p w:rsidR="00013DAE" w:rsidRDefault="00013DAE">
      <w:pPr>
        <w:pStyle w:val="TOC2"/>
        <w:tabs>
          <w:tab w:val="left" w:pos="1440"/>
        </w:tabs>
        <w:rPr>
          <w:rFonts w:asciiTheme="minorHAnsi" w:eastAsiaTheme="minorEastAsia" w:hAnsiTheme="minorHAnsi" w:cstheme="minorBidi"/>
          <w:sz w:val="22"/>
          <w:szCs w:val="22"/>
          <w:lang w:val="nl-NL" w:eastAsia="nl-NL"/>
        </w:rPr>
      </w:pPr>
      <w:r>
        <w:lastRenderedPageBreak/>
        <w:t>14.5</w:t>
      </w:r>
      <w:r>
        <w:rPr>
          <w:rFonts w:asciiTheme="minorHAnsi" w:eastAsiaTheme="minorEastAsia" w:hAnsiTheme="minorHAnsi" w:cstheme="minorBidi"/>
          <w:sz w:val="22"/>
          <w:szCs w:val="22"/>
          <w:lang w:val="nl-NL" w:eastAsia="nl-NL"/>
        </w:rPr>
        <w:tab/>
      </w:r>
      <w:r>
        <w:t>485LDRC9</w:t>
      </w:r>
      <w:r>
        <w:tab/>
      </w:r>
      <w:r>
        <w:fldChar w:fldCharType="begin"/>
      </w:r>
      <w:r>
        <w:instrText xml:space="preserve"> PAGEREF _Toc379547818 \h </w:instrText>
      </w:r>
      <w:r>
        <w:fldChar w:fldCharType="separate"/>
      </w:r>
      <w:r>
        <w:t>54</w:t>
      </w:r>
      <w:r>
        <w:fldChar w:fldCharType="end"/>
      </w:r>
    </w:p>
    <w:p w:rsidR="00013DAE" w:rsidRDefault="00013DAE">
      <w:pPr>
        <w:pStyle w:val="TOC3"/>
        <w:rPr>
          <w:rFonts w:asciiTheme="minorHAnsi" w:eastAsiaTheme="minorEastAsia" w:hAnsiTheme="minorHAnsi" w:cstheme="minorBidi"/>
          <w:sz w:val="22"/>
          <w:szCs w:val="22"/>
          <w:lang w:val="nl-NL" w:eastAsia="nl-NL"/>
        </w:rPr>
      </w:pPr>
      <w:r>
        <w:t>14.5.1</w:t>
      </w:r>
      <w:r>
        <w:rPr>
          <w:rFonts w:asciiTheme="minorHAnsi" w:eastAsiaTheme="minorEastAsia" w:hAnsiTheme="minorHAnsi" w:cstheme="minorBidi"/>
          <w:sz w:val="22"/>
          <w:szCs w:val="22"/>
          <w:lang w:val="nl-NL" w:eastAsia="nl-NL"/>
        </w:rPr>
        <w:tab/>
      </w:r>
      <w:r>
        <w:t>Operation</w:t>
      </w:r>
      <w:r>
        <w:tab/>
      </w:r>
      <w:r>
        <w:fldChar w:fldCharType="begin"/>
      </w:r>
      <w:r>
        <w:instrText xml:space="preserve"> PAGEREF _Toc379547819 \h </w:instrText>
      </w:r>
      <w:r>
        <w:fldChar w:fldCharType="separate"/>
      </w:r>
      <w:r>
        <w:t>54</w:t>
      </w:r>
      <w:r>
        <w:fldChar w:fldCharType="end"/>
      </w:r>
    </w:p>
    <w:p w:rsidR="00EF69FC" w:rsidRPr="00505D06" w:rsidRDefault="00EF69FC" w:rsidP="007828B5">
      <w:pPr>
        <w:pStyle w:val="TOC1"/>
        <w:rPr>
          <w:noProof w:val="0"/>
        </w:rPr>
      </w:pPr>
      <w:r w:rsidRPr="00505D06">
        <w:rPr>
          <w:noProof w:val="0"/>
        </w:rPr>
        <w:fldChar w:fldCharType="end"/>
      </w:r>
    </w:p>
    <w:p w:rsidR="00EF69FC" w:rsidRPr="00505D06" w:rsidRDefault="00EF69FC" w:rsidP="007828B5">
      <w:pPr>
        <w:pStyle w:val="TOC1"/>
        <w:rPr>
          <w:noProof w:val="0"/>
        </w:rPr>
      </w:pPr>
    </w:p>
    <w:p w:rsidR="00EF69FC" w:rsidRPr="00505D06" w:rsidRDefault="00EF69FC" w:rsidP="007828B5">
      <w:pPr>
        <w:pStyle w:val="TOC1"/>
        <w:rPr>
          <w:noProof w:val="0"/>
        </w:rPr>
      </w:pPr>
    </w:p>
    <w:p w:rsidR="00EF69FC" w:rsidRPr="00505D06" w:rsidRDefault="00EF69FC" w:rsidP="007828B5">
      <w:pPr>
        <w:pStyle w:val="Heading1noNr"/>
        <w:ind w:left="851" w:hanging="851"/>
      </w:pPr>
      <w:bookmarkStart w:id="26" w:name="_Toc241916911"/>
      <w:r>
        <w:br w:type="page"/>
      </w:r>
      <w:bookmarkStart w:id="27" w:name="_Toc379547724"/>
      <w:r w:rsidRPr="00505D06">
        <w:lastRenderedPageBreak/>
        <w:t>Figures</w:t>
      </w:r>
      <w:bookmarkEnd w:id="26"/>
      <w:bookmarkEnd w:id="27"/>
    </w:p>
    <w:p w:rsidR="00013DAE" w:rsidRDefault="00EF69FC">
      <w:pPr>
        <w:pStyle w:val="TableofFigures"/>
        <w:rPr>
          <w:rFonts w:asciiTheme="minorHAnsi" w:eastAsiaTheme="minorEastAsia" w:hAnsiTheme="minorHAnsi" w:cstheme="minorBidi"/>
          <w:szCs w:val="22"/>
          <w:lang w:val="nl-NL" w:eastAsia="nl-NL"/>
        </w:rPr>
      </w:pPr>
      <w:r w:rsidRPr="00505D06">
        <w:rPr>
          <w:noProof w:val="0"/>
        </w:rPr>
        <w:fldChar w:fldCharType="begin"/>
      </w:r>
      <w:r w:rsidRPr="00444603">
        <w:rPr>
          <w:noProof w:val="0"/>
          <w:lang w:val="en-US"/>
        </w:rPr>
        <w:instrText xml:space="preserve"> TOC \c "Figure" </w:instrText>
      </w:r>
      <w:r w:rsidRPr="00505D06">
        <w:rPr>
          <w:noProof w:val="0"/>
        </w:rPr>
        <w:fldChar w:fldCharType="separate"/>
      </w:r>
      <w:r w:rsidR="00013DAE">
        <w:t>Figure 10</w:t>
      </w:r>
      <w:r w:rsidR="00013DAE">
        <w:noBreakHyphen/>
        <w:t>1: RS232 DB9 Pinout</w:t>
      </w:r>
      <w:r w:rsidR="00013DAE">
        <w:tab/>
      </w:r>
      <w:r w:rsidR="00013DAE">
        <w:fldChar w:fldCharType="begin"/>
      </w:r>
      <w:r w:rsidR="00013DAE">
        <w:instrText xml:space="preserve"> PAGEREF _Toc379547820 \h </w:instrText>
      </w:r>
      <w:r w:rsidR="00013DAE">
        <w:fldChar w:fldCharType="separate"/>
      </w:r>
      <w:r w:rsidR="00013DAE">
        <w:t>15</w:t>
      </w:r>
      <w:r w:rsidR="00013DAE">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Figure 10</w:t>
      </w:r>
      <w:r>
        <w:noBreakHyphen/>
        <w:t>2: RS232 DB25 to DB9 Convertor</w:t>
      </w:r>
      <w:r>
        <w:tab/>
      </w:r>
      <w:r>
        <w:fldChar w:fldCharType="begin"/>
      </w:r>
      <w:r>
        <w:instrText xml:space="preserve"> PAGEREF _Toc379547821 \h </w:instrText>
      </w:r>
      <w:r>
        <w:fldChar w:fldCharType="separate"/>
      </w:r>
      <w:r>
        <w:t>18</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Figure 10</w:t>
      </w:r>
      <w:r>
        <w:noBreakHyphen/>
        <w:t>3: DB9 RS232 Loopback Plug</w:t>
      </w:r>
      <w:r>
        <w:tab/>
      </w:r>
      <w:r>
        <w:fldChar w:fldCharType="begin"/>
      </w:r>
      <w:r>
        <w:instrText xml:space="preserve"> PAGEREF _Toc379547822 \h </w:instrText>
      </w:r>
      <w:r>
        <w:fldChar w:fldCharType="separate"/>
      </w:r>
      <w:r>
        <w:t>18</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Figure 10</w:t>
      </w:r>
      <w:r>
        <w:noBreakHyphen/>
        <w:t>4: Null modem cable without handshaking</w:t>
      </w:r>
      <w:r>
        <w:tab/>
      </w:r>
      <w:r>
        <w:fldChar w:fldCharType="begin"/>
      </w:r>
      <w:r>
        <w:instrText xml:space="preserve"> PAGEREF _Toc379547823 \h </w:instrText>
      </w:r>
      <w:r>
        <w:fldChar w:fldCharType="separate"/>
      </w:r>
      <w:r>
        <w:t>19</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Figure 10</w:t>
      </w:r>
      <w:r>
        <w:noBreakHyphen/>
        <w:t>5: Null modem with loop back handshaking</w:t>
      </w:r>
      <w:r>
        <w:tab/>
      </w:r>
      <w:r>
        <w:fldChar w:fldCharType="begin"/>
      </w:r>
      <w:r>
        <w:instrText xml:space="preserve"> PAGEREF _Toc379547824 \h </w:instrText>
      </w:r>
      <w:r>
        <w:fldChar w:fldCharType="separate"/>
      </w:r>
      <w:r>
        <w:t>20</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Figure 10</w:t>
      </w:r>
      <w:r>
        <w:noBreakHyphen/>
        <w:t>6: Null modem with full handshaking</w:t>
      </w:r>
      <w:r>
        <w:tab/>
      </w:r>
      <w:r>
        <w:fldChar w:fldCharType="begin"/>
      </w:r>
      <w:r>
        <w:instrText xml:space="preserve"> PAGEREF _Toc379547825 \h </w:instrText>
      </w:r>
      <w:r>
        <w:fldChar w:fldCharType="separate"/>
      </w:r>
      <w:r>
        <w:t>21</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Figure 10</w:t>
      </w:r>
      <w:r>
        <w:noBreakHyphen/>
        <w:t>7: Noise in straight and twisted pair cables</w:t>
      </w:r>
      <w:r>
        <w:tab/>
      </w:r>
      <w:r>
        <w:fldChar w:fldCharType="begin"/>
      </w:r>
      <w:r>
        <w:instrText xml:space="preserve"> PAGEREF _Toc379547826 \h </w:instrText>
      </w:r>
      <w:r>
        <w:fldChar w:fldCharType="separate"/>
      </w:r>
      <w:r>
        <w:t>22</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Figure 10</w:t>
      </w:r>
      <w:r>
        <w:noBreakHyphen/>
        <w:t>8: RS485 network topology</w:t>
      </w:r>
      <w:r>
        <w:tab/>
      </w:r>
      <w:r>
        <w:fldChar w:fldCharType="begin"/>
      </w:r>
      <w:r>
        <w:instrText xml:space="preserve"> PAGEREF _Toc379547827 \h </w:instrText>
      </w:r>
      <w:r>
        <w:fldChar w:fldCharType="separate"/>
      </w:r>
      <w:r>
        <w:t>23</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Figure 10</w:t>
      </w:r>
      <w:r>
        <w:noBreakHyphen/>
        <w:t>9: 422/485 DB9 Pinout</w:t>
      </w:r>
      <w:r>
        <w:tab/>
      </w:r>
      <w:r>
        <w:fldChar w:fldCharType="begin"/>
      </w:r>
      <w:r>
        <w:instrText xml:space="preserve"> PAGEREF _Toc379547828 \h </w:instrText>
      </w:r>
      <w:r>
        <w:fldChar w:fldCharType="separate"/>
      </w:r>
      <w:r>
        <w:t>24</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Figure 13</w:t>
      </w:r>
      <w:r>
        <w:noBreakHyphen/>
        <w:t>1: Canbus topology</w:t>
      </w:r>
      <w:r>
        <w:tab/>
      </w:r>
      <w:r>
        <w:fldChar w:fldCharType="begin"/>
      </w:r>
      <w:r>
        <w:instrText xml:space="preserve"> PAGEREF _Toc379547829 \h </w:instrText>
      </w:r>
      <w:r>
        <w:fldChar w:fldCharType="separate"/>
      </w:r>
      <w:r>
        <w:t>40</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Figure 14</w:t>
      </w:r>
      <w:r>
        <w:noBreakHyphen/>
        <w:t>1: Overview (MOXA)</w:t>
      </w:r>
      <w:r>
        <w:tab/>
      </w:r>
      <w:r>
        <w:fldChar w:fldCharType="begin"/>
      </w:r>
      <w:r>
        <w:instrText xml:space="preserve"> PAGEREF _Toc379547830 \h </w:instrText>
      </w:r>
      <w:r>
        <w:fldChar w:fldCharType="separate"/>
      </w:r>
      <w:r>
        <w:t>42</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Figure 14</w:t>
      </w:r>
      <w:r>
        <w:noBreakHyphen/>
        <w:t>2: 8-pin RJ connector and pinouts</w:t>
      </w:r>
      <w:r>
        <w:tab/>
      </w:r>
      <w:r>
        <w:fldChar w:fldCharType="begin"/>
      </w:r>
      <w:r>
        <w:instrText xml:space="preserve"> PAGEREF _Toc379547831 \h </w:instrText>
      </w:r>
      <w:r>
        <w:fldChar w:fldCharType="separate"/>
      </w:r>
      <w:r>
        <w:t>43</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Figure 14</w:t>
      </w:r>
      <w:r>
        <w:noBreakHyphen/>
        <w:t>3: Pin assignments (DB9 male port)</w:t>
      </w:r>
      <w:r>
        <w:tab/>
      </w:r>
      <w:r>
        <w:fldChar w:fldCharType="begin"/>
      </w:r>
      <w:r>
        <w:instrText xml:space="preserve"> PAGEREF _Toc379547832 \h </w:instrText>
      </w:r>
      <w:r>
        <w:fldChar w:fldCharType="separate"/>
      </w:r>
      <w:r>
        <w:t>44</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Figure 14</w:t>
      </w:r>
      <w:r>
        <w:noBreakHyphen/>
        <w:t>4: Type (Moxa)</w:t>
      </w:r>
      <w:r>
        <w:tab/>
      </w:r>
      <w:r>
        <w:fldChar w:fldCharType="begin"/>
      </w:r>
      <w:r>
        <w:instrText xml:space="preserve"> PAGEREF _Toc379547833 \h </w:instrText>
      </w:r>
      <w:r>
        <w:fldChar w:fldCharType="separate"/>
      </w:r>
      <w:r>
        <w:t>44</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Figure 14</w:t>
      </w:r>
      <w:r>
        <w:noBreakHyphen/>
        <w:t>5: Comm Port Settings</w:t>
      </w:r>
      <w:r>
        <w:tab/>
      </w:r>
      <w:r>
        <w:fldChar w:fldCharType="begin"/>
      </w:r>
      <w:r>
        <w:instrText xml:space="preserve"> PAGEREF _Toc379547834 \h </w:instrText>
      </w:r>
      <w:r>
        <w:fldChar w:fldCharType="separate"/>
      </w:r>
      <w:r>
        <w:t>45</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Figure 14</w:t>
      </w:r>
      <w:r>
        <w:noBreakHyphen/>
        <w:t>6: Power connection</w:t>
      </w:r>
      <w:r>
        <w:tab/>
      </w:r>
      <w:r>
        <w:fldChar w:fldCharType="begin"/>
      </w:r>
      <w:r>
        <w:instrText xml:space="preserve"> PAGEREF _Toc379547835 \h </w:instrText>
      </w:r>
      <w:r>
        <w:fldChar w:fldCharType="separate"/>
      </w:r>
      <w:r>
        <w:t>47</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Figure 14</w:t>
      </w:r>
      <w:r>
        <w:noBreakHyphen/>
        <w:t>7: CAN bus connector</w:t>
      </w:r>
      <w:r>
        <w:tab/>
      </w:r>
      <w:r>
        <w:fldChar w:fldCharType="begin"/>
      </w:r>
      <w:r>
        <w:instrText xml:space="preserve"> PAGEREF _Toc379547836 \h </w:instrText>
      </w:r>
      <w:r>
        <w:fldChar w:fldCharType="separate"/>
      </w:r>
      <w:r>
        <w:t>47</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Figure 14</w:t>
      </w:r>
      <w:r>
        <w:noBreakHyphen/>
        <w:t>8: Electronic circuit CAN bus connector</w:t>
      </w:r>
      <w:r>
        <w:tab/>
      </w:r>
      <w:r>
        <w:fldChar w:fldCharType="begin"/>
      </w:r>
      <w:r>
        <w:instrText xml:space="preserve"> PAGEREF _Toc379547837 \h </w:instrText>
      </w:r>
      <w:r>
        <w:fldChar w:fldCharType="separate"/>
      </w:r>
      <w:r>
        <w:t>48</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Figure 14</w:t>
      </w:r>
      <w:r>
        <w:noBreakHyphen/>
        <w:t>9: Terminator resistor</w:t>
      </w:r>
      <w:r>
        <w:tab/>
      </w:r>
      <w:r>
        <w:fldChar w:fldCharType="begin"/>
      </w:r>
      <w:r>
        <w:instrText xml:space="preserve"> PAGEREF _Toc379547838 \h </w:instrText>
      </w:r>
      <w:r>
        <w:fldChar w:fldCharType="separate"/>
      </w:r>
      <w:r>
        <w:t>48</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Figure 14</w:t>
      </w:r>
      <w:r>
        <w:noBreakHyphen/>
        <w:t>10: Interface</w:t>
      </w:r>
      <w:r>
        <w:tab/>
      </w:r>
      <w:r>
        <w:fldChar w:fldCharType="begin"/>
      </w:r>
      <w:r>
        <w:instrText xml:space="preserve"> PAGEREF _Toc379547839 \h </w:instrText>
      </w:r>
      <w:r>
        <w:fldChar w:fldCharType="separate"/>
      </w:r>
      <w:r>
        <w:t>49</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Figure 14</w:t>
      </w:r>
      <w:r>
        <w:noBreakHyphen/>
        <w:t>11: Standard</w:t>
      </w:r>
      <w:r>
        <w:tab/>
      </w:r>
      <w:r>
        <w:fldChar w:fldCharType="begin"/>
      </w:r>
      <w:r>
        <w:instrText xml:space="preserve"> PAGEREF _Toc379547840 \h </w:instrText>
      </w:r>
      <w:r>
        <w:fldChar w:fldCharType="separate"/>
      </w:r>
      <w:r>
        <w:t>49</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Figure 14</w:t>
      </w:r>
      <w:r>
        <w:noBreakHyphen/>
        <w:t>12: Type (ICPdas i7540D)</w:t>
      </w:r>
      <w:r>
        <w:tab/>
      </w:r>
      <w:r>
        <w:fldChar w:fldCharType="begin"/>
      </w:r>
      <w:r>
        <w:instrText xml:space="preserve"> PAGEREF _Toc379547841 \h </w:instrText>
      </w:r>
      <w:r>
        <w:fldChar w:fldCharType="separate"/>
      </w:r>
      <w:r>
        <w:t>50</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Figure 14</w:t>
      </w:r>
      <w:r>
        <w:noBreakHyphen/>
        <w:t>13: Drop-down menu (device interfaces)</w:t>
      </w:r>
      <w:r>
        <w:tab/>
      </w:r>
      <w:r>
        <w:fldChar w:fldCharType="begin"/>
      </w:r>
      <w:r>
        <w:instrText xml:space="preserve"> PAGEREF _Toc379547842 \h </w:instrText>
      </w:r>
      <w:r>
        <w:fldChar w:fldCharType="separate"/>
      </w:r>
      <w:r>
        <w:t>51</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Figure 14</w:t>
      </w:r>
      <w:r>
        <w:noBreakHyphen/>
        <w:t>14: COM port assignment</w:t>
      </w:r>
      <w:r>
        <w:tab/>
      </w:r>
      <w:r>
        <w:fldChar w:fldCharType="begin"/>
      </w:r>
      <w:r>
        <w:instrText xml:space="preserve"> PAGEREF _Toc379547843 \h </w:instrText>
      </w:r>
      <w:r>
        <w:fldChar w:fldCharType="separate"/>
      </w:r>
      <w:r>
        <w:t>52</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Figure 14</w:t>
      </w:r>
      <w:r>
        <w:noBreakHyphen/>
        <w:t>15: additional configuration</w:t>
      </w:r>
      <w:r>
        <w:tab/>
      </w:r>
      <w:r>
        <w:fldChar w:fldCharType="begin"/>
      </w:r>
      <w:r>
        <w:instrText xml:space="preserve"> PAGEREF _Toc379547844 \h </w:instrText>
      </w:r>
      <w:r>
        <w:fldChar w:fldCharType="separate"/>
      </w:r>
      <w:r>
        <w:t>52</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Figure 14</w:t>
      </w:r>
      <w:r>
        <w:noBreakHyphen/>
        <w:t>16: Comm Port Settings</w:t>
      </w:r>
      <w:r>
        <w:tab/>
      </w:r>
      <w:r>
        <w:fldChar w:fldCharType="begin"/>
      </w:r>
      <w:r>
        <w:instrText xml:space="preserve"> PAGEREF _Toc379547845 \h </w:instrText>
      </w:r>
      <w:r>
        <w:fldChar w:fldCharType="separate"/>
      </w:r>
      <w:r>
        <w:t>53</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Figure 14</w:t>
      </w:r>
      <w:r>
        <w:noBreakHyphen/>
        <w:t>17: 2-wire RS485</w:t>
      </w:r>
      <w:r>
        <w:tab/>
      </w:r>
      <w:r>
        <w:fldChar w:fldCharType="begin"/>
      </w:r>
      <w:r>
        <w:instrText xml:space="preserve"> PAGEREF _Toc379547846 \h </w:instrText>
      </w:r>
      <w:r>
        <w:fldChar w:fldCharType="separate"/>
      </w:r>
      <w:r>
        <w:t>55</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Figure 14</w:t>
      </w:r>
      <w:r>
        <w:noBreakHyphen/>
        <w:t>18: 4-wire RS485</w:t>
      </w:r>
      <w:r>
        <w:tab/>
      </w:r>
      <w:r>
        <w:fldChar w:fldCharType="begin"/>
      </w:r>
      <w:r>
        <w:instrText xml:space="preserve"> PAGEREF _Toc379547847 \h </w:instrText>
      </w:r>
      <w:r>
        <w:fldChar w:fldCharType="separate"/>
      </w:r>
      <w:r>
        <w:t>55</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Figure 14</w:t>
      </w:r>
      <w:r>
        <w:noBreakHyphen/>
        <w:t>19: RS422</w:t>
      </w:r>
      <w:r>
        <w:tab/>
      </w:r>
      <w:r>
        <w:fldChar w:fldCharType="begin"/>
      </w:r>
      <w:r>
        <w:instrText xml:space="preserve"> PAGEREF _Toc379547848 \h </w:instrText>
      </w:r>
      <w:r>
        <w:fldChar w:fldCharType="separate"/>
      </w:r>
      <w:r>
        <w:t>56</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Figure 14</w:t>
      </w:r>
      <w:r>
        <w:noBreakHyphen/>
        <w:t>20: Extend and isolate RS232</w:t>
      </w:r>
      <w:r>
        <w:tab/>
      </w:r>
      <w:r>
        <w:fldChar w:fldCharType="begin"/>
      </w:r>
      <w:r>
        <w:instrText xml:space="preserve"> PAGEREF _Toc379547849 \h </w:instrText>
      </w:r>
      <w:r>
        <w:fldChar w:fldCharType="separate"/>
      </w:r>
      <w:r>
        <w:t>56</w:t>
      </w:r>
      <w:r>
        <w:fldChar w:fldCharType="end"/>
      </w:r>
    </w:p>
    <w:p w:rsidR="00B97659" w:rsidRPr="00B97659" w:rsidRDefault="00EF69FC" w:rsidP="00B97659">
      <w:pPr>
        <w:pStyle w:val="Heading1noNr"/>
      </w:pPr>
      <w:r w:rsidRPr="00505D06">
        <w:fldChar w:fldCharType="end"/>
      </w:r>
      <w:bookmarkStart w:id="28" w:name="_Toc379547725"/>
      <w:r w:rsidR="00B97659" w:rsidRPr="00B97659">
        <w:t>Tables</w:t>
      </w:r>
      <w:bookmarkEnd w:id="28"/>
    </w:p>
    <w:p w:rsidR="00013DAE" w:rsidRDefault="00B97659">
      <w:pPr>
        <w:pStyle w:val="TableofFigures"/>
        <w:rPr>
          <w:rFonts w:asciiTheme="minorHAnsi" w:eastAsiaTheme="minorEastAsia" w:hAnsiTheme="minorHAnsi" w:cstheme="minorBidi"/>
          <w:szCs w:val="22"/>
          <w:lang w:val="nl-NL" w:eastAsia="nl-NL"/>
        </w:rPr>
      </w:pPr>
      <w:r w:rsidRPr="00505D06">
        <w:rPr>
          <w:noProof w:val="0"/>
        </w:rPr>
        <w:fldChar w:fldCharType="begin"/>
      </w:r>
      <w:r w:rsidRPr="00444603">
        <w:rPr>
          <w:noProof w:val="0"/>
          <w:lang w:val="en-US"/>
        </w:rPr>
        <w:instrText xml:space="preserve"> TOC \c "</w:instrText>
      </w:r>
      <w:r>
        <w:rPr>
          <w:noProof w:val="0"/>
          <w:lang w:val="en-US"/>
        </w:rPr>
        <w:instrText>Table</w:instrText>
      </w:r>
      <w:r w:rsidRPr="00444603">
        <w:rPr>
          <w:noProof w:val="0"/>
          <w:lang w:val="en-US"/>
        </w:rPr>
        <w:instrText xml:space="preserve">" </w:instrText>
      </w:r>
      <w:r w:rsidRPr="00505D06">
        <w:rPr>
          <w:noProof w:val="0"/>
        </w:rPr>
        <w:fldChar w:fldCharType="separate"/>
      </w:r>
      <w:r w:rsidR="00013DAE">
        <w:t>Table 10</w:t>
      </w:r>
      <w:r w:rsidR="00013DAE">
        <w:noBreakHyphen/>
        <w:t>1: RS232 Voltages Values</w:t>
      </w:r>
      <w:r w:rsidR="00013DAE">
        <w:tab/>
      </w:r>
      <w:r w:rsidR="00013DAE">
        <w:fldChar w:fldCharType="begin"/>
      </w:r>
      <w:r w:rsidR="00013DAE">
        <w:instrText xml:space="preserve"> PAGEREF _Toc379547850 \h </w:instrText>
      </w:r>
      <w:r w:rsidR="00013DAE">
        <w:fldChar w:fldCharType="separate"/>
      </w:r>
      <w:r w:rsidR="00013DAE">
        <w:t>14</w:t>
      </w:r>
      <w:r w:rsidR="00013DAE">
        <w:fldChar w:fldCharType="end"/>
      </w:r>
    </w:p>
    <w:p w:rsidR="00013DAE" w:rsidRDefault="00013DAE">
      <w:pPr>
        <w:pStyle w:val="TableofFigures"/>
        <w:rPr>
          <w:rFonts w:asciiTheme="minorHAnsi" w:eastAsiaTheme="minorEastAsia" w:hAnsiTheme="minorHAnsi" w:cstheme="minorBidi"/>
          <w:szCs w:val="22"/>
          <w:lang w:val="nl-NL" w:eastAsia="nl-NL"/>
        </w:rPr>
      </w:pPr>
      <w:r>
        <w:t>Table 10</w:t>
      </w:r>
      <w:r>
        <w:noBreakHyphen/>
        <w:t>2: RS232 Cable Length</w:t>
      </w:r>
      <w:r>
        <w:tab/>
      </w:r>
      <w:r>
        <w:fldChar w:fldCharType="begin"/>
      </w:r>
      <w:r>
        <w:instrText xml:space="preserve"> PAGEREF _Toc379547851 \h </w:instrText>
      </w:r>
      <w:r>
        <w:fldChar w:fldCharType="separate"/>
      </w:r>
      <w:r>
        <w:t>15</w:t>
      </w:r>
      <w:r>
        <w:fldChar w:fldCharType="end"/>
      </w:r>
    </w:p>
    <w:p w:rsidR="00013DAE" w:rsidRDefault="00013DAE">
      <w:pPr>
        <w:pStyle w:val="TableofFigures"/>
        <w:rPr>
          <w:rFonts w:asciiTheme="minorHAnsi" w:eastAsiaTheme="minorEastAsia" w:hAnsiTheme="minorHAnsi" w:cstheme="minorBidi"/>
          <w:szCs w:val="22"/>
          <w:lang w:val="nl-NL" w:eastAsia="nl-NL"/>
        </w:rPr>
      </w:pPr>
      <w:r>
        <w:t>Table 10</w:t>
      </w:r>
      <w:r>
        <w:noBreakHyphen/>
        <w:t>3: RS232 DB9 Pinout</w:t>
      </w:r>
      <w:r>
        <w:tab/>
      </w:r>
      <w:r>
        <w:fldChar w:fldCharType="begin"/>
      </w:r>
      <w:r>
        <w:instrText xml:space="preserve"> PAGEREF _Toc379547852 \h </w:instrText>
      </w:r>
      <w:r>
        <w:fldChar w:fldCharType="separate"/>
      </w:r>
      <w:r>
        <w:t>15</w:t>
      </w:r>
      <w:r>
        <w:fldChar w:fldCharType="end"/>
      </w:r>
    </w:p>
    <w:p w:rsidR="00013DAE" w:rsidRDefault="00013DAE">
      <w:pPr>
        <w:pStyle w:val="TableofFigures"/>
        <w:rPr>
          <w:rFonts w:asciiTheme="minorHAnsi" w:eastAsiaTheme="minorEastAsia" w:hAnsiTheme="minorHAnsi" w:cstheme="minorBidi"/>
          <w:szCs w:val="22"/>
          <w:lang w:val="nl-NL" w:eastAsia="nl-NL"/>
        </w:rPr>
      </w:pPr>
      <w:r>
        <w:t>Table 10</w:t>
      </w:r>
      <w:r>
        <w:noBreakHyphen/>
        <w:t>4: DB9 – DB25 conversion</w:t>
      </w:r>
      <w:r>
        <w:tab/>
      </w:r>
      <w:r>
        <w:fldChar w:fldCharType="begin"/>
      </w:r>
      <w:r>
        <w:instrText xml:space="preserve"> PAGEREF _Toc379547853 \h </w:instrText>
      </w:r>
      <w:r>
        <w:fldChar w:fldCharType="separate"/>
      </w:r>
      <w:r>
        <w:t>18</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Table 10</w:t>
      </w:r>
      <w:r>
        <w:noBreakHyphen/>
        <w:t>5: DB9 RS232 Loopback Plug</w:t>
      </w:r>
      <w:r>
        <w:tab/>
      </w:r>
      <w:r>
        <w:fldChar w:fldCharType="begin"/>
      </w:r>
      <w:r>
        <w:instrText xml:space="preserve"> PAGEREF _Toc379547854 \h </w:instrText>
      </w:r>
      <w:r>
        <w:fldChar w:fldCharType="separate"/>
      </w:r>
      <w:r>
        <w:t>19</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Table 10</w:t>
      </w:r>
      <w:r>
        <w:noBreakHyphen/>
        <w:t>6: : Null modem cable without handshaking</w:t>
      </w:r>
      <w:r>
        <w:tab/>
      </w:r>
      <w:r>
        <w:fldChar w:fldCharType="begin"/>
      </w:r>
      <w:r>
        <w:instrText xml:space="preserve"> PAGEREF _Toc379547855 \h </w:instrText>
      </w:r>
      <w:r>
        <w:fldChar w:fldCharType="separate"/>
      </w:r>
      <w:r>
        <w:t>19</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Table 10</w:t>
      </w:r>
      <w:r>
        <w:noBreakHyphen/>
        <w:t>7: Null modem with loop back handshaking</w:t>
      </w:r>
      <w:r>
        <w:tab/>
      </w:r>
      <w:r>
        <w:fldChar w:fldCharType="begin"/>
      </w:r>
      <w:r>
        <w:instrText xml:space="preserve"> PAGEREF _Toc379547856 \h </w:instrText>
      </w:r>
      <w:r>
        <w:fldChar w:fldCharType="separate"/>
      </w:r>
      <w:r>
        <w:t>20</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Table 10</w:t>
      </w:r>
      <w:r>
        <w:noBreakHyphen/>
        <w:t>8: Null modem with full handshaking</w:t>
      </w:r>
      <w:r>
        <w:tab/>
      </w:r>
      <w:r>
        <w:fldChar w:fldCharType="begin"/>
      </w:r>
      <w:r>
        <w:instrText xml:space="preserve"> PAGEREF _Toc379547857 \h </w:instrText>
      </w:r>
      <w:r>
        <w:fldChar w:fldCharType="separate"/>
      </w:r>
      <w:r>
        <w:t>21</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Table 11</w:t>
      </w:r>
      <w:r>
        <w:noBreakHyphen/>
        <w:t>1: Internet Protocol Suite</w:t>
      </w:r>
      <w:r>
        <w:tab/>
      </w:r>
      <w:r>
        <w:fldChar w:fldCharType="begin"/>
      </w:r>
      <w:r>
        <w:instrText xml:space="preserve"> PAGEREF _Toc379547858 \h </w:instrText>
      </w:r>
      <w:r>
        <w:fldChar w:fldCharType="separate"/>
      </w:r>
      <w:r>
        <w:t>25</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Table 12</w:t>
      </w:r>
      <w:r>
        <w:noBreakHyphen/>
        <w:t>1: Modbus Message Structure</w:t>
      </w:r>
      <w:r>
        <w:tab/>
      </w:r>
      <w:r>
        <w:fldChar w:fldCharType="begin"/>
      </w:r>
      <w:r>
        <w:instrText xml:space="preserve"> PAGEREF _Toc379547859 \h </w:instrText>
      </w:r>
      <w:r>
        <w:fldChar w:fldCharType="separate"/>
      </w:r>
      <w:r>
        <w:t>29</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Table 12</w:t>
      </w:r>
      <w:r>
        <w:noBreakHyphen/>
        <w:t>2: Properties of Modbus/ASCII and Modbus/RTU</w:t>
      </w:r>
      <w:r>
        <w:tab/>
      </w:r>
      <w:r>
        <w:fldChar w:fldCharType="begin"/>
      </w:r>
      <w:r>
        <w:instrText xml:space="preserve"> PAGEREF _Toc379547860 \h </w:instrText>
      </w:r>
      <w:r>
        <w:fldChar w:fldCharType="separate"/>
      </w:r>
      <w:r>
        <w:t>30</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Table 12</w:t>
      </w:r>
      <w:r>
        <w:noBreakHyphen/>
        <w:t>3: Device and Modbus address ranges</w:t>
      </w:r>
      <w:r>
        <w:tab/>
      </w:r>
      <w:r>
        <w:fldChar w:fldCharType="begin"/>
      </w:r>
      <w:r>
        <w:instrText xml:space="preserve"> PAGEREF _Toc379547861 \h </w:instrText>
      </w:r>
      <w:r>
        <w:fldChar w:fldCharType="separate"/>
      </w:r>
      <w:r>
        <w:t>31</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Table 12</w:t>
      </w:r>
      <w:r>
        <w:noBreakHyphen/>
        <w:t>4: Common Modbus function codes</w:t>
      </w:r>
      <w:r>
        <w:tab/>
      </w:r>
      <w:r>
        <w:fldChar w:fldCharType="begin"/>
      </w:r>
      <w:r>
        <w:instrText xml:space="preserve"> PAGEREF _Toc379547862 \h </w:instrText>
      </w:r>
      <w:r>
        <w:fldChar w:fldCharType="separate"/>
      </w:r>
      <w:r>
        <w:t>31</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Table 12</w:t>
      </w:r>
      <w:r>
        <w:noBreakHyphen/>
        <w:t>5: Function 01 query structure</w:t>
      </w:r>
      <w:r>
        <w:tab/>
      </w:r>
      <w:r>
        <w:fldChar w:fldCharType="begin"/>
      </w:r>
      <w:r>
        <w:instrText xml:space="preserve"> PAGEREF _Toc379547863 \h </w:instrText>
      </w:r>
      <w:r>
        <w:fldChar w:fldCharType="separate"/>
      </w:r>
      <w:r>
        <w:t>31</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Table 12</w:t>
      </w:r>
      <w:r>
        <w:noBreakHyphen/>
        <w:t>6: Function 01 answer structure</w:t>
      </w:r>
      <w:r>
        <w:tab/>
      </w:r>
      <w:r>
        <w:fldChar w:fldCharType="begin"/>
      </w:r>
      <w:r>
        <w:instrText xml:space="preserve"> PAGEREF _Toc379547864 \h </w:instrText>
      </w:r>
      <w:r>
        <w:fldChar w:fldCharType="separate"/>
      </w:r>
      <w:r>
        <w:t>32</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Table 12</w:t>
      </w:r>
      <w:r>
        <w:noBreakHyphen/>
        <w:t>7: Function 02 query structure</w:t>
      </w:r>
      <w:r>
        <w:tab/>
      </w:r>
      <w:r>
        <w:fldChar w:fldCharType="begin"/>
      </w:r>
      <w:r>
        <w:instrText xml:space="preserve"> PAGEREF _Toc379547865 \h </w:instrText>
      </w:r>
      <w:r>
        <w:fldChar w:fldCharType="separate"/>
      </w:r>
      <w:r>
        <w:t>32</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lastRenderedPageBreak/>
        <w:t>Table 12</w:t>
      </w:r>
      <w:r>
        <w:noBreakHyphen/>
        <w:t>8: Function 02 answer structure</w:t>
      </w:r>
      <w:r>
        <w:tab/>
      </w:r>
      <w:r>
        <w:fldChar w:fldCharType="begin"/>
      </w:r>
      <w:r>
        <w:instrText xml:space="preserve"> PAGEREF _Toc379547866 \h </w:instrText>
      </w:r>
      <w:r>
        <w:fldChar w:fldCharType="separate"/>
      </w:r>
      <w:r>
        <w:t>32</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Table 12</w:t>
      </w:r>
      <w:r>
        <w:noBreakHyphen/>
        <w:t>9: Function 03 query structure</w:t>
      </w:r>
      <w:r>
        <w:tab/>
      </w:r>
      <w:r>
        <w:fldChar w:fldCharType="begin"/>
      </w:r>
      <w:r>
        <w:instrText xml:space="preserve"> PAGEREF _Toc379547867 \h </w:instrText>
      </w:r>
      <w:r>
        <w:fldChar w:fldCharType="separate"/>
      </w:r>
      <w:r>
        <w:t>33</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Table 12</w:t>
      </w:r>
      <w:r>
        <w:noBreakHyphen/>
        <w:t>10: Hexadecimal values</w:t>
      </w:r>
      <w:r>
        <w:tab/>
      </w:r>
      <w:r>
        <w:fldChar w:fldCharType="begin"/>
      </w:r>
      <w:r>
        <w:instrText xml:space="preserve"> PAGEREF _Toc379547868 \h </w:instrText>
      </w:r>
      <w:r>
        <w:fldChar w:fldCharType="separate"/>
      </w:r>
      <w:r>
        <w:t>34</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Table 12</w:t>
      </w:r>
      <w:r>
        <w:noBreakHyphen/>
        <w:t>11: Modbus Storage</w:t>
      </w:r>
      <w:r>
        <w:tab/>
      </w:r>
      <w:r>
        <w:fldChar w:fldCharType="begin"/>
      </w:r>
      <w:r>
        <w:instrText xml:space="preserve"> PAGEREF _Toc379547869 \h </w:instrText>
      </w:r>
      <w:r>
        <w:fldChar w:fldCharType="separate"/>
      </w:r>
      <w:r>
        <w:t>34</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Table 14</w:t>
      </w:r>
      <w:r>
        <w:noBreakHyphen/>
        <w:t>1: Moxa Led Indicators</w:t>
      </w:r>
      <w:r>
        <w:tab/>
      </w:r>
      <w:r>
        <w:fldChar w:fldCharType="begin"/>
      </w:r>
      <w:r>
        <w:instrText xml:space="preserve"> PAGEREF _Toc379547870 \h </w:instrText>
      </w:r>
      <w:r>
        <w:fldChar w:fldCharType="separate"/>
      </w:r>
      <w:r>
        <w:t>42</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Table 14</w:t>
      </w:r>
      <w:r>
        <w:noBreakHyphen/>
        <w:t>2: Pin assignment (CAN bus)</w:t>
      </w:r>
      <w:r>
        <w:tab/>
      </w:r>
      <w:r>
        <w:fldChar w:fldCharType="begin"/>
      </w:r>
      <w:r>
        <w:instrText xml:space="preserve"> PAGEREF _Toc379547871 \h </w:instrText>
      </w:r>
      <w:r>
        <w:fldChar w:fldCharType="separate"/>
      </w:r>
      <w:r>
        <w:t>47</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Table 14</w:t>
      </w:r>
      <w:r>
        <w:noBreakHyphen/>
        <w:t>3: Communications mode selection</w:t>
      </w:r>
      <w:r>
        <w:tab/>
      </w:r>
      <w:r>
        <w:fldChar w:fldCharType="begin"/>
      </w:r>
      <w:r>
        <w:instrText xml:space="preserve"> PAGEREF _Toc379547872 \h </w:instrText>
      </w:r>
      <w:r>
        <w:fldChar w:fldCharType="separate"/>
      </w:r>
      <w:r>
        <w:t>54</w:t>
      </w:r>
      <w:r>
        <w:fldChar w:fldCharType="end"/>
      </w:r>
    </w:p>
    <w:p w:rsidR="00013DAE" w:rsidRPr="00013DAE" w:rsidRDefault="00013DAE">
      <w:pPr>
        <w:pStyle w:val="TableofFigures"/>
        <w:rPr>
          <w:rFonts w:asciiTheme="minorHAnsi" w:eastAsiaTheme="minorEastAsia" w:hAnsiTheme="minorHAnsi" w:cstheme="minorBidi"/>
          <w:szCs w:val="22"/>
          <w:lang w:val="en-US" w:eastAsia="nl-NL"/>
        </w:rPr>
      </w:pPr>
      <w:r>
        <w:t>Table 14</w:t>
      </w:r>
      <w:r>
        <w:noBreakHyphen/>
        <w:t>4: Data rate selection</w:t>
      </w:r>
      <w:r>
        <w:tab/>
      </w:r>
      <w:r>
        <w:fldChar w:fldCharType="begin"/>
      </w:r>
      <w:r>
        <w:instrText xml:space="preserve"> PAGEREF _Toc379547873 \h </w:instrText>
      </w:r>
      <w:r>
        <w:fldChar w:fldCharType="separate"/>
      </w:r>
      <w:r>
        <w:t>54</w:t>
      </w:r>
      <w:r>
        <w:fldChar w:fldCharType="end"/>
      </w:r>
    </w:p>
    <w:p w:rsidR="00EF69FC" w:rsidRPr="00444603" w:rsidRDefault="00B97659" w:rsidP="00B97659">
      <w:pPr>
        <w:pStyle w:val="Heading1"/>
        <w:numPr>
          <w:ilvl w:val="0"/>
          <w:numId w:val="0"/>
        </w:numPr>
        <w:rPr>
          <w:lang w:val="en-US"/>
        </w:rPr>
      </w:pPr>
      <w:r w:rsidRPr="00505D06">
        <w:fldChar w:fldCharType="end"/>
      </w:r>
      <w:r w:rsidR="00EF69FC" w:rsidRPr="00444603">
        <w:rPr>
          <w:lang w:val="en-US"/>
        </w:rPr>
        <w:br w:type="page"/>
      </w:r>
    </w:p>
    <w:p w:rsidR="00EF69FC" w:rsidRPr="00505D06" w:rsidRDefault="00EF69FC" w:rsidP="007828B5">
      <w:pPr>
        <w:pStyle w:val="Heading1noNr"/>
        <w:ind w:left="851" w:hanging="851"/>
      </w:pPr>
      <w:bookmarkStart w:id="29" w:name="_Toc241916913"/>
      <w:bookmarkStart w:id="30" w:name="_Toc379547726"/>
      <w:r w:rsidRPr="00505D06">
        <w:lastRenderedPageBreak/>
        <w:t>References</w:t>
      </w:r>
      <w:bookmarkEnd w:id="29"/>
      <w:bookmarkEnd w:id="30"/>
    </w:p>
    <w:p w:rsidR="00EF69FC" w:rsidRPr="00CA0364" w:rsidRDefault="00EF69FC" w:rsidP="007828B5">
      <w:pPr>
        <w:rPr>
          <w:ins w:id="31" w:author="Unknown"/>
          <w:lang w:val="en-US"/>
        </w:rPr>
      </w:pPr>
      <w:ins w:id="32" w:author="Unknown">
        <w:r w:rsidRPr="00CA0364">
          <w:rPr>
            <w:lang w:val="en-US"/>
          </w:rPr>
          <w:t>Not applicable.</w:t>
        </w:r>
      </w:ins>
    </w:p>
    <w:p w:rsidR="00EF69FC" w:rsidRPr="00505D06" w:rsidRDefault="00EF69FC" w:rsidP="007828B5">
      <w:pPr>
        <w:pStyle w:val="References"/>
        <w:numPr>
          <w:ilvl w:val="0"/>
          <w:numId w:val="0"/>
        </w:numPr>
        <w:ind w:left="720" w:hanging="360"/>
        <w:rPr>
          <w:lang w:val="en-GB"/>
        </w:rPr>
      </w:pPr>
    </w:p>
    <w:p w:rsidR="00EF69FC" w:rsidRPr="00505D06" w:rsidRDefault="00EF69FC" w:rsidP="007828B5">
      <w:pPr>
        <w:pStyle w:val="Heading1noNr"/>
        <w:ind w:left="850" w:hanging="850"/>
      </w:pPr>
      <w:r w:rsidRPr="00505D06">
        <w:br w:type="page"/>
      </w:r>
      <w:bookmarkStart w:id="33" w:name="_Toc241916914"/>
      <w:bookmarkStart w:id="34" w:name="_Toc379547727"/>
      <w:r w:rsidRPr="00505D06">
        <w:lastRenderedPageBreak/>
        <w:t>Introduction</w:t>
      </w:r>
      <w:bookmarkEnd w:id="33"/>
      <w:bookmarkEnd w:id="34"/>
    </w:p>
    <w:p w:rsidR="00EF69FC" w:rsidRPr="00CA0364" w:rsidRDefault="00EF69FC" w:rsidP="007828B5">
      <w:pPr>
        <w:rPr>
          <w:ins w:id="35" w:author="Unknown"/>
          <w:lang w:val="en-US"/>
        </w:rPr>
      </w:pPr>
    </w:p>
    <w:p w:rsidR="00EF69FC" w:rsidRPr="00505D06" w:rsidRDefault="001A38D4" w:rsidP="007828B5">
      <w:pPr>
        <w:pStyle w:val="BodyText"/>
        <w:rPr>
          <w:ins w:id="36" w:author="Unknown"/>
        </w:rPr>
      </w:pPr>
      <w:r>
        <w:t xml:space="preserve">When installing or commissioning the FT </w:t>
      </w:r>
      <w:proofErr w:type="spellStart"/>
      <w:r>
        <w:t>NavVision</w:t>
      </w:r>
      <w:proofErr w:type="spellEnd"/>
      <w:r>
        <w:t xml:space="preserve"> © system you will surely run into diverse serial, Modbus or network issues that you will have to deal with. As the program is developed to work with a wide variety of protocols we would like to give you the basic knowledge to properly check all the wiring and settings. Most of the basic knowledge will be </w:t>
      </w:r>
      <w:r w:rsidR="002D66B2">
        <w:t xml:space="preserve">a repetition of what you already know, but do take care in reading this </w:t>
      </w:r>
      <w:proofErr w:type="gramStart"/>
      <w:r w:rsidR="002D66B2">
        <w:t>manual .</w:t>
      </w:r>
      <w:proofErr w:type="gramEnd"/>
      <w:r w:rsidR="002D66B2">
        <w:t xml:space="preserve"> Some settings will be </w:t>
      </w:r>
      <w:proofErr w:type="gramStart"/>
      <w:r w:rsidR="002D66B2">
        <w:t>different  of</w:t>
      </w:r>
      <w:proofErr w:type="gramEnd"/>
      <w:r w:rsidR="002D66B2">
        <w:t xml:space="preserve"> what you know because of the structure of the program. Also we will describe the many exceptions we encountered during the 15 years that we are installing FT </w:t>
      </w:r>
      <w:proofErr w:type="spellStart"/>
      <w:r w:rsidR="002D66B2">
        <w:t>NavVision</w:t>
      </w:r>
      <w:proofErr w:type="spellEnd"/>
      <w:r w:rsidR="002D66B2">
        <w:t xml:space="preserve"> © so you’ll be prepared.</w:t>
      </w:r>
    </w:p>
    <w:p w:rsidR="00EF69FC" w:rsidRPr="00505D06" w:rsidRDefault="00EF69FC" w:rsidP="007828B5">
      <w:pPr>
        <w:pStyle w:val="Heading1noNr"/>
        <w:ind w:left="850" w:hanging="850"/>
      </w:pPr>
      <w:bookmarkStart w:id="37" w:name="_Toc241916915"/>
      <w:bookmarkStart w:id="38" w:name="_Toc379547728"/>
      <w:r w:rsidRPr="00505D06">
        <w:t>About the manual</w:t>
      </w:r>
      <w:bookmarkEnd w:id="37"/>
      <w:bookmarkEnd w:id="38"/>
    </w:p>
    <w:p w:rsidR="00EF69FC" w:rsidRPr="00CA0364" w:rsidRDefault="00EF69FC" w:rsidP="007828B5">
      <w:pPr>
        <w:rPr>
          <w:ins w:id="39" w:author="Unknown"/>
          <w:lang w:val="en-US"/>
        </w:rPr>
      </w:pPr>
    </w:p>
    <w:p w:rsidR="00EF69FC" w:rsidRPr="00505D06" w:rsidRDefault="00DF433B" w:rsidP="007828B5">
      <w:pPr>
        <w:pStyle w:val="BodyText"/>
        <w:rPr>
          <w:ins w:id="40" w:author="Unknown"/>
        </w:rPr>
      </w:pPr>
      <w:r>
        <w:t xml:space="preserve">In the first chapters we will give some common information about Serial Ports, Network Ports, </w:t>
      </w:r>
      <w:proofErr w:type="gramStart"/>
      <w:r>
        <w:t>Protocols</w:t>
      </w:r>
      <w:proofErr w:type="gramEnd"/>
      <w:r>
        <w:t xml:space="preserve"> etc. This is common knowledge that can be found everywhere on the internet, but this is bundled here to have a quick reference. Later on we will elaborate on the diverse connections that we encountered and the pitfalls for the diverse interfaces.</w:t>
      </w:r>
      <w:r w:rsidR="006166D9">
        <w:t xml:space="preserve"> Watch for the version number </w:t>
      </w:r>
      <w:proofErr w:type="gramStart"/>
      <w:r w:rsidR="006166D9">
        <w:t>cause</w:t>
      </w:r>
      <w:proofErr w:type="gramEnd"/>
      <w:r w:rsidR="006166D9">
        <w:t xml:space="preserve"> this manual will extend over time.</w:t>
      </w:r>
    </w:p>
    <w:p w:rsidR="00EF69FC" w:rsidRDefault="00EF69FC" w:rsidP="007828B5">
      <w:pPr>
        <w:pStyle w:val="Heading1noNr"/>
        <w:ind w:hanging="357"/>
      </w:pPr>
      <w:r w:rsidRPr="00505D06">
        <w:br w:type="page"/>
      </w:r>
      <w:bookmarkStart w:id="41" w:name="_Toc241916916"/>
      <w:bookmarkStart w:id="42" w:name="_Toc379547729"/>
      <w:r w:rsidRPr="00505D06">
        <w:lastRenderedPageBreak/>
        <w:t>Abbreviations list</w:t>
      </w:r>
      <w:bookmarkEnd w:id="41"/>
      <w:bookmarkEnd w:id="42"/>
    </w:p>
    <w:p w:rsidR="00EF69FC" w:rsidRPr="00CA0364" w:rsidRDefault="00EF69FC" w:rsidP="007828B5">
      <w:pPr>
        <w:rPr>
          <w:ins w:id="43" w:author="Unknown"/>
          <w:lang w:val="en-US"/>
        </w:rPr>
      </w:pPr>
      <w:ins w:id="44" w:author="Unknown">
        <w:r w:rsidRPr="00CA0364">
          <w:rPr>
            <w:lang w:val="en-US"/>
          </w:rPr>
          <w:t>CPU</w:t>
        </w:r>
        <w:r w:rsidRPr="00CA0364">
          <w:rPr>
            <w:lang w:val="en-US"/>
          </w:rPr>
          <w:tab/>
        </w:r>
        <w:r w:rsidRPr="00CA0364">
          <w:rPr>
            <w:lang w:val="en-US"/>
          </w:rPr>
          <w:tab/>
          <w:t>Central Processing Unit</w:t>
        </w:r>
      </w:ins>
    </w:p>
    <w:p w:rsidR="00EF69FC" w:rsidRPr="00CA0364" w:rsidRDefault="00EF69FC" w:rsidP="007828B5">
      <w:pPr>
        <w:rPr>
          <w:ins w:id="45" w:author="Unknown"/>
          <w:lang w:val="en-US"/>
        </w:rPr>
      </w:pPr>
      <w:ins w:id="46" w:author="Unknown">
        <w:r w:rsidRPr="00CA0364">
          <w:rPr>
            <w:lang w:val="en-US"/>
          </w:rPr>
          <w:t>CSV</w:t>
        </w:r>
        <w:r w:rsidRPr="00CA0364">
          <w:rPr>
            <w:lang w:val="en-US"/>
          </w:rPr>
          <w:tab/>
        </w:r>
        <w:r w:rsidRPr="00CA0364">
          <w:rPr>
            <w:lang w:val="en-US"/>
          </w:rPr>
          <w:tab/>
          <w:t>Comma Separated Values</w:t>
        </w:r>
      </w:ins>
    </w:p>
    <w:p w:rsidR="00EF69FC" w:rsidRPr="00CA0364" w:rsidRDefault="00EF69FC" w:rsidP="007828B5">
      <w:pPr>
        <w:rPr>
          <w:ins w:id="47" w:author="Unknown"/>
          <w:lang w:val="en-US"/>
        </w:rPr>
      </w:pPr>
      <w:ins w:id="48" w:author="Unknown">
        <w:r w:rsidRPr="00CA0364">
          <w:rPr>
            <w:lang w:val="en-US"/>
          </w:rPr>
          <w:t>ECR</w:t>
        </w:r>
        <w:r w:rsidRPr="00CA0364">
          <w:rPr>
            <w:lang w:val="en-US"/>
          </w:rPr>
          <w:tab/>
        </w:r>
        <w:r w:rsidRPr="00CA0364">
          <w:rPr>
            <w:lang w:val="en-US"/>
          </w:rPr>
          <w:tab/>
          <w:t>Engine Control Room</w:t>
        </w:r>
      </w:ins>
    </w:p>
    <w:p w:rsidR="00EF69FC" w:rsidRPr="00CA0364" w:rsidRDefault="00EF69FC" w:rsidP="007828B5">
      <w:pPr>
        <w:rPr>
          <w:ins w:id="49" w:author="Unknown"/>
          <w:lang w:val="en-US"/>
        </w:rPr>
      </w:pPr>
      <w:ins w:id="50" w:author="Unknown">
        <w:r w:rsidRPr="00CA0364">
          <w:rPr>
            <w:lang w:val="en-US"/>
          </w:rPr>
          <w:t>FT</w:t>
        </w:r>
        <w:r w:rsidRPr="00CA0364">
          <w:rPr>
            <w:lang w:val="en-US"/>
          </w:rPr>
          <w:tab/>
        </w:r>
        <w:r w:rsidRPr="00CA0364">
          <w:rPr>
            <w:lang w:val="en-US"/>
          </w:rPr>
          <w:tab/>
          <w:t>Free Technics</w:t>
        </w:r>
      </w:ins>
    </w:p>
    <w:p w:rsidR="00EF69FC" w:rsidRPr="00CA0364" w:rsidRDefault="00EF69FC" w:rsidP="007828B5">
      <w:pPr>
        <w:rPr>
          <w:ins w:id="51" w:author="Unknown"/>
          <w:lang w:val="en-US"/>
        </w:rPr>
      </w:pPr>
      <w:ins w:id="52" w:author="Unknown">
        <w:r w:rsidRPr="00CA0364">
          <w:rPr>
            <w:lang w:val="en-US"/>
          </w:rPr>
          <w:t>GUI</w:t>
        </w:r>
        <w:r w:rsidRPr="00CA0364">
          <w:rPr>
            <w:lang w:val="en-US"/>
          </w:rPr>
          <w:tab/>
        </w:r>
        <w:r w:rsidRPr="00CA0364">
          <w:rPr>
            <w:lang w:val="en-US"/>
          </w:rPr>
          <w:tab/>
          <w:t>Graphical User Interface</w:t>
        </w:r>
      </w:ins>
    </w:p>
    <w:p w:rsidR="00EF69FC" w:rsidRPr="00CA0364" w:rsidRDefault="00EF69FC" w:rsidP="007828B5">
      <w:pPr>
        <w:rPr>
          <w:ins w:id="53" w:author="Unknown"/>
          <w:lang w:val="en-US"/>
        </w:rPr>
      </w:pPr>
      <w:ins w:id="54" w:author="Unknown">
        <w:r w:rsidRPr="00CA0364">
          <w:rPr>
            <w:lang w:val="en-US"/>
          </w:rPr>
          <w:t>HMI</w:t>
        </w:r>
        <w:r w:rsidRPr="00CA0364">
          <w:rPr>
            <w:lang w:val="en-US"/>
          </w:rPr>
          <w:tab/>
        </w:r>
        <w:r w:rsidRPr="00CA0364">
          <w:rPr>
            <w:lang w:val="en-US"/>
          </w:rPr>
          <w:tab/>
          <w:t>Human Machine Interface</w:t>
        </w:r>
      </w:ins>
    </w:p>
    <w:p w:rsidR="00EF69FC" w:rsidRPr="00CA0364" w:rsidRDefault="00EF69FC" w:rsidP="007828B5">
      <w:pPr>
        <w:rPr>
          <w:ins w:id="55" w:author="Unknown"/>
          <w:lang w:val="en-US"/>
        </w:rPr>
      </w:pPr>
      <w:ins w:id="56" w:author="Unknown">
        <w:r w:rsidRPr="00CA0364">
          <w:rPr>
            <w:lang w:val="en-US"/>
          </w:rPr>
          <w:t>I/O</w:t>
        </w:r>
        <w:r w:rsidRPr="00CA0364">
          <w:rPr>
            <w:lang w:val="en-US"/>
          </w:rPr>
          <w:tab/>
        </w:r>
        <w:r w:rsidRPr="00CA0364">
          <w:rPr>
            <w:lang w:val="en-US"/>
          </w:rPr>
          <w:tab/>
        </w:r>
        <w:proofErr w:type="spellStart"/>
        <w:r w:rsidRPr="00CA0364">
          <w:rPr>
            <w:lang w:val="en-US"/>
          </w:rPr>
          <w:t>Input/Output</w:t>
        </w:r>
        <w:proofErr w:type="spellEnd"/>
      </w:ins>
    </w:p>
    <w:p w:rsidR="00EF69FC" w:rsidRPr="00CA0364" w:rsidRDefault="00EF69FC" w:rsidP="007828B5">
      <w:pPr>
        <w:rPr>
          <w:ins w:id="57" w:author="Unknown"/>
          <w:lang w:val="en-US"/>
        </w:rPr>
      </w:pPr>
      <w:ins w:id="58" w:author="Unknown">
        <w:r w:rsidRPr="00CA0364">
          <w:rPr>
            <w:lang w:val="en-US"/>
          </w:rPr>
          <w:t>LED</w:t>
        </w:r>
        <w:r w:rsidRPr="00CA0364">
          <w:rPr>
            <w:lang w:val="en-US"/>
          </w:rPr>
          <w:tab/>
        </w:r>
        <w:r w:rsidRPr="00CA0364">
          <w:rPr>
            <w:lang w:val="en-US"/>
          </w:rPr>
          <w:tab/>
          <w:t>Light Emitting Diode</w:t>
        </w:r>
      </w:ins>
    </w:p>
    <w:p w:rsidR="00EF69FC" w:rsidRDefault="00EF69FC" w:rsidP="007828B5">
      <w:pPr>
        <w:rPr>
          <w:lang w:val="en-US"/>
        </w:rPr>
      </w:pPr>
      <w:ins w:id="59" w:author="Unknown">
        <w:r w:rsidRPr="00CA0364">
          <w:rPr>
            <w:lang w:val="en-US"/>
          </w:rPr>
          <w:t>LPU</w:t>
        </w:r>
        <w:r w:rsidRPr="00CA0364">
          <w:rPr>
            <w:lang w:val="en-US"/>
          </w:rPr>
          <w:tab/>
        </w:r>
        <w:r w:rsidRPr="00CA0364">
          <w:rPr>
            <w:lang w:val="en-US"/>
          </w:rPr>
          <w:tab/>
          <w:t>Local Processing Unit</w:t>
        </w:r>
      </w:ins>
    </w:p>
    <w:p w:rsidR="00DF433B" w:rsidRPr="00CA0364" w:rsidRDefault="00DF433B" w:rsidP="007828B5">
      <w:pPr>
        <w:rPr>
          <w:ins w:id="60" w:author="Unknown"/>
          <w:lang w:val="en-US"/>
        </w:rPr>
      </w:pPr>
      <w:r>
        <w:rPr>
          <w:lang w:val="en-US"/>
        </w:rPr>
        <w:t>RS</w:t>
      </w:r>
      <w:r>
        <w:rPr>
          <w:lang w:val="en-US"/>
        </w:rPr>
        <w:tab/>
      </w:r>
      <w:r>
        <w:rPr>
          <w:lang w:val="en-US"/>
        </w:rPr>
        <w:tab/>
        <w:t>Radio Standard</w:t>
      </w:r>
    </w:p>
    <w:p w:rsidR="00EF69FC" w:rsidRPr="00CA0364" w:rsidRDefault="00EF69FC" w:rsidP="007828B5">
      <w:pPr>
        <w:rPr>
          <w:ins w:id="61" w:author="Unknown"/>
          <w:lang w:val="en-US"/>
        </w:rPr>
      </w:pPr>
      <w:ins w:id="62" w:author="Unknown">
        <w:r w:rsidRPr="00CA0364">
          <w:rPr>
            <w:lang w:val="en-US"/>
          </w:rPr>
          <w:t>TCP/IP</w:t>
        </w:r>
      </w:ins>
      <w:r>
        <w:rPr>
          <w:lang w:val="en-US"/>
        </w:rPr>
        <w:fldChar w:fldCharType="begin"/>
      </w:r>
      <w:r>
        <w:rPr>
          <w:lang w:val="en-US"/>
        </w:rPr>
        <w:instrText xml:space="preserve"> XE "</w:instrText>
      </w:r>
      <w:r w:rsidRPr="00F538C5">
        <w:rPr>
          <w:lang w:val="en-US"/>
        </w:rPr>
        <w:instrText>IP"</w:instrText>
      </w:r>
      <w:r>
        <w:rPr>
          <w:lang w:val="en-US"/>
        </w:rPr>
        <w:instrText xml:space="preserve"> </w:instrText>
      </w:r>
      <w:r>
        <w:rPr>
          <w:lang w:val="en-US"/>
        </w:rPr>
        <w:fldChar w:fldCharType="end"/>
      </w:r>
      <w:ins w:id="63" w:author="Unknown">
        <w:r w:rsidRPr="00CA0364">
          <w:rPr>
            <w:lang w:val="en-US"/>
          </w:rPr>
          <w:tab/>
          <w:t>Transmission Control Protocol/Internet Protocol</w:t>
        </w:r>
      </w:ins>
    </w:p>
    <w:p w:rsidR="006166D9" w:rsidRDefault="00EF69FC" w:rsidP="006166D9">
      <w:pPr>
        <w:rPr>
          <w:lang w:val="en-US"/>
        </w:rPr>
      </w:pPr>
      <w:ins w:id="64" w:author="Unknown">
        <w:r w:rsidRPr="00CA0364">
          <w:rPr>
            <w:lang w:val="en-US"/>
          </w:rPr>
          <w:t>UDP</w:t>
        </w:r>
        <w:r w:rsidRPr="00CA0364">
          <w:rPr>
            <w:lang w:val="en-US"/>
          </w:rPr>
          <w:tab/>
        </w:r>
        <w:r w:rsidRPr="00CA0364">
          <w:rPr>
            <w:lang w:val="en-US"/>
          </w:rPr>
          <w:tab/>
          <w:t>User Datagram Protocol</w:t>
        </w:r>
      </w:ins>
    </w:p>
    <w:p w:rsidR="006166D9" w:rsidRDefault="006166D9" w:rsidP="006166D9">
      <w:pPr>
        <w:rPr>
          <w:ins w:id="65" w:author="Unknown"/>
        </w:rPr>
      </w:pPr>
      <w:r w:rsidRPr="006166D9">
        <w:t xml:space="preserve"> </w:t>
      </w:r>
      <w:ins w:id="66" w:author="Unknown">
        <w:r>
          <w:t>API</w:t>
        </w:r>
        <w:r>
          <w:tab/>
        </w:r>
        <w:r>
          <w:tab/>
          <w:t>Application Programming Interface</w:t>
        </w:r>
      </w:ins>
    </w:p>
    <w:p w:rsidR="006166D9" w:rsidRDefault="006166D9" w:rsidP="006166D9">
      <w:pPr>
        <w:rPr>
          <w:ins w:id="67" w:author="Unknown"/>
        </w:rPr>
      </w:pPr>
      <w:ins w:id="68" w:author="Unknown">
        <w:r>
          <w:t>CAN</w:t>
        </w:r>
        <w:r>
          <w:tab/>
        </w:r>
        <w:r>
          <w:tab/>
          <w:t>Controller Area Network</w:t>
        </w:r>
      </w:ins>
    </w:p>
    <w:p w:rsidR="006166D9" w:rsidRDefault="006166D9" w:rsidP="006166D9">
      <w:pPr>
        <w:rPr>
          <w:ins w:id="69" w:author="Unknown"/>
        </w:rPr>
      </w:pPr>
      <w:ins w:id="70" w:author="Unknown">
        <w:r>
          <w:t>COM</w:t>
        </w:r>
        <w:r>
          <w:tab/>
        </w:r>
        <w:r>
          <w:tab/>
          <w:t>Communication</w:t>
        </w:r>
      </w:ins>
    </w:p>
    <w:p w:rsidR="006166D9" w:rsidRDefault="006166D9" w:rsidP="006166D9">
      <w:pPr>
        <w:rPr>
          <w:ins w:id="71" w:author="Unknown"/>
        </w:rPr>
      </w:pPr>
      <w:ins w:id="72" w:author="Unknown">
        <w:r>
          <w:t>CPU</w:t>
        </w:r>
        <w:r>
          <w:tab/>
        </w:r>
        <w:r>
          <w:tab/>
          <w:t>Central Processing Unit</w:t>
        </w:r>
      </w:ins>
    </w:p>
    <w:p w:rsidR="006166D9" w:rsidRDefault="006166D9" w:rsidP="006166D9">
      <w:pPr>
        <w:rPr>
          <w:ins w:id="73" w:author="Unknown"/>
        </w:rPr>
      </w:pPr>
      <w:ins w:id="74" w:author="Unknown">
        <w:r>
          <w:t>CTS</w:t>
        </w:r>
        <w:r>
          <w:tab/>
        </w:r>
        <w:r>
          <w:tab/>
          <w:t>Clear To Send</w:t>
        </w:r>
      </w:ins>
    </w:p>
    <w:p w:rsidR="006166D9" w:rsidRDefault="006166D9" w:rsidP="006166D9">
      <w:pPr>
        <w:rPr>
          <w:ins w:id="75" w:author="Unknown"/>
        </w:rPr>
      </w:pPr>
      <w:ins w:id="76" w:author="Unknown">
        <w:r>
          <w:t>DC</w:t>
        </w:r>
        <w:r>
          <w:tab/>
        </w:r>
        <w:r>
          <w:tab/>
          <w:t>Direct Current</w:t>
        </w:r>
      </w:ins>
    </w:p>
    <w:p w:rsidR="006166D9" w:rsidRDefault="006166D9" w:rsidP="006166D9">
      <w:pPr>
        <w:rPr>
          <w:ins w:id="77" w:author="Unknown"/>
        </w:rPr>
      </w:pPr>
      <w:ins w:id="78" w:author="Unknown">
        <w:r>
          <w:t>DHCP</w:t>
        </w:r>
        <w:r>
          <w:tab/>
        </w:r>
        <w:r>
          <w:tab/>
          <w:t>Dynamic Host Configuration Protocol</w:t>
        </w:r>
      </w:ins>
    </w:p>
    <w:p w:rsidR="006166D9" w:rsidRDefault="006166D9" w:rsidP="006166D9">
      <w:pPr>
        <w:rPr>
          <w:ins w:id="79" w:author="Unknown"/>
        </w:rPr>
      </w:pPr>
      <w:ins w:id="80" w:author="Unknown">
        <w:r>
          <w:t>DIN</w:t>
        </w:r>
        <w:r>
          <w:tab/>
        </w:r>
        <w:r>
          <w:tab/>
        </w:r>
        <w:proofErr w:type="spellStart"/>
        <w:r w:rsidRPr="00531C4D">
          <w:t>Deutsches</w:t>
        </w:r>
        <w:proofErr w:type="spellEnd"/>
        <w:r w:rsidRPr="00531C4D">
          <w:t xml:space="preserve"> </w:t>
        </w:r>
        <w:proofErr w:type="spellStart"/>
        <w:r w:rsidRPr="00531C4D">
          <w:t>Institut</w:t>
        </w:r>
        <w:proofErr w:type="spellEnd"/>
        <w:r w:rsidRPr="00531C4D">
          <w:t xml:space="preserve"> </w:t>
        </w:r>
        <w:proofErr w:type="spellStart"/>
        <w:r w:rsidRPr="00531C4D">
          <w:t>für</w:t>
        </w:r>
        <w:proofErr w:type="spellEnd"/>
        <w:r w:rsidRPr="00531C4D">
          <w:t xml:space="preserve"> </w:t>
        </w:r>
        <w:proofErr w:type="spellStart"/>
        <w:r w:rsidRPr="00531C4D">
          <w:t>Normung</w:t>
        </w:r>
        <w:proofErr w:type="spellEnd"/>
      </w:ins>
    </w:p>
    <w:p w:rsidR="006166D9" w:rsidRDefault="006166D9" w:rsidP="006166D9">
      <w:pPr>
        <w:rPr>
          <w:ins w:id="81" w:author="Unknown"/>
        </w:rPr>
      </w:pPr>
      <w:ins w:id="82" w:author="Unknown">
        <w:r>
          <w:t>DIP</w:t>
        </w:r>
        <w:r>
          <w:tab/>
        </w:r>
        <w:r>
          <w:tab/>
          <w:t>Dual In-line Package</w:t>
        </w:r>
      </w:ins>
    </w:p>
    <w:p w:rsidR="006166D9" w:rsidRDefault="006166D9" w:rsidP="006166D9">
      <w:pPr>
        <w:rPr>
          <w:ins w:id="83" w:author="Unknown"/>
        </w:rPr>
      </w:pPr>
      <w:ins w:id="84" w:author="Unknown">
        <w:r>
          <w:t>DSR</w:t>
        </w:r>
        <w:r>
          <w:tab/>
        </w:r>
        <w:r>
          <w:tab/>
          <w:t>Data Set Ready</w:t>
        </w:r>
      </w:ins>
    </w:p>
    <w:p w:rsidR="006166D9" w:rsidRDefault="006166D9" w:rsidP="006166D9">
      <w:pPr>
        <w:rPr>
          <w:ins w:id="85" w:author="Unknown"/>
          <w:bCs/>
        </w:rPr>
      </w:pPr>
      <w:ins w:id="86" w:author="Unknown">
        <w:r>
          <w:rPr>
            <w:bCs/>
          </w:rPr>
          <w:t>ER</w:t>
        </w:r>
        <w:r>
          <w:rPr>
            <w:bCs/>
          </w:rPr>
          <w:tab/>
        </w:r>
        <w:r>
          <w:rPr>
            <w:bCs/>
          </w:rPr>
          <w:tab/>
          <w:t>Error</w:t>
        </w:r>
        <w:r>
          <w:rPr>
            <w:bCs/>
          </w:rPr>
          <w:tab/>
        </w:r>
        <w:r>
          <w:rPr>
            <w:bCs/>
          </w:rPr>
          <w:tab/>
        </w:r>
        <w:r>
          <w:rPr>
            <w:bCs/>
          </w:rPr>
          <w:tab/>
        </w:r>
      </w:ins>
    </w:p>
    <w:p w:rsidR="006166D9" w:rsidRDefault="006166D9" w:rsidP="006166D9">
      <w:pPr>
        <w:rPr>
          <w:ins w:id="87" w:author="Unknown"/>
        </w:rPr>
      </w:pPr>
      <w:ins w:id="88" w:author="Unknown">
        <w:r>
          <w:t>GND</w:t>
        </w:r>
        <w:r>
          <w:tab/>
        </w:r>
        <w:r>
          <w:tab/>
          <w:t>Ground</w:t>
        </w:r>
      </w:ins>
    </w:p>
    <w:p w:rsidR="006166D9" w:rsidRDefault="006166D9" w:rsidP="006166D9">
      <w:pPr>
        <w:rPr>
          <w:ins w:id="89" w:author="Unknown"/>
        </w:rPr>
      </w:pPr>
      <w:ins w:id="90" w:author="Unknown">
        <w:r>
          <w:t>IM</w:t>
        </w:r>
        <w:r>
          <w:tab/>
        </w:r>
        <w:r>
          <w:tab/>
          <w:t>Installation Manual</w:t>
        </w:r>
        <w:r>
          <w:br/>
          <w:t>I/O</w:t>
        </w:r>
        <w:r>
          <w:tab/>
        </w:r>
        <w:r>
          <w:tab/>
        </w:r>
        <w:proofErr w:type="spellStart"/>
        <w:r>
          <w:t>Input/Output</w:t>
        </w:r>
        <w:proofErr w:type="spellEnd"/>
      </w:ins>
    </w:p>
    <w:p w:rsidR="006166D9" w:rsidRDefault="006166D9" w:rsidP="006166D9">
      <w:pPr>
        <w:rPr>
          <w:ins w:id="91" w:author="Unknown"/>
        </w:rPr>
      </w:pPr>
      <w:ins w:id="92" w:author="Unknown">
        <w:r>
          <w:t>INIT</w:t>
        </w:r>
        <w:r>
          <w:tab/>
        </w:r>
        <w:r>
          <w:tab/>
          <w:t>Initialize</w:t>
        </w:r>
      </w:ins>
    </w:p>
    <w:p w:rsidR="006166D9" w:rsidRDefault="006166D9" w:rsidP="006166D9">
      <w:pPr>
        <w:rPr>
          <w:ins w:id="93" w:author="Unknown"/>
        </w:rPr>
      </w:pPr>
      <w:ins w:id="94" w:author="Unknown">
        <w:r>
          <w:t>LED</w:t>
        </w:r>
        <w:r>
          <w:tab/>
        </w:r>
        <w:r>
          <w:tab/>
          <w:t>Light Emitting Diode</w:t>
        </w:r>
      </w:ins>
    </w:p>
    <w:p w:rsidR="006166D9" w:rsidRDefault="006166D9" w:rsidP="006166D9">
      <w:pPr>
        <w:rPr>
          <w:ins w:id="95" w:author="Unknown"/>
        </w:rPr>
      </w:pPr>
      <w:ins w:id="96" w:author="Unknown">
        <w:r>
          <w:t>Mbps</w:t>
        </w:r>
        <w:r>
          <w:tab/>
        </w:r>
        <w:r>
          <w:tab/>
          <w:t>Megabit per second</w:t>
        </w:r>
      </w:ins>
    </w:p>
    <w:p w:rsidR="006166D9" w:rsidRDefault="006166D9" w:rsidP="006166D9">
      <w:pPr>
        <w:rPr>
          <w:ins w:id="97" w:author="Unknown"/>
        </w:rPr>
      </w:pPr>
      <w:ins w:id="98" w:author="Unknown">
        <w:r>
          <w:t>RJ</w:t>
        </w:r>
        <w:r>
          <w:tab/>
        </w:r>
        <w:r>
          <w:tab/>
          <w:t>Registered Jack</w:t>
        </w:r>
      </w:ins>
    </w:p>
    <w:p w:rsidR="006166D9" w:rsidRDefault="006166D9" w:rsidP="006166D9">
      <w:pPr>
        <w:rPr>
          <w:ins w:id="99" w:author="Unknown"/>
        </w:rPr>
      </w:pPr>
      <w:ins w:id="100" w:author="Unknown">
        <w:r>
          <w:t>RTC</w:t>
        </w:r>
        <w:r>
          <w:tab/>
        </w:r>
        <w:r>
          <w:tab/>
          <w:t>Real Time Clock</w:t>
        </w:r>
      </w:ins>
    </w:p>
    <w:p w:rsidR="006166D9" w:rsidRDefault="006166D9" w:rsidP="006166D9">
      <w:pPr>
        <w:rPr>
          <w:ins w:id="101" w:author="Unknown"/>
        </w:rPr>
      </w:pPr>
      <w:ins w:id="102" w:author="Unknown">
        <w:r>
          <w:t>RTS</w:t>
        </w:r>
        <w:r>
          <w:tab/>
        </w:r>
        <w:r>
          <w:tab/>
          <w:t>Request To Send</w:t>
        </w:r>
      </w:ins>
    </w:p>
    <w:p w:rsidR="006166D9" w:rsidRDefault="006166D9" w:rsidP="006166D9">
      <w:pPr>
        <w:rPr>
          <w:ins w:id="103" w:author="Unknown"/>
        </w:rPr>
      </w:pPr>
      <w:ins w:id="104" w:author="Unknown">
        <w:r>
          <w:t>Rx</w:t>
        </w:r>
        <w:r>
          <w:tab/>
        </w:r>
        <w:r>
          <w:tab/>
          <w:t>Receive</w:t>
        </w:r>
      </w:ins>
    </w:p>
    <w:p w:rsidR="006166D9" w:rsidRDefault="006166D9" w:rsidP="006166D9">
      <w:pPr>
        <w:rPr>
          <w:ins w:id="105" w:author="Unknown"/>
        </w:rPr>
      </w:pPr>
      <w:proofErr w:type="spellStart"/>
      <w:ins w:id="106" w:author="Unknown">
        <w:r>
          <w:t>RxD</w:t>
        </w:r>
        <w:proofErr w:type="spellEnd"/>
        <w:r>
          <w:tab/>
        </w:r>
        <w:r>
          <w:tab/>
          <w:t>Receive Data</w:t>
        </w:r>
      </w:ins>
    </w:p>
    <w:p w:rsidR="006166D9" w:rsidRDefault="006166D9" w:rsidP="006166D9">
      <w:pPr>
        <w:rPr>
          <w:ins w:id="107" w:author="Unknown"/>
        </w:rPr>
      </w:pPr>
      <w:ins w:id="108" w:author="Unknown">
        <w:r>
          <w:t>SRAM</w:t>
        </w:r>
        <w:r>
          <w:tab/>
        </w:r>
        <w:r>
          <w:tab/>
          <w:t>Static Random Access Memory</w:t>
        </w:r>
      </w:ins>
    </w:p>
    <w:p w:rsidR="006166D9" w:rsidRDefault="006166D9" w:rsidP="006166D9">
      <w:pPr>
        <w:rPr>
          <w:ins w:id="109" w:author="Unknown"/>
        </w:rPr>
      </w:pPr>
      <w:ins w:id="110" w:author="Unknown">
        <w:r>
          <w:t>TCP/IP</w:t>
        </w:r>
        <w:r>
          <w:tab/>
          <w:t>Transmission Control Protocol/</w:t>
        </w:r>
        <w:r w:rsidRPr="00FB038B">
          <w:t xml:space="preserve"> </w:t>
        </w:r>
        <w:r>
          <w:t>Internet Protocol</w:t>
        </w:r>
      </w:ins>
    </w:p>
    <w:p w:rsidR="006166D9" w:rsidRDefault="006166D9" w:rsidP="006166D9">
      <w:pPr>
        <w:rPr>
          <w:ins w:id="111" w:author="Unknown"/>
        </w:rPr>
      </w:pPr>
      <w:proofErr w:type="spellStart"/>
      <w:proofErr w:type="gramStart"/>
      <w:ins w:id="112" w:author="Unknown">
        <w:r>
          <w:t>Tx</w:t>
        </w:r>
        <w:proofErr w:type="spellEnd"/>
        <w:proofErr w:type="gramEnd"/>
        <w:r>
          <w:tab/>
        </w:r>
        <w:r>
          <w:tab/>
          <w:t>Transmit</w:t>
        </w:r>
      </w:ins>
    </w:p>
    <w:p w:rsidR="006166D9" w:rsidRDefault="006166D9" w:rsidP="006166D9">
      <w:pPr>
        <w:rPr>
          <w:ins w:id="113" w:author="Unknown"/>
        </w:rPr>
      </w:pPr>
      <w:proofErr w:type="spellStart"/>
      <w:ins w:id="114" w:author="Unknown">
        <w:r>
          <w:t>TxD</w:t>
        </w:r>
        <w:proofErr w:type="spellEnd"/>
        <w:r>
          <w:tab/>
        </w:r>
        <w:r>
          <w:tab/>
          <w:t>Transmit Data</w:t>
        </w:r>
      </w:ins>
    </w:p>
    <w:p w:rsidR="00EF69FC" w:rsidRPr="00CA0364" w:rsidRDefault="00EF69FC" w:rsidP="007828B5">
      <w:pPr>
        <w:rPr>
          <w:ins w:id="115" w:author="Unknown"/>
          <w:lang w:val="en-US"/>
        </w:rPr>
      </w:pPr>
    </w:p>
    <w:p w:rsidR="00DF433B" w:rsidRDefault="00DF433B" w:rsidP="00A4440B">
      <w:pPr>
        <w:pStyle w:val="Heading1noNr"/>
        <w:numPr>
          <w:ilvl w:val="0"/>
          <w:numId w:val="0"/>
        </w:numPr>
      </w:pPr>
      <w:bookmarkStart w:id="116" w:name="_Toc241916917"/>
    </w:p>
    <w:p w:rsidR="00A4440B" w:rsidRDefault="00A4440B" w:rsidP="00A4440B"/>
    <w:p w:rsidR="00A4440B" w:rsidRDefault="00A4440B" w:rsidP="00A4440B"/>
    <w:p w:rsidR="00A4440B" w:rsidRDefault="00A4440B" w:rsidP="00A4440B"/>
    <w:p w:rsidR="00A4440B" w:rsidRPr="00A4440B" w:rsidRDefault="00A4440B" w:rsidP="00A4440B"/>
    <w:p w:rsidR="00EF69FC" w:rsidRPr="00505D06" w:rsidRDefault="00EF69FC" w:rsidP="007828B5">
      <w:pPr>
        <w:pStyle w:val="Heading1noNr"/>
        <w:ind w:hanging="357"/>
      </w:pPr>
      <w:bookmarkStart w:id="117" w:name="_Toc379547730"/>
      <w:r w:rsidRPr="00505D06">
        <w:lastRenderedPageBreak/>
        <w:t>Safety instructions</w:t>
      </w:r>
      <w:bookmarkEnd w:id="116"/>
      <w:bookmarkEnd w:id="117"/>
    </w:p>
    <w:p w:rsidR="00EF69FC" w:rsidRPr="00CA0364" w:rsidRDefault="00EF69FC" w:rsidP="007828B5">
      <w:pPr>
        <w:rPr>
          <w:ins w:id="118" w:author="Unknown"/>
          <w:lang w:val="en-US"/>
        </w:rPr>
      </w:pPr>
    </w:p>
    <w:p w:rsidR="00EF69FC" w:rsidRPr="00505D06" w:rsidRDefault="00EF69FC" w:rsidP="007828B5">
      <w:pPr>
        <w:pStyle w:val="BodyText"/>
        <w:rPr>
          <w:ins w:id="119" w:author="Unknown"/>
        </w:rPr>
      </w:pPr>
      <w:ins w:id="120" w:author="Unknown">
        <w:r w:rsidRPr="00505D06">
          <w:t>The indications NOTE, CAUTION and WARNING have the following significance:</w:t>
        </w:r>
      </w:ins>
    </w:p>
    <w:p w:rsidR="00EF69FC" w:rsidRPr="00505D06" w:rsidRDefault="00EF69FC" w:rsidP="007828B5">
      <w:pPr>
        <w:pStyle w:val="BodyText"/>
        <w:rPr>
          <w:ins w:id="121" w:author="Unknown"/>
        </w:rPr>
      </w:pPr>
    </w:p>
    <w:p w:rsidR="00EF69FC" w:rsidRPr="00DC0D91" w:rsidRDefault="00EF69FC" w:rsidP="007828B5">
      <w:pPr>
        <w:pStyle w:val="BodyText"/>
        <w:rPr>
          <w:ins w:id="122" w:author="Unknown"/>
          <w:i/>
        </w:rPr>
      </w:pPr>
      <w:ins w:id="123" w:author="Unknown">
        <w:r w:rsidRPr="00DC0D91">
          <w:rPr>
            <w:i/>
          </w:rPr>
          <w:t xml:space="preserve">NOTE: </w:t>
        </w:r>
        <w:r w:rsidRPr="00DC0D91">
          <w:rPr>
            <w:i/>
          </w:rPr>
          <w:br/>
          <w:t>An operating procedure, practice or condition etc., which it is essential to emphasize.</w:t>
        </w:r>
      </w:ins>
    </w:p>
    <w:p w:rsidR="00EF69FC" w:rsidRPr="00505D06" w:rsidRDefault="00EF69FC" w:rsidP="007828B5">
      <w:pPr>
        <w:pStyle w:val="BodyText"/>
        <w:rPr>
          <w:ins w:id="124" w:author="Unknown"/>
        </w:rPr>
      </w:pPr>
    </w:p>
    <w:p w:rsidR="00EF69FC" w:rsidRPr="00505D06" w:rsidRDefault="00EF69FC" w:rsidP="007828B5">
      <w:pPr>
        <w:pStyle w:val="BodyText"/>
        <w:rPr>
          <w:ins w:id="125" w:author="Unknown"/>
        </w:rPr>
      </w:pPr>
      <w:ins w:id="126" w:author="Unknown">
        <w:r w:rsidRPr="00505D06">
          <w:rPr>
            <w:b/>
            <w:bCs/>
          </w:rPr>
          <w:t xml:space="preserve">CAUTION: </w:t>
        </w:r>
        <w:r w:rsidRPr="00505D06">
          <w:br/>
          <w:t>An operating procedure, practise or condition etc., which, if not strictly observed, may damage or destroy equipment.</w:t>
        </w:r>
      </w:ins>
    </w:p>
    <w:p w:rsidR="00EF69FC" w:rsidRPr="00505D06" w:rsidRDefault="00EF69FC" w:rsidP="007828B5">
      <w:pPr>
        <w:pStyle w:val="BodyText"/>
        <w:rPr>
          <w:ins w:id="127" w:author="Unknown"/>
        </w:rPr>
      </w:pPr>
    </w:p>
    <w:p w:rsidR="00EF69FC" w:rsidRPr="00505D06" w:rsidRDefault="00EF69FC" w:rsidP="007828B5">
      <w:pPr>
        <w:pStyle w:val="BodyText"/>
        <w:rPr>
          <w:ins w:id="128" w:author="Unknown"/>
        </w:rPr>
      </w:pPr>
      <w:ins w:id="129" w:author="Unknown">
        <w:r w:rsidRPr="00505D06">
          <w:rPr>
            <w:b/>
            <w:bCs/>
          </w:rPr>
          <w:t xml:space="preserve">WARNING: </w:t>
        </w:r>
        <w:r w:rsidRPr="00505D06">
          <w:br/>
          <w:t>An operating procedure, practise or condition etc., which, if not carefully observed may result in personal injury or loss of life.</w:t>
        </w:r>
      </w:ins>
    </w:p>
    <w:p w:rsidR="00EF69FC" w:rsidRPr="00505D06" w:rsidRDefault="00EF69FC" w:rsidP="007828B5">
      <w:pPr>
        <w:pStyle w:val="BodyText"/>
        <w:rPr>
          <w:ins w:id="130" w:author="Unknown"/>
          <w:b/>
          <w:bCs/>
        </w:rPr>
      </w:pPr>
    </w:p>
    <w:p w:rsidR="00EF69FC" w:rsidRPr="00505D06" w:rsidRDefault="00EF69FC" w:rsidP="007828B5">
      <w:pPr>
        <w:pStyle w:val="References"/>
        <w:numPr>
          <w:ilvl w:val="0"/>
          <w:numId w:val="0"/>
        </w:numPr>
        <w:ind w:left="360"/>
        <w:rPr>
          <w:lang w:val="en-GB"/>
        </w:rPr>
      </w:pPr>
    </w:p>
    <w:p w:rsidR="00EF69FC" w:rsidRPr="00505D06" w:rsidRDefault="00EF69FC" w:rsidP="007828B5">
      <w:pPr>
        <w:pStyle w:val="Heading1noNr"/>
        <w:ind w:hanging="357"/>
      </w:pPr>
      <w:bookmarkStart w:id="131" w:name="_Toc241916918"/>
      <w:bookmarkStart w:id="132" w:name="_Toc379547731"/>
      <w:r w:rsidRPr="00505D06">
        <w:t>Document revisions</w:t>
      </w:r>
      <w:bookmarkEnd w:id="131"/>
      <w:bookmarkEnd w:id="132"/>
    </w:p>
    <w:tbl>
      <w:tblPr>
        <w:tblStyle w:val="TableGrid"/>
        <w:tblW w:w="0" w:type="auto"/>
        <w:tblLook w:val="01E0" w:firstRow="1" w:lastRow="1" w:firstColumn="1" w:lastColumn="1" w:noHBand="0" w:noVBand="0"/>
      </w:tblPr>
      <w:tblGrid>
        <w:gridCol w:w="1101"/>
        <w:gridCol w:w="3537"/>
        <w:gridCol w:w="2328"/>
        <w:gridCol w:w="2322"/>
      </w:tblGrid>
      <w:tr w:rsidR="00EF69FC" w:rsidRPr="00505D06" w:rsidTr="00013DAE">
        <w:trPr>
          <w:ins w:id="133" w:author="Unknown"/>
        </w:trPr>
        <w:tc>
          <w:tcPr>
            <w:tcW w:w="1101" w:type="dxa"/>
            <w:shd w:val="clear" w:color="auto" w:fill="333333"/>
          </w:tcPr>
          <w:p w:rsidR="00EF69FC" w:rsidRPr="00505D06" w:rsidRDefault="00013DAE" w:rsidP="00013DAE">
            <w:pPr>
              <w:pStyle w:val="BodyText"/>
              <w:rPr>
                <w:ins w:id="134" w:author="Unknown"/>
                <w:b/>
              </w:rPr>
            </w:pPr>
            <w:r>
              <w:rPr>
                <w:b/>
              </w:rPr>
              <w:t>Issue</w:t>
            </w:r>
          </w:p>
        </w:tc>
        <w:tc>
          <w:tcPr>
            <w:tcW w:w="3537" w:type="dxa"/>
            <w:shd w:val="clear" w:color="auto" w:fill="333333"/>
          </w:tcPr>
          <w:p w:rsidR="00EF69FC" w:rsidRPr="00505D06" w:rsidRDefault="00EF69FC" w:rsidP="00013DAE">
            <w:pPr>
              <w:pStyle w:val="BodyText"/>
              <w:rPr>
                <w:ins w:id="135" w:author="Unknown"/>
                <w:b/>
              </w:rPr>
            </w:pPr>
            <w:ins w:id="136" w:author="Unknown">
              <w:r w:rsidRPr="00505D06">
                <w:rPr>
                  <w:b/>
                </w:rPr>
                <w:t>Date</w:t>
              </w:r>
            </w:ins>
          </w:p>
        </w:tc>
        <w:tc>
          <w:tcPr>
            <w:tcW w:w="2328" w:type="dxa"/>
            <w:shd w:val="clear" w:color="auto" w:fill="333333"/>
          </w:tcPr>
          <w:p w:rsidR="00EF69FC" w:rsidRPr="00505D06" w:rsidRDefault="00013DAE" w:rsidP="00013DAE">
            <w:pPr>
              <w:pStyle w:val="BodyText"/>
              <w:rPr>
                <w:ins w:id="137" w:author="Unknown"/>
                <w:b/>
              </w:rPr>
            </w:pPr>
            <w:r>
              <w:rPr>
                <w:b/>
              </w:rPr>
              <w:t>Revision</w:t>
            </w:r>
          </w:p>
        </w:tc>
        <w:tc>
          <w:tcPr>
            <w:tcW w:w="2322" w:type="dxa"/>
            <w:shd w:val="clear" w:color="auto" w:fill="333333"/>
          </w:tcPr>
          <w:p w:rsidR="00EF69FC" w:rsidRPr="00505D06" w:rsidRDefault="00013DAE" w:rsidP="00013DAE">
            <w:pPr>
              <w:pStyle w:val="BodyText"/>
              <w:rPr>
                <w:ins w:id="138" w:author="Unknown"/>
                <w:b/>
              </w:rPr>
            </w:pPr>
            <w:r>
              <w:rPr>
                <w:b/>
              </w:rPr>
              <w:t>Reason</w:t>
            </w:r>
          </w:p>
        </w:tc>
      </w:tr>
      <w:tr w:rsidR="00EF69FC" w:rsidRPr="00505D06" w:rsidTr="00013DAE">
        <w:trPr>
          <w:ins w:id="139" w:author="Unknown"/>
        </w:trPr>
        <w:tc>
          <w:tcPr>
            <w:tcW w:w="1101" w:type="dxa"/>
          </w:tcPr>
          <w:p w:rsidR="00EF69FC" w:rsidRPr="00505D06" w:rsidRDefault="00EF69FC" w:rsidP="00013DAE">
            <w:pPr>
              <w:pStyle w:val="BodyText"/>
              <w:rPr>
                <w:ins w:id="140" w:author="Unknown"/>
              </w:rPr>
            </w:pPr>
            <w:ins w:id="141" w:author="Unknown">
              <w:r>
                <w:t>New</w:t>
              </w:r>
            </w:ins>
          </w:p>
        </w:tc>
        <w:tc>
          <w:tcPr>
            <w:tcW w:w="3537" w:type="dxa"/>
          </w:tcPr>
          <w:p w:rsidR="00EF69FC" w:rsidRPr="00505D06" w:rsidRDefault="00242BE9" w:rsidP="00013DAE">
            <w:pPr>
              <w:pStyle w:val="BodyText"/>
              <w:rPr>
                <w:ins w:id="142" w:author="Unknown"/>
              </w:rPr>
            </w:pPr>
            <w:r>
              <w:t>October</w:t>
            </w:r>
            <w:ins w:id="143" w:author="Unknown">
              <w:r w:rsidR="00EF69FC">
                <w:t xml:space="preserve"> </w:t>
              </w:r>
            </w:ins>
            <w:r>
              <w:t>15</w:t>
            </w:r>
            <w:ins w:id="144" w:author="Unknown">
              <w:r w:rsidR="00EF69FC">
                <w:t>, 201</w:t>
              </w:r>
            </w:ins>
            <w:r>
              <w:t>2</w:t>
            </w:r>
          </w:p>
        </w:tc>
        <w:tc>
          <w:tcPr>
            <w:tcW w:w="2328" w:type="dxa"/>
          </w:tcPr>
          <w:p w:rsidR="00EF69FC" w:rsidRPr="00505D06" w:rsidRDefault="00242BE9" w:rsidP="00013DAE">
            <w:pPr>
              <w:pStyle w:val="BodyText"/>
              <w:rPr>
                <w:ins w:id="145" w:author="Unknown"/>
              </w:rPr>
            </w:pPr>
            <w:r>
              <w:t>VK</w:t>
            </w:r>
          </w:p>
        </w:tc>
        <w:tc>
          <w:tcPr>
            <w:tcW w:w="2322" w:type="dxa"/>
          </w:tcPr>
          <w:p w:rsidR="00EF69FC" w:rsidRPr="00505D06" w:rsidRDefault="00EF69FC" w:rsidP="00013DAE">
            <w:pPr>
              <w:pStyle w:val="BodyText"/>
              <w:rPr>
                <w:ins w:id="146" w:author="Unknown"/>
              </w:rPr>
            </w:pPr>
          </w:p>
        </w:tc>
      </w:tr>
      <w:tr w:rsidR="00013DAE" w:rsidRPr="00505D06" w:rsidTr="00013DAE">
        <w:tc>
          <w:tcPr>
            <w:tcW w:w="1101" w:type="dxa"/>
          </w:tcPr>
          <w:p w:rsidR="00013DAE" w:rsidRDefault="00013DAE" w:rsidP="00013DAE">
            <w:pPr>
              <w:pStyle w:val="BodyText"/>
            </w:pPr>
            <w:r>
              <w:t>1.3.18</w:t>
            </w:r>
          </w:p>
        </w:tc>
        <w:tc>
          <w:tcPr>
            <w:tcW w:w="3537" w:type="dxa"/>
          </w:tcPr>
          <w:p w:rsidR="00013DAE" w:rsidRDefault="00013DAE" w:rsidP="00013DAE">
            <w:pPr>
              <w:pStyle w:val="BodyText"/>
            </w:pPr>
            <w:r>
              <w:t>February 7, 2014</w:t>
            </w:r>
          </w:p>
        </w:tc>
        <w:tc>
          <w:tcPr>
            <w:tcW w:w="2328" w:type="dxa"/>
          </w:tcPr>
          <w:p w:rsidR="00013DAE" w:rsidRDefault="00013DAE" w:rsidP="00013DAE">
            <w:pPr>
              <w:pStyle w:val="BodyText"/>
            </w:pPr>
            <w:r>
              <w:t>Update</w:t>
            </w:r>
          </w:p>
        </w:tc>
        <w:tc>
          <w:tcPr>
            <w:tcW w:w="2322" w:type="dxa"/>
          </w:tcPr>
          <w:p w:rsidR="00013DAE" w:rsidRPr="00505D06" w:rsidRDefault="00013DAE" w:rsidP="00013DAE">
            <w:pPr>
              <w:pStyle w:val="BodyText"/>
            </w:pPr>
            <w:r>
              <w:t>ACC</w:t>
            </w:r>
          </w:p>
        </w:tc>
      </w:tr>
    </w:tbl>
    <w:p w:rsidR="00962193" w:rsidRDefault="00962193" w:rsidP="00962193"/>
    <w:p w:rsidR="00A4440B" w:rsidRDefault="00A4440B" w:rsidP="00962193"/>
    <w:p w:rsidR="00962193" w:rsidRDefault="00962193" w:rsidP="00962193"/>
    <w:p w:rsidR="00962193" w:rsidRDefault="00962193" w:rsidP="00962193"/>
    <w:p w:rsidR="00962193" w:rsidRDefault="00962193" w:rsidP="00962193"/>
    <w:p w:rsidR="00962193" w:rsidRDefault="00962193" w:rsidP="00965C13">
      <w:pPr>
        <w:pStyle w:val="Heading1"/>
      </w:pPr>
      <w:bookmarkStart w:id="147" w:name="_Toc379547732"/>
      <w:r>
        <w:t>Serial Communication</w:t>
      </w:r>
      <w:bookmarkEnd w:id="147"/>
    </w:p>
    <w:p w:rsidR="00965C13" w:rsidRDefault="00965C13" w:rsidP="00965C13">
      <w:pPr>
        <w:pStyle w:val="Heading2"/>
      </w:pPr>
      <w:bookmarkStart w:id="148" w:name="_Toc379547733"/>
      <w:r>
        <w:t>Introduction</w:t>
      </w:r>
      <w:bookmarkEnd w:id="148"/>
    </w:p>
    <w:p w:rsidR="00965C13" w:rsidRDefault="00965C13" w:rsidP="00965C13">
      <w:r>
        <w:t>In computing, a serial port is a serial communication physical interface through which information transfers in or out one bit at a time (in contrast to a parallel port). Throughout most of the history of personal computers, data transfer through serial ports connected the computer to devices such as terminals and various peripherals.</w:t>
      </w:r>
    </w:p>
    <w:p w:rsidR="00965C13" w:rsidRDefault="00965C13" w:rsidP="00965C13"/>
    <w:p w:rsidR="00965C13" w:rsidRDefault="00965C13" w:rsidP="00965C13">
      <w:r>
        <w:t>While such interfaces as Ethernet, FireWire, and USB all send data as a serial stream, the term "serial port" usually identifies hardware more or less compliant to the RS-232 standard, intended to interface with a modem or with a similar communication device.</w:t>
      </w:r>
    </w:p>
    <w:p w:rsidR="00965C13" w:rsidRDefault="00965C13" w:rsidP="00965C13"/>
    <w:p w:rsidR="00965C13" w:rsidRDefault="00965C13" w:rsidP="00965C13">
      <w:r>
        <w:t xml:space="preserve">Modern computers without serial ports may require serial-to-USB converters to allow compatibility with RS 232 serial devices. Serial ports are still used in applications such as industrial automation systems, scientific instruments, shop till systems and some industrial and consumer products. Server computers may use a serial port as a control console for </w:t>
      </w:r>
      <w:r>
        <w:lastRenderedPageBreak/>
        <w:t>diagnostics. Network equipment (such as routers and switches) often use serial console for configuration. Serial ports are still used in these areas as they are simple, cheap and their console functions are highly standardized and widespread. A serial port requires very little supporting software from the host system.</w:t>
      </w:r>
    </w:p>
    <w:p w:rsidR="00965C13" w:rsidRDefault="00965C13" w:rsidP="00965C13"/>
    <w:p w:rsidR="00965C13" w:rsidRDefault="00965C13" w:rsidP="00965C13">
      <w:pPr>
        <w:pStyle w:val="Heading2"/>
      </w:pPr>
      <w:bookmarkStart w:id="149" w:name="_Toc379547734"/>
      <w:r>
        <w:t>DTE and DCE</w:t>
      </w:r>
      <w:bookmarkEnd w:id="149"/>
    </w:p>
    <w:p w:rsidR="00965C13" w:rsidRDefault="00965C13" w:rsidP="00965C13">
      <w:r w:rsidRPr="00965C13">
        <w:t>The individual signals on a serial port are unidirectional and when connecting two devices the outputs of one device must be connected to the inputs of the other. Devices are divided into two categories "data terminal equipment" (DTE) and "data circuit-terminating equipment" (DCE). A line that is an output on a DTE device is an input on a DCE device and vice-versa so a DCE device can be connected to a DTE device with a straight wired cable. Conventionally, computers and terminals are DTE while modems and peripherals are DCE.</w:t>
      </w:r>
    </w:p>
    <w:p w:rsidR="00965C13" w:rsidRDefault="00965C13" w:rsidP="00965C13"/>
    <w:p w:rsidR="00965C13" w:rsidRDefault="00965C13" w:rsidP="00965C13">
      <w:r w:rsidRPr="00F5501D">
        <w:rPr>
          <w:i/>
        </w:rPr>
        <w:t>Note: If it is necessary to connect two DTE devices (or two DCE devices but that is more unusual) a special cable known as a null-modem cable</w:t>
      </w:r>
      <w:r w:rsidR="00F5501D">
        <w:rPr>
          <w:i/>
        </w:rPr>
        <w:t xml:space="preserve"> (see </w:t>
      </w:r>
      <w:proofErr w:type="gramStart"/>
      <w:r w:rsidR="00F5501D">
        <w:rPr>
          <w:i/>
        </w:rPr>
        <w:t>Chapter )</w:t>
      </w:r>
      <w:proofErr w:type="gramEnd"/>
      <w:r w:rsidRPr="00F5501D">
        <w:rPr>
          <w:i/>
        </w:rPr>
        <w:t xml:space="preserve"> must be used.</w:t>
      </w:r>
    </w:p>
    <w:p w:rsidR="00F5501D" w:rsidRDefault="00F5501D" w:rsidP="00965C13"/>
    <w:p w:rsidR="00F5501D" w:rsidRDefault="00BE096F" w:rsidP="00BE096F">
      <w:pPr>
        <w:pStyle w:val="Heading2"/>
      </w:pPr>
      <w:bookmarkStart w:id="150" w:name="_Toc379547735"/>
      <w:r>
        <w:t>RS232 specifications</w:t>
      </w:r>
      <w:bookmarkEnd w:id="150"/>
    </w:p>
    <w:p w:rsidR="00BE096F" w:rsidRDefault="00BE096F" w:rsidP="00BE096F">
      <w:r w:rsidRPr="00BE096F">
        <w:t>Communication as defined in the RS232 standard is an asynchronous serial communication method. The word serial means, that the information is sent one bit at a time. Asynchronous tells us that the information is not sent in predefined time slots. Data transfer can start at any given time and it is the task of the receiver to detect when a message starts and ends.</w:t>
      </w:r>
    </w:p>
    <w:p w:rsidR="00BE096F" w:rsidRDefault="00BE096F" w:rsidP="00BE096F"/>
    <w:p w:rsidR="00BE096F" w:rsidRDefault="00BE096F" w:rsidP="00BE096F">
      <w:pPr>
        <w:pStyle w:val="Heading3"/>
      </w:pPr>
      <w:bookmarkStart w:id="151" w:name="_Toc379547736"/>
      <w:r>
        <w:t>RS232 Bit Streams</w:t>
      </w:r>
      <w:bookmarkEnd w:id="151"/>
    </w:p>
    <w:p w:rsidR="00BE096F" w:rsidRDefault="00BE096F" w:rsidP="00BE096F">
      <w:r>
        <w:t xml:space="preserve">The RS232 standard describes a communication method where information is sent bit by bit on a physical channel. The information must be broken up in data words. The length of a data word is variable. On PC's a length between 5 and 8 bits can be selected. This length is the </w:t>
      </w:r>
      <w:proofErr w:type="spellStart"/>
      <w:r>
        <w:t>netto</w:t>
      </w:r>
      <w:proofErr w:type="spellEnd"/>
      <w:r>
        <w:t xml:space="preserve"> information length of each word. For proper transfer additional bits are added for synchronisation and error checking purposes. It is important, that the transmitter and receiver use the same number of bits. Otherwise, the data word may be misinterpreted, or not recognized at all.</w:t>
      </w:r>
    </w:p>
    <w:p w:rsidR="00BE096F" w:rsidRDefault="00BE096F" w:rsidP="00BE096F"/>
    <w:p w:rsidR="00BE096F" w:rsidRDefault="00BE096F" w:rsidP="00BE096F">
      <w:r>
        <w:t>With synchronous communication, a clock or trigger signal must be present which indicates the beginning of each transfer. The absence of a clock signal makes an asynchronous communication channel cheaper to operate. Less lines are necessary in the cable. A disadvantage is, that the receiver can start at the wrong moment receiving the information. Resynchronization is then needed which costs time. All data received in the resynchronization period is lost. Another disadvantage is that extra bits are needed in the data stream to indicate the start and end of useful information. These extra bits take up bandwidth.</w:t>
      </w:r>
    </w:p>
    <w:p w:rsidR="00BE096F" w:rsidRDefault="00BE096F" w:rsidP="00BE096F"/>
    <w:p w:rsidR="00BE096F" w:rsidRDefault="00BE096F" w:rsidP="00BE096F">
      <w:r>
        <w:t>Data bits are sent with a predefined frequency, the baud rate. Both the transmitter and receiver must be programmed to use the same bit frequency. After the first bit is received, the receiver calculates at which moments the other data bits will be received. It will check the line voltage levels at those moments.</w:t>
      </w:r>
    </w:p>
    <w:p w:rsidR="00BE096F" w:rsidRDefault="00BE096F" w:rsidP="00BE096F"/>
    <w:p w:rsidR="00BE096F" w:rsidRDefault="00BE096F" w:rsidP="00BE096F">
      <w:r>
        <w:t>With RS232, the line voltage level can have two states. The on state is also known as mark, the off state as space. No other line states are possible. When the line is idle, it is kept in the mark state.</w:t>
      </w:r>
    </w:p>
    <w:p w:rsidR="000973BB" w:rsidRDefault="000973BB" w:rsidP="00BE096F"/>
    <w:p w:rsidR="000973BB" w:rsidRDefault="000973BB" w:rsidP="000973BB">
      <w:pPr>
        <w:pStyle w:val="Heading3"/>
      </w:pPr>
      <w:bookmarkStart w:id="152" w:name="_Toc379547737"/>
      <w:r>
        <w:lastRenderedPageBreak/>
        <w:t>Start Bit</w:t>
      </w:r>
      <w:bookmarkEnd w:id="152"/>
    </w:p>
    <w:p w:rsidR="000973BB" w:rsidRDefault="000973BB" w:rsidP="000973BB">
      <w:r w:rsidRPr="000973BB">
        <w:t xml:space="preserve">RS232 defines an asynchronous type of communication. This means, that sending of a data word can start on each moment. If starting at each moment is possible, this can pose some problems for the receiver to know which </w:t>
      </w:r>
      <w:proofErr w:type="gramStart"/>
      <w:r w:rsidRPr="000973BB">
        <w:t>is the first bit to receive</w:t>
      </w:r>
      <w:proofErr w:type="gramEnd"/>
      <w:r w:rsidRPr="000973BB">
        <w:t>. To overcome this problem, each data word is started with an attention bit. This attention bit, also known as the start bit, is always identified by the space line level. Because the line is in mark state when idle, the start bit is easily recognized by the receiver.</w:t>
      </w:r>
    </w:p>
    <w:p w:rsidR="000973BB" w:rsidRDefault="000973BB" w:rsidP="000973BB"/>
    <w:p w:rsidR="000973BB" w:rsidRDefault="000973BB" w:rsidP="000973BB">
      <w:pPr>
        <w:pStyle w:val="Heading3"/>
      </w:pPr>
      <w:bookmarkStart w:id="153" w:name="_Toc379547738"/>
      <w:r>
        <w:t>Data Bits</w:t>
      </w:r>
      <w:bookmarkEnd w:id="153"/>
    </w:p>
    <w:p w:rsidR="000973BB" w:rsidRDefault="000973BB" w:rsidP="000973BB">
      <w:r w:rsidRPr="000973BB">
        <w:t>Directly following the start bit, the data bits are sent. A bit value 1 causes the line to go in mark state, the bit value 0 is represented by a space. The least significant bit is always the first bit sent.</w:t>
      </w:r>
    </w:p>
    <w:p w:rsidR="000973BB" w:rsidRDefault="000973BB" w:rsidP="000973BB"/>
    <w:p w:rsidR="000973BB" w:rsidRDefault="000973BB" w:rsidP="000973BB">
      <w:pPr>
        <w:pStyle w:val="Heading3"/>
      </w:pPr>
      <w:bookmarkStart w:id="154" w:name="_Toc379547739"/>
      <w:r>
        <w:t>Parity Bit</w:t>
      </w:r>
      <w:bookmarkEnd w:id="154"/>
    </w:p>
    <w:p w:rsidR="000973BB" w:rsidRDefault="00916F18" w:rsidP="000973BB">
      <w:r w:rsidRPr="00916F18">
        <w:t>For error detecting purposes, it is possible to add an extra bit to the data word automatically. The transmitter calculates the value of the bit depending on the information sent. The receiver performs the same calculation and checks if the actual parity bit value corresponds to the calculated value.</w:t>
      </w:r>
      <w:r>
        <w:t xml:space="preserve"> For more advanced error checking there is the use of CRC (Cyclic Redundancy Check) but this goes beyond the scope of this manual.</w:t>
      </w:r>
    </w:p>
    <w:p w:rsidR="00843109" w:rsidRDefault="00843109" w:rsidP="000973BB"/>
    <w:p w:rsidR="00843109" w:rsidRDefault="00843109" w:rsidP="00843109">
      <w:pPr>
        <w:pStyle w:val="Heading4"/>
      </w:pPr>
      <w:bookmarkStart w:id="155" w:name="_Toc379547740"/>
      <w:r>
        <w:t>Even Parity</w:t>
      </w:r>
      <w:bookmarkEnd w:id="155"/>
    </w:p>
    <w:p w:rsidR="00843109" w:rsidRDefault="00843109" w:rsidP="00843109">
      <w:r w:rsidRPr="00843109">
        <w:t>Basically, the parity bit can be calculated in two ways. When even parity is used, the number of information bits sent will always contain an even number of logical 1's. If the number of high data bits is odd, a high value parity bit is added, otherwise a low bit will be used.</w:t>
      </w:r>
    </w:p>
    <w:p w:rsidR="00843109" w:rsidRDefault="00843109" w:rsidP="00843109"/>
    <w:p w:rsidR="00843109" w:rsidRDefault="00843109" w:rsidP="00843109">
      <w:pPr>
        <w:pStyle w:val="Heading4"/>
      </w:pPr>
      <w:bookmarkStart w:id="156" w:name="_Toc379547741"/>
      <w:r>
        <w:t>Odd Parity</w:t>
      </w:r>
      <w:bookmarkEnd w:id="156"/>
    </w:p>
    <w:p w:rsidR="00843109" w:rsidRDefault="00843109" w:rsidP="00843109">
      <w:r w:rsidRPr="00843109">
        <w:t>The odd parity system is quite similar to the even parity system, but in this situation, the number of high bits will always be odd.</w:t>
      </w:r>
    </w:p>
    <w:p w:rsidR="00843109" w:rsidRDefault="00843109" w:rsidP="00843109"/>
    <w:p w:rsidR="00843109" w:rsidRDefault="00843109" w:rsidP="00843109">
      <w:pPr>
        <w:pStyle w:val="Heading4"/>
      </w:pPr>
      <w:bookmarkStart w:id="157" w:name="_Toc379547742"/>
      <w:r>
        <w:t>Disadvantages on the Parity System</w:t>
      </w:r>
      <w:bookmarkEnd w:id="157"/>
    </w:p>
    <w:p w:rsidR="00843109" w:rsidRPr="00843109" w:rsidRDefault="00843109" w:rsidP="00843109">
      <w:r w:rsidRPr="00843109">
        <w:t>The parity system using one bit for each data word is not capable of finding all errors. Only errors which cause an odd number of bits to flip will be detected. The second problem is, that there is no way to know which bit is false. If necessary, a higher level protocol is necessary to inform the sender that this information must be resent. Therefore, on noisy lines, often other detection systems are used to assure that the sent information is received correctly. These systems mostly do not operate on single data words, but on groups of words.</w:t>
      </w:r>
    </w:p>
    <w:p w:rsidR="00916F18" w:rsidRDefault="00916F18" w:rsidP="000973BB"/>
    <w:p w:rsidR="00916F18" w:rsidRDefault="00916F18" w:rsidP="00916F18">
      <w:pPr>
        <w:pStyle w:val="Heading3"/>
      </w:pPr>
      <w:bookmarkStart w:id="158" w:name="_Toc379547743"/>
      <w:r>
        <w:t>Stop Bit(s)</w:t>
      </w:r>
      <w:bookmarkEnd w:id="158"/>
    </w:p>
    <w:p w:rsidR="00916F18" w:rsidRDefault="00916F18" w:rsidP="00916F18">
      <w:r>
        <w:t xml:space="preserve">Suppose that the receiver has missed the start bit because of noise on the transmission line. It started on the first following data bit with a space value. This causes garbled date to reach the receiver. A mechanism must be present to resynchronize the communication. To do this, framing is introduced. Framing means, that all the data bits and parity bit are contained in a frame of start and stop bits. The period of time lying between the start and stop bits is a constant defined by the baud rate and number of data and parity bits. The start bit has always space value, the stop bit always mark value. If the receiver detects a value other than mark when the stop bit should be present on the line, it knows that there is a synchronization </w:t>
      </w:r>
      <w:r>
        <w:lastRenderedPageBreak/>
        <w:t xml:space="preserve">failure. This causes a framing error condition in the receiving UART. The device then tries to resynchronize on new </w:t>
      </w:r>
      <w:proofErr w:type="spellStart"/>
      <w:r>
        <w:t>incomming</w:t>
      </w:r>
      <w:proofErr w:type="spellEnd"/>
      <w:r>
        <w:t xml:space="preserve"> bits.</w:t>
      </w:r>
    </w:p>
    <w:p w:rsidR="00916F18" w:rsidRDefault="00916F18" w:rsidP="00916F18"/>
    <w:p w:rsidR="00916F18" w:rsidRDefault="00916F18" w:rsidP="00916F18">
      <w:r>
        <w:t xml:space="preserve">For resynchronizing, the receiver scans the </w:t>
      </w:r>
      <w:proofErr w:type="spellStart"/>
      <w:r>
        <w:t>incomming</w:t>
      </w:r>
      <w:proofErr w:type="spellEnd"/>
      <w:r>
        <w:t xml:space="preserve"> data for valid start and stop bit pairs. This works, as long as there is enough variation in the bit patterns of the data words. If data value zero is sent repeatedly, resynchronization is not possible for example.</w:t>
      </w:r>
    </w:p>
    <w:p w:rsidR="00916F18" w:rsidRDefault="00916F18" w:rsidP="00916F18"/>
    <w:p w:rsidR="00916F18" w:rsidRDefault="00916F18" w:rsidP="00916F18">
      <w:r>
        <w:t>The stop bit identifying the end of a data frame can have different lengths. Actually, it is not a real bit but a minimum period of time the line must be idle (mark state) at the end of each word. On PC's this period can have three lengths: the time equal to 1, 1.5 or 2 bits. 1.5 bits is only used with data words of 5 bits length and 2 only for longer words. A stop bit length of 1 bit is possible for all data word sizes.</w:t>
      </w:r>
    </w:p>
    <w:p w:rsidR="00843109" w:rsidRDefault="00843109" w:rsidP="00916F18"/>
    <w:p w:rsidR="00843109" w:rsidRDefault="00843109" w:rsidP="00843109">
      <w:pPr>
        <w:pStyle w:val="Heading3"/>
      </w:pPr>
      <w:bookmarkStart w:id="159" w:name="_Toc379547744"/>
      <w:r>
        <w:t>Voltages</w:t>
      </w:r>
      <w:bookmarkEnd w:id="159"/>
    </w:p>
    <w:p w:rsidR="00843109" w:rsidRDefault="00843109" w:rsidP="00843109">
      <w:r w:rsidRPr="00843109">
        <w:t>The signal level of the RS232 pins can have two states. A high bit, or mark state is identified by a negative voltage and a low bit or space state uses a positive value. This might be a bit confusing, because in normal circumstances, high logical values are defined by high voltages also</w:t>
      </w:r>
      <w:r w:rsidR="002A106A">
        <w:t xml:space="preserve"> (see </w:t>
      </w:r>
      <w:r w:rsidR="002A106A">
        <w:fldChar w:fldCharType="begin"/>
      </w:r>
      <w:r w:rsidR="002A106A">
        <w:instrText xml:space="preserve"> REF _Ref338073959 \h </w:instrText>
      </w:r>
      <w:r w:rsidR="002A106A">
        <w:fldChar w:fldCharType="separate"/>
      </w:r>
      <w:r w:rsidR="00013DAE">
        <w:rPr>
          <w:b/>
          <w:bCs/>
          <w:lang w:val="en-US"/>
        </w:rPr>
        <w:t>Error! Reference source not found.</w:t>
      </w:r>
      <w:r w:rsidR="002A106A">
        <w:fldChar w:fldCharType="end"/>
      </w:r>
      <w:r w:rsidR="002A106A">
        <w:t>)</w:t>
      </w:r>
      <w:r w:rsidRPr="00843109">
        <w:t>.</w:t>
      </w:r>
    </w:p>
    <w:p w:rsidR="00843109" w:rsidRDefault="00843109" w:rsidP="0084310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28"/>
        <w:gridCol w:w="1430"/>
        <w:gridCol w:w="1540"/>
      </w:tblGrid>
      <w:tr w:rsidR="00843109" w:rsidRPr="00576C19" w:rsidTr="007828B5">
        <w:trPr>
          <w:trHeight w:val="255"/>
        </w:trPr>
        <w:tc>
          <w:tcPr>
            <w:tcW w:w="2528" w:type="dxa"/>
            <w:shd w:val="clear" w:color="auto" w:fill="0C0C0C"/>
          </w:tcPr>
          <w:p w:rsidR="00843109" w:rsidRPr="00576C19" w:rsidRDefault="00843109" w:rsidP="007828B5">
            <w:pPr>
              <w:rPr>
                <w:b/>
              </w:rPr>
            </w:pPr>
            <w:r>
              <w:rPr>
                <w:b/>
              </w:rPr>
              <w:t>Level</w:t>
            </w:r>
          </w:p>
        </w:tc>
        <w:tc>
          <w:tcPr>
            <w:tcW w:w="1430" w:type="dxa"/>
            <w:shd w:val="clear" w:color="auto" w:fill="0C0C0C"/>
          </w:tcPr>
          <w:p w:rsidR="00843109" w:rsidRPr="00576C19" w:rsidRDefault="00843109" w:rsidP="007828B5">
            <w:pPr>
              <w:jc w:val="center"/>
              <w:rPr>
                <w:b/>
              </w:rPr>
            </w:pPr>
            <w:r>
              <w:rPr>
                <w:b/>
              </w:rPr>
              <w:t>Transmitter Capable (V)</w:t>
            </w:r>
          </w:p>
        </w:tc>
        <w:tc>
          <w:tcPr>
            <w:tcW w:w="1540" w:type="dxa"/>
            <w:shd w:val="clear" w:color="auto" w:fill="0C0C0C"/>
          </w:tcPr>
          <w:p w:rsidR="00843109" w:rsidRPr="00576C19" w:rsidRDefault="00843109" w:rsidP="007828B5">
            <w:pPr>
              <w:jc w:val="center"/>
              <w:rPr>
                <w:b/>
              </w:rPr>
            </w:pPr>
            <w:r>
              <w:rPr>
                <w:b/>
              </w:rPr>
              <w:t>Receiver Capable (V)</w:t>
            </w:r>
          </w:p>
        </w:tc>
      </w:tr>
      <w:tr w:rsidR="00843109" w:rsidTr="007828B5">
        <w:trPr>
          <w:trHeight w:val="255"/>
        </w:trPr>
        <w:tc>
          <w:tcPr>
            <w:tcW w:w="2528" w:type="dxa"/>
          </w:tcPr>
          <w:p w:rsidR="00843109" w:rsidRDefault="00843109" w:rsidP="007828B5">
            <w:r>
              <w:t>Space State (0)</w:t>
            </w:r>
          </w:p>
        </w:tc>
        <w:tc>
          <w:tcPr>
            <w:tcW w:w="1430" w:type="dxa"/>
          </w:tcPr>
          <w:p w:rsidR="00843109" w:rsidRDefault="00843109" w:rsidP="007828B5">
            <w:pPr>
              <w:jc w:val="center"/>
            </w:pPr>
            <w:r>
              <w:t>+5…+15</w:t>
            </w:r>
          </w:p>
        </w:tc>
        <w:tc>
          <w:tcPr>
            <w:tcW w:w="1540" w:type="dxa"/>
          </w:tcPr>
          <w:p w:rsidR="00843109" w:rsidRDefault="00843109" w:rsidP="007828B5">
            <w:pPr>
              <w:jc w:val="center"/>
            </w:pPr>
            <w:r>
              <w:t>+3…+25</w:t>
            </w:r>
          </w:p>
        </w:tc>
      </w:tr>
      <w:tr w:rsidR="00843109" w:rsidTr="007828B5">
        <w:trPr>
          <w:trHeight w:val="255"/>
        </w:trPr>
        <w:tc>
          <w:tcPr>
            <w:tcW w:w="2528" w:type="dxa"/>
          </w:tcPr>
          <w:p w:rsidR="00843109" w:rsidRDefault="00843109" w:rsidP="007828B5">
            <w:r>
              <w:t>Mark State (1)</w:t>
            </w:r>
          </w:p>
        </w:tc>
        <w:tc>
          <w:tcPr>
            <w:tcW w:w="1430" w:type="dxa"/>
          </w:tcPr>
          <w:p w:rsidR="00843109" w:rsidRDefault="00843109" w:rsidP="007828B5">
            <w:pPr>
              <w:jc w:val="center"/>
            </w:pPr>
            <w:r>
              <w:t>-5…-15</w:t>
            </w:r>
          </w:p>
        </w:tc>
        <w:tc>
          <w:tcPr>
            <w:tcW w:w="1540" w:type="dxa"/>
          </w:tcPr>
          <w:p w:rsidR="00843109" w:rsidRDefault="00843109" w:rsidP="007828B5">
            <w:pPr>
              <w:jc w:val="center"/>
            </w:pPr>
            <w:r>
              <w:t>-3…-25</w:t>
            </w:r>
          </w:p>
        </w:tc>
      </w:tr>
      <w:tr w:rsidR="00843109" w:rsidTr="007828B5">
        <w:trPr>
          <w:trHeight w:val="255"/>
        </w:trPr>
        <w:tc>
          <w:tcPr>
            <w:tcW w:w="2528" w:type="dxa"/>
          </w:tcPr>
          <w:p w:rsidR="00843109" w:rsidRDefault="00843109" w:rsidP="00843109">
            <w:r>
              <w:t>Undefined</w:t>
            </w:r>
          </w:p>
        </w:tc>
        <w:tc>
          <w:tcPr>
            <w:tcW w:w="1430" w:type="dxa"/>
          </w:tcPr>
          <w:p w:rsidR="00843109" w:rsidRDefault="00843109" w:rsidP="007828B5">
            <w:pPr>
              <w:jc w:val="center"/>
            </w:pPr>
            <w:r>
              <w:t>-</w:t>
            </w:r>
          </w:p>
        </w:tc>
        <w:tc>
          <w:tcPr>
            <w:tcW w:w="1540" w:type="dxa"/>
          </w:tcPr>
          <w:p w:rsidR="00843109" w:rsidRDefault="00843109" w:rsidP="007828B5">
            <w:pPr>
              <w:jc w:val="center"/>
            </w:pPr>
            <w:r>
              <w:t>-3…+3</w:t>
            </w:r>
          </w:p>
        </w:tc>
      </w:tr>
    </w:tbl>
    <w:p w:rsidR="00843109" w:rsidRDefault="000F161F" w:rsidP="000F161F">
      <w:pPr>
        <w:pStyle w:val="Onderschrift"/>
      </w:pPr>
      <w:bookmarkStart w:id="160" w:name="_Toc379547850"/>
      <w:r>
        <w:t xml:space="preserve">Table </w:t>
      </w:r>
      <w:r w:rsidR="005C2FC8">
        <w:fldChar w:fldCharType="begin"/>
      </w:r>
      <w:r w:rsidR="005C2FC8">
        <w:instrText xml:space="preserve"> STYLEREF 1 \s </w:instrText>
      </w:r>
      <w:r w:rsidR="005C2FC8">
        <w:fldChar w:fldCharType="separate"/>
      </w:r>
      <w:r w:rsidR="00013DAE">
        <w:rPr>
          <w:noProof/>
        </w:rPr>
        <w:t>10</w:t>
      </w:r>
      <w:r w:rsidR="005C2FC8">
        <w:fldChar w:fldCharType="end"/>
      </w:r>
      <w:r w:rsidR="005C2FC8">
        <w:noBreakHyphen/>
      </w:r>
      <w:r w:rsidR="005C2FC8">
        <w:fldChar w:fldCharType="begin"/>
      </w:r>
      <w:r w:rsidR="005C2FC8">
        <w:instrText xml:space="preserve"> SEQ Table \* ARABIC \s 1 </w:instrText>
      </w:r>
      <w:r w:rsidR="005C2FC8">
        <w:fldChar w:fldCharType="separate"/>
      </w:r>
      <w:r w:rsidR="00013DAE">
        <w:rPr>
          <w:noProof/>
        </w:rPr>
        <w:t>1</w:t>
      </w:r>
      <w:r w:rsidR="005C2FC8">
        <w:fldChar w:fldCharType="end"/>
      </w:r>
      <w:r>
        <w:t>: RS232 Voltages Values</w:t>
      </w:r>
      <w:bookmarkEnd w:id="160"/>
      <w:r w:rsidR="002A106A">
        <w:t xml:space="preserve"> </w:t>
      </w:r>
    </w:p>
    <w:p w:rsidR="002A106A" w:rsidRPr="00843109" w:rsidRDefault="002A106A" w:rsidP="002A106A">
      <w:pPr>
        <w:pStyle w:val="Onderschrift"/>
      </w:pPr>
    </w:p>
    <w:p w:rsidR="00916F18" w:rsidRDefault="002A106A" w:rsidP="00916F18">
      <w:r w:rsidRPr="002A106A">
        <w:t>The maximum voltage swing the computer can generate on its port can have influence on the maximum cable length and communication speed that is allowed. Also, if the voltage difference is small, data distortion will occur sooner.</w:t>
      </w:r>
    </w:p>
    <w:p w:rsidR="00916F18" w:rsidRDefault="00916F18" w:rsidP="00916F18"/>
    <w:p w:rsidR="002A106A" w:rsidRDefault="002A106A" w:rsidP="002A106A">
      <w:pPr>
        <w:pStyle w:val="Heading3"/>
      </w:pPr>
      <w:bookmarkStart w:id="161" w:name="_Toc379547745"/>
      <w:r>
        <w:t>Maximum Cable Lengths</w:t>
      </w:r>
      <w:bookmarkEnd w:id="161"/>
    </w:p>
    <w:p w:rsidR="002A106A" w:rsidRDefault="002A106A" w:rsidP="002A106A">
      <w:r>
        <w:t xml:space="preserve">Cable length is one of the most discussed items in RS232 world. The standard has a clear answer, the maximum cable length is 50 feet, or the cable length equal to a capacitance of 2500 </w:t>
      </w:r>
      <w:proofErr w:type="spellStart"/>
      <w:r>
        <w:t>pF.</w:t>
      </w:r>
      <w:proofErr w:type="spellEnd"/>
      <w:r>
        <w:t xml:space="preserve"> The latter rule is often forgotten. This means that using a cable with low capacitance allows you to span longer distances without going beyond the limitations of the standard. If for example UTP CAT-5 cable is used with a typical capacitance of 17 pF/</w:t>
      </w:r>
      <w:proofErr w:type="spellStart"/>
      <w:r>
        <w:t>ft</w:t>
      </w:r>
      <w:proofErr w:type="spellEnd"/>
      <w:r>
        <w:t>, the maximum allowed cable length is 147 feet.</w:t>
      </w:r>
    </w:p>
    <w:p w:rsidR="002A106A" w:rsidRDefault="002A106A" w:rsidP="002A106A"/>
    <w:p w:rsidR="002A106A" w:rsidRDefault="002A106A" w:rsidP="002A106A">
      <w:r>
        <w:t xml:space="preserve">The cable length mentioned in the standard allows maximum communication speed to occur. If speed is reduced by a factor 2 or 4, the maximum length increases dramatically. </w:t>
      </w:r>
      <w:r w:rsidRPr="002A106A">
        <w:t>Keep in mind, that the RS232 standard was originally developed for 20 kbps. By halving the maximum communication speed, the allowed cable length increases a factor ten!</w:t>
      </w:r>
    </w:p>
    <w:p w:rsidR="002A106A" w:rsidRDefault="002A106A" w:rsidP="002A106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28"/>
        <w:gridCol w:w="3250"/>
      </w:tblGrid>
      <w:tr w:rsidR="002A106A" w:rsidRPr="00576C19" w:rsidTr="002A106A">
        <w:trPr>
          <w:trHeight w:val="255"/>
        </w:trPr>
        <w:tc>
          <w:tcPr>
            <w:tcW w:w="2528" w:type="dxa"/>
            <w:shd w:val="clear" w:color="auto" w:fill="0C0C0C"/>
          </w:tcPr>
          <w:p w:rsidR="002A106A" w:rsidRPr="00576C19" w:rsidRDefault="002A106A" w:rsidP="007828B5">
            <w:pPr>
              <w:rPr>
                <w:b/>
              </w:rPr>
            </w:pPr>
            <w:r>
              <w:rPr>
                <w:b/>
              </w:rPr>
              <w:t>Baud Rate</w:t>
            </w:r>
          </w:p>
        </w:tc>
        <w:tc>
          <w:tcPr>
            <w:tcW w:w="3250" w:type="dxa"/>
            <w:shd w:val="clear" w:color="auto" w:fill="0C0C0C"/>
          </w:tcPr>
          <w:p w:rsidR="002A106A" w:rsidRPr="00576C19" w:rsidRDefault="002A106A" w:rsidP="007828B5">
            <w:pPr>
              <w:jc w:val="center"/>
              <w:rPr>
                <w:b/>
              </w:rPr>
            </w:pPr>
            <w:r>
              <w:rPr>
                <w:b/>
              </w:rPr>
              <w:t>Maximum Cable Length (</w:t>
            </w:r>
            <w:proofErr w:type="spellStart"/>
            <w:r>
              <w:rPr>
                <w:b/>
              </w:rPr>
              <w:t>ft</w:t>
            </w:r>
            <w:proofErr w:type="spellEnd"/>
            <w:r>
              <w:rPr>
                <w:b/>
              </w:rPr>
              <w:t>)</w:t>
            </w:r>
          </w:p>
        </w:tc>
      </w:tr>
      <w:tr w:rsidR="002A106A" w:rsidTr="002A106A">
        <w:trPr>
          <w:trHeight w:val="255"/>
        </w:trPr>
        <w:tc>
          <w:tcPr>
            <w:tcW w:w="2528" w:type="dxa"/>
          </w:tcPr>
          <w:p w:rsidR="002A106A" w:rsidRDefault="002A106A" w:rsidP="007828B5">
            <w:r>
              <w:t>19200</w:t>
            </w:r>
          </w:p>
        </w:tc>
        <w:tc>
          <w:tcPr>
            <w:tcW w:w="3250" w:type="dxa"/>
          </w:tcPr>
          <w:p w:rsidR="002A106A" w:rsidRDefault="002A106A" w:rsidP="007828B5">
            <w:pPr>
              <w:jc w:val="center"/>
            </w:pPr>
            <w:r>
              <w:t>50</w:t>
            </w:r>
          </w:p>
        </w:tc>
      </w:tr>
      <w:tr w:rsidR="002A106A" w:rsidTr="002A106A">
        <w:trPr>
          <w:trHeight w:val="255"/>
        </w:trPr>
        <w:tc>
          <w:tcPr>
            <w:tcW w:w="2528" w:type="dxa"/>
          </w:tcPr>
          <w:p w:rsidR="002A106A" w:rsidRDefault="002A106A" w:rsidP="007828B5">
            <w:r>
              <w:t>9600</w:t>
            </w:r>
          </w:p>
        </w:tc>
        <w:tc>
          <w:tcPr>
            <w:tcW w:w="3250" w:type="dxa"/>
          </w:tcPr>
          <w:p w:rsidR="002A106A" w:rsidRDefault="002A106A" w:rsidP="007828B5">
            <w:pPr>
              <w:jc w:val="center"/>
            </w:pPr>
            <w:r>
              <w:t>500</w:t>
            </w:r>
          </w:p>
        </w:tc>
      </w:tr>
      <w:tr w:rsidR="002A106A" w:rsidTr="002A106A">
        <w:trPr>
          <w:trHeight w:val="255"/>
        </w:trPr>
        <w:tc>
          <w:tcPr>
            <w:tcW w:w="2528" w:type="dxa"/>
          </w:tcPr>
          <w:p w:rsidR="002A106A" w:rsidRDefault="002A106A" w:rsidP="007828B5">
            <w:r>
              <w:t>4800</w:t>
            </w:r>
          </w:p>
        </w:tc>
        <w:tc>
          <w:tcPr>
            <w:tcW w:w="3250" w:type="dxa"/>
          </w:tcPr>
          <w:p w:rsidR="002A106A" w:rsidRDefault="002A106A" w:rsidP="002A106A">
            <w:pPr>
              <w:jc w:val="center"/>
            </w:pPr>
            <w:r>
              <w:t>1000</w:t>
            </w:r>
          </w:p>
        </w:tc>
      </w:tr>
      <w:tr w:rsidR="002A106A" w:rsidTr="002A106A">
        <w:trPr>
          <w:trHeight w:val="255"/>
        </w:trPr>
        <w:tc>
          <w:tcPr>
            <w:tcW w:w="2528" w:type="dxa"/>
          </w:tcPr>
          <w:p w:rsidR="002A106A" w:rsidRDefault="002A106A" w:rsidP="007828B5">
            <w:r>
              <w:t>2400</w:t>
            </w:r>
          </w:p>
        </w:tc>
        <w:tc>
          <w:tcPr>
            <w:tcW w:w="3250" w:type="dxa"/>
          </w:tcPr>
          <w:p w:rsidR="002A106A" w:rsidRDefault="002A106A" w:rsidP="002A106A">
            <w:pPr>
              <w:jc w:val="center"/>
            </w:pPr>
            <w:r>
              <w:t>3000</w:t>
            </w:r>
          </w:p>
        </w:tc>
      </w:tr>
    </w:tbl>
    <w:p w:rsidR="000F161F" w:rsidRPr="000F161F" w:rsidRDefault="000F161F" w:rsidP="000F161F">
      <w:pPr>
        <w:pStyle w:val="Onderschrift"/>
      </w:pPr>
      <w:bookmarkStart w:id="162" w:name="_Toc379547851"/>
      <w:r>
        <w:lastRenderedPageBreak/>
        <w:t xml:space="preserve">Table </w:t>
      </w:r>
      <w:r w:rsidR="005C2FC8">
        <w:fldChar w:fldCharType="begin"/>
      </w:r>
      <w:r w:rsidR="005C2FC8">
        <w:instrText xml:space="preserve"> STYLEREF 1 \s </w:instrText>
      </w:r>
      <w:r w:rsidR="005C2FC8">
        <w:fldChar w:fldCharType="separate"/>
      </w:r>
      <w:r w:rsidR="00013DAE">
        <w:rPr>
          <w:noProof/>
        </w:rPr>
        <w:t>10</w:t>
      </w:r>
      <w:r w:rsidR="005C2FC8">
        <w:fldChar w:fldCharType="end"/>
      </w:r>
      <w:r w:rsidR="005C2FC8">
        <w:noBreakHyphen/>
      </w:r>
      <w:r w:rsidR="005C2FC8">
        <w:fldChar w:fldCharType="begin"/>
      </w:r>
      <w:r w:rsidR="005C2FC8">
        <w:instrText xml:space="preserve"> SEQ Table \* ARABIC \s 1 </w:instrText>
      </w:r>
      <w:r w:rsidR="005C2FC8">
        <w:fldChar w:fldCharType="separate"/>
      </w:r>
      <w:r w:rsidR="00013DAE">
        <w:rPr>
          <w:noProof/>
        </w:rPr>
        <w:t>2</w:t>
      </w:r>
      <w:r w:rsidR="005C2FC8">
        <w:fldChar w:fldCharType="end"/>
      </w:r>
      <w:r>
        <w:t>: RS232 Cable Length</w:t>
      </w:r>
      <w:bookmarkEnd w:id="162"/>
    </w:p>
    <w:p w:rsidR="000F161F" w:rsidRDefault="000F161F" w:rsidP="000F161F">
      <w:pPr>
        <w:pStyle w:val="Caption"/>
      </w:pPr>
    </w:p>
    <w:p w:rsidR="007B67FD" w:rsidRDefault="00FC1833" w:rsidP="000F161F">
      <w:pPr>
        <w:pStyle w:val="Heading3"/>
      </w:pPr>
      <w:bookmarkStart w:id="163" w:name="_Toc379547746"/>
      <w:r>
        <w:t xml:space="preserve">RS232 </w:t>
      </w:r>
      <w:proofErr w:type="spellStart"/>
      <w:r>
        <w:t>Pinout</w:t>
      </w:r>
      <w:bookmarkEnd w:id="163"/>
      <w:proofErr w:type="spellEnd"/>
    </w:p>
    <w:p w:rsidR="00FC1833" w:rsidRDefault="00FC1833" w:rsidP="00FC1833">
      <w:r w:rsidRPr="00FC1833">
        <w:t xml:space="preserve">The RS232 connector was originally developed to use 25 pins. In this DB25 connector </w:t>
      </w:r>
      <w:proofErr w:type="spellStart"/>
      <w:r w:rsidRPr="00FC1833">
        <w:t>pinout</w:t>
      </w:r>
      <w:proofErr w:type="spellEnd"/>
      <w:r w:rsidRPr="00FC1833">
        <w:t xml:space="preserve"> provisions were made for a secondary serial RS232 communication channel. In practice, only one serial communication channel with accompanying handshaking is present. Only very few computers have been manufactured where both serial RS232 channels are implemented. </w:t>
      </w:r>
      <w:proofErr w:type="gramStart"/>
      <w:r w:rsidRPr="00FC1833">
        <w:t>the</w:t>
      </w:r>
      <w:proofErr w:type="gramEnd"/>
      <w:r w:rsidRPr="00FC1833">
        <w:t xml:space="preserve"> smaller DB9 version is more commonly used today</w:t>
      </w:r>
      <w:r>
        <w:t>, so we will refer to that connector in this manual.</w:t>
      </w:r>
    </w:p>
    <w:p w:rsidR="00423D4F" w:rsidRDefault="00423D4F" w:rsidP="00FC1833"/>
    <w:p w:rsidR="00423D4F" w:rsidRDefault="00423D4F" w:rsidP="00FC1833">
      <w:r>
        <w:rPr>
          <w:noProof/>
          <w:lang w:val="nl-NL" w:eastAsia="nl-NL"/>
        </w:rPr>
        <w:drawing>
          <wp:inline distT="0" distB="0" distL="0" distR="0" wp14:anchorId="17E7888C" wp14:editId="286E136A">
            <wp:extent cx="1847850" cy="1400175"/>
            <wp:effectExtent l="0" t="0" r="0"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847850" cy="1400175"/>
                    </a:xfrm>
                    <a:prstGeom prst="rect">
                      <a:avLst/>
                    </a:prstGeom>
                  </pic:spPr>
                </pic:pic>
              </a:graphicData>
            </a:graphic>
          </wp:inline>
        </w:drawing>
      </w:r>
    </w:p>
    <w:p w:rsidR="00423D4F" w:rsidRDefault="00423D4F" w:rsidP="00423D4F">
      <w:pPr>
        <w:pStyle w:val="Onderschrift"/>
      </w:pPr>
      <w:bookmarkStart w:id="164" w:name="_Toc379547820"/>
      <w:r>
        <w:t xml:space="preserve">Figure </w:t>
      </w:r>
      <w:r w:rsidR="0070739A">
        <w:fldChar w:fldCharType="begin"/>
      </w:r>
      <w:r w:rsidR="0070739A">
        <w:instrText xml:space="preserve"> STYLEREF 1 \s </w:instrText>
      </w:r>
      <w:r w:rsidR="0070739A">
        <w:fldChar w:fldCharType="separate"/>
      </w:r>
      <w:r w:rsidR="00013DAE">
        <w:rPr>
          <w:noProof/>
        </w:rPr>
        <w:t>10</w:t>
      </w:r>
      <w:r w:rsidR="0070739A">
        <w:fldChar w:fldCharType="end"/>
      </w:r>
      <w:r w:rsidR="0070739A">
        <w:noBreakHyphen/>
      </w:r>
      <w:r w:rsidR="0070739A">
        <w:fldChar w:fldCharType="begin"/>
      </w:r>
      <w:r w:rsidR="0070739A">
        <w:instrText xml:space="preserve"> SEQ Figure \* ARABIC \s 1 </w:instrText>
      </w:r>
      <w:r w:rsidR="0070739A">
        <w:fldChar w:fldCharType="separate"/>
      </w:r>
      <w:r w:rsidR="00013DAE">
        <w:rPr>
          <w:noProof/>
        </w:rPr>
        <w:t>1</w:t>
      </w:r>
      <w:r w:rsidR="0070739A">
        <w:fldChar w:fldCharType="end"/>
      </w:r>
      <w:r>
        <w:t xml:space="preserve">: RS232 DB9 </w:t>
      </w:r>
      <w:proofErr w:type="spellStart"/>
      <w:r>
        <w:t>Pinout</w:t>
      </w:r>
      <w:bookmarkEnd w:id="164"/>
      <w:proofErr w:type="spellEnd"/>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5"/>
        <w:gridCol w:w="3283"/>
        <w:gridCol w:w="1540"/>
        <w:gridCol w:w="3966"/>
      </w:tblGrid>
      <w:tr w:rsidR="000F161F" w:rsidRPr="00576C19" w:rsidTr="000F161F">
        <w:trPr>
          <w:trHeight w:val="255"/>
        </w:trPr>
        <w:tc>
          <w:tcPr>
            <w:tcW w:w="675" w:type="dxa"/>
            <w:shd w:val="clear" w:color="auto" w:fill="0C0C0C"/>
          </w:tcPr>
          <w:p w:rsidR="000F161F" w:rsidRPr="00576C19" w:rsidRDefault="000F161F" w:rsidP="007828B5">
            <w:pPr>
              <w:rPr>
                <w:b/>
              </w:rPr>
            </w:pPr>
            <w:r>
              <w:rPr>
                <w:b/>
              </w:rPr>
              <w:t>Pin</w:t>
            </w:r>
          </w:p>
        </w:tc>
        <w:tc>
          <w:tcPr>
            <w:tcW w:w="3283" w:type="dxa"/>
            <w:shd w:val="clear" w:color="auto" w:fill="0C0C0C"/>
          </w:tcPr>
          <w:p w:rsidR="000F161F" w:rsidRPr="00576C19" w:rsidRDefault="000F161F" w:rsidP="007828B5">
            <w:pPr>
              <w:jc w:val="center"/>
              <w:rPr>
                <w:b/>
              </w:rPr>
            </w:pPr>
            <w:r>
              <w:rPr>
                <w:b/>
              </w:rPr>
              <w:t>Line</w:t>
            </w:r>
          </w:p>
        </w:tc>
        <w:tc>
          <w:tcPr>
            <w:tcW w:w="1540" w:type="dxa"/>
            <w:shd w:val="clear" w:color="auto" w:fill="0C0C0C"/>
          </w:tcPr>
          <w:p w:rsidR="000F161F" w:rsidRPr="00576C19" w:rsidRDefault="000F161F" w:rsidP="007828B5">
            <w:pPr>
              <w:jc w:val="center"/>
              <w:rPr>
                <w:b/>
              </w:rPr>
            </w:pPr>
            <w:r>
              <w:rPr>
                <w:b/>
              </w:rPr>
              <w:t>Abbr.</w:t>
            </w:r>
          </w:p>
        </w:tc>
        <w:tc>
          <w:tcPr>
            <w:tcW w:w="3966" w:type="dxa"/>
            <w:shd w:val="clear" w:color="auto" w:fill="0C0C0C"/>
          </w:tcPr>
          <w:p w:rsidR="000F161F" w:rsidRDefault="000F161F" w:rsidP="007828B5">
            <w:pPr>
              <w:jc w:val="center"/>
              <w:rPr>
                <w:b/>
              </w:rPr>
            </w:pPr>
            <w:r>
              <w:rPr>
                <w:b/>
              </w:rPr>
              <w:t>Explanation</w:t>
            </w:r>
          </w:p>
        </w:tc>
      </w:tr>
      <w:tr w:rsidR="000F161F" w:rsidTr="000F161F">
        <w:trPr>
          <w:trHeight w:val="255"/>
        </w:trPr>
        <w:tc>
          <w:tcPr>
            <w:tcW w:w="675" w:type="dxa"/>
          </w:tcPr>
          <w:p w:rsidR="000F161F" w:rsidRDefault="000F161F" w:rsidP="007828B5">
            <w:r>
              <w:t>1</w:t>
            </w:r>
          </w:p>
        </w:tc>
        <w:tc>
          <w:tcPr>
            <w:tcW w:w="3283" w:type="dxa"/>
          </w:tcPr>
          <w:p w:rsidR="000F161F" w:rsidRDefault="000F161F" w:rsidP="007828B5">
            <w:pPr>
              <w:jc w:val="center"/>
            </w:pPr>
            <w:r>
              <w:t>Data Carrier Detect</w:t>
            </w:r>
          </w:p>
        </w:tc>
        <w:tc>
          <w:tcPr>
            <w:tcW w:w="1540" w:type="dxa"/>
          </w:tcPr>
          <w:p w:rsidR="000F161F" w:rsidRDefault="000F161F" w:rsidP="007828B5">
            <w:pPr>
              <w:jc w:val="center"/>
            </w:pPr>
            <w:r>
              <w:t>DCD</w:t>
            </w:r>
          </w:p>
        </w:tc>
        <w:tc>
          <w:tcPr>
            <w:tcW w:w="3966" w:type="dxa"/>
          </w:tcPr>
          <w:p w:rsidR="000F161F" w:rsidRDefault="000F161F" w:rsidP="007828B5">
            <w:pPr>
              <w:jc w:val="center"/>
            </w:pPr>
            <w:r>
              <w:t>Connected to telephone (obsolete)</w:t>
            </w:r>
          </w:p>
        </w:tc>
      </w:tr>
      <w:tr w:rsidR="000F161F" w:rsidTr="000F161F">
        <w:trPr>
          <w:trHeight w:val="255"/>
        </w:trPr>
        <w:tc>
          <w:tcPr>
            <w:tcW w:w="675" w:type="dxa"/>
          </w:tcPr>
          <w:p w:rsidR="000F161F" w:rsidRDefault="000F161F" w:rsidP="007828B5">
            <w:r>
              <w:t>2</w:t>
            </w:r>
          </w:p>
        </w:tc>
        <w:tc>
          <w:tcPr>
            <w:tcW w:w="3283" w:type="dxa"/>
          </w:tcPr>
          <w:p w:rsidR="000F161F" w:rsidRDefault="00E626F2" w:rsidP="007828B5">
            <w:pPr>
              <w:jc w:val="center"/>
            </w:pPr>
            <w:r>
              <w:t>Transmit Data</w:t>
            </w:r>
          </w:p>
        </w:tc>
        <w:tc>
          <w:tcPr>
            <w:tcW w:w="1540" w:type="dxa"/>
          </w:tcPr>
          <w:p w:rsidR="000F161F" w:rsidRDefault="00E626F2" w:rsidP="007828B5">
            <w:pPr>
              <w:jc w:val="center"/>
            </w:pPr>
            <w:proofErr w:type="spellStart"/>
            <w:r>
              <w:t>T</w:t>
            </w:r>
            <w:r w:rsidR="000F161F">
              <w:t>x</w:t>
            </w:r>
            <w:r>
              <w:t>D</w:t>
            </w:r>
            <w:proofErr w:type="spellEnd"/>
          </w:p>
        </w:tc>
        <w:tc>
          <w:tcPr>
            <w:tcW w:w="3966" w:type="dxa"/>
          </w:tcPr>
          <w:p w:rsidR="000F161F" w:rsidRDefault="00E626F2" w:rsidP="00E626F2">
            <w:pPr>
              <w:jc w:val="center"/>
            </w:pPr>
            <w:r>
              <w:t>Carries Data from DTE to DCE</w:t>
            </w:r>
          </w:p>
        </w:tc>
      </w:tr>
      <w:tr w:rsidR="000F161F" w:rsidTr="000F161F">
        <w:trPr>
          <w:trHeight w:val="255"/>
        </w:trPr>
        <w:tc>
          <w:tcPr>
            <w:tcW w:w="675" w:type="dxa"/>
          </w:tcPr>
          <w:p w:rsidR="000F161F" w:rsidRDefault="000F161F" w:rsidP="007828B5">
            <w:r>
              <w:t>3</w:t>
            </w:r>
          </w:p>
        </w:tc>
        <w:tc>
          <w:tcPr>
            <w:tcW w:w="3283" w:type="dxa"/>
          </w:tcPr>
          <w:p w:rsidR="000F161F" w:rsidRDefault="00E626F2" w:rsidP="007828B5">
            <w:pPr>
              <w:jc w:val="center"/>
            </w:pPr>
            <w:r>
              <w:t>Receive Data</w:t>
            </w:r>
          </w:p>
        </w:tc>
        <w:tc>
          <w:tcPr>
            <w:tcW w:w="1540" w:type="dxa"/>
          </w:tcPr>
          <w:p w:rsidR="000F161F" w:rsidRDefault="00E626F2" w:rsidP="007828B5">
            <w:pPr>
              <w:jc w:val="center"/>
            </w:pPr>
            <w:proofErr w:type="spellStart"/>
            <w:r>
              <w:t>R</w:t>
            </w:r>
            <w:r w:rsidR="000F161F">
              <w:t>x</w:t>
            </w:r>
            <w:r>
              <w:t>D</w:t>
            </w:r>
            <w:proofErr w:type="spellEnd"/>
          </w:p>
        </w:tc>
        <w:tc>
          <w:tcPr>
            <w:tcW w:w="3966" w:type="dxa"/>
          </w:tcPr>
          <w:p w:rsidR="000F161F" w:rsidRDefault="00E626F2" w:rsidP="007828B5">
            <w:pPr>
              <w:jc w:val="center"/>
            </w:pPr>
            <w:r>
              <w:t>Carries Data from DCE to DTE</w:t>
            </w:r>
          </w:p>
        </w:tc>
      </w:tr>
      <w:tr w:rsidR="000F161F" w:rsidTr="000F161F">
        <w:trPr>
          <w:trHeight w:val="255"/>
        </w:trPr>
        <w:tc>
          <w:tcPr>
            <w:tcW w:w="675" w:type="dxa"/>
          </w:tcPr>
          <w:p w:rsidR="000F161F" w:rsidRDefault="000F161F" w:rsidP="007828B5">
            <w:r>
              <w:t>4</w:t>
            </w:r>
          </w:p>
        </w:tc>
        <w:tc>
          <w:tcPr>
            <w:tcW w:w="3283" w:type="dxa"/>
          </w:tcPr>
          <w:p w:rsidR="000F161F" w:rsidRDefault="000F161F" w:rsidP="007828B5">
            <w:pPr>
              <w:jc w:val="center"/>
            </w:pPr>
            <w:r>
              <w:t>Data Terminal Ready</w:t>
            </w:r>
          </w:p>
        </w:tc>
        <w:tc>
          <w:tcPr>
            <w:tcW w:w="1540" w:type="dxa"/>
          </w:tcPr>
          <w:p w:rsidR="000F161F" w:rsidRDefault="000F161F" w:rsidP="007828B5">
            <w:pPr>
              <w:jc w:val="center"/>
            </w:pPr>
            <w:r>
              <w:t>DTR</w:t>
            </w:r>
          </w:p>
        </w:tc>
        <w:tc>
          <w:tcPr>
            <w:tcW w:w="3966" w:type="dxa"/>
          </w:tcPr>
          <w:p w:rsidR="000F161F" w:rsidRDefault="00E626F2" w:rsidP="007828B5">
            <w:pPr>
              <w:jc w:val="center"/>
            </w:pPr>
            <w:r>
              <w:t>Indicates Presence of DTE to DCE</w:t>
            </w:r>
          </w:p>
        </w:tc>
      </w:tr>
      <w:tr w:rsidR="000F161F" w:rsidTr="000F161F">
        <w:trPr>
          <w:trHeight w:val="255"/>
        </w:trPr>
        <w:tc>
          <w:tcPr>
            <w:tcW w:w="675" w:type="dxa"/>
          </w:tcPr>
          <w:p w:rsidR="000F161F" w:rsidRDefault="000F161F" w:rsidP="007828B5">
            <w:r>
              <w:t>5</w:t>
            </w:r>
          </w:p>
        </w:tc>
        <w:tc>
          <w:tcPr>
            <w:tcW w:w="3283" w:type="dxa"/>
          </w:tcPr>
          <w:p w:rsidR="000F161F" w:rsidRDefault="000F161F" w:rsidP="007828B5">
            <w:pPr>
              <w:jc w:val="center"/>
            </w:pPr>
            <w:r>
              <w:t>Signal Ground</w:t>
            </w:r>
          </w:p>
        </w:tc>
        <w:tc>
          <w:tcPr>
            <w:tcW w:w="1540" w:type="dxa"/>
          </w:tcPr>
          <w:p w:rsidR="000F161F" w:rsidRDefault="000F161F" w:rsidP="005F35E8">
            <w:pPr>
              <w:jc w:val="center"/>
            </w:pPr>
            <w:r>
              <w:t>G</w:t>
            </w:r>
            <w:r w:rsidR="005F35E8">
              <w:t>ND</w:t>
            </w:r>
          </w:p>
        </w:tc>
        <w:tc>
          <w:tcPr>
            <w:tcW w:w="3966" w:type="dxa"/>
          </w:tcPr>
          <w:p w:rsidR="000F161F" w:rsidRDefault="00E626F2" w:rsidP="007828B5">
            <w:pPr>
              <w:jc w:val="center"/>
            </w:pPr>
            <w:r>
              <w:t>Signal Ground</w:t>
            </w:r>
          </w:p>
        </w:tc>
      </w:tr>
      <w:tr w:rsidR="000F161F" w:rsidTr="000F161F">
        <w:trPr>
          <w:trHeight w:val="255"/>
        </w:trPr>
        <w:tc>
          <w:tcPr>
            <w:tcW w:w="675" w:type="dxa"/>
          </w:tcPr>
          <w:p w:rsidR="000F161F" w:rsidRDefault="000F161F" w:rsidP="007828B5">
            <w:r>
              <w:t>6</w:t>
            </w:r>
          </w:p>
        </w:tc>
        <w:tc>
          <w:tcPr>
            <w:tcW w:w="3283" w:type="dxa"/>
          </w:tcPr>
          <w:p w:rsidR="000F161F" w:rsidRDefault="000F161F" w:rsidP="007828B5">
            <w:pPr>
              <w:jc w:val="center"/>
            </w:pPr>
            <w:r>
              <w:t>Data Set Ready</w:t>
            </w:r>
          </w:p>
        </w:tc>
        <w:tc>
          <w:tcPr>
            <w:tcW w:w="1540" w:type="dxa"/>
          </w:tcPr>
          <w:p w:rsidR="000F161F" w:rsidRDefault="000F161F" w:rsidP="007828B5">
            <w:pPr>
              <w:jc w:val="center"/>
            </w:pPr>
            <w:r>
              <w:t>DSR</w:t>
            </w:r>
          </w:p>
        </w:tc>
        <w:tc>
          <w:tcPr>
            <w:tcW w:w="3966" w:type="dxa"/>
          </w:tcPr>
          <w:p w:rsidR="000F161F" w:rsidRDefault="00E626F2" w:rsidP="00E626F2">
            <w:pPr>
              <w:jc w:val="center"/>
            </w:pPr>
            <w:r>
              <w:t>DCE is ready to receive Data</w:t>
            </w:r>
          </w:p>
        </w:tc>
      </w:tr>
      <w:tr w:rsidR="000F161F" w:rsidTr="000F161F">
        <w:trPr>
          <w:trHeight w:val="255"/>
        </w:trPr>
        <w:tc>
          <w:tcPr>
            <w:tcW w:w="675" w:type="dxa"/>
          </w:tcPr>
          <w:p w:rsidR="000F161F" w:rsidRDefault="000F161F" w:rsidP="007828B5">
            <w:r>
              <w:t>7</w:t>
            </w:r>
          </w:p>
        </w:tc>
        <w:tc>
          <w:tcPr>
            <w:tcW w:w="3283" w:type="dxa"/>
          </w:tcPr>
          <w:p w:rsidR="000F161F" w:rsidRDefault="000F161F" w:rsidP="007828B5">
            <w:pPr>
              <w:jc w:val="center"/>
            </w:pPr>
            <w:r>
              <w:t>Request To Send</w:t>
            </w:r>
          </w:p>
        </w:tc>
        <w:tc>
          <w:tcPr>
            <w:tcW w:w="1540" w:type="dxa"/>
          </w:tcPr>
          <w:p w:rsidR="000F161F" w:rsidRDefault="000F161F" w:rsidP="007828B5">
            <w:pPr>
              <w:jc w:val="center"/>
            </w:pPr>
            <w:r>
              <w:t>RTS</w:t>
            </w:r>
          </w:p>
        </w:tc>
        <w:tc>
          <w:tcPr>
            <w:tcW w:w="3966" w:type="dxa"/>
          </w:tcPr>
          <w:p w:rsidR="000F161F" w:rsidRDefault="00E626F2" w:rsidP="007828B5">
            <w:pPr>
              <w:jc w:val="center"/>
            </w:pPr>
            <w:r>
              <w:t>DTE requests DCE Prepare to receive Data</w:t>
            </w:r>
          </w:p>
        </w:tc>
      </w:tr>
      <w:tr w:rsidR="000F161F" w:rsidTr="000F161F">
        <w:trPr>
          <w:trHeight w:val="255"/>
        </w:trPr>
        <w:tc>
          <w:tcPr>
            <w:tcW w:w="675" w:type="dxa"/>
          </w:tcPr>
          <w:p w:rsidR="000F161F" w:rsidRDefault="000F161F" w:rsidP="007828B5">
            <w:r>
              <w:t>8</w:t>
            </w:r>
          </w:p>
        </w:tc>
        <w:tc>
          <w:tcPr>
            <w:tcW w:w="3283" w:type="dxa"/>
          </w:tcPr>
          <w:p w:rsidR="000F161F" w:rsidRDefault="000F161F" w:rsidP="007828B5">
            <w:pPr>
              <w:jc w:val="center"/>
            </w:pPr>
            <w:r>
              <w:t>Clear To Send</w:t>
            </w:r>
          </w:p>
        </w:tc>
        <w:tc>
          <w:tcPr>
            <w:tcW w:w="1540" w:type="dxa"/>
          </w:tcPr>
          <w:p w:rsidR="000F161F" w:rsidRDefault="000F161F" w:rsidP="007828B5">
            <w:pPr>
              <w:jc w:val="center"/>
            </w:pPr>
            <w:r>
              <w:t>CTS</w:t>
            </w:r>
          </w:p>
        </w:tc>
        <w:tc>
          <w:tcPr>
            <w:tcW w:w="3966" w:type="dxa"/>
          </w:tcPr>
          <w:p w:rsidR="000F161F" w:rsidRDefault="00E626F2" w:rsidP="007828B5">
            <w:pPr>
              <w:jc w:val="center"/>
            </w:pPr>
            <w:r>
              <w:t>Indicates DCE is ready to receive</w:t>
            </w:r>
          </w:p>
        </w:tc>
      </w:tr>
      <w:tr w:rsidR="000F161F" w:rsidTr="000F161F">
        <w:trPr>
          <w:trHeight w:val="255"/>
        </w:trPr>
        <w:tc>
          <w:tcPr>
            <w:tcW w:w="675" w:type="dxa"/>
          </w:tcPr>
          <w:p w:rsidR="000F161F" w:rsidRDefault="000F161F" w:rsidP="007828B5">
            <w:r>
              <w:t>9</w:t>
            </w:r>
          </w:p>
        </w:tc>
        <w:tc>
          <w:tcPr>
            <w:tcW w:w="3283" w:type="dxa"/>
          </w:tcPr>
          <w:p w:rsidR="000F161F" w:rsidRDefault="000F161F" w:rsidP="007828B5">
            <w:pPr>
              <w:jc w:val="center"/>
            </w:pPr>
            <w:r>
              <w:t>Ring Indicator</w:t>
            </w:r>
          </w:p>
        </w:tc>
        <w:tc>
          <w:tcPr>
            <w:tcW w:w="1540" w:type="dxa"/>
          </w:tcPr>
          <w:p w:rsidR="000F161F" w:rsidRDefault="000F161F" w:rsidP="007828B5">
            <w:pPr>
              <w:jc w:val="center"/>
            </w:pPr>
            <w:r>
              <w:t>RI</w:t>
            </w:r>
          </w:p>
        </w:tc>
        <w:tc>
          <w:tcPr>
            <w:tcW w:w="3966" w:type="dxa"/>
          </w:tcPr>
          <w:p w:rsidR="000F161F" w:rsidRDefault="00E626F2" w:rsidP="007828B5">
            <w:pPr>
              <w:jc w:val="center"/>
            </w:pPr>
            <w:r>
              <w:t>Detect telephone (obsolete)</w:t>
            </w:r>
          </w:p>
        </w:tc>
      </w:tr>
    </w:tbl>
    <w:p w:rsidR="00423D4F" w:rsidRDefault="00E626F2" w:rsidP="00E626F2">
      <w:pPr>
        <w:pStyle w:val="Onderschrift"/>
      </w:pPr>
      <w:bookmarkStart w:id="165" w:name="_Toc379547852"/>
      <w:r>
        <w:t xml:space="preserve">Table </w:t>
      </w:r>
      <w:r w:rsidR="005C2FC8">
        <w:fldChar w:fldCharType="begin"/>
      </w:r>
      <w:r w:rsidR="005C2FC8">
        <w:instrText xml:space="preserve"> STYLEREF 1 \s </w:instrText>
      </w:r>
      <w:r w:rsidR="005C2FC8">
        <w:fldChar w:fldCharType="separate"/>
      </w:r>
      <w:r w:rsidR="00013DAE">
        <w:rPr>
          <w:noProof/>
        </w:rPr>
        <w:t>10</w:t>
      </w:r>
      <w:r w:rsidR="005C2FC8">
        <w:fldChar w:fldCharType="end"/>
      </w:r>
      <w:r w:rsidR="005C2FC8">
        <w:noBreakHyphen/>
      </w:r>
      <w:r w:rsidR="005C2FC8">
        <w:fldChar w:fldCharType="begin"/>
      </w:r>
      <w:r w:rsidR="005C2FC8">
        <w:instrText xml:space="preserve"> SEQ Table \* ARABIC \s 1 </w:instrText>
      </w:r>
      <w:r w:rsidR="005C2FC8">
        <w:fldChar w:fldCharType="separate"/>
      </w:r>
      <w:r w:rsidR="00013DAE">
        <w:rPr>
          <w:noProof/>
        </w:rPr>
        <w:t>3</w:t>
      </w:r>
      <w:r w:rsidR="005C2FC8">
        <w:fldChar w:fldCharType="end"/>
      </w:r>
      <w:r>
        <w:t xml:space="preserve">: RS232 DB9 </w:t>
      </w:r>
      <w:proofErr w:type="spellStart"/>
      <w:r>
        <w:t>Pinout</w:t>
      </w:r>
      <w:bookmarkEnd w:id="165"/>
      <w:proofErr w:type="spellEnd"/>
    </w:p>
    <w:p w:rsidR="00E626F2" w:rsidRDefault="004B5605" w:rsidP="004B5605">
      <w:pPr>
        <w:pStyle w:val="Heading3"/>
      </w:pPr>
      <w:bookmarkStart w:id="166" w:name="_Toc379547747"/>
      <w:r>
        <w:t>RS232 Flow Control and Handshaking</w:t>
      </w:r>
      <w:bookmarkEnd w:id="166"/>
    </w:p>
    <w:p w:rsidR="004B5605" w:rsidRDefault="004B5605" w:rsidP="004B5605">
      <w:r>
        <w:t>Consider the situation where someone is helping you picking apples from a tree. Your helper climbs in the tree and throws all the apples to you. You have to put them in buckets. In the normal situation, you can easily catch all apples, but when one bucket is full and it has to be replaced by an empty one, this action costs more time than is available between two apples thrown by your helper.</w:t>
      </w:r>
    </w:p>
    <w:p w:rsidR="004B5605" w:rsidRDefault="004B5605" w:rsidP="004B5605"/>
    <w:p w:rsidR="004B5605" w:rsidRDefault="004B5605" w:rsidP="004B5605">
      <w:r>
        <w:t>Two different things can occur. Your helper stops until the new bucket is in position, or some apples are damaged because they fall on the ground in the small period you are not able to catch them.</w:t>
      </w:r>
    </w:p>
    <w:p w:rsidR="004B5605" w:rsidRDefault="004B5605" w:rsidP="004B5605"/>
    <w:p w:rsidR="004B5605" w:rsidRDefault="004B5605" w:rsidP="004B5605">
      <w:r>
        <w:t xml:space="preserve">You would probably prefer the first method where your helper stops for a small period. To achieve this, there will be some communication, eye-contact, a yell, or something like that to stop him from throwing new apples. How simple, but is it always this simple? Consider the situation where one computer device sends information to another using a serial connection. Now and then, the receiver needs to do some actions, to write the contents of its buffers to </w:t>
      </w:r>
      <w:r>
        <w:lastRenderedPageBreak/>
        <w:t>disk for example. In this period of time no new information can be received. Some communication back to the sender is needed to stop the flow of bytes on the line. A method must be present to tell the sender to pause. To do this, both software and hardware protocols have been defined.</w:t>
      </w:r>
    </w:p>
    <w:p w:rsidR="004B5605" w:rsidRDefault="004B5605" w:rsidP="004B5605"/>
    <w:p w:rsidR="004B5605" w:rsidRDefault="004B5605" w:rsidP="004B5605">
      <w:pPr>
        <w:pStyle w:val="Heading4"/>
      </w:pPr>
      <w:bookmarkStart w:id="167" w:name="_Toc379547748"/>
      <w:r>
        <w:t>Software flow control</w:t>
      </w:r>
      <w:bookmarkEnd w:id="167"/>
    </w:p>
    <w:p w:rsidR="004B5605" w:rsidRDefault="004B5605" w:rsidP="004B5605">
      <w:r>
        <w:t xml:space="preserve">Both software and hardware flow control need software to perform the handshaking task. This makes the term software flow control somewhat misleading. What is </w:t>
      </w:r>
      <w:proofErr w:type="spellStart"/>
      <w:r>
        <w:t>ment</w:t>
      </w:r>
      <w:proofErr w:type="spellEnd"/>
      <w:r>
        <w:t xml:space="preserve"> is that with hardware flow control, additional lines are present in the communication cable which signal handshaking conditions. With software flow control, which is also known under the name XON-XOFF flow control, bytes are sent to the sender using the standard communication lines.</w:t>
      </w:r>
    </w:p>
    <w:p w:rsidR="004B5605" w:rsidRDefault="004B5605" w:rsidP="004B5605"/>
    <w:p w:rsidR="004B5605" w:rsidRDefault="004B5605" w:rsidP="004B5605">
      <w:r>
        <w:t xml:space="preserve">Using hardware flow control implies, that more lines must be present between the sender and the receiver, leading to a thicker and more expensive cable. Therefore, software flow control is a good alternative if it is not needed to gain maximum performance in communications. Software flow control makes use of the </w:t>
      </w:r>
      <w:proofErr w:type="spellStart"/>
      <w:r>
        <w:t>datachannel</w:t>
      </w:r>
      <w:proofErr w:type="spellEnd"/>
      <w:r>
        <w:t xml:space="preserve"> between the two devices which reduces the bandwidth. </w:t>
      </w:r>
      <w:proofErr w:type="gramStart"/>
      <w:r>
        <w:t>The reduce</w:t>
      </w:r>
      <w:proofErr w:type="gramEnd"/>
      <w:r>
        <w:t xml:space="preserve"> of bandwidth is in most cases however not so astonishing that it is a reason to not use it.</w:t>
      </w:r>
    </w:p>
    <w:p w:rsidR="004B5605" w:rsidRDefault="004B5605" w:rsidP="004B5605"/>
    <w:p w:rsidR="004B5605" w:rsidRDefault="004B5605" w:rsidP="004B5605">
      <w:r>
        <w:t xml:space="preserve">Two bytes have been predefined in the ASCII character set to be used with software flow control. These bytes are named XOFF and XON, because they can stop and restart transmitting. The </w:t>
      </w:r>
      <w:proofErr w:type="spellStart"/>
      <w:r>
        <w:t>bytevalue</w:t>
      </w:r>
      <w:proofErr w:type="spellEnd"/>
      <w:r>
        <w:t xml:space="preserve"> of XOFF is 19, it can be simulated by pressing Ctrl-S on the keyboard. XON has the value 17 assigned which is equivalent to Ctrl-Q.</w:t>
      </w:r>
    </w:p>
    <w:p w:rsidR="004B5605" w:rsidRDefault="004B5605" w:rsidP="004B5605"/>
    <w:p w:rsidR="004B5605" w:rsidRDefault="004B5605" w:rsidP="004B5605">
      <w:r>
        <w:t>Using software flow control is easy. If sending of characters must be postponed, the character XOFF is sent on the line, to restart the communication again XON is used. Sending the XOFF character only stops the communication in the direction of the device which issued the XOFF.</w:t>
      </w:r>
    </w:p>
    <w:p w:rsidR="004B5605" w:rsidRDefault="004B5605" w:rsidP="004B5605"/>
    <w:p w:rsidR="004B5605" w:rsidRDefault="004B5605" w:rsidP="004B5605">
      <w:r>
        <w:t xml:space="preserve">This method has a few disadvantages. One is already discussed: using bytes on the communication channel takes up some bandwidth. One other reason is more severe. Handshaking is mostly used to prevent an overrun of the receiver buffer, the buffer in memory used to store the recently received bytes. If an overrun occurs, this affects the way </w:t>
      </w:r>
      <w:r w:rsidR="00AA7FE3">
        <w:t>new coming</w:t>
      </w:r>
      <w:r>
        <w:t xml:space="preserve"> characters on the communication channel are handled. In the worst case where software has been designed badly, these characters are thrown away without checking them. If such a character is XOFF or XON, the flow of communication can be severely damaged. The sender will continuously supply new information if the XOFF is lost, or never send new information if no XON was received.</w:t>
      </w:r>
    </w:p>
    <w:p w:rsidR="004B5605" w:rsidRDefault="004B5605" w:rsidP="004B5605"/>
    <w:p w:rsidR="004B5605" w:rsidRDefault="004B5605" w:rsidP="004B5605">
      <w:r>
        <w:t>This also holds for communication lines where signal quality is bad. What happens if the XOFF or XON message is not received clearly because of noise on the line? Special precaution is also necessary that the information sent does not contain the XON or XOFF characters as information bytes.</w:t>
      </w:r>
    </w:p>
    <w:p w:rsidR="004B5605" w:rsidRDefault="004B5605" w:rsidP="004B5605"/>
    <w:p w:rsidR="004B5605" w:rsidRDefault="004B5605" w:rsidP="004B5605">
      <w:r>
        <w:t>Therefore, serial communication using software flow control is only acceptable when communication speeds are not too high, and the probability that buffer overruns or data damage occur are minimal.</w:t>
      </w:r>
    </w:p>
    <w:p w:rsidR="004B5605" w:rsidRDefault="004B5605" w:rsidP="004B5605"/>
    <w:p w:rsidR="004B5605" w:rsidRDefault="004B5605" w:rsidP="004B5605">
      <w:pPr>
        <w:pStyle w:val="Heading4"/>
      </w:pPr>
      <w:bookmarkStart w:id="168" w:name="_Toc379547749"/>
      <w:r>
        <w:lastRenderedPageBreak/>
        <w:t>Hardware flow control</w:t>
      </w:r>
      <w:bookmarkEnd w:id="168"/>
    </w:p>
    <w:p w:rsidR="004B5605" w:rsidRDefault="004B5605" w:rsidP="004B5605">
      <w:r>
        <w:t>Hardware flow control is superior compared to software flow control using the XON and XOFF characters. The main problem is, that an extra investment is needed. Extra lines are necessary in the communication cable to carry the handshaking information.</w:t>
      </w:r>
    </w:p>
    <w:p w:rsidR="004B5605" w:rsidRDefault="004B5605" w:rsidP="004B5605"/>
    <w:p w:rsidR="004B5605" w:rsidRDefault="004B5605" w:rsidP="004B5605">
      <w:r>
        <w:t>Hardware flow control is sometimes referred to as RTS / CTS flow control. This term mentions the extra input and outputs used on the serial device to perform this type of handshaking. RTS / CTS in its original outlook is used for handshaking between a computer and a device connected to it such as a modem.</w:t>
      </w:r>
    </w:p>
    <w:p w:rsidR="004B5605" w:rsidRDefault="004B5605" w:rsidP="004B5605"/>
    <w:p w:rsidR="004B5605" w:rsidRDefault="004B5605" w:rsidP="004B5605">
      <w:r>
        <w:t>First, the computer sets its RTS line to signal the device that some information is present. The device checks if there is room to receive the information and if so, it sets the CTS line to start the transfer. When using a null modem connection, this is somewhat different. There are two ways to handle this type of handshaking in that situation.</w:t>
      </w:r>
    </w:p>
    <w:p w:rsidR="004B5605" w:rsidRDefault="004B5605" w:rsidP="004B5605"/>
    <w:p w:rsidR="004B5605" w:rsidRDefault="004B5605" w:rsidP="004B5605">
      <w:r>
        <w:t xml:space="preserve">One is, where the RTS of each side is connected with the CTS side of the other. In that way, the communication protocol differs somewhat from the original one. The RTS output of computer </w:t>
      </w:r>
      <w:proofErr w:type="gramStart"/>
      <w:r>
        <w:t>A</w:t>
      </w:r>
      <w:proofErr w:type="gramEnd"/>
      <w:r>
        <w:t xml:space="preserve"> signals computer B that A is capable of receiving information, rather than a request for sending information as in the original configuration. This type of communication can be performed with a null modem cable for full handshaking. Although using this cable is not completely compatible with the original way hardware flow control was designed, if software is properly designed for it </w:t>
      </w:r>
      <w:proofErr w:type="spellStart"/>
      <w:r>
        <w:t>it</w:t>
      </w:r>
      <w:proofErr w:type="spellEnd"/>
      <w:r>
        <w:t xml:space="preserve"> can achieve the highest possible speed because no overhead is present for requesting on the RTS line and answering on the CTS line.</w:t>
      </w:r>
    </w:p>
    <w:p w:rsidR="004B5605" w:rsidRDefault="004B5605" w:rsidP="004B5605"/>
    <w:p w:rsidR="004B5605" w:rsidRDefault="004B5605" w:rsidP="004B5605">
      <w:r>
        <w:t>In the second situation of null modem communication with hardware flow control, the software side looks quite similar to the original use of the handshaking lines. The CTS and RTS lines of one device are connected directly to each other. This means, that the request to send query answers itself. As soon as the RTS output is set, the CTS input will detect a high logical value indicating that sending of information is allowed. This implies, that information will always be sent as soon as sending is requested by a device if no further checking is present. To prevent this from happening, two other pins on the connector are used, the data set ready DSR and the data terminal ready DTR. These two lines indicate if the device attached is working properly and willing to accept data. When these lines are cross-connected (as in most null modem cables) flow control can be performed using these lines. A DTR output is set, if that computer accepts incoming characters.</w:t>
      </w:r>
    </w:p>
    <w:p w:rsidR="004B5605" w:rsidRDefault="004B5605" w:rsidP="004B5605"/>
    <w:p w:rsidR="00AA7FE3" w:rsidRDefault="00AA7FE3" w:rsidP="00AA7FE3">
      <w:pPr>
        <w:pStyle w:val="Heading3"/>
      </w:pPr>
      <w:bookmarkStart w:id="169" w:name="_Toc379547750"/>
      <w:r>
        <w:t>Special connections</w:t>
      </w:r>
      <w:bookmarkEnd w:id="169"/>
    </w:p>
    <w:p w:rsidR="00AA7FE3" w:rsidRDefault="00AA7FE3" w:rsidP="00AA7FE3"/>
    <w:p w:rsidR="00AA7FE3" w:rsidRDefault="00AA7FE3" w:rsidP="00AA7FE3">
      <w:pPr>
        <w:pStyle w:val="Heading4"/>
      </w:pPr>
      <w:bookmarkStart w:id="170" w:name="_Toc379547751"/>
      <w:r w:rsidRPr="00AA7FE3">
        <w:t>RS232 DB25 to DB9 converter</w:t>
      </w:r>
      <w:bookmarkEnd w:id="170"/>
    </w:p>
    <w:p w:rsidR="007828B5" w:rsidRDefault="007828B5" w:rsidP="007828B5">
      <w:r>
        <w:t>Mostly you will come across DB9 connectors. Sometimes you will encounter an interface with a DB25 connector (some printers). You will need to make a convertor. See the example and conversion table below for help.</w:t>
      </w:r>
    </w:p>
    <w:p w:rsidR="007828B5" w:rsidRDefault="007828B5" w:rsidP="007828B5"/>
    <w:p w:rsidR="007828B5" w:rsidRDefault="007828B5" w:rsidP="007828B5">
      <w:r>
        <w:rPr>
          <w:noProof/>
          <w:lang w:val="nl-NL" w:eastAsia="nl-NL"/>
        </w:rPr>
        <w:lastRenderedPageBreak/>
        <w:drawing>
          <wp:inline distT="0" distB="0" distL="0" distR="0" wp14:anchorId="21EB97F6" wp14:editId="663172A9">
            <wp:extent cx="3810000" cy="2790825"/>
            <wp:effectExtent l="0" t="0" r="0"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10000" cy="2790825"/>
                    </a:xfrm>
                    <a:prstGeom prst="rect">
                      <a:avLst/>
                    </a:prstGeom>
                  </pic:spPr>
                </pic:pic>
              </a:graphicData>
            </a:graphic>
          </wp:inline>
        </w:drawing>
      </w:r>
    </w:p>
    <w:p w:rsidR="007828B5" w:rsidRDefault="007828B5" w:rsidP="007828B5">
      <w:pPr>
        <w:pStyle w:val="Onderschrift"/>
      </w:pPr>
      <w:bookmarkStart w:id="171" w:name="_Toc379547821"/>
      <w:r>
        <w:t xml:space="preserve">Figure </w:t>
      </w:r>
      <w:r w:rsidR="0070739A">
        <w:fldChar w:fldCharType="begin"/>
      </w:r>
      <w:r w:rsidR="0070739A">
        <w:instrText xml:space="preserve"> STYLEREF 1 \s </w:instrText>
      </w:r>
      <w:r w:rsidR="0070739A">
        <w:fldChar w:fldCharType="separate"/>
      </w:r>
      <w:r w:rsidR="00013DAE">
        <w:rPr>
          <w:noProof/>
        </w:rPr>
        <w:t>10</w:t>
      </w:r>
      <w:r w:rsidR="0070739A">
        <w:fldChar w:fldCharType="end"/>
      </w:r>
      <w:r w:rsidR="0070739A">
        <w:noBreakHyphen/>
      </w:r>
      <w:r w:rsidR="0070739A">
        <w:fldChar w:fldCharType="begin"/>
      </w:r>
      <w:r w:rsidR="0070739A">
        <w:instrText xml:space="preserve"> SEQ Figure \* ARABIC \s 1 </w:instrText>
      </w:r>
      <w:r w:rsidR="0070739A">
        <w:fldChar w:fldCharType="separate"/>
      </w:r>
      <w:r w:rsidR="00013DAE">
        <w:rPr>
          <w:noProof/>
        </w:rPr>
        <w:t>2</w:t>
      </w:r>
      <w:r w:rsidR="0070739A">
        <w:fldChar w:fldCharType="end"/>
      </w:r>
      <w:r>
        <w:t>: RS232 DB25 to DB9 Convertor</w:t>
      </w:r>
      <w:bookmarkEnd w:id="171"/>
    </w:p>
    <w:p w:rsidR="007828B5" w:rsidRPr="007828B5" w:rsidRDefault="007828B5" w:rsidP="007828B5"/>
    <w:tbl>
      <w:tblPr>
        <w:tblW w:w="79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7"/>
        <w:gridCol w:w="1134"/>
        <w:gridCol w:w="5973"/>
      </w:tblGrid>
      <w:tr w:rsidR="007828B5" w:rsidRPr="00576C19" w:rsidTr="007828B5">
        <w:trPr>
          <w:trHeight w:val="255"/>
        </w:trPr>
        <w:tc>
          <w:tcPr>
            <w:tcW w:w="817" w:type="dxa"/>
            <w:shd w:val="clear" w:color="auto" w:fill="0C0C0C"/>
          </w:tcPr>
          <w:p w:rsidR="007828B5" w:rsidRPr="00576C19" w:rsidRDefault="007828B5" w:rsidP="007828B5">
            <w:pPr>
              <w:rPr>
                <w:b/>
              </w:rPr>
            </w:pPr>
            <w:r>
              <w:rPr>
                <w:b/>
              </w:rPr>
              <w:t>DB9</w:t>
            </w:r>
          </w:p>
        </w:tc>
        <w:tc>
          <w:tcPr>
            <w:tcW w:w="1134" w:type="dxa"/>
            <w:shd w:val="clear" w:color="auto" w:fill="0C0C0C"/>
          </w:tcPr>
          <w:p w:rsidR="007828B5" w:rsidRPr="00576C19" w:rsidRDefault="007828B5" w:rsidP="007828B5">
            <w:pPr>
              <w:jc w:val="center"/>
              <w:rPr>
                <w:b/>
              </w:rPr>
            </w:pPr>
            <w:r>
              <w:rPr>
                <w:b/>
              </w:rPr>
              <w:t>DB25</w:t>
            </w:r>
          </w:p>
        </w:tc>
        <w:tc>
          <w:tcPr>
            <w:tcW w:w="5973" w:type="dxa"/>
            <w:shd w:val="clear" w:color="auto" w:fill="0C0C0C"/>
          </w:tcPr>
          <w:p w:rsidR="007828B5" w:rsidRDefault="007828B5" w:rsidP="007828B5">
            <w:pPr>
              <w:jc w:val="center"/>
              <w:rPr>
                <w:b/>
              </w:rPr>
            </w:pPr>
            <w:r>
              <w:rPr>
                <w:b/>
              </w:rPr>
              <w:t>Function</w:t>
            </w:r>
          </w:p>
        </w:tc>
      </w:tr>
      <w:tr w:rsidR="007828B5" w:rsidTr="007828B5">
        <w:trPr>
          <w:trHeight w:val="255"/>
        </w:trPr>
        <w:tc>
          <w:tcPr>
            <w:tcW w:w="817" w:type="dxa"/>
          </w:tcPr>
          <w:p w:rsidR="007828B5" w:rsidRDefault="007828B5" w:rsidP="00441E0E">
            <w:pPr>
              <w:jc w:val="center"/>
            </w:pPr>
            <w:r>
              <w:t>1</w:t>
            </w:r>
          </w:p>
        </w:tc>
        <w:tc>
          <w:tcPr>
            <w:tcW w:w="1134" w:type="dxa"/>
          </w:tcPr>
          <w:p w:rsidR="007828B5" w:rsidRDefault="007828B5" w:rsidP="007828B5">
            <w:pPr>
              <w:jc w:val="center"/>
            </w:pPr>
            <w:r>
              <w:t>8</w:t>
            </w:r>
          </w:p>
        </w:tc>
        <w:tc>
          <w:tcPr>
            <w:tcW w:w="5973" w:type="dxa"/>
          </w:tcPr>
          <w:p w:rsidR="007828B5" w:rsidRDefault="007828B5" w:rsidP="007828B5">
            <w:pPr>
              <w:jc w:val="center"/>
            </w:pPr>
            <w:r>
              <w:t>Data Carrier Detect</w:t>
            </w:r>
          </w:p>
        </w:tc>
      </w:tr>
      <w:tr w:rsidR="007828B5" w:rsidTr="007828B5">
        <w:trPr>
          <w:trHeight w:val="255"/>
        </w:trPr>
        <w:tc>
          <w:tcPr>
            <w:tcW w:w="817" w:type="dxa"/>
          </w:tcPr>
          <w:p w:rsidR="007828B5" w:rsidRDefault="007828B5" w:rsidP="00441E0E">
            <w:pPr>
              <w:jc w:val="center"/>
            </w:pPr>
            <w:r>
              <w:t>2</w:t>
            </w:r>
          </w:p>
        </w:tc>
        <w:tc>
          <w:tcPr>
            <w:tcW w:w="1134" w:type="dxa"/>
          </w:tcPr>
          <w:p w:rsidR="007828B5" w:rsidRDefault="007828B5" w:rsidP="007828B5">
            <w:pPr>
              <w:jc w:val="center"/>
            </w:pPr>
            <w:r>
              <w:t>3</w:t>
            </w:r>
          </w:p>
        </w:tc>
        <w:tc>
          <w:tcPr>
            <w:tcW w:w="5973" w:type="dxa"/>
          </w:tcPr>
          <w:p w:rsidR="007828B5" w:rsidRDefault="007828B5" w:rsidP="007828B5">
            <w:pPr>
              <w:jc w:val="center"/>
            </w:pPr>
            <w:r>
              <w:t>Receive Data</w:t>
            </w:r>
          </w:p>
        </w:tc>
      </w:tr>
      <w:tr w:rsidR="007828B5" w:rsidTr="007828B5">
        <w:trPr>
          <w:trHeight w:val="255"/>
        </w:trPr>
        <w:tc>
          <w:tcPr>
            <w:tcW w:w="817" w:type="dxa"/>
          </w:tcPr>
          <w:p w:rsidR="007828B5" w:rsidRDefault="007828B5" w:rsidP="00441E0E">
            <w:pPr>
              <w:jc w:val="center"/>
            </w:pPr>
            <w:r>
              <w:t>3</w:t>
            </w:r>
          </w:p>
        </w:tc>
        <w:tc>
          <w:tcPr>
            <w:tcW w:w="1134" w:type="dxa"/>
          </w:tcPr>
          <w:p w:rsidR="007828B5" w:rsidRDefault="007828B5" w:rsidP="007828B5">
            <w:pPr>
              <w:jc w:val="center"/>
            </w:pPr>
            <w:r>
              <w:t>2</w:t>
            </w:r>
          </w:p>
        </w:tc>
        <w:tc>
          <w:tcPr>
            <w:tcW w:w="5973" w:type="dxa"/>
          </w:tcPr>
          <w:p w:rsidR="007828B5" w:rsidRDefault="007828B5" w:rsidP="007828B5">
            <w:pPr>
              <w:jc w:val="center"/>
            </w:pPr>
            <w:r>
              <w:t>Transmit Data</w:t>
            </w:r>
          </w:p>
        </w:tc>
      </w:tr>
      <w:tr w:rsidR="007828B5" w:rsidTr="007828B5">
        <w:trPr>
          <w:trHeight w:val="255"/>
        </w:trPr>
        <w:tc>
          <w:tcPr>
            <w:tcW w:w="817" w:type="dxa"/>
          </w:tcPr>
          <w:p w:rsidR="007828B5" w:rsidRDefault="007828B5" w:rsidP="00441E0E">
            <w:pPr>
              <w:jc w:val="center"/>
            </w:pPr>
            <w:r>
              <w:t>4</w:t>
            </w:r>
          </w:p>
        </w:tc>
        <w:tc>
          <w:tcPr>
            <w:tcW w:w="1134" w:type="dxa"/>
          </w:tcPr>
          <w:p w:rsidR="007828B5" w:rsidRDefault="007828B5" w:rsidP="007828B5">
            <w:pPr>
              <w:jc w:val="center"/>
            </w:pPr>
            <w:r>
              <w:t>20</w:t>
            </w:r>
          </w:p>
        </w:tc>
        <w:tc>
          <w:tcPr>
            <w:tcW w:w="5973" w:type="dxa"/>
          </w:tcPr>
          <w:p w:rsidR="007828B5" w:rsidRDefault="007828B5" w:rsidP="007828B5">
            <w:pPr>
              <w:jc w:val="center"/>
            </w:pPr>
            <w:r>
              <w:t>Data Terminal Ready</w:t>
            </w:r>
          </w:p>
        </w:tc>
      </w:tr>
      <w:tr w:rsidR="007828B5" w:rsidTr="007828B5">
        <w:trPr>
          <w:trHeight w:val="255"/>
        </w:trPr>
        <w:tc>
          <w:tcPr>
            <w:tcW w:w="817" w:type="dxa"/>
          </w:tcPr>
          <w:p w:rsidR="007828B5" w:rsidRDefault="007828B5" w:rsidP="00441E0E">
            <w:pPr>
              <w:jc w:val="center"/>
            </w:pPr>
            <w:r>
              <w:t>5</w:t>
            </w:r>
          </w:p>
        </w:tc>
        <w:tc>
          <w:tcPr>
            <w:tcW w:w="1134" w:type="dxa"/>
          </w:tcPr>
          <w:p w:rsidR="007828B5" w:rsidRDefault="007828B5" w:rsidP="007828B5">
            <w:pPr>
              <w:jc w:val="center"/>
            </w:pPr>
            <w:r>
              <w:t>7</w:t>
            </w:r>
          </w:p>
        </w:tc>
        <w:tc>
          <w:tcPr>
            <w:tcW w:w="5973" w:type="dxa"/>
          </w:tcPr>
          <w:p w:rsidR="007828B5" w:rsidRDefault="007828B5" w:rsidP="007828B5">
            <w:pPr>
              <w:jc w:val="center"/>
            </w:pPr>
            <w:r>
              <w:t>Signal Ground</w:t>
            </w:r>
          </w:p>
        </w:tc>
      </w:tr>
      <w:tr w:rsidR="007828B5" w:rsidTr="007828B5">
        <w:trPr>
          <w:trHeight w:val="255"/>
        </w:trPr>
        <w:tc>
          <w:tcPr>
            <w:tcW w:w="817" w:type="dxa"/>
          </w:tcPr>
          <w:p w:rsidR="007828B5" w:rsidRDefault="007828B5" w:rsidP="00441E0E">
            <w:pPr>
              <w:jc w:val="center"/>
            </w:pPr>
            <w:r>
              <w:t>6</w:t>
            </w:r>
          </w:p>
        </w:tc>
        <w:tc>
          <w:tcPr>
            <w:tcW w:w="1134" w:type="dxa"/>
          </w:tcPr>
          <w:p w:rsidR="007828B5" w:rsidRDefault="007828B5" w:rsidP="007828B5">
            <w:pPr>
              <w:jc w:val="center"/>
            </w:pPr>
            <w:r>
              <w:t>6</w:t>
            </w:r>
          </w:p>
        </w:tc>
        <w:tc>
          <w:tcPr>
            <w:tcW w:w="5973" w:type="dxa"/>
          </w:tcPr>
          <w:p w:rsidR="007828B5" w:rsidRDefault="007828B5" w:rsidP="007828B5">
            <w:pPr>
              <w:jc w:val="center"/>
            </w:pPr>
            <w:r>
              <w:t>Data Set Ready</w:t>
            </w:r>
          </w:p>
        </w:tc>
      </w:tr>
      <w:tr w:rsidR="007828B5" w:rsidTr="007828B5">
        <w:trPr>
          <w:trHeight w:val="255"/>
        </w:trPr>
        <w:tc>
          <w:tcPr>
            <w:tcW w:w="817" w:type="dxa"/>
          </w:tcPr>
          <w:p w:rsidR="007828B5" w:rsidRDefault="007828B5" w:rsidP="00441E0E">
            <w:pPr>
              <w:jc w:val="center"/>
            </w:pPr>
            <w:r>
              <w:t>7</w:t>
            </w:r>
          </w:p>
        </w:tc>
        <w:tc>
          <w:tcPr>
            <w:tcW w:w="1134" w:type="dxa"/>
          </w:tcPr>
          <w:p w:rsidR="007828B5" w:rsidRDefault="007828B5" w:rsidP="007828B5">
            <w:pPr>
              <w:jc w:val="center"/>
            </w:pPr>
            <w:r>
              <w:t>4</w:t>
            </w:r>
          </w:p>
        </w:tc>
        <w:tc>
          <w:tcPr>
            <w:tcW w:w="5973" w:type="dxa"/>
          </w:tcPr>
          <w:p w:rsidR="007828B5" w:rsidRDefault="007828B5" w:rsidP="007828B5">
            <w:pPr>
              <w:jc w:val="center"/>
            </w:pPr>
            <w:r>
              <w:t>Request To Send</w:t>
            </w:r>
          </w:p>
        </w:tc>
      </w:tr>
      <w:tr w:rsidR="007828B5" w:rsidTr="007828B5">
        <w:trPr>
          <w:trHeight w:val="255"/>
        </w:trPr>
        <w:tc>
          <w:tcPr>
            <w:tcW w:w="817" w:type="dxa"/>
          </w:tcPr>
          <w:p w:rsidR="007828B5" w:rsidRDefault="007828B5" w:rsidP="00441E0E">
            <w:pPr>
              <w:jc w:val="center"/>
            </w:pPr>
            <w:r>
              <w:t>8</w:t>
            </w:r>
          </w:p>
        </w:tc>
        <w:tc>
          <w:tcPr>
            <w:tcW w:w="1134" w:type="dxa"/>
          </w:tcPr>
          <w:p w:rsidR="007828B5" w:rsidRDefault="007828B5" w:rsidP="007828B5">
            <w:pPr>
              <w:jc w:val="center"/>
            </w:pPr>
            <w:r>
              <w:t>5</w:t>
            </w:r>
          </w:p>
        </w:tc>
        <w:tc>
          <w:tcPr>
            <w:tcW w:w="5973" w:type="dxa"/>
          </w:tcPr>
          <w:p w:rsidR="007828B5" w:rsidRDefault="007828B5" w:rsidP="007828B5">
            <w:pPr>
              <w:jc w:val="center"/>
            </w:pPr>
            <w:r>
              <w:t>Clear To Send</w:t>
            </w:r>
          </w:p>
        </w:tc>
      </w:tr>
      <w:tr w:rsidR="007828B5" w:rsidTr="007828B5">
        <w:trPr>
          <w:trHeight w:val="255"/>
        </w:trPr>
        <w:tc>
          <w:tcPr>
            <w:tcW w:w="817" w:type="dxa"/>
          </w:tcPr>
          <w:p w:rsidR="007828B5" w:rsidRDefault="007828B5" w:rsidP="00441E0E">
            <w:pPr>
              <w:jc w:val="center"/>
            </w:pPr>
            <w:r>
              <w:t>9</w:t>
            </w:r>
          </w:p>
        </w:tc>
        <w:tc>
          <w:tcPr>
            <w:tcW w:w="1134" w:type="dxa"/>
          </w:tcPr>
          <w:p w:rsidR="007828B5" w:rsidRDefault="007828B5" w:rsidP="007828B5">
            <w:pPr>
              <w:jc w:val="center"/>
            </w:pPr>
            <w:r>
              <w:t>22</w:t>
            </w:r>
          </w:p>
        </w:tc>
        <w:tc>
          <w:tcPr>
            <w:tcW w:w="5973" w:type="dxa"/>
          </w:tcPr>
          <w:p w:rsidR="007828B5" w:rsidRDefault="007828B5" w:rsidP="007828B5">
            <w:pPr>
              <w:jc w:val="center"/>
            </w:pPr>
            <w:r>
              <w:t>Ring Indicator</w:t>
            </w:r>
          </w:p>
        </w:tc>
      </w:tr>
    </w:tbl>
    <w:p w:rsidR="00AA7FE3" w:rsidRDefault="00441E0E" w:rsidP="00441E0E">
      <w:pPr>
        <w:pStyle w:val="Onderschrift"/>
      </w:pPr>
      <w:bookmarkStart w:id="172" w:name="_Toc379547853"/>
      <w:r>
        <w:t xml:space="preserve">Table </w:t>
      </w:r>
      <w:r w:rsidR="005C2FC8">
        <w:fldChar w:fldCharType="begin"/>
      </w:r>
      <w:r w:rsidR="005C2FC8">
        <w:instrText xml:space="preserve"> STYLEREF 1 \s </w:instrText>
      </w:r>
      <w:r w:rsidR="005C2FC8">
        <w:fldChar w:fldCharType="separate"/>
      </w:r>
      <w:r w:rsidR="00013DAE">
        <w:rPr>
          <w:noProof/>
        </w:rPr>
        <w:t>10</w:t>
      </w:r>
      <w:r w:rsidR="005C2FC8">
        <w:fldChar w:fldCharType="end"/>
      </w:r>
      <w:r w:rsidR="005C2FC8">
        <w:noBreakHyphen/>
      </w:r>
      <w:r w:rsidR="005C2FC8">
        <w:fldChar w:fldCharType="begin"/>
      </w:r>
      <w:r w:rsidR="005C2FC8">
        <w:instrText xml:space="preserve"> SEQ Table \* ARABIC \s 1 </w:instrText>
      </w:r>
      <w:r w:rsidR="005C2FC8">
        <w:fldChar w:fldCharType="separate"/>
      </w:r>
      <w:r w:rsidR="00013DAE">
        <w:rPr>
          <w:noProof/>
        </w:rPr>
        <w:t>4</w:t>
      </w:r>
      <w:r w:rsidR="005C2FC8">
        <w:fldChar w:fldCharType="end"/>
      </w:r>
      <w:r>
        <w:t>: DB9 – DB25 conversion</w:t>
      </w:r>
      <w:bookmarkEnd w:id="172"/>
    </w:p>
    <w:p w:rsidR="00441E0E" w:rsidRDefault="00441E0E" w:rsidP="00441E0E">
      <w:pPr>
        <w:pStyle w:val="Heading4"/>
      </w:pPr>
      <w:bookmarkStart w:id="173" w:name="_Toc379547752"/>
      <w:r w:rsidRPr="00441E0E">
        <w:t>RS232 serial loopback test plugs</w:t>
      </w:r>
      <w:bookmarkEnd w:id="173"/>
    </w:p>
    <w:p w:rsidR="00441E0E" w:rsidRDefault="00441E0E" w:rsidP="00441E0E">
      <w:r>
        <w:t>The following RS232 connectors can be used to test a serial port on your computer. The data and handshake lines have been linked. In this way all data will be sent back immediately. The PC controls its own handshaking.</w:t>
      </w:r>
    </w:p>
    <w:p w:rsidR="00441E0E" w:rsidRDefault="00441E0E" w:rsidP="00441E0E"/>
    <w:p w:rsidR="00441E0E" w:rsidRDefault="00441E0E" w:rsidP="00441E0E">
      <w:r>
        <w:rPr>
          <w:noProof/>
          <w:lang w:val="nl-NL" w:eastAsia="nl-NL"/>
        </w:rPr>
        <w:drawing>
          <wp:inline distT="0" distB="0" distL="0" distR="0" wp14:anchorId="1208A360" wp14:editId="70705584">
            <wp:extent cx="1657350" cy="142875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657350" cy="1428750"/>
                    </a:xfrm>
                    <a:prstGeom prst="rect">
                      <a:avLst/>
                    </a:prstGeom>
                  </pic:spPr>
                </pic:pic>
              </a:graphicData>
            </a:graphic>
          </wp:inline>
        </w:drawing>
      </w:r>
    </w:p>
    <w:p w:rsidR="00441E0E" w:rsidRDefault="00441E0E" w:rsidP="00441E0E">
      <w:pPr>
        <w:pStyle w:val="Onderschrift"/>
      </w:pPr>
      <w:bookmarkStart w:id="174" w:name="_Toc379547822"/>
      <w:r>
        <w:t xml:space="preserve">Figure </w:t>
      </w:r>
      <w:r w:rsidR="0070739A">
        <w:fldChar w:fldCharType="begin"/>
      </w:r>
      <w:r w:rsidR="0070739A">
        <w:instrText xml:space="preserve"> STYLEREF 1 \s </w:instrText>
      </w:r>
      <w:r w:rsidR="0070739A">
        <w:fldChar w:fldCharType="separate"/>
      </w:r>
      <w:r w:rsidR="00013DAE">
        <w:rPr>
          <w:noProof/>
        </w:rPr>
        <w:t>10</w:t>
      </w:r>
      <w:r w:rsidR="0070739A">
        <w:fldChar w:fldCharType="end"/>
      </w:r>
      <w:r w:rsidR="0070739A">
        <w:noBreakHyphen/>
      </w:r>
      <w:r w:rsidR="0070739A">
        <w:fldChar w:fldCharType="begin"/>
      </w:r>
      <w:r w:rsidR="0070739A">
        <w:instrText xml:space="preserve"> SEQ Figure \* ARABIC \s 1 </w:instrText>
      </w:r>
      <w:r w:rsidR="0070739A">
        <w:fldChar w:fldCharType="separate"/>
      </w:r>
      <w:r w:rsidR="00013DAE">
        <w:rPr>
          <w:noProof/>
        </w:rPr>
        <w:t>3</w:t>
      </w:r>
      <w:r w:rsidR="0070739A">
        <w:fldChar w:fldCharType="end"/>
      </w:r>
      <w:r>
        <w:t>: DB9 RS232 Loopback Plug</w:t>
      </w:r>
      <w:bookmarkEnd w:id="174"/>
    </w:p>
    <w:tbl>
      <w:tblPr>
        <w:tblW w:w="79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1417"/>
        <w:gridCol w:w="4839"/>
      </w:tblGrid>
      <w:tr w:rsidR="00441E0E" w:rsidRPr="00576C19" w:rsidTr="00441E0E">
        <w:trPr>
          <w:trHeight w:val="255"/>
        </w:trPr>
        <w:tc>
          <w:tcPr>
            <w:tcW w:w="1668" w:type="dxa"/>
            <w:shd w:val="clear" w:color="auto" w:fill="0C0C0C"/>
          </w:tcPr>
          <w:p w:rsidR="00441E0E" w:rsidRPr="00576C19" w:rsidRDefault="00441E0E" w:rsidP="00444603">
            <w:pPr>
              <w:rPr>
                <w:b/>
              </w:rPr>
            </w:pPr>
            <w:r>
              <w:rPr>
                <w:b/>
              </w:rPr>
              <w:t>DB9</w:t>
            </w:r>
          </w:p>
        </w:tc>
        <w:tc>
          <w:tcPr>
            <w:tcW w:w="1417" w:type="dxa"/>
            <w:shd w:val="clear" w:color="auto" w:fill="0C0C0C"/>
          </w:tcPr>
          <w:p w:rsidR="00441E0E" w:rsidRPr="00576C19" w:rsidRDefault="00441E0E" w:rsidP="00444603">
            <w:pPr>
              <w:jc w:val="center"/>
              <w:rPr>
                <w:b/>
              </w:rPr>
            </w:pPr>
            <w:r>
              <w:rPr>
                <w:b/>
              </w:rPr>
              <w:t>DB25</w:t>
            </w:r>
          </w:p>
        </w:tc>
        <w:tc>
          <w:tcPr>
            <w:tcW w:w="4839" w:type="dxa"/>
            <w:shd w:val="clear" w:color="auto" w:fill="0C0C0C"/>
          </w:tcPr>
          <w:p w:rsidR="00441E0E" w:rsidRDefault="00441E0E" w:rsidP="00444603">
            <w:pPr>
              <w:jc w:val="center"/>
              <w:rPr>
                <w:b/>
              </w:rPr>
            </w:pPr>
            <w:r>
              <w:rPr>
                <w:b/>
              </w:rPr>
              <w:t>Function</w:t>
            </w:r>
          </w:p>
        </w:tc>
      </w:tr>
      <w:tr w:rsidR="00441E0E" w:rsidTr="00441E0E">
        <w:trPr>
          <w:trHeight w:val="255"/>
        </w:trPr>
        <w:tc>
          <w:tcPr>
            <w:tcW w:w="1668" w:type="dxa"/>
          </w:tcPr>
          <w:p w:rsidR="00441E0E" w:rsidRDefault="00441E0E" w:rsidP="00441E0E">
            <w:pPr>
              <w:jc w:val="center"/>
            </w:pPr>
            <w:r>
              <w:t>1 + 4 + 6</w:t>
            </w:r>
          </w:p>
        </w:tc>
        <w:tc>
          <w:tcPr>
            <w:tcW w:w="1417" w:type="dxa"/>
          </w:tcPr>
          <w:p w:rsidR="00441E0E" w:rsidRDefault="00441E0E" w:rsidP="00444603">
            <w:pPr>
              <w:jc w:val="center"/>
            </w:pPr>
            <w:r>
              <w:t>6 + 8 + 20</w:t>
            </w:r>
          </w:p>
        </w:tc>
        <w:tc>
          <w:tcPr>
            <w:tcW w:w="4839" w:type="dxa"/>
          </w:tcPr>
          <w:p w:rsidR="00441E0E" w:rsidRDefault="00441E0E" w:rsidP="00444603">
            <w:pPr>
              <w:jc w:val="center"/>
            </w:pPr>
            <w:r>
              <w:t>DTR =&gt; CD + DSR</w:t>
            </w:r>
          </w:p>
        </w:tc>
      </w:tr>
      <w:tr w:rsidR="00441E0E" w:rsidTr="00441E0E">
        <w:trPr>
          <w:trHeight w:val="255"/>
        </w:trPr>
        <w:tc>
          <w:tcPr>
            <w:tcW w:w="1668" w:type="dxa"/>
          </w:tcPr>
          <w:p w:rsidR="00441E0E" w:rsidRDefault="00441E0E" w:rsidP="00441E0E">
            <w:pPr>
              <w:jc w:val="center"/>
            </w:pPr>
            <w:r>
              <w:t>2 + 3</w:t>
            </w:r>
          </w:p>
        </w:tc>
        <w:tc>
          <w:tcPr>
            <w:tcW w:w="1417" w:type="dxa"/>
          </w:tcPr>
          <w:p w:rsidR="00441E0E" w:rsidRDefault="00441E0E" w:rsidP="00444603">
            <w:pPr>
              <w:jc w:val="center"/>
            </w:pPr>
            <w:r>
              <w:t>2 + 3</w:t>
            </w:r>
          </w:p>
        </w:tc>
        <w:tc>
          <w:tcPr>
            <w:tcW w:w="4839" w:type="dxa"/>
          </w:tcPr>
          <w:p w:rsidR="00441E0E" w:rsidRDefault="00FB2BD0" w:rsidP="00444603">
            <w:pPr>
              <w:jc w:val="center"/>
            </w:pPr>
            <w:proofErr w:type="spellStart"/>
            <w:r>
              <w:t>Tx</w:t>
            </w:r>
            <w:proofErr w:type="spellEnd"/>
            <w:r>
              <w:t xml:space="preserve"> =&gt; Rx</w:t>
            </w:r>
          </w:p>
        </w:tc>
      </w:tr>
      <w:tr w:rsidR="00441E0E" w:rsidTr="00441E0E">
        <w:trPr>
          <w:trHeight w:val="255"/>
        </w:trPr>
        <w:tc>
          <w:tcPr>
            <w:tcW w:w="1668" w:type="dxa"/>
          </w:tcPr>
          <w:p w:rsidR="00441E0E" w:rsidRDefault="00441E0E" w:rsidP="00441E0E">
            <w:pPr>
              <w:jc w:val="center"/>
            </w:pPr>
            <w:r>
              <w:lastRenderedPageBreak/>
              <w:t>7 + 8</w:t>
            </w:r>
          </w:p>
        </w:tc>
        <w:tc>
          <w:tcPr>
            <w:tcW w:w="1417" w:type="dxa"/>
          </w:tcPr>
          <w:p w:rsidR="00441E0E" w:rsidRDefault="00441E0E" w:rsidP="00444603">
            <w:pPr>
              <w:jc w:val="center"/>
            </w:pPr>
            <w:r>
              <w:t>4 + 5</w:t>
            </w:r>
          </w:p>
        </w:tc>
        <w:tc>
          <w:tcPr>
            <w:tcW w:w="4839" w:type="dxa"/>
          </w:tcPr>
          <w:p w:rsidR="00441E0E" w:rsidRDefault="00FB2BD0" w:rsidP="00444603">
            <w:pPr>
              <w:jc w:val="center"/>
            </w:pPr>
            <w:r>
              <w:t>RTS =&gt; CTS</w:t>
            </w:r>
          </w:p>
        </w:tc>
      </w:tr>
    </w:tbl>
    <w:p w:rsidR="00441E0E" w:rsidRDefault="00FB2BD0" w:rsidP="00FB2BD0">
      <w:pPr>
        <w:pStyle w:val="Onderschrift"/>
      </w:pPr>
      <w:bookmarkStart w:id="175" w:name="_Toc379547854"/>
      <w:r>
        <w:t xml:space="preserve">Table </w:t>
      </w:r>
      <w:r w:rsidR="005C2FC8">
        <w:fldChar w:fldCharType="begin"/>
      </w:r>
      <w:r w:rsidR="005C2FC8">
        <w:instrText xml:space="preserve"> STYLEREF 1 \s </w:instrText>
      </w:r>
      <w:r w:rsidR="005C2FC8">
        <w:fldChar w:fldCharType="separate"/>
      </w:r>
      <w:r w:rsidR="00013DAE">
        <w:rPr>
          <w:noProof/>
        </w:rPr>
        <w:t>10</w:t>
      </w:r>
      <w:r w:rsidR="005C2FC8">
        <w:fldChar w:fldCharType="end"/>
      </w:r>
      <w:r w:rsidR="005C2FC8">
        <w:noBreakHyphen/>
      </w:r>
      <w:r w:rsidR="005C2FC8">
        <w:fldChar w:fldCharType="begin"/>
      </w:r>
      <w:r w:rsidR="005C2FC8">
        <w:instrText xml:space="preserve"> SEQ Table \* ARABIC \s 1 </w:instrText>
      </w:r>
      <w:r w:rsidR="005C2FC8">
        <w:fldChar w:fldCharType="separate"/>
      </w:r>
      <w:r w:rsidR="00013DAE">
        <w:rPr>
          <w:noProof/>
        </w:rPr>
        <w:t>5</w:t>
      </w:r>
      <w:r w:rsidR="005C2FC8">
        <w:fldChar w:fldCharType="end"/>
      </w:r>
      <w:r>
        <w:t>: DB9 RS232 Loopback Plug</w:t>
      </w:r>
      <w:bookmarkEnd w:id="175"/>
    </w:p>
    <w:p w:rsidR="00FB2BD0" w:rsidRDefault="00FB2BD0" w:rsidP="00FB2BD0">
      <w:pPr>
        <w:pStyle w:val="Heading4"/>
      </w:pPr>
      <w:bookmarkStart w:id="176" w:name="_Toc379547753"/>
      <w:r>
        <w:t>RS232 Null Modem Cables</w:t>
      </w:r>
      <w:bookmarkEnd w:id="176"/>
    </w:p>
    <w:p w:rsidR="00FB2BD0" w:rsidRDefault="00166BFC" w:rsidP="00FB2BD0">
      <w:r w:rsidRPr="00166BFC">
        <w:t>How to use the handshaking lines in a null modem configuration? The simplest way is to don't use them at all. In that situation, only the data lines and signal ground are cross connected in the null modem communication cable. All other pins have no connection. An example of such a null modem cable without handshaking can be seen in the figure below.</w:t>
      </w:r>
    </w:p>
    <w:p w:rsidR="00166BFC" w:rsidRDefault="00166BFC" w:rsidP="00FB2BD0"/>
    <w:p w:rsidR="00166BFC" w:rsidRDefault="00166BFC" w:rsidP="00FB2BD0">
      <w:r>
        <w:rPr>
          <w:noProof/>
          <w:lang w:val="nl-NL" w:eastAsia="nl-NL"/>
        </w:rPr>
        <w:drawing>
          <wp:inline distT="0" distB="0" distL="0" distR="0" wp14:anchorId="208D9946" wp14:editId="733DD0B1">
            <wp:extent cx="4029075" cy="1228725"/>
            <wp:effectExtent l="0" t="0" r="9525"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29075" cy="1228725"/>
                    </a:xfrm>
                    <a:prstGeom prst="rect">
                      <a:avLst/>
                    </a:prstGeom>
                  </pic:spPr>
                </pic:pic>
              </a:graphicData>
            </a:graphic>
          </wp:inline>
        </w:drawing>
      </w:r>
    </w:p>
    <w:p w:rsidR="00166BFC" w:rsidRDefault="00166BFC" w:rsidP="00166BFC">
      <w:pPr>
        <w:pStyle w:val="Onderschrift"/>
      </w:pPr>
      <w:bookmarkStart w:id="177" w:name="_Toc379547823"/>
      <w:r>
        <w:t xml:space="preserve">Figure </w:t>
      </w:r>
      <w:r w:rsidR="0070739A">
        <w:fldChar w:fldCharType="begin"/>
      </w:r>
      <w:r w:rsidR="0070739A">
        <w:instrText xml:space="preserve"> STYLEREF 1 \s </w:instrText>
      </w:r>
      <w:r w:rsidR="0070739A">
        <w:fldChar w:fldCharType="separate"/>
      </w:r>
      <w:r w:rsidR="00013DAE">
        <w:rPr>
          <w:noProof/>
        </w:rPr>
        <w:t>10</w:t>
      </w:r>
      <w:r w:rsidR="0070739A">
        <w:fldChar w:fldCharType="end"/>
      </w:r>
      <w:r w:rsidR="0070739A">
        <w:noBreakHyphen/>
      </w:r>
      <w:r w:rsidR="0070739A">
        <w:fldChar w:fldCharType="begin"/>
      </w:r>
      <w:r w:rsidR="0070739A">
        <w:instrText xml:space="preserve"> SEQ Figure \* ARABIC \s 1 </w:instrText>
      </w:r>
      <w:r w:rsidR="0070739A">
        <w:fldChar w:fldCharType="separate"/>
      </w:r>
      <w:r w:rsidR="00013DAE">
        <w:rPr>
          <w:noProof/>
        </w:rPr>
        <w:t>4</w:t>
      </w:r>
      <w:r w:rsidR="0070739A">
        <w:fldChar w:fldCharType="end"/>
      </w:r>
      <w:r>
        <w:t>: Null modem cable without handshaking</w:t>
      </w:r>
      <w:bookmarkEnd w:id="177"/>
    </w:p>
    <w:tbl>
      <w:tblPr>
        <w:tblW w:w="79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1701"/>
        <w:gridCol w:w="4555"/>
      </w:tblGrid>
      <w:tr w:rsidR="00166BFC" w:rsidRPr="00576C19" w:rsidTr="00166BFC">
        <w:trPr>
          <w:trHeight w:val="255"/>
        </w:trPr>
        <w:tc>
          <w:tcPr>
            <w:tcW w:w="1668" w:type="dxa"/>
            <w:shd w:val="clear" w:color="auto" w:fill="0C0C0C"/>
          </w:tcPr>
          <w:p w:rsidR="00166BFC" w:rsidRPr="00576C19" w:rsidRDefault="00166BFC" w:rsidP="00444603">
            <w:pPr>
              <w:rPr>
                <w:b/>
              </w:rPr>
            </w:pPr>
            <w:r>
              <w:rPr>
                <w:b/>
              </w:rPr>
              <w:t>Connector 1</w:t>
            </w:r>
          </w:p>
        </w:tc>
        <w:tc>
          <w:tcPr>
            <w:tcW w:w="1701" w:type="dxa"/>
            <w:shd w:val="clear" w:color="auto" w:fill="0C0C0C"/>
          </w:tcPr>
          <w:p w:rsidR="00166BFC" w:rsidRPr="00576C19" w:rsidRDefault="00166BFC" w:rsidP="00444603">
            <w:pPr>
              <w:jc w:val="center"/>
              <w:rPr>
                <w:b/>
              </w:rPr>
            </w:pPr>
            <w:r>
              <w:rPr>
                <w:b/>
              </w:rPr>
              <w:t>Connector 2</w:t>
            </w:r>
          </w:p>
        </w:tc>
        <w:tc>
          <w:tcPr>
            <w:tcW w:w="4555" w:type="dxa"/>
            <w:shd w:val="clear" w:color="auto" w:fill="0C0C0C"/>
          </w:tcPr>
          <w:p w:rsidR="00166BFC" w:rsidRDefault="00166BFC" w:rsidP="00444603">
            <w:pPr>
              <w:jc w:val="center"/>
              <w:rPr>
                <w:b/>
              </w:rPr>
            </w:pPr>
            <w:r>
              <w:rPr>
                <w:b/>
              </w:rPr>
              <w:t>Function</w:t>
            </w:r>
          </w:p>
        </w:tc>
      </w:tr>
      <w:tr w:rsidR="00166BFC" w:rsidTr="00166BFC">
        <w:trPr>
          <w:trHeight w:val="255"/>
        </w:trPr>
        <w:tc>
          <w:tcPr>
            <w:tcW w:w="1668" w:type="dxa"/>
          </w:tcPr>
          <w:p w:rsidR="00166BFC" w:rsidRDefault="00166BFC" w:rsidP="00444603">
            <w:pPr>
              <w:jc w:val="center"/>
            </w:pPr>
            <w:r>
              <w:t>2</w:t>
            </w:r>
          </w:p>
        </w:tc>
        <w:tc>
          <w:tcPr>
            <w:tcW w:w="1701" w:type="dxa"/>
          </w:tcPr>
          <w:p w:rsidR="00166BFC" w:rsidRDefault="00166BFC" w:rsidP="00444603">
            <w:pPr>
              <w:jc w:val="center"/>
            </w:pPr>
            <w:r>
              <w:t>3</w:t>
            </w:r>
          </w:p>
        </w:tc>
        <w:tc>
          <w:tcPr>
            <w:tcW w:w="4555" w:type="dxa"/>
          </w:tcPr>
          <w:p w:rsidR="00166BFC" w:rsidRDefault="00166BFC" w:rsidP="00444603">
            <w:pPr>
              <w:jc w:val="center"/>
            </w:pPr>
            <w:r>
              <w:t xml:space="preserve">Rx &lt;= </w:t>
            </w:r>
            <w:proofErr w:type="spellStart"/>
            <w:r>
              <w:t>Tx</w:t>
            </w:r>
            <w:proofErr w:type="spellEnd"/>
          </w:p>
        </w:tc>
      </w:tr>
      <w:tr w:rsidR="00166BFC" w:rsidTr="00166BFC">
        <w:trPr>
          <w:trHeight w:val="255"/>
        </w:trPr>
        <w:tc>
          <w:tcPr>
            <w:tcW w:w="1668" w:type="dxa"/>
          </w:tcPr>
          <w:p w:rsidR="00166BFC" w:rsidRDefault="00166BFC" w:rsidP="00444603">
            <w:pPr>
              <w:jc w:val="center"/>
            </w:pPr>
            <w:r>
              <w:t>3</w:t>
            </w:r>
          </w:p>
        </w:tc>
        <w:tc>
          <w:tcPr>
            <w:tcW w:w="1701" w:type="dxa"/>
          </w:tcPr>
          <w:p w:rsidR="00166BFC" w:rsidRDefault="00166BFC" w:rsidP="00444603">
            <w:pPr>
              <w:jc w:val="center"/>
            </w:pPr>
            <w:r>
              <w:t>2</w:t>
            </w:r>
          </w:p>
        </w:tc>
        <w:tc>
          <w:tcPr>
            <w:tcW w:w="4555" w:type="dxa"/>
          </w:tcPr>
          <w:p w:rsidR="00166BFC" w:rsidRDefault="00166BFC" w:rsidP="00444603">
            <w:pPr>
              <w:jc w:val="center"/>
            </w:pPr>
            <w:proofErr w:type="spellStart"/>
            <w:r>
              <w:t>Tx</w:t>
            </w:r>
            <w:proofErr w:type="spellEnd"/>
            <w:r>
              <w:t xml:space="preserve"> =&gt; Rx</w:t>
            </w:r>
          </w:p>
        </w:tc>
      </w:tr>
      <w:tr w:rsidR="00166BFC" w:rsidTr="00166BFC">
        <w:trPr>
          <w:trHeight w:val="255"/>
        </w:trPr>
        <w:tc>
          <w:tcPr>
            <w:tcW w:w="1668" w:type="dxa"/>
          </w:tcPr>
          <w:p w:rsidR="00166BFC" w:rsidRDefault="00166BFC" w:rsidP="00444603">
            <w:pPr>
              <w:jc w:val="center"/>
            </w:pPr>
            <w:r>
              <w:t>5</w:t>
            </w:r>
          </w:p>
        </w:tc>
        <w:tc>
          <w:tcPr>
            <w:tcW w:w="1701" w:type="dxa"/>
          </w:tcPr>
          <w:p w:rsidR="00166BFC" w:rsidRDefault="00166BFC" w:rsidP="00444603">
            <w:pPr>
              <w:jc w:val="center"/>
            </w:pPr>
            <w:r>
              <w:t>5</w:t>
            </w:r>
          </w:p>
        </w:tc>
        <w:tc>
          <w:tcPr>
            <w:tcW w:w="4555" w:type="dxa"/>
          </w:tcPr>
          <w:p w:rsidR="00166BFC" w:rsidRDefault="00166BFC" w:rsidP="00444603">
            <w:pPr>
              <w:jc w:val="center"/>
            </w:pPr>
            <w:r>
              <w:t>Signal Ground</w:t>
            </w:r>
          </w:p>
        </w:tc>
      </w:tr>
    </w:tbl>
    <w:p w:rsidR="00166BFC" w:rsidRDefault="00166BFC" w:rsidP="00166BFC">
      <w:pPr>
        <w:pStyle w:val="Onderschrift"/>
      </w:pPr>
      <w:bookmarkStart w:id="178" w:name="_Toc379547855"/>
      <w:r>
        <w:t xml:space="preserve">Table </w:t>
      </w:r>
      <w:r w:rsidR="005C2FC8">
        <w:fldChar w:fldCharType="begin"/>
      </w:r>
      <w:r w:rsidR="005C2FC8">
        <w:instrText xml:space="preserve"> STYLEREF 1 \s </w:instrText>
      </w:r>
      <w:r w:rsidR="005C2FC8">
        <w:fldChar w:fldCharType="separate"/>
      </w:r>
      <w:r w:rsidR="00013DAE">
        <w:rPr>
          <w:noProof/>
        </w:rPr>
        <w:t>10</w:t>
      </w:r>
      <w:r w:rsidR="005C2FC8">
        <w:fldChar w:fldCharType="end"/>
      </w:r>
      <w:r w:rsidR="005C2FC8">
        <w:noBreakHyphen/>
      </w:r>
      <w:r w:rsidR="005C2FC8">
        <w:fldChar w:fldCharType="begin"/>
      </w:r>
      <w:r w:rsidR="005C2FC8">
        <w:instrText xml:space="preserve"> SEQ Table \* ARABIC \s 1 </w:instrText>
      </w:r>
      <w:r w:rsidR="005C2FC8">
        <w:fldChar w:fldCharType="separate"/>
      </w:r>
      <w:r w:rsidR="00013DAE">
        <w:rPr>
          <w:noProof/>
        </w:rPr>
        <w:t>6</w:t>
      </w:r>
      <w:r w:rsidR="005C2FC8">
        <w:fldChar w:fldCharType="end"/>
      </w:r>
      <w:proofErr w:type="gramStart"/>
      <w:r>
        <w:t>: :</w:t>
      </w:r>
      <w:proofErr w:type="gramEnd"/>
      <w:r>
        <w:t xml:space="preserve"> Null modem cable without handshaking</w:t>
      </w:r>
      <w:bookmarkEnd w:id="178"/>
    </w:p>
    <w:p w:rsidR="00166BFC" w:rsidRDefault="00166BFC" w:rsidP="00166BFC">
      <w:pPr>
        <w:pStyle w:val="Heading5"/>
      </w:pPr>
      <w:bookmarkStart w:id="179" w:name="_Toc379547754"/>
      <w:r>
        <w:t>Compatibility Issues</w:t>
      </w:r>
      <w:bookmarkEnd w:id="179"/>
    </w:p>
    <w:p w:rsidR="00166BFC" w:rsidRDefault="00166BFC" w:rsidP="00166BFC">
      <w:r>
        <w:t xml:space="preserve">If you read about null modems, this three wire null modem cable is often talked about. Yes, it is simple but can we use it in all circumstances? There is a problem, if either of the two devices checks the DSR or CD inputs. These signals </w:t>
      </w:r>
      <w:proofErr w:type="spellStart"/>
      <w:r>
        <w:t>normaly</w:t>
      </w:r>
      <w:proofErr w:type="spellEnd"/>
      <w:r>
        <w:t xml:space="preserve"> define the ability of the other side to communicate. As they are not connected, their signal level will never go high. This might cause a problem.</w:t>
      </w:r>
    </w:p>
    <w:p w:rsidR="00166BFC" w:rsidRDefault="00166BFC" w:rsidP="00166BFC"/>
    <w:p w:rsidR="00166BFC" w:rsidRDefault="00166BFC" w:rsidP="00166BFC">
      <w:r>
        <w:t>The same holds for the RTS/CTS handshaking sequence. If the software on both sides is well structured, the RTS output is set high and then a waiting cycle is started until a ready signal is received on the CTS line. This causes the software to hang because no physical connection is present to either CTS line to make this possible. The only type of communication which is allowed on such a null modem line is data-only traffic on the cross connected Rx/</w:t>
      </w:r>
      <w:proofErr w:type="spellStart"/>
      <w:r>
        <w:t>Tx</w:t>
      </w:r>
      <w:proofErr w:type="spellEnd"/>
      <w:r>
        <w:t xml:space="preserve"> lines.</w:t>
      </w:r>
    </w:p>
    <w:p w:rsidR="00166BFC" w:rsidRDefault="00166BFC" w:rsidP="00166BFC"/>
    <w:p w:rsidR="00166BFC" w:rsidRDefault="00166BFC" w:rsidP="00166BFC">
      <w:r>
        <w:t>This does however not mean, that this null modem cable is useless. Communication links like present in the Norton Commander program can use this null modem cable. This null modem cable can also be used when communicating with devices which do not have modem control signals like electronic measuring equipment etc.</w:t>
      </w:r>
    </w:p>
    <w:p w:rsidR="00166BFC" w:rsidRDefault="00166BFC" w:rsidP="00166BFC"/>
    <w:p w:rsidR="00166BFC" w:rsidRDefault="00166BFC" w:rsidP="00166BFC">
      <w:r>
        <w:t>As you can imagine, with this simple null modem cable no hardware flow control can be implemented. The only way to perform flow control is with software flow control using the XOFF and XON characters.</w:t>
      </w:r>
    </w:p>
    <w:p w:rsidR="00166BFC" w:rsidRDefault="00166BFC" w:rsidP="00166BFC"/>
    <w:p w:rsidR="00166BFC" w:rsidRDefault="00166BFC" w:rsidP="00166BFC">
      <w:pPr>
        <w:pStyle w:val="Heading5"/>
      </w:pPr>
      <w:bookmarkStart w:id="180" w:name="_Toc379547755"/>
      <w:r>
        <w:lastRenderedPageBreak/>
        <w:t>Null modem with loop back handshaking</w:t>
      </w:r>
      <w:bookmarkEnd w:id="180"/>
    </w:p>
    <w:p w:rsidR="00166BFC" w:rsidRDefault="00166BFC" w:rsidP="00166BFC">
      <w:r>
        <w:t>The simple null modem cable without handshaking shows incompatibilities with common software. The main problem with this cable is that there is a possibility for the software to hang if it checks the modem signal lines in a proper way. I.e. with this null modem cable, good written programs will perform worse than badly written programs.</w:t>
      </w:r>
    </w:p>
    <w:p w:rsidR="00166BFC" w:rsidRDefault="00166BFC" w:rsidP="00166BFC"/>
    <w:p w:rsidR="00166BFC" w:rsidRDefault="00166BFC" w:rsidP="00166BFC">
      <w:r>
        <w:t>To overcome this problem and still be able to use a cheap null modem communication cable with only three lines in it, a fake null modem cable layout has been defined. The null modem cable with loop back handshaking resulted from this.</w:t>
      </w:r>
    </w:p>
    <w:p w:rsidR="00166BFC" w:rsidRDefault="00166BFC" w:rsidP="00166BFC"/>
    <w:p w:rsidR="00166BFC" w:rsidRDefault="00166BFC" w:rsidP="00166BFC">
      <w:r>
        <w:rPr>
          <w:noProof/>
          <w:lang w:val="nl-NL" w:eastAsia="nl-NL"/>
        </w:rPr>
        <w:drawing>
          <wp:inline distT="0" distB="0" distL="0" distR="0" wp14:anchorId="257C1455" wp14:editId="2424C84A">
            <wp:extent cx="3543300" cy="120015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43300" cy="1200150"/>
                    </a:xfrm>
                    <a:prstGeom prst="rect">
                      <a:avLst/>
                    </a:prstGeom>
                  </pic:spPr>
                </pic:pic>
              </a:graphicData>
            </a:graphic>
          </wp:inline>
        </w:drawing>
      </w:r>
    </w:p>
    <w:p w:rsidR="00166BFC" w:rsidRDefault="00166BFC" w:rsidP="00166BFC">
      <w:pPr>
        <w:pStyle w:val="Onderschrift"/>
      </w:pPr>
      <w:bookmarkStart w:id="181" w:name="_Toc379547824"/>
      <w:r>
        <w:t xml:space="preserve">Figure </w:t>
      </w:r>
      <w:r w:rsidR="0070739A">
        <w:fldChar w:fldCharType="begin"/>
      </w:r>
      <w:r w:rsidR="0070739A">
        <w:instrText xml:space="preserve"> STYLEREF 1 \s </w:instrText>
      </w:r>
      <w:r w:rsidR="0070739A">
        <w:fldChar w:fldCharType="separate"/>
      </w:r>
      <w:r w:rsidR="00013DAE">
        <w:rPr>
          <w:noProof/>
        </w:rPr>
        <w:t>10</w:t>
      </w:r>
      <w:r w:rsidR="0070739A">
        <w:fldChar w:fldCharType="end"/>
      </w:r>
      <w:r w:rsidR="0070739A">
        <w:noBreakHyphen/>
      </w:r>
      <w:r w:rsidR="0070739A">
        <w:fldChar w:fldCharType="begin"/>
      </w:r>
      <w:r w:rsidR="0070739A">
        <w:instrText xml:space="preserve"> SEQ Figure \* ARABIC \s 1 </w:instrText>
      </w:r>
      <w:r w:rsidR="0070739A">
        <w:fldChar w:fldCharType="separate"/>
      </w:r>
      <w:r w:rsidR="00013DAE">
        <w:rPr>
          <w:noProof/>
        </w:rPr>
        <w:t>5</w:t>
      </w:r>
      <w:r w:rsidR="0070739A">
        <w:fldChar w:fldCharType="end"/>
      </w:r>
      <w:r>
        <w:t>: Null modem with loop back handshaking</w:t>
      </w:r>
      <w:bookmarkEnd w:id="181"/>
    </w:p>
    <w:tbl>
      <w:tblPr>
        <w:tblW w:w="79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1701"/>
        <w:gridCol w:w="4697"/>
      </w:tblGrid>
      <w:tr w:rsidR="00166BFC" w:rsidRPr="00576C19" w:rsidTr="00166BFC">
        <w:trPr>
          <w:trHeight w:val="255"/>
        </w:trPr>
        <w:tc>
          <w:tcPr>
            <w:tcW w:w="1526" w:type="dxa"/>
            <w:shd w:val="clear" w:color="auto" w:fill="0C0C0C"/>
          </w:tcPr>
          <w:p w:rsidR="00166BFC" w:rsidRPr="00576C19" w:rsidRDefault="00166BFC" w:rsidP="00166BFC">
            <w:pPr>
              <w:jc w:val="center"/>
              <w:rPr>
                <w:b/>
              </w:rPr>
            </w:pPr>
            <w:r>
              <w:rPr>
                <w:b/>
              </w:rPr>
              <w:t>Connector 1</w:t>
            </w:r>
          </w:p>
        </w:tc>
        <w:tc>
          <w:tcPr>
            <w:tcW w:w="1701" w:type="dxa"/>
            <w:shd w:val="clear" w:color="auto" w:fill="0C0C0C"/>
          </w:tcPr>
          <w:p w:rsidR="00166BFC" w:rsidRPr="00576C19" w:rsidRDefault="00166BFC" w:rsidP="00444603">
            <w:pPr>
              <w:jc w:val="center"/>
              <w:rPr>
                <w:b/>
              </w:rPr>
            </w:pPr>
            <w:r>
              <w:rPr>
                <w:b/>
              </w:rPr>
              <w:t>Connector 2</w:t>
            </w:r>
          </w:p>
        </w:tc>
        <w:tc>
          <w:tcPr>
            <w:tcW w:w="4697" w:type="dxa"/>
            <w:shd w:val="clear" w:color="auto" w:fill="0C0C0C"/>
          </w:tcPr>
          <w:p w:rsidR="00166BFC" w:rsidRDefault="00166BFC" w:rsidP="00444603">
            <w:pPr>
              <w:jc w:val="center"/>
              <w:rPr>
                <w:b/>
              </w:rPr>
            </w:pPr>
            <w:r>
              <w:rPr>
                <w:b/>
              </w:rPr>
              <w:t>Function</w:t>
            </w:r>
          </w:p>
        </w:tc>
      </w:tr>
      <w:tr w:rsidR="00166BFC" w:rsidTr="00166BFC">
        <w:trPr>
          <w:trHeight w:val="255"/>
        </w:trPr>
        <w:tc>
          <w:tcPr>
            <w:tcW w:w="1526" w:type="dxa"/>
          </w:tcPr>
          <w:p w:rsidR="00166BFC" w:rsidRDefault="00166BFC" w:rsidP="00444603">
            <w:pPr>
              <w:jc w:val="center"/>
            </w:pPr>
            <w:r>
              <w:t>1</w:t>
            </w:r>
          </w:p>
        </w:tc>
        <w:tc>
          <w:tcPr>
            <w:tcW w:w="1701" w:type="dxa"/>
          </w:tcPr>
          <w:p w:rsidR="00166BFC" w:rsidRDefault="00415AF1" w:rsidP="00444603">
            <w:pPr>
              <w:jc w:val="center"/>
            </w:pPr>
            <w:r>
              <w:t xml:space="preserve">7 + </w:t>
            </w:r>
            <w:r w:rsidR="00166BFC">
              <w:t>8</w:t>
            </w:r>
          </w:p>
        </w:tc>
        <w:tc>
          <w:tcPr>
            <w:tcW w:w="4697" w:type="dxa"/>
          </w:tcPr>
          <w:p w:rsidR="00166BFC" w:rsidRDefault="00415AF1" w:rsidP="00444603">
            <w:pPr>
              <w:jc w:val="center"/>
            </w:pPr>
            <w:r>
              <w:t>RTS2 =&gt; CTS2 + CD1</w:t>
            </w:r>
          </w:p>
        </w:tc>
      </w:tr>
      <w:tr w:rsidR="00166BFC" w:rsidTr="00166BFC">
        <w:trPr>
          <w:trHeight w:val="255"/>
        </w:trPr>
        <w:tc>
          <w:tcPr>
            <w:tcW w:w="1526" w:type="dxa"/>
          </w:tcPr>
          <w:p w:rsidR="00166BFC" w:rsidRDefault="00166BFC" w:rsidP="00444603">
            <w:pPr>
              <w:jc w:val="center"/>
            </w:pPr>
            <w:r>
              <w:t>2</w:t>
            </w:r>
          </w:p>
        </w:tc>
        <w:tc>
          <w:tcPr>
            <w:tcW w:w="1701" w:type="dxa"/>
          </w:tcPr>
          <w:p w:rsidR="00166BFC" w:rsidRDefault="00166BFC" w:rsidP="00444603">
            <w:pPr>
              <w:jc w:val="center"/>
            </w:pPr>
            <w:r>
              <w:t>3</w:t>
            </w:r>
          </w:p>
        </w:tc>
        <w:tc>
          <w:tcPr>
            <w:tcW w:w="4697" w:type="dxa"/>
          </w:tcPr>
          <w:p w:rsidR="00166BFC" w:rsidRDefault="00415AF1" w:rsidP="00444603">
            <w:pPr>
              <w:jc w:val="center"/>
            </w:pPr>
            <w:r>
              <w:t xml:space="preserve">Rx &lt;= </w:t>
            </w:r>
            <w:proofErr w:type="spellStart"/>
            <w:r>
              <w:t>Tx</w:t>
            </w:r>
            <w:proofErr w:type="spellEnd"/>
          </w:p>
        </w:tc>
      </w:tr>
      <w:tr w:rsidR="00166BFC" w:rsidTr="00166BFC">
        <w:trPr>
          <w:trHeight w:val="255"/>
        </w:trPr>
        <w:tc>
          <w:tcPr>
            <w:tcW w:w="1526" w:type="dxa"/>
          </w:tcPr>
          <w:p w:rsidR="00166BFC" w:rsidRDefault="00166BFC" w:rsidP="00444603">
            <w:pPr>
              <w:jc w:val="center"/>
            </w:pPr>
            <w:r>
              <w:t>3</w:t>
            </w:r>
          </w:p>
        </w:tc>
        <w:tc>
          <w:tcPr>
            <w:tcW w:w="1701" w:type="dxa"/>
          </w:tcPr>
          <w:p w:rsidR="00166BFC" w:rsidRDefault="00166BFC" w:rsidP="00444603">
            <w:pPr>
              <w:jc w:val="center"/>
            </w:pPr>
            <w:r>
              <w:t>2</w:t>
            </w:r>
          </w:p>
        </w:tc>
        <w:tc>
          <w:tcPr>
            <w:tcW w:w="4697" w:type="dxa"/>
          </w:tcPr>
          <w:p w:rsidR="00166BFC" w:rsidRDefault="00415AF1" w:rsidP="00444603">
            <w:pPr>
              <w:jc w:val="center"/>
            </w:pPr>
            <w:proofErr w:type="spellStart"/>
            <w:r>
              <w:t>Tx</w:t>
            </w:r>
            <w:proofErr w:type="spellEnd"/>
            <w:r>
              <w:t xml:space="preserve"> =&gt; Rx</w:t>
            </w:r>
          </w:p>
        </w:tc>
      </w:tr>
      <w:tr w:rsidR="00166BFC" w:rsidTr="00166BFC">
        <w:trPr>
          <w:trHeight w:val="255"/>
        </w:trPr>
        <w:tc>
          <w:tcPr>
            <w:tcW w:w="1526" w:type="dxa"/>
          </w:tcPr>
          <w:p w:rsidR="00166BFC" w:rsidRDefault="00166BFC" w:rsidP="00444603">
            <w:pPr>
              <w:jc w:val="center"/>
            </w:pPr>
            <w:r>
              <w:t>4</w:t>
            </w:r>
          </w:p>
        </w:tc>
        <w:tc>
          <w:tcPr>
            <w:tcW w:w="1701" w:type="dxa"/>
          </w:tcPr>
          <w:p w:rsidR="00166BFC" w:rsidRDefault="00415AF1" w:rsidP="00444603">
            <w:pPr>
              <w:jc w:val="center"/>
            </w:pPr>
            <w:r>
              <w:t>6</w:t>
            </w:r>
          </w:p>
        </w:tc>
        <w:tc>
          <w:tcPr>
            <w:tcW w:w="4697" w:type="dxa"/>
          </w:tcPr>
          <w:p w:rsidR="00166BFC" w:rsidRDefault="00415AF1" w:rsidP="00444603">
            <w:pPr>
              <w:jc w:val="center"/>
            </w:pPr>
            <w:r>
              <w:t>DTR =&gt; DSR</w:t>
            </w:r>
          </w:p>
        </w:tc>
      </w:tr>
      <w:tr w:rsidR="00166BFC" w:rsidTr="00166BFC">
        <w:trPr>
          <w:trHeight w:val="255"/>
        </w:trPr>
        <w:tc>
          <w:tcPr>
            <w:tcW w:w="1526" w:type="dxa"/>
          </w:tcPr>
          <w:p w:rsidR="00166BFC" w:rsidRDefault="00166BFC" w:rsidP="00444603">
            <w:pPr>
              <w:jc w:val="center"/>
            </w:pPr>
            <w:r>
              <w:t>5</w:t>
            </w:r>
          </w:p>
        </w:tc>
        <w:tc>
          <w:tcPr>
            <w:tcW w:w="1701" w:type="dxa"/>
          </w:tcPr>
          <w:p w:rsidR="00166BFC" w:rsidRDefault="00415AF1" w:rsidP="00444603">
            <w:pPr>
              <w:jc w:val="center"/>
            </w:pPr>
            <w:r>
              <w:t>5</w:t>
            </w:r>
          </w:p>
        </w:tc>
        <w:tc>
          <w:tcPr>
            <w:tcW w:w="4697" w:type="dxa"/>
          </w:tcPr>
          <w:p w:rsidR="00166BFC" w:rsidRDefault="00166BFC" w:rsidP="00444603">
            <w:pPr>
              <w:jc w:val="center"/>
            </w:pPr>
            <w:r>
              <w:t>Signal Ground</w:t>
            </w:r>
          </w:p>
        </w:tc>
      </w:tr>
      <w:tr w:rsidR="00166BFC" w:rsidTr="00166BFC">
        <w:trPr>
          <w:trHeight w:val="255"/>
        </w:trPr>
        <w:tc>
          <w:tcPr>
            <w:tcW w:w="1526" w:type="dxa"/>
          </w:tcPr>
          <w:p w:rsidR="00166BFC" w:rsidRDefault="00166BFC" w:rsidP="00444603">
            <w:pPr>
              <w:jc w:val="center"/>
            </w:pPr>
            <w:r>
              <w:t>6</w:t>
            </w:r>
          </w:p>
        </w:tc>
        <w:tc>
          <w:tcPr>
            <w:tcW w:w="1701" w:type="dxa"/>
          </w:tcPr>
          <w:p w:rsidR="00166BFC" w:rsidRDefault="00415AF1" w:rsidP="00444603">
            <w:pPr>
              <w:jc w:val="center"/>
            </w:pPr>
            <w:r>
              <w:t>4</w:t>
            </w:r>
          </w:p>
        </w:tc>
        <w:tc>
          <w:tcPr>
            <w:tcW w:w="4697" w:type="dxa"/>
          </w:tcPr>
          <w:p w:rsidR="00166BFC" w:rsidRDefault="00415AF1" w:rsidP="00444603">
            <w:pPr>
              <w:jc w:val="center"/>
            </w:pPr>
            <w:r>
              <w:t>DSR &lt;= DTR</w:t>
            </w:r>
          </w:p>
        </w:tc>
      </w:tr>
      <w:tr w:rsidR="00166BFC" w:rsidTr="00166BFC">
        <w:trPr>
          <w:trHeight w:val="255"/>
        </w:trPr>
        <w:tc>
          <w:tcPr>
            <w:tcW w:w="1526" w:type="dxa"/>
          </w:tcPr>
          <w:p w:rsidR="00166BFC" w:rsidRDefault="00166BFC" w:rsidP="00444603">
            <w:pPr>
              <w:jc w:val="center"/>
            </w:pPr>
            <w:r>
              <w:t>7 + 8</w:t>
            </w:r>
          </w:p>
        </w:tc>
        <w:tc>
          <w:tcPr>
            <w:tcW w:w="1701" w:type="dxa"/>
          </w:tcPr>
          <w:p w:rsidR="00166BFC" w:rsidRDefault="00415AF1" w:rsidP="00444603">
            <w:pPr>
              <w:jc w:val="center"/>
            </w:pPr>
            <w:r>
              <w:t>1</w:t>
            </w:r>
          </w:p>
        </w:tc>
        <w:tc>
          <w:tcPr>
            <w:tcW w:w="4697" w:type="dxa"/>
          </w:tcPr>
          <w:p w:rsidR="00166BFC" w:rsidRDefault="00415AF1" w:rsidP="00444603">
            <w:pPr>
              <w:jc w:val="center"/>
            </w:pPr>
            <w:r>
              <w:t>RTS1 =&gt; CTS1 + CD2</w:t>
            </w:r>
          </w:p>
        </w:tc>
      </w:tr>
    </w:tbl>
    <w:p w:rsidR="00166BFC" w:rsidRDefault="00415AF1" w:rsidP="00415AF1">
      <w:pPr>
        <w:pStyle w:val="Onderschrift"/>
      </w:pPr>
      <w:bookmarkStart w:id="182" w:name="_Toc379547856"/>
      <w:r>
        <w:t xml:space="preserve">Table </w:t>
      </w:r>
      <w:r w:rsidR="005C2FC8">
        <w:fldChar w:fldCharType="begin"/>
      </w:r>
      <w:r w:rsidR="005C2FC8">
        <w:instrText xml:space="preserve"> STYLEREF 1 \s </w:instrText>
      </w:r>
      <w:r w:rsidR="005C2FC8">
        <w:fldChar w:fldCharType="separate"/>
      </w:r>
      <w:r w:rsidR="00013DAE">
        <w:rPr>
          <w:noProof/>
        </w:rPr>
        <w:t>10</w:t>
      </w:r>
      <w:r w:rsidR="005C2FC8">
        <w:fldChar w:fldCharType="end"/>
      </w:r>
      <w:r w:rsidR="005C2FC8">
        <w:noBreakHyphen/>
      </w:r>
      <w:r w:rsidR="005C2FC8">
        <w:fldChar w:fldCharType="begin"/>
      </w:r>
      <w:r w:rsidR="005C2FC8">
        <w:instrText xml:space="preserve"> SEQ Table \* ARABIC \s 1 </w:instrText>
      </w:r>
      <w:r w:rsidR="005C2FC8">
        <w:fldChar w:fldCharType="separate"/>
      </w:r>
      <w:r w:rsidR="00013DAE">
        <w:rPr>
          <w:noProof/>
        </w:rPr>
        <w:t>7</w:t>
      </w:r>
      <w:r w:rsidR="005C2FC8">
        <w:fldChar w:fldCharType="end"/>
      </w:r>
      <w:r>
        <w:t>: Null modem with loop back handshaking</w:t>
      </w:r>
      <w:bookmarkEnd w:id="182"/>
    </w:p>
    <w:p w:rsidR="00995FCE" w:rsidRDefault="00995FCE" w:rsidP="00995FCE">
      <w:pPr>
        <w:pStyle w:val="Heading5"/>
      </w:pPr>
      <w:bookmarkStart w:id="183" w:name="_Toc379547756"/>
      <w:r>
        <w:t>Compatibility issues</w:t>
      </w:r>
      <w:bookmarkEnd w:id="183"/>
    </w:p>
    <w:p w:rsidR="00995FCE" w:rsidRDefault="00995FCE" w:rsidP="00995FCE">
      <w:r>
        <w:t xml:space="preserve">This null modem cable is the </w:t>
      </w:r>
      <w:proofErr w:type="gramStart"/>
      <w:r>
        <w:t>best</w:t>
      </w:r>
      <w:proofErr w:type="gramEnd"/>
      <w:r>
        <w:t xml:space="preserve"> of two worlds. There is the possibility of hardware flow control without being incompatible with the original way flow control was used with DTE/DCE communication. Let us first consider the RTS/CTS flow control lines present on pins 7 and 8. As with the loop back null modem cable, these signals are not connected to the other device, but directly looped back on the same connector. This means, that RTS/CTS flow control is allowed to be used in the software, but it has no functional meaning. Only when the software at the other side checks the CD signal at pin 1, the RTS information will reach the other device. This would however be only the case in specifically developed software which uses the CD input for this purpose. </w:t>
      </w:r>
    </w:p>
    <w:p w:rsidR="00995FCE" w:rsidRDefault="00995FCE" w:rsidP="00995FCE"/>
    <w:p w:rsidR="00995FCE" w:rsidRDefault="00995FCE" w:rsidP="00995FCE">
      <w:r>
        <w:t xml:space="preserve">More important however is the cross connection of the DSR (pin 6) and DTR (pin 4) lines. By cross connecting these lines, their original function is simulated pretty well. The DTR output is used to signal the other device that communication is possible. This information is read on the DSR input, the same input used for this purpose with modem communication. Because of this cross connection, the DTR output line can be used for simple flow control. </w:t>
      </w:r>
      <w:proofErr w:type="spellStart"/>
      <w:r>
        <w:t>Incomming</w:t>
      </w:r>
      <w:proofErr w:type="spellEnd"/>
      <w:r>
        <w:t xml:space="preserve"> data is allowed when the output is set, and blocked if the output is not set.</w:t>
      </w:r>
    </w:p>
    <w:p w:rsidR="00995FCE" w:rsidRDefault="00995FCE" w:rsidP="00995FCE">
      <w:r>
        <w:t xml:space="preserve"> </w:t>
      </w:r>
    </w:p>
    <w:p w:rsidR="00995FCE" w:rsidRDefault="00995FCE" w:rsidP="00995FCE">
      <w:r>
        <w:t xml:space="preserve">Software using only the RTS/CTS protocol for flow control cannot take advantage of the partial handshaking null modem cable. Most software however will also check the DSR line and in that case—when using the null modem cable with partial handshaking—the best </w:t>
      </w:r>
      <w:r>
        <w:lastRenderedPageBreak/>
        <w:t xml:space="preserve">possible hardware flow control can be achieved which is still compatible with the original use with modems. </w:t>
      </w:r>
    </w:p>
    <w:p w:rsidR="00415AF1" w:rsidRPr="00166BFC" w:rsidRDefault="00415AF1" w:rsidP="00415AF1"/>
    <w:p w:rsidR="00995FCE" w:rsidRDefault="00995FCE" w:rsidP="00995FCE">
      <w:pPr>
        <w:pStyle w:val="Heading5"/>
      </w:pPr>
      <w:bookmarkStart w:id="184" w:name="_Toc379547757"/>
      <w:r>
        <w:t>Null modem with full handshaking</w:t>
      </w:r>
      <w:bookmarkEnd w:id="184"/>
    </w:p>
    <w:p w:rsidR="00166BFC" w:rsidRDefault="00995FCE" w:rsidP="00995FCE">
      <w:r>
        <w:t>The most expensive null modem cable is the null modem cable suitable for full handshaking. In this null modem cable, seven wires are present. Only the ring indicator RI and carrier detect CD signal are not linked. The cable is shown in the following figure.</w:t>
      </w:r>
    </w:p>
    <w:p w:rsidR="00995FCE" w:rsidRDefault="00995FCE" w:rsidP="00995FCE"/>
    <w:p w:rsidR="00995FCE" w:rsidRDefault="00995FCE" w:rsidP="00995FCE">
      <w:r>
        <w:rPr>
          <w:noProof/>
          <w:lang w:val="nl-NL" w:eastAsia="nl-NL"/>
        </w:rPr>
        <w:drawing>
          <wp:inline distT="0" distB="0" distL="0" distR="0" wp14:anchorId="32247655" wp14:editId="3BDC5E3D">
            <wp:extent cx="3695700" cy="120015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95700" cy="1200150"/>
                    </a:xfrm>
                    <a:prstGeom prst="rect">
                      <a:avLst/>
                    </a:prstGeom>
                  </pic:spPr>
                </pic:pic>
              </a:graphicData>
            </a:graphic>
          </wp:inline>
        </w:drawing>
      </w:r>
    </w:p>
    <w:p w:rsidR="00995FCE" w:rsidRDefault="00995FCE" w:rsidP="00995FCE">
      <w:pPr>
        <w:pStyle w:val="Onderschrift"/>
      </w:pPr>
      <w:bookmarkStart w:id="185" w:name="_Toc379547825"/>
      <w:r>
        <w:t xml:space="preserve">Figure </w:t>
      </w:r>
      <w:r w:rsidR="0070739A">
        <w:fldChar w:fldCharType="begin"/>
      </w:r>
      <w:r w:rsidR="0070739A">
        <w:instrText xml:space="preserve"> STYLEREF 1 \s </w:instrText>
      </w:r>
      <w:r w:rsidR="0070739A">
        <w:fldChar w:fldCharType="separate"/>
      </w:r>
      <w:r w:rsidR="00013DAE">
        <w:rPr>
          <w:noProof/>
        </w:rPr>
        <w:t>10</w:t>
      </w:r>
      <w:r w:rsidR="0070739A">
        <w:fldChar w:fldCharType="end"/>
      </w:r>
      <w:r w:rsidR="0070739A">
        <w:noBreakHyphen/>
      </w:r>
      <w:r w:rsidR="0070739A">
        <w:fldChar w:fldCharType="begin"/>
      </w:r>
      <w:r w:rsidR="0070739A">
        <w:instrText xml:space="preserve"> SEQ Figure \* ARABIC \s 1 </w:instrText>
      </w:r>
      <w:r w:rsidR="0070739A">
        <w:fldChar w:fldCharType="separate"/>
      </w:r>
      <w:r w:rsidR="00013DAE">
        <w:rPr>
          <w:noProof/>
        </w:rPr>
        <w:t>6</w:t>
      </w:r>
      <w:r w:rsidR="0070739A">
        <w:fldChar w:fldCharType="end"/>
      </w:r>
      <w:r>
        <w:t>: Null modem with full handshaking</w:t>
      </w:r>
      <w:bookmarkEnd w:id="185"/>
    </w:p>
    <w:tbl>
      <w:tblPr>
        <w:tblW w:w="79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1701"/>
        <w:gridCol w:w="4697"/>
      </w:tblGrid>
      <w:tr w:rsidR="00995FCE" w:rsidRPr="00576C19" w:rsidTr="00444603">
        <w:trPr>
          <w:trHeight w:val="255"/>
        </w:trPr>
        <w:tc>
          <w:tcPr>
            <w:tcW w:w="1526" w:type="dxa"/>
            <w:shd w:val="clear" w:color="auto" w:fill="0C0C0C"/>
          </w:tcPr>
          <w:p w:rsidR="00995FCE" w:rsidRPr="00576C19" w:rsidRDefault="00995FCE" w:rsidP="00444603">
            <w:pPr>
              <w:jc w:val="center"/>
              <w:rPr>
                <w:b/>
              </w:rPr>
            </w:pPr>
            <w:r>
              <w:rPr>
                <w:b/>
              </w:rPr>
              <w:t>Connector 1</w:t>
            </w:r>
          </w:p>
        </w:tc>
        <w:tc>
          <w:tcPr>
            <w:tcW w:w="1701" w:type="dxa"/>
            <w:shd w:val="clear" w:color="auto" w:fill="0C0C0C"/>
          </w:tcPr>
          <w:p w:rsidR="00995FCE" w:rsidRPr="00576C19" w:rsidRDefault="00995FCE" w:rsidP="00444603">
            <w:pPr>
              <w:jc w:val="center"/>
              <w:rPr>
                <w:b/>
              </w:rPr>
            </w:pPr>
            <w:r>
              <w:rPr>
                <w:b/>
              </w:rPr>
              <w:t>Connector 2</w:t>
            </w:r>
          </w:p>
        </w:tc>
        <w:tc>
          <w:tcPr>
            <w:tcW w:w="4697" w:type="dxa"/>
            <w:shd w:val="clear" w:color="auto" w:fill="0C0C0C"/>
          </w:tcPr>
          <w:p w:rsidR="00995FCE" w:rsidRDefault="00995FCE" w:rsidP="00444603">
            <w:pPr>
              <w:jc w:val="center"/>
              <w:rPr>
                <w:b/>
              </w:rPr>
            </w:pPr>
            <w:r>
              <w:rPr>
                <w:b/>
              </w:rPr>
              <w:t>Function</w:t>
            </w:r>
          </w:p>
        </w:tc>
      </w:tr>
      <w:tr w:rsidR="00995FCE" w:rsidTr="00444603">
        <w:trPr>
          <w:trHeight w:val="255"/>
        </w:trPr>
        <w:tc>
          <w:tcPr>
            <w:tcW w:w="1526" w:type="dxa"/>
          </w:tcPr>
          <w:p w:rsidR="00995FCE" w:rsidRDefault="00995FCE" w:rsidP="00444603">
            <w:pPr>
              <w:jc w:val="center"/>
            </w:pPr>
            <w:r>
              <w:t>2</w:t>
            </w:r>
          </w:p>
        </w:tc>
        <w:tc>
          <w:tcPr>
            <w:tcW w:w="1701" w:type="dxa"/>
          </w:tcPr>
          <w:p w:rsidR="00995FCE" w:rsidRDefault="00995FCE" w:rsidP="00444603">
            <w:pPr>
              <w:jc w:val="center"/>
            </w:pPr>
            <w:r>
              <w:t>3</w:t>
            </w:r>
          </w:p>
        </w:tc>
        <w:tc>
          <w:tcPr>
            <w:tcW w:w="4697" w:type="dxa"/>
          </w:tcPr>
          <w:p w:rsidR="00995FCE" w:rsidRDefault="00995FCE" w:rsidP="00444603">
            <w:pPr>
              <w:jc w:val="center"/>
            </w:pPr>
            <w:r>
              <w:t xml:space="preserve">Rx &lt;= </w:t>
            </w:r>
            <w:proofErr w:type="spellStart"/>
            <w:r>
              <w:t>Tx</w:t>
            </w:r>
            <w:proofErr w:type="spellEnd"/>
          </w:p>
        </w:tc>
      </w:tr>
      <w:tr w:rsidR="00995FCE" w:rsidTr="00444603">
        <w:trPr>
          <w:trHeight w:val="255"/>
        </w:trPr>
        <w:tc>
          <w:tcPr>
            <w:tcW w:w="1526" w:type="dxa"/>
          </w:tcPr>
          <w:p w:rsidR="00995FCE" w:rsidRDefault="00995FCE" w:rsidP="00444603">
            <w:pPr>
              <w:jc w:val="center"/>
            </w:pPr>
            <w:r>
              <w:t>3</w:t>
            </w:r>
          </w:p>
        </w:tc>
        <w:tc>
          <w:tcPr>
            <w:tcW w:w="1701" w:type="dxa"/>
          </w:tcPr>
          <w:p w:rsidR="00995FCE" w:rsidRDefault="00995FCE" w:rsidP="00444603">
            <w:pPr>
              <w:jc w:val="center"/>
            </w:pPr>
            <w:r>
              <w:t>2</w:t>
            </w:r>
          </w:p>
        </w:tc>
        <w:tc>
          <w:tcPr>
            <w:tcW w:w="4697" w:type="dxa"/>
          </w:tcPr>
          <w:p w:rsidR="00995FCE" w:rsidRDefault="00995FCE" w:rsidP="00444603">
            <w:pPr>
              <w:jc w:val="center"/>
            </w:pPr>
            <w:proofErr w:type="spellStart"/>
            <w:r>
              <w:t>Tx</w:t>
            </w:r>
            <w:proofErr w:type="spellEnd"/>
            <w:r>
              <w:t xml:space="preserve"> =&gt; Rx</w:t>
            </w:r>
          </w:p>
        </w:tc>
      </w:tr>
      <w:tr w:rsidR="00995FCE" w:rsidTr="00444603">
        <w:trPr>
          <w:trHeight w:val="255"/>
        </w:trPr>
        <w:tc>
          <w:tcPr>
            <w:tcW w:w="1526" w:type="dxa"/>
          </w:tcPr>
          <w:p w:rsidR="00995FCE" w:rsidRDefault="00995FCE" w:rsidP="00444603">
            <w:pPr>
              <w:jc w:val="center"/>
            </w:pPr>
            <w:r>
              <w:t>4</w:t>
            </w:r>
          </w:p>
        </w:tc>
        <w:tc>
          <w:tcPr>
            <w:tcW w:w="1701" w:type="dxa"/>
          </w:tcPr>
          <w:p w:rsidR="00995FCE" w:rsidRDefault="00995FCE" w:rsidP="00444603">
            <w:pPr>
              <w:jc w:val="center"/>
            </w:pPr>
            <w:r>
              <w:t>6</w:t>
            </w:r>
          </w:p>
        </w:tc>
        <w:tc>
          <w:tcPr>
            <w:tcW w:w="4697" w:type="dxa"/>
          </w:tcPr>
          <w:p w:rsidR="00995FCE" w:rsidRDefault="00995FCE" w:rsidP="00444603">
            <w:pPr>
              <w:jc w:val="center"/>
            </w:pPr>
            <w:r>
              <w:t>DTR =&gt; DSR</w:t>
            </w:r>
          </w:p>
        </w:tc>
      </w:tr>
      <w:tr w:rsidR="00995FCE" w:rsidTr="00444603">
        <w:trPr>
          <w:trHeight w:val="255"/>
        </w:trPr>
        <w:tc>
          <w:tcPr>
            <w:tcW w:w="1526" w:type="dxa"/>
          </w:tcPr>
          <w:p w:rsidR="00995FCE" w:rsidRDefault="00995FCE" w:rsidP="00444603">
            <w:pPr>
              <w:jc w:val="center"/>
            </w:pPr>
            <w:r>
              <w:t>5</w:t>
            </w:r>
          </w:p>
        </w:tc>
        <w:tc>
          <w:tcPr>
            <w:tcW w:w="1701" w:type="dxa"/>
          </w:tcPr>
          <w:p w:rsidR="00995FCE" w:rsidRDefault="00995FCE" w:rsidP="00444603">
            <w:pPr>
              <w:jc w:val="center"/>
            </w:pPr>
            <w:r>
              <w:t>5</w:t>
            </w:r>
          </w:p>
        </w:tc>
        <w:tc>
          <w:tcPr>
            <w:tcW w:w="4697" w:type="dxa"/>
          </w:tcPr>
          <w:p w:rsidR="00995FCE" w:rsidRDefault="00444603" w:rsidP="00444603">
            <w:pPr>
              <w:jc w:val="center"/>
            </w:pPr>
            <w:r>
              <w:t>Signal Ground</w:t>
            </w:r>
          </w:p>
        </w:tc>
      </w:tr>
      <w:tr w:rsidR="00995FCE" w:rsidTr="00444603">
        <w:trPr>
          <w:trHeight w:val="255"/>
        </w:trPr>
        <w:tc>
          <w:tcPr>
            <w:tcW w:w="1526" w:type="dxa"/>
          </w:tcPr>
          <w:p w:rsidR="00995FCE" w:rsidRDefault="00995FCE" w:rsidP="00444603">
            <w:pPr>
              <w:jc w:val="center"/>
            </w:pPr>
            <w:r>
              <w:t>6</w:t>
            </w:r>
          </w:p>
        </w:tc>
        <w:tc>
          <w:tcPr>
            <w:tcW w:w="1701" w:type="dxa"/>
          </w:tcPr>
          <w:p w:rsidR="00995FCE" w:rsidRDefault="00995FCE" w:rsidP="00444603">
            <w:pPr>
              <w:jc w:val="center"/>
            </w:pPr>
            <w:r>
              <w:t>4</w:t>
            </w:r>
          </w:p>
        </w:tc>
        <w:tc>
          <w:tcPr>
            <w:tcW w:w="4697" w:type="dxa"/>
          </w:tcPr>
          <w:p w:rsidR="00995FCE" w:rsidRDefault="00444603" w:rsidP="00444603">
            <w:pPr>
              <w:jc w:val="center"/>
            </w:pPr>
            <w:r>
              <w:t>DSR &lt;= DTR</w:t>
            </w:r>
          </w:p>
        </w:tc>
      </w:tr>
      <w:tr w:rsidR="00995FCE" w:rsidTr="00444603">
        <w:trPr>
          <w:trHeight w:val="255"/>
        </w:trPr>
        <w:tc>
          <w:tcPr>
            <w:tcW w:w="1526" w:type="dxa"/>
          </w:tcPr>
          <w:p w:rsidR="00995FCE" w:rsidRDefault="00995FCE" w:rsidP="00444603">
            <w:pPr>
              <w:jc w:val="center"/>
            </w:pPr>
            <w:r>
              <w:t>7</w:t>
            </w:r>
          </w:p>
        </w:tc>
        <w:tc>
          <w:tcPr>
            <w:tcW w:w="1701" w:type="dxa"/>
          </w:tcPr>
          <w:p w:rsidR="00995FCE" w:rsidRDefault="00995FCE" w:rsidP="00444603">
            <w:pPr>
              <w:jc w:val="center"/>
            </w:pPr>
            <w:r>
              <w:t>8</w:t>
            </w:r>
          </w:p>
        </w:tc>
        <w:tc>
          <w:tcPr>
            <w:tcW w:w="4697" w:type="dxa"/>
          </w:tcPr>
          <w:p w:rsidR="00995FCE" w:rsidRDefault="00444603" w:rsidP="00444603">
            <w:pPr>
              <w:jc w:val="center"/>
            </w:pPr>
            <w:r>
              <w:t>RTS =&gt; CTS</w:t>
            </w:r>
          </w:p>
        </w:tc>
      </w:tr>
      <w:tr w:rsidR="00995FCE" w:rsidTr="00444603">
        <w:trPr>
          <w:trHeight w:val="255"/>
        </w:trPr>
        <w:tc>
          <w:tcPr>
            <w:tcW w:w="1526" w:type="dxa"/>
          </w:tcPr>
          <w:p w:rsidR="00995FCE" w:rsidRDefault="00995FCE" w:rsidP="00444603">
            <w:pPr>
              <w:jc w:val="center"/>
            </w:pPr>
            <w:r>
              <w:t>8</w:t>
            </w:r>
          </w:p>
        </w:tc>
        <w:tc>
          <w:tcPr>
            <w:tcW w:w="1701" w:type="dxa"/>
          </w:tcPr>
          <w:p w:rsidR="00995FCE" w:rsidRDefault="00995FCE" w:rsidP="00444603">
            <w:pPr>
              <w:jc w:val="center"/>
            </w:pPr>
            <w:r>
              <w:t>7</w:t>
            </w:r>
          </w:p>
        </w:tc>
        <w:tc>
          <w:tcPr>
            <w:tcW w:w="4697" w:type="dxa"/>
          </w:tcPr>
          <w:p w:rsidR="00995FCE" w:rsidRPr="00444603" w:rsidRDefault="00444603" w:rsidP="00444603">
            <w:pPr>
              <w:jc w:val="center"/>
              <w:rPr>
                <w:lang w:val="nl-NL"/>
              </w:rPr>
            </w:pPr>
            <w:r>
              <w:t xml:space="preserve">CTS &lt;= </w:t>
            </w:r>
            <w:r>
              <w:rPr>
                <w:lang w:val="nl-NL"/>
              </w:rPr>
              <w:t>RTS</w:t>
            </w:r>
          </w:p>
        </w:tc>
      </w:tr>
    </w:tbl>
    <w:p w:rsidR="00995FCE" w:rsidRDefault="00444603" w:rsidP="00444603">
      <w:pPr>
        <w:pStyle w:val="Onderschrift"/>
      </w:pPr>
      <w:bookmarkStart w:id="186" w:name="_Toc379547857"/>
      <w:r>
        <w:t xml:space="preserve">Table </w:t>
      </w:r>
      <w:r w:rsidR="005C2FC8">
        <w:fldChar w:fldCharType="begin"/>
      </w:r>
      <w:r w:rsidR="005C2FC8">
        <w:instrText xml:space="preserve"> STYLEREF 1 \s </w:instrText>
      </w:r>
      <w:r w:rsidR="005C2FC8">
        <w:fldChar w:fldCharType="separate"/>
      </w:r>
      <w:r w:rsidR="00013DAE">
        <w:rPr>
          <w:noProof/>
        </w:rPr>
        <w:t>10</w:t>
      </w:r>
      <w:r w:rsidR="005C2FC8">
        <w:fldChar w:fldCharType="end"/>
      </w:r>
      <w:r w:rsidR="005C2FC8">
        <w:noBreakHyphen/>
      </w:r>
      <w:r w:rsidR="005C2FC8">
        <w:fldChar w:fldCharType="begin"/>
      </w:r>
      <w:r w:rsidR="005C2FC8">
        <w:instrText xml:space="preserve"> SEQ Table \* ARABIC \s 1 </w:instrText>
      </w:r>
      <w:r w:rsidR="005C2FC8">
        <w:fldChar w:fldCharType="separate"/>
      </w:r>
      <w:r w:rsidR="00013DAE">
        <w:rPr>
          <w:noProof/>
        </w:rPr>
        <w:t>8</w:t>
      </w:r>
      <w:r w:rsidR="005C2FC8">
        <w:fldChar w:fldCharType="end"/>
      </w:r>
      <w:r w:rsidRPr="00444603">
        <w:t xml:space="preserve">: </w:t>
      </w:r>
      <w:r>
        <w:t>Null modem with full handshaking</w:t>
      </w:r>
      <w:bookmarkEnd w:id="186"/>
    </w:p>
    <w:p w:rsidR="00444603" w:rsidRDefault="00444603" w:rsidP="00444603">
      <w:pPr>
        <w:pStyle w:val="Heading5"/>
      </w:pPr>
      <w:bookmarkStart w:id="187" w:name="_Toc379547758"/>
      <w:r>
        <w:t>Compatibility issues</w:t>
      </w:r>
      <w:bookmarkEnd w:id="187"/>
    </w:p>
    <w:p w:rsidR="00444603" w:rsidRDefault="00444603" w:rsidP="00444603">
      <w:r>
        <w:t>The null modem cable with full handshaking does not permit the older way of flow control to take place. The main incompatibility is the cross connection of the RTS and CTS pins. Originally, these pins are used for a question/answer type of flow control. When the full handshaking null modem cable is used, there is no request anymore. The lines are purely used for telling the other side if communication is possible.</w:t>
      </w:r>
    </w:p>
    <w:p w:rsidR="00444603" w:rsidRDefault="00444603" w:rsidP="00444603"/>
    <w:p w:rsidR="00444603" w:rsidRDefault="00444603" w:rsidP="00444603">
      <w:r>
        <w:t>The main advantage of this cable is, that there are two signalling lines in each direction. Both the RTS and DTR outputs can be used to send flow control information to the other device. This makes it possible to achieve very high communication speeds with this type of null modem cable, provided that the software has been designed for it.</w:t>
      </w:r>
    </w:p>
    <w:p w:rsidR="00444603" w:rsidRDefault="00444603" w:rsidP="00444603"/>
    <w:p w:rsidR="00444603" w:rsidRDefault="00444603" w:rsidP="00444603">
      <w:pPr>
        <w:pStyle w:val="Heading2"/>
      </w:pPr>
      <w:bookmarkStart w:id="188" w:name="_Toc379547759"/>
      <w:r>
        <w:t>RS485 Specifications</w:t>
      </w:r>
      <w:bookmarkEnd w:id="188"/>
    </w:p>
    <w:p w:rsidR="00444603" w:rsidRDefault="00817724" w:rsidP="00444603">
      <w:r w:rsidRPr="00817724">
        <w:t>RS485 is the most versatile communication standard in the standard series defined by the EIA, as it performs well on all four points. That is why RS485 is currently a widely used communication interface in data acquisition and control applications where multiple nodes communicate with each other.</w:t>
      </w:r>
    </w:p>
    <w:p w:rsidR="00817724" w:rsidRDefault="00817724" w:rsidP="00444603"/>
    <w:p w:rsidR="00817724" w:rsidRDefault="00817724" w:rsidP="00817724">
      <w:pPr>
        <w:pStyle w:val="Heading3"/>
      </w:pPr>
      <w:bookmarkStart w:id="189" w:name="_Toc379547760"/>
      <w:r>
        <w:t>Differential signals with RS485</w:t>
      </w:r>
      <w:proofErr w:type="gramStart"/>
      <w:r>
        <w:t>:Longer</w:t>
      </w:r>
      <w:proofErr w:type="gramEnd"/>
      <w:r>
        <w:t xml:space="preserve"> distances and higher bit rates</w:t>
      </w:r>
      <w:bookmarkEnd w:id="189"/>
    </w:p>
    <w:p w:rsidR="00817724" w:rsidRDefault="00817724" w:rsidP="00817724">
      <w:r w:rsidRPr="00817724">
        <w:t xml:space="preserve">One of the main problems with RS232 is the lack of immunity for noise on the signal lines. The transmitter and receiver compare the voltages of the data- and handshake lines with one </w:t>
      </w:r>
      <w:r w:rsidRPr="00817724">
        <w:lastRenderedPageBreak/>
        <w:t>common zero line. Shifts in the ground level can have disastrous effects. Therefore the trigger level of the RS232 interface is set relatively high at ±3 Volt. Noise is easily picked up and limits both the maximum distance and communication speed. With RS485 on the contrary there is no such thing as a common zero as a signal reference. Several volts difference in the ground level of the RS485 transmitter and receiver does not cause any problems. The RS485 signals are floating and each signal is transmitted over a Sig+ line and a Sig- line. The RS485 receiver compares the voltage difference between both lines, instead of the absolute voltage level on a signal line. This works well and prevents the existence of ground loops, a common source of communication problems. The best results are achieved if the Sig+ and Sig- lines are twisted. The image below explains why.</w:t>
      </w:r>
    </w:p>
    <w:p w:rsidR="00817724" w:rsidRDefault="00817724" w:rsidP="00817724"/>
    <w:p w:rsidR="00817724" w:rsidRDefault="00817724" w:rsidP="00817724">
      <w:r>
        <w:rPr>
          <w:noProof/>
          <w:lang w:val="nl-NL" w:eastAsia="nl-NL"/>
        </w:rPr>
        <w:drawing>
          <wp:inline distT="0" distB="0" distL="0" distR="0" wp14:anchorId="10182F51" wp14:editId="0ADBF226">
            <wp:extent cx="3114675" cy="1952625"/>
            <wp:effectExtent l="0" t="0" r="9525"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14675" cy="1952625"/>
                    </a:xfrm>
                    <a:prstGeom prst="rect">
                      <a:avLst/>
                    </a:prstGeom>
                  </pic:spPr>
                </pic:pic>
              </a:graphicData>
            </a:graphic>
          </wp:inline>
        </w:drawing>
      </w:r>
    </w:p>
    <w:p w:rsidR="00817724" w:rsidRDefault="00817724" w:rsidP="00817724">
      <w:pPr>
        <w:pStyle w:val="Onderschrift"/>
      </w:pPr>
      <w:bookmarkStart w:id="190" w:name="_Toc379547826"/>
      <w:r>
        <w:t xml:space="preserve">Figure </w:t>
      </w:r>
      <w:r w:rsidR="0070739A">
        <w:fldChar w:fldCharType="begin"/>
      </w:r>
      <w:r w:rsidR="0070739A">
        <w:instrText xml:space="preserve"> STYLEREF 1 \s </w:instrText>
      </w:r>
      <w:r w:rsidR="0070739A">
        <w:fldChar w:fldCharType="separate"/>
      </w:r>
      <w:r w:rsidR="00013DAE">
        <w:rPr>
          <w:noProof/>
        </w:rPr>
        <w:t>10</w:t>
      </w:r>
      <w:r w:rsidR="0070739A">
        <w:fldChar w:fldCharType="end"/>
      </w:r>
      <w:r w:rsidR="0070739A">
        <w:noBreakHyphen/>
      </w:r>
      <w:r w:rsidR="0070739A">
        <w:fldChar w:fldCharType="begin"/>
      </w:r>
      <w:r w:rsidR="0070739A">
        <w:instrText xml:space="preserve"> SEQ Figure \* ARABIC \s 1 </w:instrText>
      </w:r>
      <w:r w:rsidR="0070739A">
        <w:fldChar w:fldCharType="separate"/>
      </w:r>
      <w:r w:rsidR="00013DAE">
        <w:rPr>
          <w:noProof/>
        </w:rPr>
        <w:t>7</w:t>
      </w:r>
      <w:r w:rsidR="0070739A">
        <w:fldChar w:fldCharType="end"/>
      </w:r>
      <w:r>
        <w:t>: Noise in straight and twisted pair cables</w:t>
      </w:r>
      <w:bookmarkEnd w:id="190"/>
    </w:p>
    <w:p w:rsidR="00817724" w:rsidRDefault="00817724" w:rsidP="00817724">
      <w:proofErr w:type="gramStart"/>
      <w:r>
        <w:t>n</w:t>
      </w:r>
      <w:proofErr w:type="gramEnd"/>
      <w:r>
        <w:t xml:space="preserve"> the picture above, noise is generated by magnetic fields from the environment. The picture shows the magnetic field lines and the noise current in the RS485 data lines that is the result of that magnetic field. In the straight cable, all noise current is flowing in the same direction, practically generating a looping current just like in an ordinary transformer. When the cable is twisted, we see that in some parts of the signal lines the direction of the noise current is the </w:t>
      </w:r>
      <w:proofErr w:type="spellStart"/>
      <w:r>
        <w:t>oposite</w:t>
      </w:r>
      <w:proofErr w:type="spellEnd"/>
      <w:r>
        <w:t xml:space="preserve"> from the current in other parts of the cable. Because of this, the resulting noise current is many factors lower than with an ordinary straight cable. Shielding—which is a common method to prevent noise in RS232 lines—tries to keep hostile magnetic fields away from the signal lines. Twisted pairs in RS485 communication however adds immunity which is a much better way to fight noise. The magnetic fields are allowed to pass, but do no harm. If high noise immunity is needed, often a combination of twisting and shielding is used as for example in STP, shielded twisted pair and FTP, foiled twisted pair networking cables. Differential signals and twisting allows RS485 to communicate over much longer communication distances than achievable with RS232. With RS485 communication distances of 1200 m are possible.</w:t>
      </w:r>
    </w:p>
    <w:p w:rsidR="00817724" w:rsidRDefault="00817724" w:rsidP="00817724"/>
    <w:p w:rsidR="00817724" w:rsidRDefault="00817724" w:rsidP="00817724">
      <w:r>
        <w:t>Differential signal lines also allow higher bit rates than possible with non-differential connections. Therefore RS485 can overcome the practical communication speed limit of RS232. Currently RS485 drivers are produced that can achieve a bit rate of 35 mbps.</w:t>
      </w:r>
    </w:p>
    <w:p w:rsidR="00817724" w:rsidRDefault="00817724" w:rsidP="00817724"/>
    <w:p w:rsidR="00BC6CE3" w:rsidRDefault="00BC6CE3" w:rsidP="00BC6CE3">
      <w:pPr>
        <w:pStyle w:val="Heading3"/>
      </w:pPr>
      <w:bookmarkStart w:id="191" w:name="_Toc379547761"/>
      <w:r>
        <w:t>Network topology with RS485</w:t>
      </w:r>
      <w:bookmarkEnd w:id="191"/>
    </w:p>
    <w:p w:rsidR="00817724" w:rsidRDefault="00BC6CE3" w:rsidP="00BC6CE3">
      <w:r>
        <w:t xml:space="preserve">Network topology is probably the reason why RS485 is now the </w:t>
      </w:r>
      <w:proofErr w:type="spellStart"/>
      <w:r>
        <w:t>favorite</w:t>
      </w:r>
      <w:proofErr w:type="spellEnd"/>
      <w:r>
        <w:t xml:space="preserve"> of the four mentioned interfaces in data acquisition and control applications. RS485 is the only of the interfaces capable of internetworking multiple transmitters and receivers in the same network. When using the default RS485 receivers with an input resistance of 12 kΩ it is possible to connect 32 devices to the network. Currently available high-resistance RS485 </w:t>
      </w:r>
      <w:r>
        <w:lastRenderedPageBreak/>
        <w:t xml:space="preserve">inputs allow this number to be expanded to 256. RS485 repeaters are also available which make it possible to increase the number of nodes to several thousands, spanning multiple </w:t>
      </w:r>
      <w:proofErr w:type="spellStart"/>
      <w:r>
        <w:t>kilometers</w:t>
      </w:r>
      <w:proofErr w:type="spellEnd"/>
      <w:r>
        <w:t>. And that with an interface which does not require intelligent network hardware: the implementation on the software side is not much more difficult than with RS232. It is the reason why RS485 is so popular with computers, PLCs, micro controllers and intelligent sensors in scientific and technical applications.</w:t>
      </w:r>
    </w:p>
    <w:p w:rsidR="00BC6CE3" w:rsidRDefault="00BC6CE3" w:rsidP="00BC6CE3"/>
    <w:p w:rsidR="00BC6CE3" w:rsidRDefault="00BC6CE3" w:rsidP="00BC6CE3">
      <w:r>
        <w:rPr>
          <w:noProof/>
          <w:lang w:val="nl-NL" w:eastAsia="nl-NL"/>
        </w:rPr>
        <w:drawing>
          <wp:inline distT="0" distB="0" distL="0" distR="0" wp14:anchorId="32E5465D" wp14:editId="20C93E38">
            <wp:extent cx="4552950" cy="157162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52950" cy="1571625"/>
                    </a:xfrm>
                    <a:prstGeom prst="rect">
                      <a:avLst/>
                    </a:prstGeom>
                  </pic:spPr>
                </pic:pic>
              </a:graphicData>
            </a:graphic>
          </wp:inline>
        </w:drawing>
      </w:r>
    </w:p>
    <w:p w:rsidR="00BC6CE3" w:rsidRDefault="00BC6CE3" w:rsidP="00BC6CE3">
      <w:pPr>
        <w:pStyle w:val="Onderschrift"/>
      </w:pPr>
      <w:bookmarkStart w:id="192" w:name="_Toc379547827"/>
      <w:r>
        <w:t xml:space="preserve">Figure </w:t>
      </w:r>
      <w:r w:rsidR="0070739A">
        <w:fldChar w:fldCharType="begin"/>
      </w:r>
      <w:r w:rsidR="0070739A">
        <w:instrText xml:space="preserve"> STYLEREF 1 \s </w:instrText>
      </w:r>
      <w:r w:rsidR="0070739A">
        <w:fldChar w:fldCharType="separate"/>
      </w:r>
      <w:r w:rsidR="00013DAE">
        <w:rPr>
          <w:noProof/>
        </w:rPr>
        <w:t>10</w:t>
      </w:r>
      <w:r w:rsidR="0070739A">
        <w:fldChar w:fldCharType="end"/>
      </w:r>
      <w:r w:rsidR="0070739A">
        <w:noBreakHyphen/>
      </w:r>
      <w:r w:rsidR="0070739A">
        <w:fldChar w:fldCharType="begin"/>
      </w:r>
      <w:r w:rsidR="0070739A">
        <w:instrText xml:space="preserve"> SEQ Figure \* ARABIC \s 1 </w:instrText>
      </w:r>
      <w:r w:rsidR="0070739A">
        <w:fldChar w:fldCharType="separate"/>
      </w:r>
      <w:r w:rsidR="00013DAE">
        <w:rPr>
          <w:noProof/>
        </w:rPr>
        <w:t>8</w:t>
      </w:r>
      <w:r w:rsidR="0070739A">
        <w:fldChar w:fldCharType="end"/>
      </w:r>
      <w:r>
        <w:t>: RS485 network topology</w:t>
      </w:r>
      <w:bookmarkEnd w:id="192"/>
    </w:p>
    <w:p w:rsidR="00BC6CE3" w:rsidRDefault="00BC6CE3" w:rsidP="00BC6CE3">
      <w:r w:rsidRPr="00BC6CE3">
        <w:t>In the picture above, the general network topology of RS485 is shown. N nodes are connected in a multipoint RS485 network. For higher speeds and longer lines, the termination resistances are necessary on both ends of the line to eliminate reflections. Use 100 Ω resistors on both ends. The RS485 network must be designed as one line with multiple drops, not as a star. Although total cable length maybe shorter in a star configuration, adequate termination is not possible anymore and signal quality may degrade significantly.</w:t>
      </w:r>
    </w:p>
    <w:p w:rsidR="00BC6CE3" w:rsidRDefault="00BC6CE3" w:rsidP="00BC6CE3"/>
    <w:p w:rsidR="00BC6CE3" w:rsidRDefault="00BC6CE3" w:rsidP="00BC6CE3">
      <w:pPr>
        <w:pStyle w:val="Heading3"/>
      </w:pPr>
      <w:bookmarkStart w:id="193" w:name="_Toc379547762"/>
      <w:r>
        <w:t>RS485 functionality</w:t>
      </w:r>
      <w:bookmarkEnd w:id="193"/>
    </w:p>
    <w:p w:rsidR="00BC6CE3" w:rsidRDefault="00BC6CE3" w:rsidP="00BC6CE3">
      <w:r>
        <w:t xml:space="preserve">And now the most important question, how does RS485 function in practice? Default, all the senders on the RS485 bus are in tri-state with high impedance. In </w:t>
      </w:r>
      <w:proofErr w:type="gramStart"/>
      <w:r>
        <w:t>most higher</w:t>
      </w:r>
      <w:proofErr w:type="gramEnd"/>
      <w:r>
        <w:t xml:space="preserve"> level protocols, one of the nodes is defined as a master which sends queries or commands over the RS485 bus. All other nodes receive these data. Depending of the information in the sent data, zero or more nodes on the line respond to the master. In this situation, bandwidth can be used for almost 100%. There are other implementations of RS485 networks where every node can start a data session on its own. This is comparable with the way Ethernet networks function. Because there is a chance of data collision with this implementation, theory tells us that in this case only 37% of the bandwidth will be effectively used. With such an implementation of a RS485 network it is necessary that there is error detection implemented in the higher level protocol to detect the data corruption and resend the information at a later time.</w:t>
      </w:r>
    </w:p>
    <w:p w:rsidR="00BC6CE3" w:rsidRDefault="00BC6CE3" w:rsidP="00BC6CE3"/>
    <w:p w:rsidR="00BC6CE3" w:rsidRDefault="00BC6CE3" w:rsidP="00BC6CE3">
      <w:r>
        <w:t xml:space="preserve">There is no need for the senders to </w:t>
      </w:r>
      <w:proofErr w:type="spellStart"/>
      <w:r>
        <w:t>explicity</w:t>
      </w:r>
      <w:proofErr w:type="spellEnd"/>
      <w:r>
        <w:t xml:space="preserve"> turn the RS485 driver on or off. RS485 drivers automatically return to their high impedance tri-state within a few microseconds after the data has been sent. Therefore it is not needed to have delays between the data packets on the RS485 bus.</w:t>
      </w:r>
    </w:p>
    <w:p w:rsidR="00BC6CE3" w:rsidRDefault="00BC6CE3" w:rsidP="00BC6CE3"/>
    <w:p w:rsidR="00BC6CE3" w:rsidRDefault="00BC6CE3" w:rsidP="00BC6CE3">
      <w:r>
        <w:t xml:space="preserve">RS485 is used as the electrical layer for many well-known interface standards, including </w:t>
      </w:r>
      <w:proofErr w:type="spellStart"/>
      <w:r>
        <w:t>Profibus</w:t>
      </w:r>
      <w:proofErr w:type="spellEnd"/>
      <w:r>
        <w:t xml:space="preserve"> and Modbus.</w:t>
      </w:r>
    </w:p>
    <w:p w:rsidR="00BC6CE3" w:rsidRDefault="00BC6CE3" w:rsidP="00BC6CE3"/>
    <w:p w:rsidR="006F5307" w:rsidRDefault="006F5307" w:rsidP="006F5307">
      <w:pPr>
        <w:pStyle w:val="Heading3"/>
      </w:pPr>
      <w:bookmarkStart w:id="194" w:name="_Toc379547763"/>
      <w:r>
        <w:lastRenderedPageBreak/>
        <w:t>What Pins Are Needed for 2- and 4- Wire Transmission with RS-485 Serial Communication?</w:t>
      </w:r>
      <w:bookmarkEnd w:id="194"/>
    </w:p>
    <w:p w:rsidR="006F5307" w:rsidRDefault="006F5307" w:rsidP="006F5307">
      <w:r>
        <w:t>For 2- wire and 4- wire transmission, TXD+, TXD-, RXD+, and RXD- are used.</w:t>
      </w:r>
    </w:p>
    <w:p w:rsidR="006F5307" w:rsidRDefault="006F5307" w:rsidP="006F5307"/>
    <w:p w:rsidR="006F5307" w:rsidRDefault="006F5307" w:rsidP="006F5307">
      <w:r>
        <w:t>In 4-wire transmission (full duplex), 4 wires run from TXD or RXD on the master to the opposite (TXD or RXD) on the slave(s).</w:t>
      </w:r>
    </w:p>
    <w:p w:rsidR="006F5307" w:rsidRDefault="006F5307" w:rsidP="006F5307">
      <w:r>
        <w:t>TXD+ &lt;=&gt; RXD+</w:t>
      </w:r>
    </w:p>
    <w:p w:rsidR="006F5307" w:rsidRDefault="006F5307" w:rsidP="006F5307">
      <w:r>
        <w:t>TXD- &lt;=&gt; RXD-</w:t>
      </w:r>
    </w:p>
    <w:p w:rsidR="006F5307" w:rsidRDefault="006F5307" w:rsidP="006F5307">
      <w:r>
        <w:t>RXD+ &lt;=&gt; TXD+</w:t>
      </w:r>
    </w:p>
    <w:p w:rsidR="006F5307" w:rsidRDefault="006F5307" w:rsidP="006F5307">
      <w:r>
        <w:t>RXD- &lt;=&gt; TXD-</w:t>
      </w:r>
    </w:p>
    <w:p w:rsidR="006F5307" w:rsidRDefault="006F5307" w:rsidP="006F5307"/>
    <w:p w:rsidR="006F5307" w:rsidRDefault="006F5307" w:rsidP="006F5307">
      <w:r w:rsidRPr="006F5307">
        <w:t>In 2-wire transmission (half- duplex), TXD+ and RXD+ on the master are wired together to TXD+ and RXD+ on the slave(s). TXD- and RXD- on the master are wired together to TXD- and RXD- on the slave(s).</w:t>
      </w:r>
    </w:p>
    <w:p w:rsidR="006F5307" w:rsidRDefault="006F5307" w:rsidP="006F5307"/>
    <w:p w:rsidR="006F5307" w:rsidRDefault="006F5307" w:rsidP="006F5307">
      <w:r>
        <w:rPr>
          <w:noProof/>
          <w:lang w:val="nl-NL" w:eastAsia="nl-NL"/>
        </w:rPr>
        <w:drawing>
          <wp:inline distT="0" distB="0" distL="0" distR="0" wp14:anchorId="6364BB6A" wp14:editId="2A76BFE1">
            <wp:extent cx="2152650" cy="264795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52650" cy="2647950"/>
                    </a:xfrm>
                    <a:prstGeom prst="rect">
                      <a:avLst/>
                    </a:prstGeom>
                  </pic:spPr>
                </pic:pic>
              </a:graphicData>
            </a:graphic>
          </wp:inline>
        </w:drawing>
      </w:r>
    </w:p>
    <w:p w:rsidR="006F5307" w:rsidRDefault="006F5307" w:rsidP="006F5307">
      <w:pPr>
        <w:pStyle w:val="Onderschrift"/>
      </w:pPr>
      <w:bookmarkStart w:id="195" w:name="_Toc379547828"/>
      <w:r>
        <w:t xml:space="preserve">Figure </w:t>
      </w:r>
      <w:r w:rsidR="0070739A">
        <w:fldChar w:fldCharType="begin"/>
      </w:r>
      <w:r w:rsidR="0070739A">
        <w:instrText xml:space="preserve"> STYLEREF 1 \s </w:instrText>
      </w:r>
      <w:r w:rsidR="0070739A">
        <w:fldChar w:fldCharType="separate"/>
      </w:r>
      <w:r w:rsidR="00013DAE">
        <w:rPr>
          <w:noProof/>
        </w:rPr>
        <w:t>10</w:t>
      </w:r>
      <w:r w:rsidR="0070739A">
        <w:fldChar w:fldCharType="end"/>
      </w:r>
      <w:r w:rsidR="0070739A">
        <w:noBreakHyphen/>
      </w:r>
      <w:r w:rsidR="0070739A">
        <w:fldChar w:fldCharType="begin"/>
      </w:r>
      <w:r w:rsidR="0070739A">
        <w:instrText xml:space="preserve"> SEQ Figure \* ARABIC \s 1 </w:instrText>
      </w:r>
      <w:r w:rsidR="0070739A">
        <w:fldChar w:fldCharType="separate"/>
      </w:r>
      <w:r w:rsidR="00013DAE">
        <w:rPr>
          <w:noProof/>
        </w:rPr>
        <w:t>9</w:t>
      </w:r>
      <w:r w:rsidR="0070739A">
        <w:fldChar w:fldCharType="end"/>
      </w:r>
      <w:r>
        <w:t xml:space="preserve">: 422/485 DB9 </w:t>
      </w:r>
      <w:proofErr w:type="spellStart"/>
      <w:r>
        <w:t>Pinout</w:t>
      </w:r>
      <w:bookmarkEnd w:id="195"/>
      <w:proofErr w:type="spellEnd"/>
    </w:p>
    <w:p w:rsidR="006F5307" w:rsidRPr="00E925E8" w:rsidRDefault="00E925E8" w:rsidP="006F5307">
      <w:pPr>
        <w:rPr>
          <w:i/>
        </w:rPr>
      </w:pPr>
      <w:r w:rsidRPr="00E925E8">
        <w:rPr>
          <w:i/>
        </w:rPr>
        <w:t xml:space="preserve">Note: While there is no handshaking protocol in RS485, please refer to the interface you are working on to see which pins are in use. </w:t>
      </w:r>
      <w:proofErr w:type="spellStart"/>
      <w:r w:rsidRPr="00E925E8">
        <w:rPr>
          <w:i/>
        </w:rPr>
        <w:t>Flowcontrol</w:t>
      </w:r>
      <w:proofErr w:type="spellEnd"/>
      <w:r w:rsidRPr="00E925E8">
        <w:rPr>
          <w:i/>
        </w:rPr>
        <w:t xml:space="preserve"> is done by the software by keeping gaps up to 3</w:t>
      </w:r>
      <w:proofErr w:type="gramStart"/>
      <w:r w:rsidRPr="00E925E8">
        <w:rPr>
          <w:i/>
        </w:rPr>
        <w:t>,5</w:t>
      </w:r>
      <w:proofErr w:type="gramEnd"/>
      <w:r w:rsidRPr="00E925E8">
        <w:rPr>
          <w:i/>
        </w:rPr>
        <w:t xml:space="preserve"> characters after a transmittal. See chapter for additional FT information.</w:t>
      </w:r>
    </w:p>
    <w:p w:rsidR="00BC6CE3" w:rsidRDefault="00BC6CE3" w:rsidP="00BC6CE3"/>
    <w:p w:rsidR="00E925E8" w:rsidRDefault="00E925E8" w:rsidP="00821B4F">
      <w:pPr>
        <w:pStyle w:val="Heading1"/>
      </w:pPr>
      <w:bookmarkStart w:id="196" w:name="_Toc379547764"/>
      <w:r>
        <w:t>TCP/IP</w:t>
      </w:r>
      <w:bookmarkEnd w:id="196"/>
    </w:p>
    <w:p w:rsidR="00E925E8" w:rsidRDefault="00E925E8" w:rsidP="00E925E8"/>
    <w:p w:rsidR="006C460D" w:rsidRDefault="006C460D" w:rsidP="006C460D">
      <w:pPr>
        <w:pStyle w:val="Heading3"/>
      </w:pPr>
      <w:bookmarkStart w:id="197" w:name="_Toc379547765"/>
      <w:r>
        <w:t>Introduction</w:t>
      </w:r>
      <w:bookmarkEnd w:id="197"/>
    </w:p>
    <w:p w:rsidR="006C460D" w:rsidRDefault="006C460D" w:rsidP="006C460D">
      <w:r>
        <w:t xml:space="preserve">Everyone will have heard of the TCP/IP protocol. It is used in </w:t>
      </w:r>
      <w:r w:rsidR="0016513E">
        <w:t>our well known Internet, browsing on your explorer. This is not the only way it is used. TCP/IP is also used in various communications between peripherals. That is why we will elaborate a little bit on the subject, to get a good understanding of the protocol.</w:t>
      </w:r>
    </w:p>
    <w:p w:rsidR="0016513E" w:rsidRDefault="0016513E" w:rsidP="006C460D"/>
    <w:p w:rsidR="0016513E" w:rsidRDefault="0016513E" w:rsidP="0016513E">
      <w:pPr>
        <w:pStyle w:val="Heading3"/>
      </w:pPr>
      <w:bookmarkStart w:id="198" w:name="_Toc379547766"/>
      <w:r>
        <w:lastRenderedPageBreak/>
        <w:t>Internet Protocol Suite</w:t>
      </w:r>
      <w:bookmarkEnd w:id="198"/>
    </w:p>
    <w:p w:rsidR="0016513E" w:rsidRDefault="0016513E" w:rsidP="0016513E">
      <w:r>
        <w:t>The Internet protocol suite is the set of communications protocols that implement the protocol stack on which the Internet runs. It is sometimes called the TCP/IP protocol suite, after the two most important protocols in it: the Transmission Control Protocol (TCP) and the Internet Protocol (IP), which were also the first two defined.</w:t>
      </w:r>
    </w:p>
    <w:p w:rsidR="0016513E" w:rsidRDefault="0016513E" w:rsidP="0016513E"/>
    <w:p w:rsidR="0016513E" w:rsidRDefault="0016513E" w:rsidP="0016513E">
      <w:r>
        <w:t>The Internet protocol suite can be described by analogy with the OSI model, which describes the layers of a protocol stack, not all of which correspond well with internet practice. In a protocol stack, each layer solves a set of problems involving the transmission of data, and provides a well-defined service to the higher layers. Higher layers are logically closer to the user and deal with more abstract data, relying on lower layers to translate data into forms that can eventually be physically manipulated.</w:t>
      </w:r>
    </w:p>
    <w:p w:rsidR="0016513E" w:rsidRDefault="0016513E" w:rsidP="0016513E"/>
    <w:p w:rsidR="0016513E" w:rsidRDefault="0016513E" w:rsidP="0016513E">
      <w:r>
        <w:t>The Internet model was produced as the solution to a practical engineering problem. The OSI model, on the other hand, was a more theoretical approach, and was also produced at an earlier stage in the evolution of networks. Therefore, the OSI model is easier to understand, but the TCP/IP model is the one in actual use. It is helpful to have an understanding of the OSI model before learning TCP/IP, as the same principles apply, but are easier to understand in the OSI model.</w:t>
      </w:r>
    </w:p>
    <w:p w:rsidR="0016513E" w:rsidRDefault="0016513E" w:rsidP="0016513E"/>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6946"/>
      </w:tblGrid>
      <w:tr w:rsidR="0016513E" w:rsidRPr="00576C19" w:rsidTr="0016513E">
        <w:trPr>
          <w:trHeight w:val="255"/>
        </w:trPr>
        <w:tc>
          <w:tcPr>
            <w:tcW w:w="1526" w:type="dxa"/>
            <w:shd w:val="clear" w:color="auto" w:fill="0C0C0C"/>
          </w:tcPr>
          <w:p w:rsidR="0016513E" w:rsidRPr="00576C19" w:rsidRDefault="0016513E" w:rsidP="00FB0216">
            <w:pPr>
              <w:jc w:val="center"/>
              <w:rPr>
                <w:b/>
              </w:rPr>
            </w:pPr>
            <w:r>
              <w:rPr>
                <w:b/>
              </w:rPr>
              <w:t>Layer</w:t>
            </w:r>
          </w:p>
        </w:tc>
        <w:tc>
          <w:tcPr>
            <w:tcW w:w="6946" w:type="dxa"/>
            <w:shd w:val="clear" w:color="auto" w:fill="0C0C0C"/>
          </w:tcPr>
          <w:p w:rsidR="0016513E" w:rsidRDefault="0016513E" w:rsidP="00FB0216">
            <w:pPr>
              <w:jc w:val="center"/>
              <w:rPr>
                <w:b/>
              </w:rPr>
            </w:pPr>
            <w:r>
              <w:rPr>
                <w:b/>
              </w:rPr>
              <w:t>Protocols</w:t>
            </w:r>
          </w:p>
        </w:tc>
      </w:tr>
      <w:tr w:rsidR="0016513E" w:rsidTr="0016513E">
        <w:trPr>
          <w:trHeight w:val="255"/>
        </w:trPr>
        <w:tc>
          <w:tcPr>
            <w:tcW w:w="1526" w:type="dxa"/>
          </w:tcPr>
          <w:p w:rsidR="0016513E" w:rsidRDefault="0016513E" w:rsidP="00FB0216">
            <w:pPr>
              <w:jc w:val="center"/>
            </w:pPr>
            <w:r>
              <w:t>Application</w:t>
            </w:r>
          </w:p>
        </w:tc>
        <w:tc>
          <w:tcPr>
            <w:tcW w:w="6946" w:type="dxa"/>
          </w:tcPr>
          <w:p w:rsidR="0016513E" w:rsidRDefault="0016513E" w:rsidP="00FB0216">
            <w:pPr>
              <w:jc w:val="center"/>
            </w:pPr>
            <w:r>
              <w:t xml:space="preserve">FTP, HTTP, HTTPS, IMAP, IRC, NNTP, POP3, SIP, SMTP, SNMP, SSH, Telnet, </w:t>
            </w:r>
            <w:proofErr w:type="spellStart"/>
            <w:r>
              <w:t>BitTorrent</w:t>
            </w:r>
            <w:proofErr w:type="spellEnd"/>
            <w:r>
              <w:t xml:space="preserve">, </w:t>
            </w:r>
            <w:proofErr w:type="spellStart"/>
            <w:r>
              <w:t>Websphere</w:t>
            </w:r>
            <w:proofErr w:type="spellEnd"/>
            <w:r>
              <w:t>……..</w:t>
            </w:r>
          </w:p>
        </w:tc>
      </w:tr>
      <w:tr w:rsidR="0016513E" w:rsidTr="0016513E">
        <w:trPr>
          <w:trHeight w:val="255"/>
        </w:trPr>
        <w:tc>
          <w:tcPr>
            <w:tcW w:w="1526" w:type="dxa"/>
          </w:tcPr>
          <w:p w:rsidR="0016513E" w:rsidRDefault="0016513E" w:rsidP="00FB0216">
            <w:pPr>
              <w:jc w:val="center"/>
            </w:pPr>
            <w:r>
              <w:t>Transport</w:t>
            </w:r>
          </w:p>
        </w:tc>
        <w:tc>
          <w:tcPr>
            <w:tcW w:w="6946" w:type="dxa"/>
          </w:tcPr>
          <w:p w:rsidR="0016513E" w:rsidRDefault="0016513E" w:rsidP="00FB0216">
            <w:pPr>
              <w:jc w:val="center"/>
            </w:pPr>
            <w:r>
              <w:t>DCCP, SCTP, TCP, RTP, UDP, IL, RUDP…….</w:t>
            </w:r>
          </w:p>
        </w:tc>
      </w:tr>
      <w:tr w:rsidR="0016513E" w:rsidTr="0016513E">
        <w:trPr>
          <w:trHeight w:val="255"/>
        </w:trPr>
        <w:tc>
          <w:tcPr>
            <w:tcW w:w="1526" w:type="dxa"/>
          </w:tcPr>
          <w:p w:rsidR="0016513E" w:rsidRDefault="0016513E" w:rsidP="00FB0216">
            <w:pPr>
              <w:jc w:val="center"/>
            </w:pPr>
            <w:r>
              <w:t>Network</w:t>
            </w:r>
          </w:p>
        </w:tc>
        <w:tc>
          <w:tcPr>
            <w:tcW w:w="6946" w:type="dxa"/>
          </w:tcPr>
          <w:p w:rsidR="0016513E" w:rsidRDefault="0016513E" w:rsidP="00FB0216">
            <w:pPr>
              <w:jc w:val="center"/>
            </w:pPr>
            <w:r>
              <w:t>IPv4, IPv6…….</w:t>
            </w:r>
          </w:p>
        </w:tc>
      </w:tr>
      <w:tr w:rsidR="0016513E" w:rsidTr="0016513E">
        <w:trPr>
          <w:trHeight w:val="255"/>
        </w:trPr>
        <w:tc>
          <w:tcPr>
            <w:tcW w:w="1526" w:type="dxa"/>
          </w:tcPr>
          <w:p w:rsidR="0016513E" w:rsidRDefault="0016513E" w:rsidP="00FB0216">
            <w:pPr>
              <w:jc w:val="center"/>
            </w:pPr>
            <w:proofErr w:type="spellStart"/>
            <w:r>
              <w:t>Datalink</w:t>
            </w:r>
            <w:proofErr w:type="spellEnd"/>
          </w:p>
        </w:tc>
        <w:tc>
          <w:tcPr>
            <w:tcW w:w="6946" w:type="dxa"/>
          </w:tcPr>
          <w:p w:rsidR="0016513E" w:rsidRDefault="00FB0216" w:rsidP="00FB0216">
            <w:pPr>
              <w:jc w:val="center"/>
            </w:pPr>
            <w:r>
              <w:t xml:space="preserve">Ethernet, </w:t>
            </w:r>
            <w:proofErr w:type="spellStart"/>
            <w:r>
              <w:t>WiFi</w:t>
            </w:r>
            <w:proofErr w:type="spellEnd"/>
            <w:r>
              <w:t>, Token Ring, FDDI, PPP…….</w:t>
            </w:r>
          </w:p>
        </w:tc>
      </w:tr>
      <w:tr w:rsidR="0016513E" w:rsidTr="0016513E">
        <w:trPr>
          <w:trHeight w:val="255"/>
        </w:trPr>
        <w:tc>
          <w:tcPr>
            <w:tcW w:w="1526" w:type="dxa"/>
          </w:tcPr>
          <w:p w:rsidR="0016513E" w:rsidRDefault="0016513E" w:rsidP="00FB0216">
            <w:pPr>
              <w:jc w:val="center"/>
            </w:pPr>
            <w:r>
              <w:t>Physical</w:t>
            </w:r>
          </w:p>
        </w:tc>
        <w:tc>
          <w:tcPr>
            <w:tcW w:w="6946" w:type="dxa"/>
          </w:tcPr>
          <w:p w:rsidR="0016513E" w:rsidRDefault="00FB0216" w:rsidP="00FB0216">
            <w:pPr>
              <w:jc w:val="center"/>
            </w:pPr>
            <w:r w:rsidRPr="00FB0216">
              <w:tab/>
              <w:t>RS-232, EIA-422, RS-449, EIA-485, 10BASE2, 10BASE-T, ...</w:t>
            </w:r>
          </w:p>
        </w:tc>
      </w:tr>
    </w:tbl>
    <w:p w:rsidR="0016513E" w:rsidRDefault="00FB0216" w:rsidP="00FB0216">
      <w:pPr>
        <w:pStyle w:val="Onderschrift"/>
      </w:pPr>
      <w:bookmarkStart w:id="199" w:name="_Toc379547858"/>
      <w:r>
        <w:t xml:space="preserve">Table </w:t>
      </w:r>
      <w:r w:rsidR="005C2FC8">
        <w:fldChar w:fldCharType="begin"/>
      </w:r>
      <w:r w:rsidR="005C2FC8">
        <w:instrText xml:space="preserve"> STYLEREF 1 \s </w:instrText>
      </w:r>
      <w:r w:rsidR="005C2FC8">
        <w:fldChar w:fldCharType="separate"/>
      </w:r>
      <w:r w:rsidR="00013DAE">
        <w:rPr>
          <w:noProof/>
        </w:rPr>
        <w:t>11</w:t>
      </w:r>
      <w:r w:rsidR="005C2FC8">
        <w:fldChar w:fldCharType="end"/>
      </w:r>
      <w:r w:rsidR="005C2FC8">
        <w:noBreakHyphen/>
      </w:r>
      <w:r w:rsidR="005C2FC8">
        <w:fldChar w:fldCharType="begin"/>
      </w:r>
      <w:r w:rsidR="005C2FC8">
        <w:instrText xml:space="preserve"> SEQ Table \* ARABIC \s 1 </w:instrText>
      </w:r>
      <w:r w:rsidR="005C2FC8">
        <w:fldChar w:fldCharType="separate"/>
      </w:r>
      <w:r w:rsidR="00013DAE">
        <w:rPr>
          <w:noProof/>
        </w:rPr>
        <w:t>1</w:t>
      </w:r>
      <w:r w:rsidR="005C2FC8">
        <w:fldChar w:fldCharType="end"/>
      </w:r>
      <w:r>
        <w:t>: Internet Protocol Suite</w:t>
      </w:r>
      <w:bookmarkEnd w:id="199"/>
    </w:p>
    <w:p w:rsidR="00FB0216" w:rsidRDefault="00FB0216" w:rsidP="00FB0216">
      <w:pPr>
        <w:pStyle w:val="Heading3"/>
      </w:pPr>
      <w:bookmarkStart w:id="200" w:name="_Toc379547767"/>
      <w:r>
        <w:t>Layers in the TCP/IP stack</w:t>
      </w:r>
      <w:bookmarkEnd w:id="200"/>
    </w:p>
    <w:p w:rsidR="00FB0216" w:rsidRDefault="00FB0216" w:rsidP="00FB0216"/>
    <w:p w:rsidR="00FB0216" w:rsidRDefault="00FB0216" w:rsidP="00FB0216">
      <w:r>
        <w:t>There is some discussion about how to map the TCP/IP model onto the OSI model. Since the TCP/IP and OSI protocol suites do not match precisely, there is no one correct answer.</w:t>
      </w:r>
    </w:p>
    <w:p w:rsidR="00FB0216" w:rsidRDefault="00FB0216" w:rsidP="00FB0216"/>
    <w:p w:rsidR="00FB0216" w:rsidRDefault="00FB0216" w:rsidP="00FB0216">
      <w:r>
        <w:t>In addition, the OSI model is not really rich enough at the lower layers to capture the true layering; there needs to be an extra layer (the Internetworking layer) between the Transport and Network layers. Protocols specific to a particular network type, but which are run on top of the basic hardware framing, ought to be at the Network layer. Examples of such protocols are ARP, and the Spanning Tree Protocol (used to keep redundant bridges idle until they are needed). However, they are local protocols, and operate beneath the internetwork functionality. Admittedly, placing both groups (not to mention protocols which are logically part of the internetwork layer, but run on top of the internetwork protocol, such as ICMP) all at the same layer can be confusing, but the OSI model is not complex enough to do a better job.</w:t>
      </w:r>
    </w:p>
    <w:p w:rsidR="00FB0216" w:rsidRDefault="00FB0216" w:rsidP="00FB0216"/>
    <w:p w:rsidR="00FB0216" w:rsidRDefault="00FB0216" w:rsidP="00FB0216">
      <w:r>
        <w:t>The following diagram attempts to show where various TCP/IP and other protocols would reside in the original OSI model:</w:t>
      </w:r>
    </w:p>
    <w:p w:rsidR="00FB0216" w:rsidRDefault="00FB0216" w:rsidP="00FB0216"/>
    <w:p w:rsidR="00711C20" w:rsidRDefault="00711C20" w:rsidP="00711C20">
      <w:pPr>
        <w:pStyle w:val="Heading3"/>
      </w:pPr>
      <w:bookmarkStart w:id="201" w:name="_Toc379547768"/>
      <w:r>
        <w:lastRenderedPageBreak/>
        <w:t>The Network Access layer</w:t>
      </w:r>
      <w:bookmarkEnd w:id="201"/>
    </w:p>
    <w:p w:rsidR="00711C20" w:rsidRDefault="00711C20" w:rsidP="00711C20">
      <w:pPr>
        <w:pStyle w:val="Heading4"/>
      </w:pPr>
      <w:bookmarkStart w:id="202" w:name="_Toc379547769"/>
      <w:r>
        <w:t>The physical layer</w:t>
      </w:r>
      <w:bookmarkEnd w:id="202"/>
    </w:p>
    <w:p w:rsidR="00711C20" w:rsidRDefault="00711C20" w:rsidP="00711C20"/>
    <w:p w:rsidR="00711C20" w:rsidRDefault="00711C20" w:rsidP="00711C20">
      <w:r>
        <w:t xml:space="preserve">The Physical layer describes the physical characteristics of the communication, such as conventions about the nature of the medium used for communication (such as wires, </w:t>
      </w:r>
      <w:proofErr w:type="spellStart"/>
      <w:r>
        <w:t>fiber</w:t>
      </w:r>
      <w:proofErr w:type="spellEnd"/>
      <w:r>
        <w:t xml:space="preserve"> optic links or radio links), and all related details such as connectors, channel codes and modulation, signal strengths, wavelength, low-level </w:t>
      </w:r>
      <w:proofErr w:type="spellStart"/>
      <w:r>
        <w:t>sychronization</w:t>
      </w:r>
      <w:proofErr w:type="spellEnd"/>
      <w:r>
        <w:t xml:space="preserve"> and timing and maximum distances. The Internet protocol suite does not cover the physical layer of any network; see the articles on specific network technologies for detail on the physical layer of each particular technology.</w:t>
      </w:r>
    </w:p>
    <w:p w:rsidR="00711C20" w:rsidRDefault="00711C20" w:rsidP="00711C20"/>
    <w:p w:rsidR="00711C20" w:rsidRDefault="00711C20" w:rsidP="00711C20">
      <w:pPr>
        <w:pStyle w:val="Heading4"/>
      </w:pPr>
      <w:bookmarkStart w:id="203" w:name="_Toc379547770"/>
      <w:r>
        <w:t>The data link layer</w:t>
      </w:r>
      <w:bookmarkEnd w:id="203"/>
    </w:p>
    <w:p w:rsidR="00711C20" w:rsidRDefault="00711C20" w:rsidP="00711C20"/>
    <w:p w:rsidR="00711C20" w:rsidRDefault="00711C20" w:rsidP="00711C20">
      <w:r>
        <w:t>The data link layer specifies how packets are transported over the physical layer, including the framing (i.e. the special bit patterns which mark the start and end of packets). Ethernet, for example, includes fields in the packet header which specify which machine or machines on the network a packet is destined for. Examples of Data link layer protocols are Ethernet, Wireless Ethernet, SLIP, Token Ring and ATM.</w:t>
      </w:r>
    </w:p>
    <w:p w:rsidR="00711C20" w:rsidRDefault="00711C20" w:rsidP="00711C20"/>
    <w:p w:rsidR="00711C20" w:rsidRDefault="00711C20" w:rsidP="00711C20">
      <w:r>
        <w:t>PPP is a little more complex, as it was originally specified as a separate protocol which ran on top of another data link layer, HDLC/SDLC.</w:t>
      </w:r>
    </w:p>
    <w:p w:rsidR="00711C20" w:rsidRDefault="00711C20" w:rsidP="00711C20"/>
    <w:p w:rsidR="00711C20" w:rsidRDefault="00711C20" w:rsidP="00711C20">
      <w:r>
        <w:t>This layer is sometimes further subdivided into Logical Link Control and Media Access Control.</w:t>
      </w:r>
    </w:p>
    <w:p w:rsidR="00711C20" w:rsidRDefault="00711C20" w:rsidP="00711C20"/>
    <w:p w:rsidR="00711C20" w:rsidRDefault="00711C20" w:rsidP="00711C20">
      <w:pPr>
        <w:pStyle w:val="Heading4"/>
      </w:pPr>
      <w:bookmarkStart w:id="204" w:name="_Toc379547771"/>
      <w:r>
        <w:t>The Internetwork layer</w:t>
      </w:r>
      <w:bookmarkEnd w:id="204"/>
    </w:p>
    <w:p w:rsidR="00711C20" w:rsidRDefault="00711C20" w:rsidP="00711C20"/>
    <w:p w:rsidR="00711C20" w:rsidRDefault="00711C20" w:rsidP="00711C20">
      <w:r>
        <w:t>As originally defined, the Network layer solves the problem of getting packets across a single network. Examples of such protocols are X.25, and the ARPANET's Host/IMP Protocol.</w:t>
      </w:r>
    </w:p>
    <w:p w:rsidR="00711C20" w:rsidRDefault="00711C20" w:rsidP="00711C20"/>
    <w:p w:rsidR="00711C20" w:rsidRDefault="00711C20" w:rsidP="00711C20">
      <w:r>
        <w:t>With the advent of the concept of internetworking, additional functionality was added to this layer, namely getting data from the source network to the destination network. This generally involves routing the packet across a network of networks, known as an internet.</w:t>
      </w:r>
    </w:p>
    <w:p w:rsidR="00711C20" w:rsidRDefault="00711C20" w:rsidP="00711C20"/>
    <w:p w:rsidR="00711C20" w:rsidRDefault="00711C20" w:rsidP="00711C20">
      <w:r>
        <w:t>In the internet protocol suite, IP performs the basic task of getting packets of data from source to destination. IP can carry data for a number of different higher level protocols; these protocols are each identified by a unique IP Protocol Number. ICMP and IGMP are protocols 1 and 2, respectively.</w:t>
      </w:r>
    </w:p>
    <w:p w:rsidR="00711C20" w:rsidRDefault="00711C20" w:rsidP="00711C20"/>
    <w:p w:rsidR="00711C20" w:rsidRDefault="00711C20" w:rsidP="00711C20">
      <w:r>
        <w:t>Some of the protocols carried by IP, such as ICMP (used to transmit diagnostic information about IP transmission) and IGMP (used to manage multicast data) are layered on top of IP but perform network layer functions, illustrating an incompatibility between the internet and OSI models. All routing protocols, such as BGP, OSPF, and RIP are also really part of the network layer, although they might seem to belong higher in the stack.</w:t>
      </w:r>
    </w:p>
    <w:p w:rsidR="00711C20" w:rsidRDefault="00711C20" w:rsidP="00711C20"/>
    <w:p w:rsidR="00711C20" w:rsidRDefault="00711C20" w:rsidP="00711C20">
      <w:pPr>
        <w:pStyle w:val="Heading4"/>
      </w:pPr>
      <w:bookmarkStart w:id="205" w:name="_Toc379547772"/>
      <w:r>
        <w:t>The transport layer</w:t>
      </w:r>
      <w:bookmarkEnd w:id="205"/>
    </w:p>
    <w:p w:rsidR="00711C20" w:rsidRDefault="00711C20" w:rsidP="00711C20"/>
    <w:p w:rsidR="00711C20" w:rsidRDefault="00711C20" w:rsidP="00711C20">
      <w:r>
        <w:lastRenderedPageBreak/>
        <w:t>The protocols at the Transport layer can solve problems like reliability ("did the data reach the destination?") and ensure that data arrives in the correct order. In the TCP/IP protocol suite, transport protocols also determine which application any given data is intended for.</w:t>
      </w:r>
    </w:p>
    <w:p w:rsidR="00711C20" w:rsidRDefault="00711C20" w:rsidP="00711C20"/>
    <w:p w:rsidR="00711C20" w:rsidRDefault="00711C20" w:rsidP="00711C20">
      <w:r>
        <w:t>The dynamic routing protocols which technically fit at this layer in the TCP/IP Protocol Suite (since they run over IP) are generally considered to be part of the Network layer; an example is OSPF (IP protocol number 89).</w:t>
      </w:r>
    </w:p>
    <w:p w:rsidR="00711C20" w:rsidRDefault="00711C20" w:rsidP="00711C20"/>
    <w:p w:rsidR="00711C20" w:rsidRDefault="00711C20" w:rsidP="00711C20">
      <w:r>
        <w:t>TCP (IP protocol number 6) is a "reliable", connection-oriented, transport mechanism providing a reliable byte stream, which makes sure data arrives complete, undamaged, and in order. TCP tries to continuously measure how loaded the network is and throttles its sending rate in order to avoid overloading the network. Furthermore, TCP will attempt to deliver all data correctly in the specified sequence. These are its main differences from UDP, and can become disadvantageous in real-time streaming or routing applications with high internetwork layer loss rates.</w:t>
      </w:r>
    </w:p>
    <w:p w:rsidR="00711C20" w:rsidRDefault="00711C20" w:rsidP="00711C20"/>
    <w:p w:rsidR="00711C20" w:rsidRDefault="00711C20" w:rsidP="00711C20">
      <w:r>
        <w:t>The newer SCTP is also a "reliable", connection-oriented, transport mechanism. It is record rather than byte oriented, and provides multiple sub-streams multiplexed over a single connection. It also provides multi-homing support, in which a connection end can be represented by multiple IP addresses (representing multiple physical interfaces), such that if one fails the connection is not interrupted. It was developed initially for telephony applications (to transport SS7 over IP), but can also be used for other applications.</w:t>
      </w:r>
    </w:p>
    <w:p w:rsidR="00711C20" w:rsidRDefault="00711C20" w:rsidP="00711C20"/>
    <w:p w:rsidR="00711C20" w:rsidRDefault="00711C20" w:rsidP="00711C20">
      <w:r>
        <w:t>UDP (IP protocol number 17) is a connectionless datagram protocol. It is a "best effort" or "unreliable" protocol - not because it is particularly unreliable, but because it does not verify that packets have reached their destination, and gives no guarantee that they will arrive in order. If an Application requires these characteristics, it must provide them itself, or use TCP.</w:t>
      </w:r>
    </w:p>
    <w:p w:rsidR="00711C20" w:rsidRDefault="00711C20" w:rsidP="00711C20"/>
    <w:p w:rsidR="00711C20" w:rsidRDefault="00711C20" w:rsidP="00711C20">
      <w:r>
        <w:t xml:space="preserve">UDP is typically used for applications such as streaming media (audio and video, </w:t>
      </w:r>
      <w:proofErr w:type="spellStart"/>
      <w:r>
        <w:t>etc</w:t>
      </w:r>
      <w:proofErr w:type="spellEnd"/>
      <w:r>
        <w:t>) where on-time arrival is more important than reliability, or for simple query/response applications like DNS lookups, where the overhead of setting up a reliable connection is disproportionately large.</w:t>
      </w:r>
    </w:p>
    <w:p w:rsidR="00711C20" w:rsidRDefault="00711C20" w:rsidP="00711C20"/>
    <w:p w:rsidR="00711C20" w:rsidRDefault="00711C20" w:rsidP="00711C20">
      <w:r>
        <w:t>DCCP is currently under development by IETF. It provides TCP's flow control semantics, while keeping UDP's datagram service model visible to the user.</w:t>
      </w:r>
    </w:p>
    <w:p w:rsidR="00711C20" w:rsidRDefault="00711C20" w:rsidP="00711C20"/>
    <w:p w:rsidR="00711C20" w:rsidRDefault="00711C20" w:rsidP="00711C20">
      <w:r>
        <w:t>Both TCP and UDP are used to carry a number of higher-level applications. The applications at any given network address are distinguished by their TCP or UDP Port Number. By convention certain well known ports are associated with specific applications.</w:t>
      </w:r>
    </w:p>
    <w:p w:rsidR="00711C20" w:rsidRDefault="00711C20" w:rsidP="00711C20"/>
    <w:p w:rsidR="00711C20" w:rsidRDefault="00711C20" w:rsidP="00711C20">
      <w:r>
        <w:t>RTP is a datagram protocol that is designed for real-time data such as streaming audio and video. Although RTP uses the UDP packet format as a basis, it provides a function that is at the same protocol layer.</w:t>
      </w:r>
    </w:p>
    <w:p w:rsidR="00711C20" w:rsidRDefault="00711C20" w:rsidP="00711C20"/>
    <w:p w:rsidR="00711C20" w:rsidRDefault="00711C20" w:rsidP="00711C20">
      <w:pPr>
        <w:pStyle w:val="Heading4"/>
      </w:pPr>
      <w:bookmarkStart w:id="206" w:name="_Toc379547773"/>
      <w:r>
        <w:t>The application layer</w:t>
      </w:r>
      <w:bookmarkEnd w:id="206"/>
    </w:p>
    <w:p w:rsidR="00711C20" w:rsidRDefault="00711C20" w:rsidP="00711C20"/>
    <w:p w:rsidR="00711C20" w:rsidRDefault="00711C20" w:rsidP="00711C20">
      <w:r>
        <w:t>The Application layer is the layer that most common network-aware programs use in order to communicate across a network with other programs. Processes that occur in this layer are application specific; data is passed from the network-aware program, in the format used internally by this application, and is encoded into a standard protocol.</w:t>
      </w:r>
    </w:p>
    <w:p w:rsidR="00711C20" w:rsidRDefault="00711C20" w:rsidP="00711C20"/>
    <w:p w:rsidR="00711C20" w:rsidRDefault="00711C20" w:rsidP="00711C20">
      <w:r>
        <w:lastRenderedPageBreak/>
        <w:t>Some specific programs are considered to run in this layer. They provide services that directly support user applications. These programs and their corresponding protocols include HTTP (The World Wide Web), FTP (File transport), SMTP (Email), SSH (Secure remote login), DNS (Name &lt;-&gt; IP Address lookups) and many others.</w:t>
      </w:r>
    </w:p>
    <w:p w:rsidR="00711C20" w:rsidRDefault="00711C20" w:rsidP="00711C20"/>
    <w:p w:rsidR="00711C20" w:rsidRDefault="00711C20" w:rsidP="00711C20">
      <w:r>
        <w:t>Once the data from an application has been encoded into a standard application layer protocol it will be passed down to the next layer of the IP stack.</w:t>
      </w:r>
    </w:p>
    <w:p w:rsidR="00711C20" w:rsidRDefault="00711C20" w:rsidP="00711C20"/>
    <w:p w:rsidR="00FB0216" w:rsidRDefault="00711C20" w:rsidP="00711C20">
      <w:r>
        <w:t>At the Transport Layer, applications will most commonly make use of TCP or UDP, and are often associated with a well-known port number. Ports were originally allocated by the Internet Assigned Numbers Authority (IANA).</w:t>
      </w:r>
    </w:p>
    <w:p w:rsidR="00711C20" w:rsidRDefault="00711C20" w:rsidP="00711C20"/>
    <w:p w:rsidR="00711C20" w:rsidRDefault="00711C20" w:rsidP="00711C20">
      <w:pPr>
        <w:pStyle w:val="Heading3"/>
      </w:pPr>
      <w:bookmarkStart w:id="207" w:name="_Toc379547774"/>
      <w:r>
        <w:t>TCP/IP Relevance</w:t>
      </w:r>
      <w:bookmarkEnd w:id="207"/>
    </w:p>
    <w:p w:rsidR="00711C20" w:rsidRDefault="003731B8" w:rsidP="00711C20">
      <w:r>
        <w:t xml:space="preserve">As you might know FT </w:t>
      </w:r>
      <w:proofErr w:type="spellStart"/>
      <w:r>
        <w:t>NavVision</w:t>
      </w:r>
      <w:proofErr w:type="spellEnd"/>
      <w:r>
        <w:t xml:space="preserve"> © is a network based AMS system. For the interconnection between all the workstations and all the peripherals a good understanding of the above is necessary. Not only </w:t>
      </w:r>
      <w:proofErr w:type="gramStart"/>
      <w:r>
        <w:t>the workstations are</w:t>
      </w:r>
      <w:proofErr w:type="gramEnd"/>
      <w:r>
        <w:t xml:space="preserve"> connected through the TCP protocol also a lot of other devices are connected throughout some sort of Ethernet protocol. Think of IP-cameras, serial to Ethernet converters, </w:t>
      </w:r>
      <w:proofErr w:type="spellStart"/>
      <w:r>
        <w:t>modbus</w:t>
      </w:r>
      <w:proofErr w:type="spellEnd"/>
      <w:r>
        <w:t xml:space="preserve"> over TCP/IP and much more. It will take too far to discuss all the possibilities. We will, however, discuss a few of the more difficult features.</w:t>
      </w:r>
    </w:p>
    <w:p w:rsidR="003731B8" w:rsidRDefault="003731B8" w:rsidP="00711C20"/>
    <w:p w:rsidR="003731B8" w:rsidRDefault="00943D08" w:rsidP="00711C20">
      <w:r>
        <w:t>In the “hardware installation and commissioning manual” under “performance</w:t>
      </w:r>
      <w:proofErr w:type="gramStart"/>
      <w:r>
        <w:t xml:space="preserve">” </w:t>
      </w:r>
      <w:r w:rsidR="003731B8">
        <w:t xml:space="preserve"> we</w:t>
      </w:r>
      <w:proofErr w:type="gramEnd"/>
      <w:r w:rsidR="003731B8">
        <w:t xml:space="preserve"> will </w:t>
      </w:r>
      <w:r w:rsidR="00821B4F">
        <w:t>share some in depth information on the problems we encountered during our testing, to help you solve these connections quickly.</w:t>
      </w:r>
    </w:p>
    <w:p w:rsidR="00821B4F" w:rsidRDefault="00821B4F" w:rsidP="00711C20"/>
    <w:p w:rsidR="00821B4F" w:rsidRDefault="00821B4F" w:rsidP="00821B4F">
      <w:pPr>
        <w:pStyle w:val="Heading1"/>
      </w:pPr>
      <w:bookmarkStart w:id="208" w:name="_Toc379547775"/>
      <w:r>
        <w:t>Modbus</w:t>
      </w:r>
      <w:bookmarkEnd w:id="208"/>
    </w:p>
    <w:p w:rsidR="00821B4F" w:rsidRDefault="00821B4F" w:rsidP="00821B4F">
      <w:pPr>
        <w:pStyle w:val="Heading2"/>
      </w:pPr>
      <w:bookmarkStart w:id="209" w:name="_Toc379547776"/>
      <w:r>
        <w:t>Introduction</w:t>
      </w:r>
      <w:bookmarkEnd w:id="209"/>
    </w:p>
    <w:p w:rsidR="00310A44" w:rsidRDefault="00310A44" w:rsidP="00310A44">
      <w:r>
        <w:t>Some communication standards just emerge. Not because they are pushed by a large group of vendors or a special standards organisation. These standards—like the Modbus interface—emerge because they are good, simple to implement and are therefore adapted by many manufacturers. Because of this, Modbus became the first widely accepted fieldbus standard.</w:t>
      </w:r>
    </w:p>
    <w:p w:rsidR="00310A44" w:rsidRDefault="00310A44" w:rsidP="00310A44"/>
    <w:p w:rsidR="00310A44" w:rsidRDefault="00310A44" w:rsidP="00310A44">
      <w:r>
        <w:t xml:space="preserve">Modbus has its roots in the late seventies of the previous century. It is 1979 when PLC manufacturer </w:t>
      </w:r>
      <w:proofErr w:type="spellStart"/>
      <w:r>
        <w:t>Modicon</w:t>
      </w:r>
      <w:proofErr w:type="spellEnd"/>
      <w:r>
        <w:t xml:space="preserve">—now a brand of Schneider Electric's </w:t>
      </w:r>
      <w:proofErr w:type="spellStart"/>
      <w:r>
        <w:t>Telemecanique</w:t>
      </w:r>
      <w:proofErr w:type="spellEnd"/>
      <w:r>
        <w:t xml:space="preserve">—published the Modbus communication interface for a </w:t>
      </w:r>
      <w:proofErr w:type="spellStart"/>
      <w:r>
        <w:t>multidrop</w:t>
      </w:r>
      <w:proofErr w:type="spellEnd"/>
      <w:r>
        <w:t xml:space="preserve"> network based on a master/client architecture. Communication between the Modbus nodes was achieved with messages. It was an open standard that described the messaging structure. The physical layer of the Modbus interface was free to choose. The original Modbus interface ran on RS-232, but </w:t>
      </w:r>
      <w:proofErr w:type="gramStart"/>
      <w:r>
        <w:t>most later</w:t>
      </w:r>
      <w:proofErr w:type="gramEnd"/>
      <w:r>
        <w:t xml:space="preserve"> Modbus implementations used RS-485 because it allowed longer distances, higher speeds and the possibility of a true multi-drop network. In a short time </w:t>
      </w:r>
      <w:proofErr w:type="spellStart"/>
      <w:r>
        <w:t>hunderds</w:t>
      </w:r>
      <w:proofErr w:type="spellEnd"/>
      <w:r>
        <w:t xml:space="preserve"> of vendors implemented the Modbus messaging system in their devices and Modbus became the de facto standard for industrial communication networks.</w:t>
      </w:r>
    </w:p>
    <w:p w:rsidR="00310A44" w:rsidRDefault="00310A44" w:rsidP="00310A44"/>
    <w:p w:rsidR="00821B4F" w:rsidRDefault="00310A44" w:rsidP="00310A44">
      <w:r>
        <w:t xml:space="preserve">The nice thing of the Modbus standard is the flexibility, but at the same time the easy implementation of it. Not only intelligent devices like microcontrollers, PLCs etc. are able to communicate with Modbus, also many intelligent sensors are </w:t>
      </w:r>
      <w:proofErr w:type="spellStart"/>
      <w:r>
        <w:t>equiped</w:t>
      </w:r>
      <w:proofErr w:type="spellEnd"/>
      <w:r>
        <w:t xml:space="preserve"> with a Modbus interface to send their data to host systems. While Modbus was previously mainly used on </w:t>
      </w:r>
      <w:r>
        <w:lastRenderedPageBreak/>
        <w:t>wired serial communication lines, there are also extensions to the standard for wireless communications and TCP/IP networks.</w:t>
      </w:r>
    </w:p>
    <w:p w:rsidR="00310A44" w:rsidRDefault="00310A44" w:rsidP="00310A44"/>
    <w:p w:rsidR="00310A44" w:rsidRDefault="00310A44" w:rsidP="00390862">
      <w:pPr>
        <w:pStyle w:val="Heading2"/>
      </w:pPr>
      <w:bookmarkStart w:id="210" w:name="_Toc379547777"/>
      <w:r>
        <w:t>Modbus message structure</w:t>
      </w:r>
      <w:bookmarkEnd w:id="210"/>
    </w:p>
    <w:p w:rsidR="00310A44" w:rsidRDefault="00310A44" w:rsidP="00310A44"/>
    <w:p w:rsidR="00310A44" w:rsidRDefault="00310A44" w:rsidP="00310A44">
      <w:r>
        <w:t xml:space="preserve">The Modbus communication interface is built around messages. The format of these Modbus messages is independent of the type of physical interface used. On plain old RS232 are the same messages used as on Modbus/TCP over </w:t>
      </w:r>
      <w:proofErr w:type="spellStart"/>
      <w:r>
        <w:t>ethernet</w:t>
      </w:r>
      <w:proofErr w:type="spellEnd"/>
      <w:r>
        <w:t>. This gives the Modbus interface definition a very long lifetime. The same protocol can be used regardless of the connection type. Because of this, Modbus gives the possibility to easily upgrade the hardware structure of an industrial network, without the need for large changes in the software. A device can also communicate with several Modbus nodes at once, even if they are connected with different interface types, without the need to use a different protocol for every connection.</w:t>
      </w:r>
    </w:p>
    <w:p w:rsidR="00310A44" w:rsidRDefault="00310A44" w:rsidP="00310A44"/>
    <w:p w:rsidR="00310A44" w:rsidRDefault="00310A44" w:rsidP="00310A44">
      <w:r>
        <w:t xml:space="preserve">On simple interfaces like RS485 or RS232, the Modbus messages are sent in plain form over the network. In this case the network is dedicated to Modbus. When using more versatile network systems like TCP/IP over </w:t>
      </w:r>
      <w:proofErr w:type="spellStart"/>
      <w:r>
        <w:t>ethernet</w:t>
      </w:r>
      <w:proofErr w:type="spellEnd"/>
      <w:r>
        <w:t xml:space="preserve">, the Modbus messages are embedded in packets with the format necessary for the physical interface. In that case Modbus and other types of connections can co-exist at the same physical interface at the same time. Although the main Modbus message structure is peer-to-peer, Modbus is able to function on both point-to-point and </w:t>
      </w:r>
      <w:proofErr w:type="spellStart"/>
      <w:r>
        <w:t>multidrop</w:t>
      </w:r>
      <w:proofErr w:type="spellEnd"/>
      <w:r>
        <w:t xml:space="preserve"> networks.</w:t>
      </w:r>
    </w:p>
    <w:p w:rsidR="00310A44" w:rsidRDefault="00310A44" w:rsidP="00310A44"/>
    <w:p w:rsidR="00310A44" w:rsidRDefault="00310A44" w:rsidP="00310A44">
      <w:r>
        <w:t>Each Modbus message has the same structure. Four basic elements are present in each message. The sequence of these elements is the same for all messages, to make it easy to parse the content of the Modbus message. A conversation is always started by a master in the Modbus network. A Modbus master sends a message and—depending of the contents of the message—a slave takes action and responds to it. There can be more masters in a Modbus network. Addressing in the message header is used to define which device should respond to a message. All other nodes on the Modbus network ignore the message if the address field doesn't match their own address.</w:t>
      </w:r>
    </w:p>
    <w:p w:rsidR="00310A44" w:rsidRPr="00821B4F" w:rsidRDefault="00310A44" w:rsidP="00310A44"/>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6521"/>
      </w:tblGrid>
      <w:tr w:rsidR="00390862" w:rsidRPr="00576C19" w:rsidTr="00390862">
        <w:trPr>
          <w:trHeight w:val="255"/>
        </w:trPr>
        <w:tc>
          <w:tcPr>
            <w:tcW w:w="1951" w:type="dxa"/>
            <w:shd w:val="clear" w:color="auto" w:fill="0C0C0C"/>
          </w:tcPr>
          <w:p w:rsidR="00390862" w:rsidRPr="00576C19" w:rsidRDefault="00390862" w:rsidP="001F4FDD">
            <w:pPr>
              <w:jc w:val="center"/>
              <w:rPr>
                <w:b/>
              </w:rPr>
            </w:pPr>
            <w:r>
              <w:rPr>
                <w:b/>
              </w:rPr>
              <w:t>Field</w:t>
            </w:r>
          </w:p>
        </w:tc>
        <w:tc>
          <w:tcPr>
            <w:tcW w:w="6521" w:type="dxa"/>
            <w:shd w:val="clear" w:color="auto" w:fill="0C0C0C"/>
          </w:tcPr>
          <w:p w:rsidR="00390862" w:rsidRDefault="00390862" w:rsidP="001F4FDD">
            <w:pPr>
              <w:jc w:val="center"/>
              <w:rPr>
                <w:b/>
              </w:rPr>
            </w:pPr>
            <w:r>
              <w:rPr>
                <w:b/>
              </w:rPr>
              <w:t>Description</w:t>
            </w:r>
          </w:p>
        </w:tc>
      </w:tr>
      <w:tr w:rsidR="00390862" w:rsidTr="00390862">
        <w:trPr>
          <w:trHeight w:val="255"/>
        </w:trPr>
        <w:tc>
          <w:tcPr>
            <w:tcW w:w="1951" w:type="dxa"/>
          </w:tcPr>
          <w:p w:rsidR="00390862" w:rsidRDefault="00390862" w:rsidP="001F4FDD">
            <w:pPr>
              <w:jc w:val="center"/>
            </w:pPr>
            <w:r>
              <w:t>Device Address</w:t>
            </w:r>
          </w:p>
        </w:tc>
        <w:tc>
          <w:tcPr>
            <w:tcW w:w="6521" w:type="dxa"/>
          </w:tcPr>
          <w:p w:rsidR="00390862" w:rsidRDefault="00390862" w:rsidP="001F4FDD">
            <w:pPr>
              <w:jc w:val="center"/>
            </w:pPr>
            <w:r>
              <w:t>Address of the receiver</w:t>
            </w:r>
          </w:p>
        </w:tc>
      </w:tr>
      <w:tr w:rsidR="00390862" w:rsidTr="00390862">
        <w:trPr>
          <w:trHeight w:val="255"/>
        </w:trPr>
        <w:tc>
          <w:tcPr>
            <w:tcW w:w="1951" w:type="dxa"/>
          </w:tcPr>
          <w:p w:rsidR="00390862" w:rsidRDefault="00390862" w:rsidP="001F4FDD">
            <w:pPr>
              <w:jc w:val="center"/>
            </w:pPr>
            <w:r>
              <w:t>Function Code</w:t>
            </w:r>
          </w:p>
        </w:tc>
        <w:tc>
          <w:tcPr>
            <w:tcW w:w="6521" w:type="dxa"/>
          </w:tcPr>
          <w:p w:rsidR="00390862" w:rsidRDefault="00390862" w:rsidP="001F4FDD">
            <w:pPr>
              <w:jc w:val="center"/>
            </w:pPr>
            <w:r>
              <w:t>Code defining message type</w:t>
            </w:r>
          </w:p>
        </w:tc>
      </w:tr>
      <w:tr w:rsidR="00390862" w:rsidTr="00390862">
        <w:trPr>
          <w:trHeight w:val="255"/>
        </w:trPr>
        <w:tc>
          <w:tcPr>
            <w:tcW w:w="1951" w:type="dxa"/>
          </w:tcPr>
          <w:p w:rsidR="00390862" w:rsidRDefault="00390862" w:rsidP="001F4FDD">
            <w:pPr>
              <w:jc w:val="center"/>
            </w:pPr>
            <w:r>
              <w:t>Data</w:t>
            </w:r>
          </w:p>
        </w:tc>
        <w:tc>
          <w:tcPr>
            <w:tcW w:w="6521" w:type="dxa"/>
          </w:tcPr>
          <w:p w:rsidR="00390862" w:rsidRDefault="00390862" w:rsidP="001F4FDD">
            <w:pPr>
              <w:jc w:val="center"/>
            </w:pPr>
            <w:r>
              <w:t>Data block with additional information</w:t>
            </w:r>
          </w:p>
        </w:tc>
      </w:tr>
      <w:tr w:rsidR="00390862" w:rsidTr="00390862">
        <w:trPr>
          <w:trHeight w:val="255"/>
        </w:trPr>
        <w:tc>
          <w:tcPr>
            <w:tcW w:w="1951" w:type="dxa"/>
          </w:tcPr>
          <w:p w:rsidR="00390862" w:rsidRDefault="00390862" w:rsidP="001F4FDD">
            <w:pPr>
              <w:jc w:val="center"/>
            </w:pPr>
            <w:r>
              <w:t>Error Check</w:t>
            </w:r>
          </w:p>
        </w:tc>
        <w:tc>
          <w:tcPr>
            <w:tcW w:w="6521" w:type="dxa"/>
          </w:tcPr>
          <w:p w:rsidR="00390862" w:rsidRDefault="00390862" w:rsidP="001F4FDD">
            <w:pPr>
              <w:jc w:val="center"/>
            </w:pPr>
            <w:r>
              <w:t>Numeric check value to test for communication errors</w:t>
            </w:r>
          </w:p>
        </w:tc>
      </w:tr>
    </w:tbl>
    <w:p w:rsidR="00821B4F" w:rsidRDefault="00390862" w:rsidP="00390862">
      <w:pPr>
        <w:pStyle w:val="Onderschrift"/>
      </w:pPr>
      <w:bookmarkStart w:id="211" w:name="_Toc379547859"/>
      <w:r>
        <w:t xml:space="preserve">Table </w:t>
      </w:r>
      <w:r w:rsidR="005C2FC8">
        <w:fldChar w:fldCharType="begin"/>
      </w:r>
      <w:r w:rsidR="005C2FC8">
        <w:instrText xml:space="preserve"> STYLEREF 1 \s </w:instrText>
      </w:r>
      <w:r w:rsidR="005C2FC8">
        <w:fldChar w:fldCharType="separate"/>
      </w:r>
      <w:r w:rsidR="00013DAE">
        <w:rPr>
          <w:noProof/>
        </w:rPr>
        <w:t>12</w:t>
      </w:r>
      <w:r w:rsidR="005C2FC8">
        <w:fldChar w:fldCharType="end"/>
      </w:r>
      <w:r w:rsidR="005C2FC8">
        <w:noBreakHyphen/>
      </w:r>
      <w:r w:rsidR="005C2FC8">
        <w:fldChar w:fldCharType="begin"/>
      </w:r>
      <w:r w:rsidR="005C2FC8">
        <w:instrText xml:space="preserve"> SEQ Table \* ARABIC \s 1 </w:instrText>
      </w:r>
      <w:r w:rsidR="005C2FC8">
        <w:fldChar w:fldCharType="separate"/>
      </w:r>
      <w:r w:rsidR="00013DAE">
        <w:rPr>
          <w:noProof/>
        </w:rPr>
        <w:t>1</w:t>
      </w:r>
      <w:r w:rsidR="005C2FC8">
        <w:fldChar w:fldCharType="end"/>
      </w:r>
      <w:r>
        <w:t>: Modbus Message Structure</w:t>
      </w:r>
      <w:bookmarkEnd w:id="211"/>
    </w:p>
    <w:p w:rsidR="001F4FDD" w:rsidRDefault="001F4FDD" w:rsidP="001F4FDD">
      <w:pPr>
        <w:pStyle w:val="Heading2"/>
      </w:pPr>
      <w:bookmarkStart w:id="212" w:name="_Toc379547778"/>
      <w:r>
        <w:t>Modbus serial transmission modes: Modbus/ASCII and Modbus/RTU</w:t>
      </w:r>
      <w:bookmarkEnd w:id="212"/>
    </w:p>
    <w:p w:rsidR="001F4FDD" w:rsidRDefault="001F4FDD" w:rsidP="001F4FDD">
      <w:r>
        <w:t>Serial Modbus connections can use two basic transmission modes, ASCII or RTU, remote terminal unit. The transmission mode in serial communications defines the way the Modbus messages are coded. With Modbus/ASCII, the messages are in a readable ASCII format. The Modbus/RTU format uses binary coding which makes the message unreadable when monitoring, but reduces the size of each message which allows for more data exchange in the same time span. All nodes on one Modbus network segment must use the same serial transmission mode. A device configured to use Modbus/ASCII cannot understand messages in Modbus/RTU and vice versa.</w:t>
      </w:r>
    </w:p>
    <w:p w:rsidR="001F4FDD" w:rsidRDefault="001F4FDD" w:rsidP="001F4FDD"/>
    <w:p w:rsidR="001F4FDD" w:rsidRDefault="001F4FDD" w:rsidP="001F4FDD">
      <w:r>
        <w:t xml:space="preserve">When using Modbus/ASCII, all messages are coded in hexadecimal values, represented with readable ASCII characters. Only the characters 0...9 and </w:t>
      </w:r>
      <w:proofErr w:type="gramStart"/>
      <w:r>
        <w:t>A</w:t>
      </w:r>
      <w:proofErr w:type="gramEnd"/>
      <w:r>
        <w:t xml:space="preserve">...F are used for coding. For every </w:t>
      </w:r>
      <w:proofErr w:type="spellStart"/>
      <w:r>
        <w:t>byte</w:t>
      </w:r>
      <w:proofErr w:type="spellEnd"/>
      <w:r>
        <w:t xml:space="preserve"> of information, two communication-bytes are needed, because every communication-</w:t>
      </w:r>
      <w:r>
        <w:lastRenderedPageBreak/>
        <w:t>byte can only define 4 bits in the hexadecimal system. With Modbus/RTU the data is exchanged in a binary format, where each byte of information is coded in one communication-byte.</w:t>
      </w:r>
    </w:p>
    <w:p w:rsidR="001F4FDD" w:rsidRDefault="001F4FDD" w:rsidP="001F4FDD"/>
    <w:p w:rsidR="00390862" w:rsidRDefault="001F4FDD" w:rsidP="001F4FDD">
      <w:r>
        <w:t xml:space="preserve">Modbus messages on serial connections are not sent in a plain format. They are framed to give receivers an easy way to detect the beginning and end of a message. When using Modbus/ASCII, characters are used to start and end a frame. The colon ':' is used to flag the start of a message and each message is ended with a CR/LF combination. Modbus/RTU on the other hand uses time gaps of silence on the communication line for the framing. Each message must be preceded by a time gap with a minimum length of 3.5 characters. If a receiver detects a gap of at least 1.5 characters, it assumes that a new message is </w:t>
      </w:r>
      <w:proofErr w:type="spellStart"/>
      <w:r>
        <w:t>comming</w:t>
      </w:r>
      <w:proofErr w:type="spellEnd"/>
      <w:r>
        <w:t xml:space="preserve"> and the receive buffer is cleared. The main advantage of Modbus/ASCII is, that it </w:t>
      </w:r>
      <w:proofErr w:type="spellStart"/>
      <w:r>
        <w:t>allowes</w:t>
      </w:r>
      <w:proofErr w:type="spellEnd"/>
      <w:r>
        <w:t xml:space="preserve"> gaps between the bytes of a message with a maximum length of 1 second. With Modbus/RTU it is necessary to send each message as a continuous stream.</w:t>
      </w:r>
    </w:p>
    <w:p w:rsidR="001F4FDD" w:rsidRDefault="001F4FDD" w:rsidP="001F4FDD"/>
    <w:tbl>
      <w:tblPr>
        <w:tblW w:w="79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2835"/>
        <w:gridCol w:w="2996"/>
      </w:tblGrid>
      <w:tr w:rsidR="001F4FDD" w:rsidRPr="00576C19" w:rsidTr="001F4FDD">
        <w:trPr>
          <w:trHeight w:val="255"/>
        </w:trPr>
        <w:tc>
          <w:tcPr>
            <w:tcW w:w="2093" w:type="dxa"/>
            <w:shd w:val="clear" w:color="auto" w:fill="0C0C0C"/>
          </w:tcPr>
          <w:p w:rsidR="001F4FDD" w:rsidRPr="00576C19" w:rsidRDefault="001F4FDD" w:rsidP="001F4FDD">
            <w:pPr>
              <w:jc w:val="center"/>
              <w:rPr>
                <w:b/>
              </w:rPr>
            </w:pPr>
            <w:r>
              <w:rPr>
                <w:b/>
              </w:rPr>
              <w:t>Connector 1</w:t>
            </w:r>
          </w:p>
        </w:tc>
        <w:tc>
          <w:tcPr>
            <w:tcW w:w="2835" w:type="dxa"/>
            <w:shd w:val="clear" w:color="auto" w:fill="0C0C0C"/>
          </w:tcPr>
          <w:p w:rsidR="001F4FDD" w:rsidRPr="00576C19" w:rsidRDefault="001F4FDD" w:rsidP="001F4FDD">
            <w:pPr>
              <w:jc w:val="center"/>
              <w:rPr>
                <w:b/>
              </w:rPr>
            </w:pPr>
            <w:r>
              <w:rPr>
                <w:b/>
              </w:rPr>
              <w:t>Modbus/</w:t>
            </w:r>
            <w:proofErr w:type="spellStart"/>
            <w:r>
              <w:rPr>
                <w:b/>
              </w:rPr>
              <w:t>Ascii</w:t>
            </w:r>
            <w:proofErr w:type="spellEnd"/>
          </w:p>
        </w:tc>
        <w:tc>
          <w:tcPr>
            <w:tcW w:w="2996" w:type="dxa"/>
            <w:shd w:val="clear" w:color="auto" w:fill="0C0C0C"/>
          </w:tcPr>
          <w:p w:rsidR="001F4FDD" w:rsidRDefault="001F4FDD" w:rsidP="001F4FDD">
            <w:pPr>
              <w:jc w:val="center"/>
              <w:rPr>
                <w:b/>
              </w:rPr>
            </w:pPr>
            <w:r>
              <w:rPr>
                <w:b/>
              </w:rPr>
              <w:t>Modbus/RTU</w:t>
            </w:r>
          </w:p>
        </w:tc>
      </w:tr>
      <w:tr w:rsidR="001F4FDD" w:rsidTr="001F4FDD">
        <w:trPr>
          <w:trHeight w:val="255"/>
        </w:trPr>
        <w:tc>
          <w:tcPr>
            <w:tcW w:w="2093" w:type="dxa"/>
          </w:tcPr>
          <w:p w:rsidR="001F4FDD" w:rsidRDefault="001F4FDD" w:rsidP="001F4FDD">
            <w:pPr>
              <w:jc w:val="center"/>
            </w:pPr>
            <w:r>
              <w:t>Characters</w:t>
            </w:r>
          </w:p>
        </w:tc>
        <w:tc>
          <w:tcPr>
            <w:tcW w:w="2835" w:type="dxa"/>
          </w:tcPr>
          <w:p w:rsidR="001F4FDD" w:rsidRDefault="001F4FDD" w:rsidP="001F4FDD">
            <w:pPr>
              <w:jc w:val="center"/>
            </w:pPr>
            <w:r>
              <w:t>ASCII 0…9 And A…F</w:t>
            </w:r>
          </w:p>
        </w:tc>
        <w:tc>
          <w:tcPr>
            <w:tcW w:w="2996" w:type="dxa"/>
          </w:tcPr>
          <w:p w:rsidR="001F4FDD" w:rsidRDefault="001F4FDD" w:rsidP="001F4FDD">
            <w:pPr>
              <w:jc w:val="center"/>
            </w:pPr>
            <w:r>
              <w:t>Binary 0…255</w:t>
            </w:r>
          </w:p>
        </w:tc>
      </w:tr>
      <w:tr w:rsidR="001F4FDD" w:rsidTr="001F4FDD">
        <w:trPr>
          <w:trHeight w:val="255"/>
        </w:trPr>
        <w:tc>
          <w:tcPr>
            <w:tcW w:w="2093" w:type="dxa"/>
          </w:tcPr>
          <w:p w:rsidR="001F4FDD" w:rsidRDefault="001F4FDD" w:rsidP="001F4FDD">
            <w:pPr>
              <w:jc w:val="center"/>
            </w:pPr>
            <w:r>
              <w:t>Error Check</w:t>
            </w:r>
          </w:p>
        </w:tc>
        <w:tc>
          <w:tcPr>
            <w:tcW w:w="2835" w:type="dxa"/>
          </w:tcPr>
          <w:p w:rsidR="001F4FDD" w:rsidRDefault="001F4FDD" w:rsidP="001F4FDD">
            <w:pPr>
              <w:jc w:val="center"/>
            </w:pPr>
            <w:r>
              <w:t>LRC</w:t>
            </w:r>
          </w:p>
        </w:tc>
        <w:tc>
          <w:tcPr>
            <w:tcW w:w="2996" w:type="dxa"/>
          </w:tcPr>
          <w:p w:rsidR="001F4FDD" w:rsidRDefault="001F4FDD" w:rsidP="001F4FDD">
            <w:pPr>
              <w:jc w:val="center"/>
            </w:pPr>
            <w:r>
              <w:t>CRC</w:t>
            </w:r>
          </w:p>
        </w:tc>
      </w:tr>
      <w:tr w:rsidR="001F4FDD" w:rsidTr="001F4FDD">
        <w:trPr>
          <w:trHeight w:val="255"/>
        </w:trPr>
        <w:tc>
          <w:tcPr>
            <w:tcW w:w="2093" w:type="dxa"/>
          </w:tcPr>
          <w:p w:rsidR="001F4FDD" w:rsidRDefault="001F4FDD" w:rsidP="001F4FDD">
            <w:pPr>
              <w:jc w:val="center"/>
            </w:pPr>
            <w:r>
              <w:t>Frame Start</w:t>
            </w:r>
          </w:p>
        </w:tc>
        <w:tc>
          <w:tcPr>
            <w:tcW w:w="2835" w:type="dxa"/>
          </w:tcPr>
          <w:p w:rsidR="001F4FDD" w:rsidRDefault="001F4FDD" w:rsidP="001F4FDD">
            <w:pPr>
              <w:jc w:val="center"/>
            </w:pPr>
            <w:r>
              <w:t>Character “</w:t>
            </w:r>
            <w:r w:rsidRPr="001F4FDD">
              <w:rPr>
                <w:b/>
              </w:rPr>
              <w:t>:</w:t>
            </w:r>
            <w:r>
              <w:t>”</w:t>
            </w:r>
          </w:p>
        </w:tc>
        <w:tc>
          <w:tcPr>
            <w:tcW w:w="2996" w:type="dxa"/>
          </w:tcPr>
          <w:p w:rsidR="001F4FDD" w:rsidRDefault="001F4FDD" w:rsidP="001F4FDD">
            <w:pPr>
              <w:jc w:val="center"/>
            </w:pPr>
            <w:r>
              <w:t>3.5 Chars Silence</w:t>
            </w:r>
          </w:p>
        </w:tc>
      </w:tr>
      <w:tr w:rsidR="001F4FDD" w:rsidTr="001F4FDD">
        <w:trPr>
          <w:trHeight w:val="255"/>
        </w:trPr>
        <w:tc>
          <w:tcPr>
            <w:tcW w:w="2093" w:type="dxa"/>
          </w:tcPr>
          <w:p w:rsidR="001F4FDD" w:rsidRDefault="001F4FDD" w:rsidP="001F4FDD">
            <w:pPr>
              <w:jc w:val="center"/>
            </w:pPr>
            <w:r>
              <w:t>Frame End</w:t>
            </w:r>
          </w:p>
        </w:tc>
        <w:tc>
          <w:tcPr>
            <w:tcW w:w="2835" w:type="dxa"/>
          </w:tcPr>
          <w:p w:rsidR="001F4FDD" w:rsidRDefault="001F4FDD" w:rsidP="001F4FDD">
            <w:pPr>
              <w:jc w:val="center"/>
            </w:pPr>
            <w:r>
              <w:t>Characters CR/LF</w:t>
            </w:r>
          </w:p>
        </w:tc>
        <w:tc>
          <w:tcPr>
            <w:tcW w:w="2996" w:type="dxa"/>
          </w:tcPr>
          <w:p w:rsidR="001F4FDD" w:rsidRDefault="001F4FDD" w:rsidP="001F4FDD">
            <w:pPr>
              <w:jc w:val="center"/>
            </w:pPr>
            <w:r>
              <w:t>3.5 Chars Silence</w:t>
            </w:r>
          </w:p>
        </w:tc>
      </w:tr>
      <w:tr w:rsidR="001F4FDD" w:rsidTr="001F4FDD">
        <w:trPr>
          <w:trHeight w:val="255"/>
        </w:trPr>
        <w:tc>
          <w:tcPr>
            <w:tcW w:w="2093" w:type="dxa"/>
          </w:tcPr>
          <w:p w:rsidR="001F4FDD" w:rsidRDefault="001F4FDD" w:rsidP="001F4FDD">
            <w:pPr>
              <w:jc w:val="center"/>
            </w:pPr>
            <w:r>
              <w:t>Gaps in Message</w:t>
            </w:r>
          </w:p>
        </w:tc>
        <w:tc>
          <w:tcPr>
            <w:tcW w:w="2835" w:type="dxa"/>
          </w:tcPr>
          <w:p w:rsidR="001F4FDD" w:rsidRDefault="001F4FDD" w:rsidP="001F4FDD">
            <w:pPr>
              <w:jc w:val="center"/>
            </w:pPr>
            <w:r>
              <w:t>1 Sec.</w:t>
            </w:r>
          </w:p>
        </w:tc>
        <w:tc>
          <w:tcPr>
            <w:tcW w:w="2996" w:type="dxa"/>
          </w:tcPr>
          <w:p w:rsidR="001F4FDD" w:rsidRDefault="001F4FDD" w:rsidP="001F4FDD">
            <w:pPr>
              <w:jc w:val="center"/>
            </w:pPr>
            <w:r>
              <w:t xml:space="preserve">1.5 times </w:t>
            </w:r>
            <w:proofErr w:type="spellStart"/>
            <w:r>
              <w:t>CharLength</w:t>
            </w:r>
            <w:proofErr w:type="spellEnd"/>
          </w:p>
        </w:tc>
      </w:tr>
      <w:tr w:rsidR="001F4FDD" w:rsidTr="001F4FDD">
        <w:trPr>
          <w:trHeight w:val="255"/>
        </w:trPr>
        <w:tc>
          <w:tcPr>
            <w:tcW w:w="2093" w:type="dxa"/>
          </w:tcPr>
          <w:p w:rsidR="001F4FDD" w:rsidRDefault="001F4FDD" w:rsidP="001F4FDD">
            <w:pPr>
              <w:jc w:val="center"/>
            </w:pPr>
            <w:r>
              <w:t>Start Bit</w:t>
            </w:r>
          </w:p>
        </w:tc>
        <w:tc>
          <w:tcPr>
            <w:tcW w:w="2835" w:type="dxa"/>
          </w:tcPr>
          <w:p w:rsidR="001F4FDD" w:rsidRDefault="001F4FDD" w:rsidP="001F4FDD">
            <w:pPr>
              <w:jc w:val="center"/>
            </w:pPr>
            <w:r>
              <w:t>1</w:t>
            </w:r>
          </w:p>
        </w:tc>
        <w:tc>
          <w:tcPr>
            <w:tcW w:w="2996" w:type="dxa"/>
          </w:tcPr>
          <w:p w:rsidR="001F4FDD" w:rsidRDefault="001F4FDD" w:rsidP="001F4FDD">
            <w:pPr>
              <w:jc w:val="center"/>
            </w:pPr>
            <w:r>
              <w:t>1</w:t>
            </w:r>
          </w:p>
        </w:tc>
      </w:tr>
      <w:tr w:rsidR="001F4FDD" w:rsidTr="001F4FDD">
        <w:trPr>
          <w:trHeight w:val="255"/>
        </w:trPr>
        <w:tc>
          <w:tcPr>
            <w:tcW w:w="2093" w:type="dxa"/>
          </w:tcPr>
          <w:p w:rsidR="001F4FDD" w:rsidRDefault="001F4FDD" w:rsidP="001F4FDD">
            <w:pPr>
              <w:jc w:val="center"/>
            </w:pPr>
            <w:r>
              <w:t>Data Bits</w:t>
            </w:r>
          </w:p>
        </w:tc>
        <w:tc>
          <w:tcPr>
            <w:tcW w:w="2835" w:type="dxa"/>
          </w:tcPr>
          <w:p w:rsidR="001F4FDD" w:rsidRDefault="001F4FDD" w:rsidP="001F4FDD">
            <w:pPr>
              <w:jc w:val="center"/>
            </w:pPr>
            <w:r>
              <w:t>7</w:t>
            </w:r>
          </w:p>
        </w:tc>
        <w:tc>
          <w:tcPr>
            <w:tcW w:w="2996" w:type="dxa"/>
          </w:tcPr>
          <w:p w:rsidR="001F4FDD" w:rsidRPr="00444603" w:rsidRDefault="001F4FDD" w:rsidP="001F4FDD">
            <w:pPr>
              <w:jc w:val="center"/>
              <w:rPr>
                <w:lang w:val="nl-NL"/>
              </w:rPr>
            </w:pPr>
            <w:r>
              <w:t>8</w:t>
            </w:r>
          </w:p>
        </w:tc>
      </w:tr>
      <w:tr w:rsidR="001F4FDD" w:rsidTr="001F4FDD">
        <w:trPr>
          <w:trHeight w:val="255"/>
        </w:trPr>
        <w:tc>
          <w:tcPr>
            <w:tcW w:w="2093" w:type="dxa"/>
          </w:tcPr>
          <w:p w:rsidR="001F4FDD" w:rsidRDefault="001F4FDD" w:rsidP="001F4FDD">
            <w:pPr>
              <w:jc w:val="center"/>
            </w:pPr>
            <w:r>
              <w:t>Parity</w:t>
            </w:r>
          </w:p>
        </w:tc>
        <w:tc>
          <w:tcPr>
            <w:tcW w:w="2835" w:type="dxa"/>
          </w:tcPr>
          <w:p w:rsidR="001F4FDD" w:rsidRDefault="001F4FDD" w:rsidP="001F4FDD">
            <w:pPr>
              <w:jc w:val="center"/>
            </w:pPr>
            <w:r>
              <w:t>Even/Odd       None</w:t>
            </w:r>
          </w:p>
        </w:tc>
        <w:tc>
          <w:tcPr>
            <w:tcW w:w="2996" w:type="dxa"/>
          </w:tcPr>
          <w:p w:rsidR="001F4FDD" w:rsidRDefault="001F4FDD" w:rsidP="001F4FDD">
            <w:pPr>
              <w:jc w:val="center"/>
            </w:pPr>
            <w:r>
              <w:t>Even/Odd       None</w:t>
            </w:r>
          </w:p>
        </w:tc>
      </w:tr>
      <w:tr w:rsidR="001F4FDD" w:rsidTr="001F4FDD">
        <w:trPr>
          <w:trHeight w:val="255"/>
        </w:trPr>
        <w:tc>
          <w:tcPr>
            <w:tcW w:w="2093" w:type="dxa"/>
          </w:tcPr>
          <w:p w:rsidR="001F4FDD" w:rsidRDefault="001F4FDD" w:rsidP="001F4FDD">
            <w:pPr>
              <w:jc w:val="center"/>
            </w:pPr>
            <w:r>
              <w:t>Stop Bits</w:t>
            </w:r>
          </w:p>
        </w:tc>
        <w:tc>
          <w:tcPr>
            <w:tcW w:w="2835" w:type="dxa"/>
          </w:tcPr>
          <w:p w:rsidR="001F4FDD" w:rsidRDefault="001F4FDD" w:rsidP="001F4FDD">
            <w:pPr>
              <w:jc w:val="center"/>
            </w:pPr>
            <w:r>
              <w:t xml:space="preserve">    1                 2</w:t>
            </w:r>
          </w:p>
        </w:tc>
        <w:tc>
          <w:tcPr>
            <w:tcW w:w="2996" w:type="dxa"/>
          </w:tcPr>
          <w:p w:rsidR="001F4FDD" w:rsidRDefault="001F4FDD" w:rsidP="001F4FDD">
            <w:pPr>
              <w:jc w:val="center"/>
            </w:pPr>
            <w:r>
              <w:t>1                 2</w:t>
            </w:r>
          </w:p>
        </w:tc>
      </w:tr>
    </w:tbl>
    <w:p w:rsidR="001F4FDD" w:rsidRDefault="00292CE3" w:rsidP="00292CE3">
      <w:pPr>
        <w:pStyle w:val="Onderschrift"/>
      </w:pPr>
      <w:bookmarkStart w:id="213" w:name="_Toc379547860"/>
      <w:r>
        <w:t xml:space="preserve">Table </w:t>
      </w:r>
      <w:r w:rsidR="005C2FC8">
        <w:fldChar w:fldCharType="begin"/>
      </w:r>
      <w:r w:rsidR="005C2FC8">
        <w:instrText xml:space="preserve"> STYLEREF 1 \s </w:instrText>
      </w:r>
      <w:r w:rsidR="005C2FC8">
        <w:fldChar w:fldCharType="separate"/>
      </w:r>
      <w:r w:rsidR="00013DAE">
        <w:rPr>
          <w:noProof/>
        </w:rPr>
        <w:t>12</w:t>
      </w:r>
      <w:r w:rsidR="005C2FC8">
        <w:fldChar w:fldCharType="end"/>
      </w:r>
      <w:r w:rsidR="005C2FC8">
        <w:noBreakHyphen/>
      </w:r>
      <w:r w:rsidR="005C2FC8">
        <w:fldChar w:fldCharType="begin"/>
      </w:r>
      <w:r w:rsidR="005C2FC8">
        <w:instrText xml:space="preserve"> SEQ Table \* ARABIC \s 1 </w:instrText>
      </w:r>
      <w:r w:rsidR="005C2FC8">
        <w:fldChar w:fldCharType="separate"/>
      </w:r>
      <w:r w:rsidR="00013DAE">
        <w:rPr>
          <w:noProof/>
        </w:rPr>
        <w:t>2</w:t>
      </w:r>
      <w:r w:rsidR="005C2FC8">
        <w:fldChar w:fldCharType="end"/>
      </w:r>
      <w:r>
        <w:t>: Properties of Modbus/ASCII and Modbus/RTU</w:t>
      </w:r>
      <w:bookmarkEnd w:id="213"/>
    </w:p>
    <w:p w:rsidR="00292CE3" w:rsidRDefault="00292CE3" w:rsidP="00292CE3">
      <w:pPr>
        <w:pStyle w:val="Heading2"/>
      </w:pPr>
      <w:bookmarkStart w:id="214" w:name="_Toc379547779"/>
      <w:r>
        <w:t>Modbus addressing</w:t>
      </w:r>
      <w:bookmarkEnd w:id="214"/>
    </w:p>
    <w:p w:rsidR="00292CE3" w:rsidRDefault="00292CE3" w:rsidP="00292CE3">
      <w:r>
        <w:t>The first information in each Modbus message is the address of the receiver. This parameter contains one byte of information. In Modbus/ASCII it is coded with two hexadecimal characters, in Modbus/RTU one byte is used. Valid addresses are in the range 0</w:t>
      </w:r>
      <w:proofErr w:type="gramStart"/>
      <w:r>
        <w:t>..247</w:t>
      </w:r>
      <w:proofErr w:type="gramEnd"/>
      <w:r>
        <w:t>. The values 1</w:t>
      </w:r>
      <w:proofErr w:type="gramStart"/>
      <w:r>
        <w:t>..247</w:t>
      </w:r>
      <w:proofErr w:type="gramEnd"/>
      <w:r>
        <w:t xml:space="preserve"> are assigned to individual Modbus devices and 0 is used as a broadcast address. Messages sent to the latter address will be accepted by all slaves. A slave always responds to a Modbus message. When responding it uses the same address as the master in the request. In this way the master can see that the device is actually responding to the request.</w:t>
      </w:r>
    </w:p>
    <w:p w:rsidR="00292CE3" w:rsidRDefault="00292CE3" w:rsidP="00292CE3"/>
    <w:p w:rsidR="00292CE3" w:rsidRDefault="00292CE3" w:rsidP="00292CE3">
      <w:r>
        <w:t xml:space="preserve">Within a Modbus device, the holding registers, inputs and outputs are assigned a number between 1 and 10000. One would expect, that the same addresses are used in the Modbus messages to read or set values. Unfortunately this is not the case. In the Modbus messages addresses are used with a value between 0 and 9999. If you want to read the value of output (coil) 18 for example, you have to specify the value 17 in the Modbus query message. More confusing is even, that for input and holding registers an offset must be </w:t>
      </w:r>
      <w:proofErr w:type="spellStart"/>
      <w:r>
        <w:t>substracted</w:t>
      </w:r>
      <w:proofErr w:type="spellEnd"/>
      <w:r>
        <w:t xml:space="preserve"> from the device address to get the proper address to put in the Modbus message structure. This leads to common mistakes and should be taken care of when designing applications with Modbus. The following table shows the address ranges for coils, inputs and holding registers and the way the address in the Modbus message is calculated given the actual address of the item in the slave device.</w:t>
      </w:r>
    </w:p>
    <w:p w:rsidR="00292CE3" w:rsidRDefault="00292CE3" w:rsidP="00292CE3"/>
    <w:tbl>
      <w:tblPr>
        <w:tblW w:w="79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2835"/>
        <w:gridCol w:w="2996"/>
      </w:tblGrid>
      <w:tr w:rsidR="00292CE3" w:rsidTr="004C6118">
        <w:trPr>
          <w:trHeight w:val="255"/>
        </w:trPr>
        <w:tc>
          <w:tcPr>
            <w:tcW w:w="2093" w:type="dxa"/>
            <w:shd w:val="clear" w:color="auto" w:fill="0C0C0C"/>
          </w:tcPr>
          <w:p w:rsidR="00292CE3" w:rsidRPr="00576C19" w:rsidRDefault="00292CE3" w:rsidP="004C6118">
            <w:pPr>
              <w:jc w:val="center"/>
              <w:rPr>
                <w:b/>
              </w:rPr>
            </w:pPr>
            <w:r>
              <w:rPr>
                <w:b/>
              </w:rPr>
              <w:t>Device Address</w:t>
            </w:r>
          </w:p>
        </w:tc>
        <w:tc>
          <w:tcPr>
            <w:tcW w:w="2835" w:type="dxa"/>
            <w:shd w:val="clear" w:color="auto" w:fill="0C0C0C"/>
          </w:tcPr>
          <w:p w:rsidR="00292CE3" w:rsidRPr="00576C19" w:rsidRDefault="00292CE3" w:rsidP="004C6118">
            <w:pPr>
              <w:jc w:val="center"/>
              <w:rPr>
                <w:b/>
              </w:rPr>
            </w:pPr>
            <w:r>
              <w:rPr>
                <w:b/>
              </w:rPr>
              <w:t>Modbus Address</w:t>
            </w:r>
          </w:p>
        </w:tc>
        <w:tc>
          <w:tcPr>
            <w:tcW w:w="2996" w:type="dxa"/>
            <w:shd w:val="clear" w:color="auto" w:fill="0C0C0C"/>
          </w:tcPr>
          <w:p w:rsidR="00292CE3" w:rsidRDefault="00292CE3" w:rsidP="004C6118">
            <w:pPr>
              <w:jc w:val="center"/>
              <w:rPr>
                <w:b/>
              </w:rPr>
            </w:pPr>
            <w:r>
              <w:rPr>
                <w:b/>
              </w:rPr>
              <w:t>Description</w:t>
            </w:r>
          </w:p>
        </w:tc>
      </w:tr>
      <w:tr w:rsidR="00292CE3" w:rsidTr="004C6118">
        <w:trPr>
          <w:trHeight w:val="255"/>
        </w:trPr>
        <w:tc>
          <w:tcPr>
            <w:tcW w:w="2093" w:type="dxa"/>
          </w:tcPr>
          <w:p w:rsidR="00292CE3" w:rsidRDefault="00292CE3" w:rsidP="004C6118">
            <w:pPr>
              <w:jc w:val="center"/>
            </w:pPr>
            <w:r>
              <w:t>1…10000</w:t>
            </w:r>
          </w:p>
        </w:tc>
        <w:tc>
          <w:tcPr>
            <w:tcW w:w="2835" w:type="dxa"/>
          </w:tcPr>
          <w:p w:rsidR="00292CE3" w:rsidRDefault="00292CE3" w:rsidP="004C6118">
            <w:pPr>
              <w:jc w:val="center"/>
            </w:pPr>
            <w:r>
              <w:t>Address -1</w:t>
            </w:r>
          </w:p>
        </w:tc>
        <w:tc>
          <w:tcPr>
            <w:tcW w:w="2996" w:type="dxa"/>
          </w:tcPr>
          <w:p w:rsidR="00292CE3" w:rsidRDefault="00292CE3" w:rsidP="004C6118">
            <w:pPr>
              <w:jc w:val="center"/>
            </w:pPr>
            <w:r>
              <w:t>Coil (outputs)</w:t>
            </w:r>
          </w:p>
        </w:tc>
      </w:tr>
      <w:tr w:rsidR="00292CE3" w:rsidTr="004C6118">
        <w:trPr>
          <w:trHeight w:val="255"/>
        </w:trPr>
        <w:tc>
          <w:tcPr>
            <w:tcW w:w="2093" w:type="dxa"/>
          </w:tcPr>
          <w:p w:rsidR="00292CE3" w:rsidRDefault="00292CE3" w:rsidP="004C6118">
            <w:pPr>
              <w:jc w:val="center"/>
            </w:pPr>
            <w:r>
              <w:lastRenderedPageBreak/>
              <w:t>10001…20000</w:t>
            </w:r>
          </w:p>
        </w:tc>
        <w:tc>
          <w:tcPr>
            <w:tcW w:w="2835" w:type="dxa"/>
          </w:tcPr>
          <w:p w:rsidR="00292CE3" w:rsidRDefault="00292CE3" w:rsidP="004C6118">
            <w:pPr>
              <w:jc w:val="center"/>
            </w:pPr>
            <w:r>
              <w:t>Address -10001</w:t>
            </w:r>
          </w:p>
        </w:tc>
        <w:tc>
          <w:tcPr>
            <w:tcW w:w="2996" w:type="dxa"/>
          </w:tcPr>
          <w:p w:rsidR="00292CE3" w:rsidRDefault="00292CE3" w:rsidP="004C6118">
            <w:pPr>
              <w:jc w:val="center"/>
            </w:pPr>
            <w:r>
              <w:t>Inputs</w:t>
            </w:r>
          </w:p>
        </w:tc>
      </w:tr>
      <w:tr w:rsidR="00292CE3" w:rsidTr="004C6118">
        <w:trPr>
          <w:trHeight w:val="255"/>
        </w:trPr>
        <w:tc>
          <w:tcPr>
            <w:tcW w:w="2093" w:type="dxa"/>
          </w:tcPr>
          <w:p w:rsidR="00292CE3" w:rsidRDefault="00292CE3" w:rsidP="004C6118">
            <w:pPr>
              <w:jc w:val="center"/>
            </w:pPr>
            <w:r>
              <w:t>40001…50000</w:t>
            </w:r>
          </w:p>
        </w:tc>
        <w:tc>
          <w:tcPr>
            <w:tcW w:w="2835" w:type="dxa"/>
          </w:tcPr>
          <w:p w:rsidR="00292CE3" w:rsidRDefault="00292CE3" w:rsidP="004C6118">
            <w:pPr>
              <w:jc w:val="center"/>
            </w:pPr>
            <w:r>
              <w:t>Address -40001</w:t>
            </w:r>
          </w:p>
        </w:tc>
        <w:tc>
          <w:tcPr>
            <w:tcW w:w="2996" w:type="dxa"/>
          </w:tcPr>
          <w:p w:rsidR="00292CE3" w:rsidRDefault="00292CE3" w:rsidP="004C6118">
            <w:pPr>
              <w:jc w:val="center"/>
            </w:pPr>
            <w:r>
              <w:t>Holding Registers</w:t>
            </w:r>
          </w:p>
        </w:tc>
      </w:tr>
    </w:tbl>
    <w:p w:rsidR="00292CE3" w:rsidRDefault="00292CE3" w:rsidP="00292CE3">
      <w:pPr>
        <w:pStyle w:val="Onderschrift"/>
      </w:pPr>
      <w:bookmarkStart w:id="215" w:name="_Toc379547861"/>
      <w:r>
        <w:t xml:space="preserve">Table </w:t>
      </w:r>
      <w:r w:rsidR="005C2FC8">
        <w:fldChar w:fldCharType="begin"/>
      </w:r>
      <w:r w:rsidR="005C2FC8">
        <w:instrText xml:space="preserve"> STYLEREF 1 \s </w:instrText>
      </w:r>
      <w:r w:rsidR="005C2FC8">
        <w:fldChar w:fldCharType="separate"/>
      </w:r>
      <w:r w:rsidR="00013DAE">
        <w:rPr>
          <w:noProof/>
        </w:rPr>
        <w:t>12</w:t>
      </w:r>
      <w:r w:rsidR="005C2FC8">
        <w:fldChar w:fldCharType="end"/>
      </w:r>
      <w:r w:rsidR="005C2FC8">
        <w:noBreakHyphen/>
      </w:r>
      <w:r w:rsidR="005C2FC8">
        <w:fldChar w:fldCharType="begin"/>
      </w:r>
      <w:r w:rsidR="005C2FC8">
        <w:instrText xml:space="preserve"> SEQ Table \* ARABIC \s 1 </w:instrText>
      </w:r>
      <w:r w:rsidR="005C2FC8">
        <w:fldChar w:fldCharType="separate"/>
      </w:r>
      <w:r w:rsidR="00013DAE">
        <w:rPr>
          <w:noProof/>
        </w:rPr>
        <w:t>3</w:t>
      </w:r>
      <w:r w:rsidR="005C2FC8">
        <w:fldChar w:fldCharType="end"/>
      </w:r>
      <w:r>
        <w:t>: Device and Modbus address ranges</w:t>
      </w:r>
      <w:bookmarkEnd w:id="215"/>
    </w:p>
    <w:p w:rsidR="00292CE3" w:rsidRDefault="00292CE3" w:rsidP="00292CE3">
      <w:pPr>
        <w:pStyle w:val="Heading2"/>
      </w:pPr>
      <w:bookmarkStart w:id="216" w:name="_Toc379547780"/>
      <w:r>
        <w:t>Modbus function codes</w:t>
      </w:r>
      <w:bookmarkEnd w:id="216"/>
    </w:p>
    <w:p w:rsidR="00292CE3" w:rsidRDefault="00292CE3" w:rsidP="00292CE3">
      <w:r>
        <w:t>The second parameter in each Modbus message is the function code. This defines the message type and the type of action required by the slave. The parameter contains one byte of information. In Modbus/ASCII this is coded with two hexadecimal characters, in Modbus/RTU one byte is used. Valid function codes are in the range 1</w:t>
      </w:r>
      <w:proofErr w:type="gramStart"/>
      <w:r>
        <w:t>..255</w:t>
      </w:r>
      <w:proofErr w:type="gramEnd"/>
      <w:r>
        <w:t>. Not all Modbus devices recognize the same set of function codes. The most common codes are discussed here.</w:t>
      </w:r>
    </w:p>
    <w:p w:rsidR="00292CE3" w:rsidRDefault="00292CE3" w:rsidP="00292CE3"/>
    <w:p w:rsidR="00292CE3" w:rsidRDefault="00292CE3" w:rsidP="00292CE3">
      <w:r>
        <w:t>Normally, when a Modbus slave answers a response, it uses the same function code as in the request. However, when an error is detected, the highest bit of the function code is turned on. In that way the master can see the difference between success and failure responses.</w:t>
      </w:r>
    </w:p>
    <w:p w:rsidR="00292CE3" w:rsidRDefault="00292CE3" w:rsidP="00292CE3"/>
    <w:tbl>
      <w:tblPr>
        <w:tblW w:w="57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3827"/>
      </w:tblGrid>
      <w:tr w:rsidR="00292CE3" w:rsidRPr="00576C19" w:rsidTr="00292CE3">
        <w:trPr>
          <w:trHeight w:val="255"/>
        </w:trPr>
        <w:tc>
          <w:tcPr>
            <w:tcW w:w="1951" w:type="dxa"/>
            <w:shd w:val="clear" w:color="auto" w:fill="0C0C0C"/>
          </w:tcPr>
          <w:p w:rsidR="00292CE3" w:rsidRPr="00576C19" w:rsidRDefault="00292CE3" w:rsidP="004C6118">
            <w:pPr>
              <w:jc w:val="center"/>
              <w:rPr>
                <w:b/>
              </w:rPr>
            </w:pPr>
            <w:r>
              <w:rPr>
                <w:b/>
              </w:rPr>
              <w:t>Code</w:t>
            </w:r>
          </w:p>
        </w:tc>
        <w:tc>
          <w:tcPr>
            <w:tcW w:w="3827" w:type="dxa"/>
            <w:shd w:val="clear" w:color="auto" w:fill="0C0C0C"/>
          </w:tcPr>
          <w:p w:rsidR="00292CE3" w:rsidRDefault="00292CE3" w:rsidP="004C6118">
            <w:pPr>
              <w:jc w:val="center"/>
              <w:rPr>
                <w:b/>
              </w:rPr>
            </w:pPr>
            <w:r>
              <w:rPr>
                <w:b/>
              </w:rPr>
              <w:t>Description</w:t>
            </w:r>
          </w:p>
        </w:tc>
      </w:tr>
      <w:tr w:rsidR="00292CE3" w:rsidTr="00292CE3">
        <w:trPr>
          <w:trHeight w:val="255"/>
        </w:trPr>
        <w:tc>
          <w:tcPr>
            <w:tcW w:w="1951" w:type="dxa"/>
          </w:tcPr>
          <w:p w:rsidR="00292CE3" w:rsidRDefault="00292CE3" w:rsidP="004C6118">
            <w:pPr>
              <w:jc w:val="center"/>
            </w:pPr>
            <w:r>
              <w:t>01</w:t>
            </w:r>
          </w:p>
        </w:tc>
        <w:tc>
          <w:tcPr>
            <w:tcW w:w="3827" w:type="dxa"/>
          </w:tcPr>
          <w:p w:rsidR="00292CE3" w:rsidRDefault="00292CE3" w:rsidP="004C6118">
            <w:pPr>
              <w:jc w:val="center"/>
            </w:pPr>
            <w:r>
              <w:t>Read coil status</w:t>
            </w:r>
          </w:p>
        </w:tc>
      </w:tr>
      <w:tr w:rsidR="00292CE3" w:rsidTr="00292CE3">
        <w:trPr>
          <w:trHeight w:val="255"/>
        </w:trPr>
        <w:tc>
          <w:tcPr>
            <w:tcW w:w="1951" w:type="dxa"/>
          </w:tcPr>
          <w:p w:rsidR="00292CE3" w:rsidRDefault="00292CE3" w:rsidP="004C6118">
            <w:pPr>
              <w:jc w:val="center"/>
            </w:pPr>
            <w:r>
              <w:t>02</w:t>
            </w:r>
          </w:p>
        </w:tc>
        <w:tc>
          <w:tcPr>
            <w:tcW w:w="3827" w:type="dxa"/>
          </w:tcPr>
          <w:p w:rsidR="00292CE3" w:rsidRDefault="00292CE3" w:rsidP="004C6118">
            <w:pPr>
              <w:jc w:val="center"/>
            </w:pPr>
            <w:r>
              <w:t>Read input status</w:t>
            </w:r>
          </w:p>
        </w:tc>
      </w:tr>
      <w:tr w:rsidR="00292CE3" w:rsidTr="00292CE3">
        <w:trPr>
          <w:trHeight w:val="255"/>
        </w:trPr>
        <w:tc>
          <w:tcPr>
            <w:tcW w:w="1951" w:type="dxa"/>
          </w:tcPr>
          <w:p w:rsidR="00292CE3" w:rsidRDefault="00292CE3" w:rsidP="004C6118">
            <w:pPr>
              <w:jc w:val="center"/>
            </w:pPr>
            <w:r>
              <w:t>03</w:t>
            </w:r>
          </w:p>
        </w:tc>
        <w:tc>
          <w:tcPr>
            <w:tcW w:w="3827" w:type="dxa"/>
          </w:tcPr>
          <w:p w:rsidR="00292CE3" w:rsidRDefault="00292CE3" w:rsidP="004C6118">
            <w:pPr>
              <w:jc w:val="center"/>
            </w:pPr>
            <w:r>
              <w:t>Read holding registers</w:t>
            </w:r>
          </w:p>
        </w:tc>
      </w:tr>
      <w:tr w:rsidR="00292CE3" w:rsidTr="00292CE3">
        <w:trPr>
          <w:trHeight w:val="255"/>
        </w:trPr>
        <w:tc>
          <w:tcPr>
            <w:tcW w:w="1951" w:type="dxa"/>
          </w:tcPr>
          <w:p w:rsidR="00292CE3" w:rsidRDefault="00292CE3" w:rsidP="004C6118">
            <w:pPr>
              <w:jc w:val="center"/>
            </w:pPr>
            <w:r>
              <w:t>04</w:t>
            </w:r>
          </w:p>
        </w:tc>
        <w:tc>
          <w:tcPr>
            <w:tcW w:w="3827" w:type="dxa"/>
          </w:tcPr>
          <w:p w:rsidR="00292CE3" w:rsidRDefault="00292CE3" w:rsidP="004C6118">
            <w:pPr>
              <w:jc w:val="center"/>
            </w:pPr>
            <w:r>
              <w:t>Read input registers</w:t>
            </w:r>
          </w:p>
        </w:tc>
      </w:tr>
      <w:tr w:rsidR="00292CE3" w:rsidTr="00292CE3">
        <w:trPr>
          <w:trHeight w:val="255"/>
        </w:trPr>
        <w:tc>
          <w:tcPr>
            <w:tcW w:w="1951" w:type="dxa"/>
          </w:tcPr>
          <w:p w:rsidR="00292CE3" w:rsidRDefault="00292CE3" w:rsidP="004C6118">
            <w:pPr>
              <w:jc w:val="center"/>
            </w:pPr>
            <w:r>
              <w:t>05</w:t>
            </w:r>
          </w:p>
        </w:tc>
        <w:tc>
          <w:tcPr>
            <w:tcW w:w="3827" w:type="dxa"/>
          </w:tcPr>
          <w:p w:rsidR="00292CE3" w:rsidRDefault="00596B28" w:rsidP="004C6118">
            <w:pPr>
              <w:jc w:val="center"/>
            </w:pPr>
            <w:r>
              <w:t>Force single coil</w:t>
            </w:r>
          </w:p>
        </w:tc>
      </w:tr>
      <w:tr w:rsidR="00292CE3" w:rsidTr="00292CE3">
        <w:trPr>
          <w:trHeight w:val="255"/>
        </w:trPr>
        <w:tc>
          <w:tcPr>
            <w:tcW w:w="1951" w:type="dxa"/>
          </w:tcPr>
          <w:p w:rsidR="00292CE3" w:rsidRDefault="00292CE3" w:rsidP="004C6118">
            <w:pPr>
              <w:jc w:val="center"/>
            </w:pPr>
            <w:r>
              <w:t>06</w:t>
            </w:r>
          </w:p>
        </w:tc>
        <w:tc>
          <w:tcPr>
            <w:tcW w:w="3827" w:type="dxa"/>
          </w:tcPr>
          <w:p w:rsidR="00292CE3" w:rsidRDefault="00596B28" w:rsidP="004C6118">
            <w:pPr>
              <w:jc w:val="center"/>
            </w:pPr>
            <w:proofErr w:type="spellStart"/>
            <w:r>
              <w:t>Preset</w:t>
            </w:r>
            <w:proofErr w:type="spellEnd"/>
            <w:r>
              <w:t xml:space="preserve"> single register</w:t>
            </w:r>
          </w:p>
        </w:tc>
      </w:tr>
      <w:tr w:rsidR="00292CE3" w:rsidTr="00292CE3">
        <w:trPr>
          <w:trHeight w:val="255"/>
        </w:trPr>
        <w:tc>
          <w:tcPr>
            <w:tcW w:w="1951" w:type="dxa"/>
          </w:tcPr>
          <w:p w:rsidR="00292CE3" w:rsidRDefault="00292CE3" w:rsidP="004C6118">
            <w:pPr>
              <w:jc w:val="center"/>
            </w:pPr>
            <w:r>
              <w:t>07</w:t>
            </w:r>
          </w:p>
        </w:tc>
        <w:tc>
          <w:tcPr>
            <w:tcW w:w="3827" w:type="dxa"/>
          </w:tcPr>
          <w:p w:rsidR="00292CE3" w:rsidRDefault="00596B28" w:rsidP="004C6118">
            <w:pPr>
              <w:jc w:val="center"/>
            </w:pPr>
            <w:r>
              <w:t>Read exception status</w:t>
            </w:r>
          </w:p>
        </w:tc>
      </w:tr>
      <w:tr w:rsidR="00292CE3" w:rsidTr="00292CE3">
        <w:trPr>
          <w:trHeight w:val="255"/>
        </w:trPr>
        <w:tc>
          <w:tcPr>
            <w:tcW w:w="1951" w:type="dxa"/>
          </w:tcPr>
          <w:p w:rsidR="00292CE3" w:rsidRDefault="00292CE3" w:rsidP="004C6118">
            <w:pPr>
              <w:jc w:val="center"/>
            </w:pPr>
            <w:r>
              <w:t>15</w:t>
            </w:r>
          </w:p>
        </w:tc>
        <w:tc>
          <w:tcPr>
            <w:tcW w:w="3827" w:type="dxa"/>
          </w:tcPr>
          <w:p w:rsidR="00292CE3" w:rsidRDefault="00596B28" w:rsidP="004C6118">
            <w:pPr>
              <w:jc w:val="center"/>
            </w:pPr>
            <w:r>
              <w:t>Force multiple coils</w:t>
            </w:r>
          </w:p>
        </w:tc>
      </w:tr>
      <w:tr w:rsidR="00292CE3" w:rsidTr="00292CE3">
        <w:trPr>
          <w:trHeight w:val="255"/>
        </w:trPr>
        <w:tc>
          <w:tcPr>
            <w:tcW w:w="1951" w:type="dxa"/>
          </w:tcPr>
          <w:p w:rsidR="00292CE3" w:rsidRDefault="00292CE3" w:rsidP="004C6118">
            <w:pPr>
              <w:jc w:val="center"/>
            </w:pPr>
            <w:r>
              <w:t>16</w:t>
            </w:r>
          </w:p>
        </w:tc>
        <w:tc>
          <w:tcPr>
            <w:tcW w:w="3827" w:type="dxa"/>
          </w:tcPr>
          <w:p w:rsidR="00292CE3" w:rsidRDefault="00596B28" w:rsidP="004C6118">
            <w:pPr>
              <w:jc w:val="center"/>
            </w:pPr>
            <w:proofErr w:type="spellStart"/>
            <w:r>
              <w:t>Preset</w:t>
            </w:r>
            <w:proofErr w:type="spellEnd"/>
            <w:r>
              <w:t xml:space="preserve"> multiple registers</w:t>
            </w:r>
          </w:p>
        </w:tc>
      </w:tr>
      <w:tr w:rsidR="00292CE3" w:rsidTr="00292CE3">
        <w:trPr>
          <w:trHeight w:val="255"/>
        </w:trPr>
        <w:tc>
          <w:tcPr>
            <w:tcW w:w="1951" w:type="dxa"/>
          </w:tcPr>
          <w:p w:rsidR="00292CE3" w:rsidRDefault="00292CE3" w:rsidP="004C6118">
            <w:pPr>
              <w:jc w:val="center"/>
            </w:pPr>
            <w:r>
              <w:t>17</w:t>
            </w:r>
          </w:p>
        </w:tc>
        <w:tc>
          <w:tcPr>
            <w:tcW w:w="3827" w:type="dxa"/>
          </w:tcPr>
          <w:p w:rsidR="00292CE3" w:rsidRDefault="00596B28" w:rsidP="004C6118">
            <w:pPr>
              <w:jc w:val="center"/>
            </w:pPr>
            <w:r>
              <w:t>Report slave ID</w:t>
            </w:r>
          </w:p>
        </w:tc>
      </w:tr>
    </w:tbl>
    <w:p w:rsidR="00292CE3" w:rsidRDefault="00596B28" w:rsidP="00596B28">
      <w:pPr>
        <w:pStyle w:val="Onderschrift"/>
      </w:pPr>
      <w:bookmarkStart w:id="217" w:name="_Toc379547862"/>
      <w:r>
        <w:t xml:space="preserve">Table </w:t>
      </w:r>
      <w:r w:rsidR="005C2FC8">
        <w:fldChar w:fldCharType="begin"/>
      </w:r>
      <w:r w:rsidR="005C2FC8">
        <w:instrText xml:space="preserve"> STYLEREF 1 \s </w:instrText>
      </w:r>
      <w:r w:rsidR="005C2FC8">
        <w:fldChar w:fldCharType="separate"/>
      </w:r>
      <w:r w:rsidR="00013DAE">
        <w:rPr>
          <w:noProof/>
        </w:rPr>
        <w:t>12</w:t>
      </w:r>
      <w:r w:rsidR="005C2FC8">
        <w:fldChar w:fldCharType="end"/>
      </w:r>
      <w:r w:rsidR="005C2FC8">
        <w:noBreakHyphen/>
      </w:r>
      <w:r w:rsidR="005C2FC8">
        <w:fldChar w:fldCharType="begin"/>
      </w:r>
      <w:r w:rsidR="005C2FC8">
        <w:instrText xml:space="preserve"> SEQ Table \* ARABIC \s 1 </w:instrText>
      </w:r>
      <w:r w:rsidR="005C2FC8">
        <w:fldChar w:fldCharType="separate"/>
      </w:r>
      <w:r w:rsidR="00013DAE">
        <w:rPr>
          <w:noProof/>
        </w:rPr>
        <w:t>4</w:t>
      </w:r>
      <w:r w:rsidR="005C2FC8">
        <w:fldChar w:fldCharType="end"/>
      </w:r>
      <w:r>
        <w:t>: Common Modbus function codes</w:t>
      </w:r>
      <w:bookmarkEnd w:id="217"/>
    </w:p>
    <w:p w:rsidR="00596B28" w:rsidRDefault="00596B28" w:rsidP="00596B28">
      <w:pPr>
        <w:pStyle w:val="Heading3"/>
      </w:pPr>
      <w:bookmarkStart w:id="218" w:name="_Toc379547781"/>
      <w:r>
        <w:t>Function 01: Read coil status</w:t>
      </w:r>
      <w:bookmarkEnd w:id="218"/>
    </w:p>
    <w:p w:rsidR="00596B28" w:rsidRDefault="00596B28" w:rsidP="00596B28">
      <w:r>
        <w:t>In Modbus language, a coil is a discrete output value. Modbus function </w:t>
      </w:r>
      <w:r>
        <w:rPr>
          <w:b/>
          <w:bCs/>
        </w:rPr>
        <w:t>01</w:t>
      </w:r>
      <w:r>
        <w:t xml:space="preserve"> can be used to read the status of such an output. It is only possible to query one device at a time. Broadcast addressing is not supported with this Modbus function. The function can be used to request the status of various coils at once. This is done by defining an output range in the data field of the message.</w:t>
      </w:r>
    </w:p>
    <w:p w:rsidR="00596B28" w:rsidRDefault="00596B28" w:rsidP="00596B28"/>
    <w:tbl>
      <w:tblPr>
        <w:tblW w:w="79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2268"/>
        <w:gridCol w:w="4272"/>
      </w:tblGrid>
      <w:tr w:rsidR="00596B28" w:rsidTr="00596B28">
        <w:trPr>
          <w:trHeight w:val="255"/>
        </w:trPr>
        <w:tc>
          <w:tcPr>
            <w:tcW w:w="1384" w:type="dxa"/>
            <w:shd w:val="clear" w:color="auto" w:fill="0C0C0C"/>
          </w:tcPr>
          <w:p w:rsidR="00596B28" w:rsidRPr="00576C19" w:rsidRDefault="00596B28" w:rsidP="004C6118">
            <w:pPr>
              <w:jc w:val="center"/>
              <w:rPr>
                <w:b/>
              </w:rPr>
            </w:pPr>
            <w:r>
              <w:rPr>
                <w:b/>
              </w:rPr>
              <w:t>Byte</w:t>
            </w:r>
          </w:p>
        </w:tc>
        <w:tc>
          <w:tcPr>
            <w:tcW w:w="2268" w:type="dxa"/>
            <w:shd w:val="clear" w:color="auto" w:fill="0C0C0C"/>
          </w:tcPr>
          <w:p w:rsidR="00596B28" w:rsidRPr="00576C19" w:rsidRDefault="00596B28" w:rsidP="004C6118">
            <w:pPr>
              <w:jc w:val="center"/>
              <w:rPr>
                <w:b/>
              </w:rPr>
            </w:pPr>
            <w:r>
              <w:rPr>
                <w:b/>
              </w:rPr>
              <w:t>Value</w:t>
            </w:r>
          </w:p>
        </w:tc>
        <w:tc>
          <w:tcPr>
            <w:tcW w:w="4272" w:type="dxa"/>
            <w:shd w:val="clear" w:color="auto" w:fill="0C0C0C"/>
          </w:tcPr>
          <w:p w:rsidR="00596B28" w:rsidRDefault="00596B28" w:rsidP="004C6118">
            <w:pPr>
              <w:jc w:val="center"/>
              <w:rPr>
                <w:b/>
              </w:rPr>
            </w:pPr>
            <w:r>
              <w:rPr>
                <w:b/>
              </w:rPr>
              <w:t>Description</w:t>
            </w:r>
          </w:p>
        </w:tc>
      </w:tr>
      <w:tr w:rsidR="00596B28" w:rsidTr="00596B28">
        <w:trPr>
          <w:trHeight w:val="255"/>
        </w:trPr>
        <w:tc>
          <w:tcPr>
            <w:tcW w:w="1384" w:type="dxa"/>
          </w:tcPr>
          <w:p w:rsidR="00596B28" w:rsidRDefault="00596B28" w:rsidP="004C6118">
            <w:pPr>
              <w:jc w:val="center"/>
            </w:pPr>
            <w:r>
              <w:t>1</w:t>
            </w:r>
          </w:p>
        </w:tc>
        <w:tc>
          <w:tcPr>
            <w:tcW w:w="2268" w:type="dxa"/>
          </w:tcPr>
          <w:p w:rsidR="00596B28" w:rsidRDefault="00596B28" w:rsidP="004C6118">
            <w:pPr>
              <w:jc w:val="center"/>
            </w:pPr>
            <w:r>
              <w:t>1…247</w:t>
            </w:r>
          </w:p>
        </w:tc>
        <w:tc>
          <w:tcPr>
            <w:tcW w:w="4272" w:type="dxa"/>
          </w:tcPr>
          <w:p w:rsidR="00596B28" w:rsidRDefault="00596B28" w:rsidP="004C6118">
            <w:pPr>
              <w:jc w:val="center"/>
            </w:pPr>
            <w:r>
              <w:t>Slave Device Address</w:t>
            </w:r>
          </w:p>
        </w:tc>
      </w:tr>
      <w:tr w:rsidR="00596B28" w:rsidTr="00596B28">
        <w:trPr>
          <w:trHeight w:val="255"/>
        </w:trPr>
        <w:tc>
          <w:tcPr>
            <w:tcW w:w="1384" w:type="dxa"/>
          </w:tcPr>
          <w:p w:rsidR="00596B28" w:rsidRDefault="00596B28" w:rsidP="004C6118">
            <w:pPr>
              <w:jc w:val="center"/>
            </w:pPr>
            <w:r>
              <w:t>2</w:t>
            </w:r>
          </w:p>
        </w:tc>
        <w:tc>
          <w:tcPr>
            <w:tcW w:w="2268" w:type="dxa"/>
          </w:tcPr>
          <w:p w:rsidR="00596B28" w:rsidRDefault="00596B28" w:rsidP="004C6118">
            <w:pPr>
              <w:jc w:val="center"/>
            </w:pPr>
            <w:r>
              <w:t>1</w:t>
            </w:r>
          </w:p>
        </w:tc>
        <w:tc>
          <w:tcPr>
            <w:tcW w:w="4272" w:type="dxa"/>
          </w:tcPr>
          <w:p w:rsidR="00596B28" w:rsidRDefault="00596B28" w:rsidP="004C6118">
            <w:pPr>
              <w:jc w:val="center"/>
            </w:pPr>
            <w:r>
              <w:t>Function Code</w:t>
            </w:r>
          </w:p>
        </w:tc>
      </w:tr>
      <w:tr w:rsidR="00596B28" w:rsidTr="00596B28">
        <w:trPr>
          <w:trHeight w:val="255"/>
        </w:trPr>
        <w:tc>
          <w:tcPr>
            <w:tcW w:w="1384" w:type="dxa"/>
          </w:tcPr>
          <w:p w:rsidR="00596B28" w:rsidRDefault="00596B28" w:rsidP="004C6118">
            <w:pPr>
              <w:jc w:val="center"/>
            </w:pPr>
            <w:r>
              <w:t>3</w:t>
            </w:r>
          </w:p>
        </w:tc>
        <w:tc>
          <w:tcPr>
            <w:tcW w:w="2268" w:type="dxa"/>
          </w:tcPr>
          <w:p w:rsidR="00596B28" w:rsidRDefault="00596B28" w:rsidP="004C6118">
            <w:pPr>
              <w:jc w:val="center"/>
            </w:pPr>
            <w:r>
              <w:t>0…255</w:t>
            </w:r>
          </w:p>
        </w:tc>
        <w:tc>
          <w:tcPr>
            <w:tcW w:w="4272" w:type="dxa"/>
          </w:tcPr>
          <w:p w:rsidR="00596B28" w:rsidRDefault="00596B28" w:rsidP="004C6118">
            <w:pPr>
              <w:jc w:val="center"/>
            </w:pPr>
            <w:r>
              <w:t>Starting Address, High Byte</w:t>
            </w:r>
          </w:p>
        </w:tc>
      </w:tr>
      <w:tr w:rsidR="00596B28" w:rsidTr="00596B28">
        <w:trPr>
          <w:trHeight w:val="255"/>
        </w:trPr>
        <w:tc>
          <w:tcPr>
            <w:tcW w:w="1384" w:type="dxa"/>
          </w:tcPr>
          <w:p w:rsidR="00596B28" w:rsidRDefault="00596B28" w:rsidP="004C6118">
            <w:pPr>
              <w:jc w:val="center"/>
            </w:pPr>
            <w:r>
              <w:t>4</w:t>
            </w:r>
          </w:p>
        </w:tc>
        <w:tc>
          <w:tcPr>
            <w:tcW w:w="2268" w:type="dxa"/>
          </w:tcPr>
          <w:p w:rsidR="00596B28" w:rsidRDefault="00596B28" w:rsidP="004C6118">
            <w:pPr>
              <w:jc w:val="center"/>
            </w:pPr>
            <w:r>
              <w:t>0…255</w:t>
            </w:r>
          </w:p>
        </w:tc>
        <w:tc>
          <w:tcPr>
            <w:tcW w:w="4272" w:type="dxa"/>
          </w:tcPr>
          <w:p w:rsidR="00596B28" w:rsidRDefault="00596B28" w:rsidP="004C6118">
            <w:pPr>
              <w:jc w:val="center"/>
            </w:pPr>
            <w:r>
              <w:t>Starting Address, Low Byte</w:t>
            </w:r>
          </w:p>
        </w:tc>
      </w:tr>
      <w:tr w:rsidR="00596B28" w:rsidTr="00596B28">
        <w:trPr>
          <w:trHeight w:val="255"/>
        </w:trPr>
        <w:tc>
          <w:tcPr>
            <w:tcW w:w="1384" w:type="dxa"/>
          </w:tcPr>
          <w:p w:rsidR="00596B28" w:rsidRDefault="00596B28" w:rsidP="004C6118">
            <w:pPr>
              <w:jc w:val="center"/>
            </w:pPr>
            <w:r>
              <w:t>5</w:t>
            </w:r>
          </w:p>
        </w:tc>
        <w:tc>
          <w:tcPr>
            <w:tcW w:w="2268" w:type="dxa"/>
          </w:tcPr>
          <w:p w:rsidR="00596B28" w:rsidRDefault="00596B28" w:rsidP="004C6118">
            <w:pPr>
              <w:jc w:val="center"/>
            </w:pPr>
            <w:r>
              <w:t>0…255</w:t>
            </w:r>
          </w:p>
        </w:tc>
        <w:tc>
          <w:tcPr>
            <w:tcW w:w="4272" w:type="dxa"/>
          </w:tcPr>
          <w:p w:rsidR="00596B28" w:rsidRDefault="00596B28" w:rsidP="004C6118">
            <w:pPr>
              <w:jc w:val="center"/>
            </w:pPr>
            <w:r>
              <w:t>Number of Coils, High Byte</w:t>
            </w:r>
          </w:p>
        </w:tc>
      </w:tr>
      <w:tr w:rsidR="00596B28" w:rsidTr="00596B28">
        <w:trPr>
          <w:trHeight w:val="255"/>
        </w:trPr>
        <w:tc>
          <w:tcPr>
            <w:tcW w:w="1384" w:type="dxa"/>
          </w:tcPr>
          <w:p w:rsidR="00596B28" w:rsidRDefault="00596B28" w:rsidP="004C6118">
            <w:pPr>
              <w:jc w:val="center"/>
            </w:pPr>
            <w:r>
              <w:t>6</w:t>
            </w:r>
          </w:p>
        </w:tc>
        <w:tc>
          <w:tcPr>
            <w:tcW w:w="2268" w:type="dxa"/>
          </w:tcPr>
          <w:p w:rsidR="00596B28" w:rsidRDefault="00596B28" w:rsidP="004C6118">
            <w:pPr>
              <w:jc w:val="center"/>
            </w:pPr>
            <w:r>
              <w:t>0…255</w:t>
            </w:r>
          </w:p>
        </w:tc>
        <w:tc>
          <w:tcPr>
            <w:tcW w:w="4272" w:type="dxa"/>
          </w:tcPr>
          <w:p w:rsidR="00596B28" w:rsidRDefault="00596B28" w:rsidP="004C6118">
            <w:pPr>
              <w:jc w:val="center"/>
            </w:pPr>
            <w:r>
              <w:t>Number of Coils, Low Byte</w:t>
            </w:r>
          </w:p>
        </w:tc>
      </w:tr>
      <w:tr w:rsidR="00596B28" w:rsidTr="00596B28">
        <w:trPr>
          <w:trHeight w:val="255"/>
        </w:trPr>
        <w:tc>
          <w:tcPr>
            <w:tcW w:w="1384" w:type="dxa"/>
          </w:tcPr>
          <w:p w:rsidR="00596B28" w:rsidRDefault="00596B28" w:rsidP="004C6118">
            <w:pPr>
              <w:jc w:val="center"/>
            </w:pPr>
            <w:r>
              <w:t>7 (…8)</w:t>
            </w:r>
          </w:p>
        </w:tc>
        <w:tc>
          <w:tcPr>
            <w:tcW w:w="2268" w:type="dxa"/>
          </w:tcPr>
          <w:p w:rsidR="00596B28" w:rsidRDefault="00596B28" w:rsidP="004C6118">
            <w:pPr>
              <w:jc w:val="center"/>
            </w:pPr>
            <w:r>
              <w:t>LRC/CRC</w:t>
            </w:r>
          </w:p>
        </w:tc>
        <w:tc>
          <w:tcPr>
            <w:tcW w:w="4272" w:type="dxa"/>
          </w:tcPr>
          <w:p w:rsidR="00596B28" w:rsidRDefault="00596B28" w:rsidP="004C6118">
            <w:pPr>
              <w:jc w:val="center"/>
            </w:pPr>
            <w:r>
              <w:t>Error Check Value</w:t>
            </w:r>
          </w:p>
        </w:tc>
      </w:tr>
    </w:tbl>
    <w:p w:rsidR="00596B28" w:rsidRDefault="00596B28" w:rsidP="00596B28">
      <w:pPr>
        <w:pStyle w:val="Onderschrift"/>
      </w:pPr>
      <w:bookmarkStart w:id="219" w:name="_Toc379547863"/>
      <w:r>
        <w:t xml:space="preserve">Table </w:t>
      </w:r>
      <w:r w:rsidR="005C2FC8">
        <w:fldChar w:fldCharType="begin"/>
      </w:r>
      <w:r w:rsidR="005C2FC8">
        <w:instrText xml:space="preserve"> STYLEREF 1 \s </w:instrText>
      </w:r>
      <w:r w:rsidR="005C2FC8">
        <w:fldChar w:fldCharType="separate"/>
      </w:r>
      <w:r w:rsidR="00013DAE">
        <w:rPr>
          <w:noProof/>
        </w:rPr>
        <w:t>12</w:t>
      </w:r>
      <w:r w:rsidR="005C2FC8">
        <w:fldChar w:fldCharType="end"/>
      </w:r>
      <w:r w:rsidR="005C2FC8">
        <w:noBreakHyphen/>
      </w:r>
      <w:r w:rsidR="005C2FC8">
        <w:fldChar w:fldCharType="begin"/>
      </w:r>
      <w:r w:rsidR="005C2FC8">
        <w:instrText xml:space="preserve"> SEQ Table \* ARABIC \s 1 </w:instrText>
      </w:r>
      <w:r w:rsidR="005C2FC8">
        <w:fldChar w:fldCharType="separate"/>
      </w:r>
      <w:r w:rsidR="00013DAE">
        <w:rPr>
          <w:noProof/>
        </w:rPr>
        <w:t>5</w:t>
      </w:r>
      <w:r w:rsidR="005C2FC8">
        <w:fldChar w:fldCharType="end"/>
      </w:r>
      <w:r>
        <w:t>: Function 01 query structure</w:t>
      </w:r>
      <w:bookmarkEnd w:id="219"/>
    </w:p>
    <w:p w:rsidR="00596B28" w:rsidRDefault="00596B28" w:rsidP="00596B28"/>
    <w:p w:rsidR="00596B28" w:rsidRDefault="00596B28" w:rsidP="00596B28">
      <w:r>
        <w:t>When receiving a Modbus query message with function </w:t>
      </w:r>
      <w:r>
        <w:rPr>
          <w:b/>
          <w:bCs/>
        </w:rPr>
        <w:t>01</w:t>
      </w:r>
      <w:r>
        <w:t xml:space="preserve">, the slave collects the necessary output values and constructs an answer message. The length of this message is dependent </w:t>
      </w:r>
      <w:r>
        <w:lastRenderedPageBreak/>
        <w:t>on the number of values that have to be returned. In general, when </w:t>
      </w:r>
      <w:r>
        <w:rPr>
          <w:b/>
          <w:bCs/>
        </w:rPr>
        <w:t>N</w:t>
      </w:r>
      <w:r>
        <w:t xml:space="preserve"> values are requested, a number of ((</w:t>
      </w:r>
      <w:r>
        <w:rPr>
          <w:b/>
          <w:bCs/>
        </w:rPr>
        <w:t>N</w:t>
      </w:r>
      <w:r>
        <w:t xml:space="preserve">+7) mod 8) bytes are necessary to store these values. The actual number of </w:t>
      </w:r>
      <w:proofErr w:type="spellStart"/>
      <w:r>
        <w:t>databytes</w:t>
      </w:r>
      <w:proofErr w:type="spellEnd"/>
      <w:r>
        <w:t xml:space="preserve"> in the </w:t>
      </w:r>
      <w:proofErr w:type="spellStart"/>
      <w:r>
        <w:t>datablock</w:t>
      </w:r>
      <w:proofErr w:type="spellEnd"/>
      <w:r>
        <w:t xml:space="preserve"> is put in the first byte of the data field. Therefore the general structure of an answer to a Modbus function </w:t>
      </w:r>
      <w:r>
        <w:rPr>
          <w:b/>
          <w:bCs/>
        </w:rPr>
        <w:t>01</w:t>
      </w:r>
      <w:r>
        <w:t xml:space="preserve"> query is</w:t>
      </w:r>
    </w:p>
    <w:p w:rsidR="00596B28" w:rsidRDefault="00596B28" w:rsidP="00596B28"/>
    <w:p w:rsidR="00596B28" w:rsidRPr="00821B4F" w:rsidRDefault="00596B28" w:rsidP="00596B28">
      <w:r>
        <w:t>:</w:t>
      </w:r>
    </w:p>
    <w:tbl>
      <w:tblPr>
        <w:tblW w:w="79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1984"/>
        <w:gridCol w:w="4272"/>
      </w:tblGrid>
      <w:tr w:rsidR="00596B28" w:rsidTr="00596B28">
        <w:trPr>
          <w:trHeight w:val="255"/>
        </w:trPr>
        <w:tc>
          <w:tcPr>
            <w:tcW w:w="1668" w:type="dxa"/>
            <w:shd w:val="clear" w:color="auto" w:fill="0C0C0C"/>
          </w:tcPr>
          <w:p w:rsidR="00596B28" w:rsidRPr="00576C19" w:rsidRDefault="00596B28" w:rsidP="004C6118">
            <w:pPr>
              <w:jc w:val="center"/>
              <w:rPr>
                <w:b/>
              </w:rPr>
            </w:pPr>
            <w:r>
              <w:rPr>
                <w:b/>
              </w:rPr>
              <w:t>Byte</w:t>
            </w:r>
          </w:p>
        </w:tc>
        <w:tc>
          <w:tcPr>
            <w:tcW w:w="1984" w:type="dxa"/>
            <w:shd w:val="clear" w:color="auto" w:fill="0C0C0C"/>
          </w:tcPr>
          <w:p w:rsidR="00596B28" w:rsidRPr="00576C19" w:rsidRDefault="00596B28" w:rsidP="004C6118">
            <w:pPr>
              <w:jc w:val="center"/>
              <w:rPr>
                <w:b/>
              </w:rPr>
            </w:pPr>
            <w:r>
              <w:rPr>
                <w:b/>
              </w:rPr>
              <w:t>Value</w:t>
            </w:r>
          </w:p>
        </w:tc>
        <w:tc>
          <w:tcPr>
            <w:tcW w:w="4272" w:type="dxa"/>
            <w:shd w:val="clear" w:color="auto" w:fill="0C0C0C"/>
          </w:tcPr>
          <w:p w:rsidR="00596B28" w:rsidRDefault="00596B28" w:rsidP="004C6118">
            <w:pPr>
              <w:jc w:val="center"/>
              <w:rPr>
                <w:b/>
              </w:rPr>
            </w:pPr>
            <w:r>
              <w:rPr>
                <w:b/>
              </w:rPr>
              <w:t>Description</w:t>
            </w:r>
          </w:p>
        </w:tc>
      </w:tr>
      <w:tr w:rsidR="00596B28" w:rsidTr="00596B28">
        <w:trPr>
          <w:trHeight w:val="255"/>
        </w:trPr>
        <w:tc>
          <w:tcPr>
            <w:tcW w:w="1668" w:type="dxa"/>
          </w:tcPr>
          <w:p w:rsidR="00596B28" w:rsidRDefault="00596B28" w:rsidP="004C6118">
            <w:pPr>
              <w:jc w:val="center"/>
            </w:pPr>
            <w:r>
              <w:t>1</w:t>
            </w:r>
          </w:p>
        </w:tc>
        <w:tc>
          <w:tcPr>
            <w:tcW w:w="1984" w:type="dxa"/>
          </w:tcPr>
          <w:p w:rsidR="00596B28" w:rsidRDefault="00596B28" w:rsidP="004C6118">
            <w:pPr>
              <w:jc w:val="center"/>
            </w:pPr>
            <w:r>
              <w:t>1…247</w:t>
            </w:r>
          </w:p>
        </w:tc>
        <w:tc>
          <w:tcPr>
            <w:tcW w:w="4272" w:type="dxa"/>
          </w:tcPr>
          <w:p w:rsidR="00596B28" w:rsidRDefault="00596B28" w:rsidP="004C6118">
            <w:pPr>
              <w:jc w:val="center"/>
            </w:pPr>
            <w:r>
              <w:t>Slave Device Address</w:t>
            </w:r>
          </w:p>
        </w:tc>
      </w:tr>
      <w:tr w:rsidR="00596B28" w:rsidTr="00596B28">
        <w:trPr>
          <w:trHeight w:val="255"/>
        </w:trPr>
        <w:tc>
          <w:tcPr>
            <w:tcW w:w="1668" w:type="dxa"/>
          </w:tcPr>
          <w:p w:rsidR="00596B28" w:rsidRDefault="00596B28" w:rsidP="004C6118">
            <w:pPr>
              <w:jc w:val="center"/>
            </w:pPr>
            <w:r>
              <w:t>2</w:t>
            </w:r>
          </w:p>
        </w:tc>
        <w:tc>
          <w:tcPr>
            <w:tcW w:w="1984" w:type="dxa"/>
          </w:tcPr>
          <w:p w:rsidR="00596B28" w:rsidRDefault="00596B28" w:rsidP="004C6118">
            <w:pPr>
              <w:jc w:val="center"/>
            </w:pPr>
            <w:r>
              <w:t>1</w:t>
            </w:r>
          </w:p>
        </w:tc>
        <w:tc>
          <w:tcPr>
            <w:tcW w:w="4272" w:type="dxa"/>
          </w:tcPr>
          <w:p w:rsidR="00596B28" w:rsidRDefault="00596B28" w:rsidP="004C6118">
            <w:pPr>
              <w:jc w:val="center"/>
            </w:pPr>
            <w:r>
              <w:t>Function Code</w:t>
            </w:r>
          </w:p>
        </w:tc>
      </w:tr>
      <w:tr w:rsidR="00596B28" w:rsidTr="00596B28">
        <w:trPr>
          <w:trHeight w:val="255"/>
        </w:trPr>
        <w:tc>
          <w:tcPr>
            <w:tcW w:w="1668" w:type="dxa"/>
          </w:tcPr>
          <w:p w:rsidR="00596B28" w:rsidRDefault="00596B28" w:rsidP="004C6118">
            <w:pPr>
              <w:jc w:val="center"/>
            </w:pPr>
            <w:r>
              <w:t>3</w:t>
            </w:r>
          </w:p>
        </w:tc>
        <w:tc>
          <w:tcPr>
            <w:tcW w:w="1984" w:type="dxa"/>
          </w:tcPr>
          <w:p w:rsidR="00596B28" w:rsidRDefault="00596B28" w:rsidP="004C6118">
            <w:pPr>
              <w:jc w:val="center"/>
            </w:pPr>
            <w:r>
              <w:t>0…255</w:t>
            </w:r>
          </w:p>
        </w:tc>
        <w:tc>
          <w:tcPr>
            <w:tcW w:w="4272" w:type="dxa"/>
          </w:tcPr>
          <w:p w:rsidR="00596B28" w:rsidRDefault="00596B28" w:rsidP="004C6118">
            <w:pPr>
              <w:jc w:val="center"/>
            </w:pPr>
            <w:r>
              <w:t xml:space="preserve">Number of Data Bytes </w:t>
            </w:r>
            <w:r w:rsidRPr="00596B28">
              <w:rPr>
                <w:b/>
              </w:rPr>
              <w:t>N</w:t>
            </w:r>
          </w:p>
        </w:tc>
      </w:tr>
      <w:tr w:rsidR="00596B28" w:rsidTr="00596B28">
        <w:trPr>
          <w:trHeight w:val="255"/>
        </w:trPr>
        <w:tc>
          <w:tcPr>
            <w:tcW w:w="1668" w:type="dxa"/>
          </w:tcPr>
          <w:p w:rsidR="00596B28" w:rsidRDefault="00596B28" w:rsidP="004C6118">
            <w:pPr>
              <w:jc w:val="center"/>
            </w:pPr>
            <w:r>
              <w:t>4…</w:t>
            </w:r>
            <w:r w:rsidRPr="00596B28">
              <w:rPr>
                <w:b/>
              </w:rPr>
              <w:t>N</w:t>
            </w:r>
            <w:r>
              <w:t>+3</w:t>
            </w:r>
          </w:p>
        </w:tc>
        <w:tc>
          <w:tcPr>
            <w:tcW w:w="1984" w:type="dxa"/>
          </w:tcPr>
          <w:p w:rsidR="00596B28" w:rsidRDefault="00596B28" w:rsidP="004C6118">
            <w:pPr>
              <w:jc w:val="center"/>
            </w:pPr>
            <w:r>
              <w:t>0…255</w:t>
            </w:r>
          </w:p>
        </w:tc>
        <w:tc>
          <w:tcPr>
            <w:tcW w:w="4272" w:type="dxa"/>
          </w:tcPr>
          <w:p w:rsidR="00596B28" w:rsidRDefault="00596B28" w:rsidP="004C6118">
            <w:pPr>
              <w:jc w:val="center"/>
            </w:pPr>
            <w:r>
              <w:t>Bit Pattern of Coil Values</w:t>
            </w:r>
          </w:p>
        </w:tc>
      </w:tr>
      <w:tr w:rsidR="00596B28" w:rsidTr="00596B28">
        <w:trPr>
          <w:trHeight w:val="255"/>
        </w:trPr>
        <w:tc>
          <w:tcPr>
            <w:tcW w:w="1668" w:type="dxa"/>
          </w:tcPr>
          <w:p w:rsidR="00596B28" w:rsidRDefault="00596B28" w:rsidP="00596B28">
            <w:pPr>
              <w:jc w:val="center"/>
            </w:pPr>
            <w:r>
              <w:t>N+4 (…N+5)</w:t>
            </w:r>
          </w:p>
        </w:tc>
        <w:tc>
          <w:tcPr>
            <w:tcW w:w="1984" w:type="dxa"/>
          </w:tcPr>
          <w:p w:rsidR="00596B28" w:rsidRDefault="00596B28" w:rsidP="004C6118">
            <w:pPr>
              <w:jc w:val="center"/>
            </w:pPr>
            <w:r>
              <w:t>LRC/CRC</w:t>
            </w:r>
          </w:p>
        </w:tc>
        <w:tc>
          <w:tcPr>
            <w:tcW w:w="4272" w:type="dxa"/>
          </w:tcPr>
          <w:p w:rsidR="00596B28" w:rsidRDefault="00596B28" w:rsidP="004C6118">
            <w:pPr>
              <w:jc w:val="center"/>
            </w:pPr>
            <w:r>
              <w:t>Error Check Value</w:t>
            </w:r>
          </w:p>
        </w:tc>
      </w:tr>
    </w:tbl>
    <w:p w:rsidR="00596B28" w:rsidRDefault="005B70AA" w:rsidP="005B70AA">
      <w:pPr>
        <w:pStyle w:val="Onderschrift"/>
      </w:pPr>
      <w:bookmarkStart w:id="220" w:name="_Toc379547864"/>
      <w:r>
        <w:t xml:space="preserve">Table </w:t>
      </w:r>
      <w:r w:rsidR="005C2FC8">
        <w:fldChar w:fldCharType="begin"/>
      </w:r>
      <w:r w:rsidR="005C2FC8">
        <w:instrText xml:space="preserve"> STYLEREF 1 \s </w:instrText>
      </w:r>
      <w:r w:rsidR="005C2FC8">
        <w:fldChar w:fldCharType="separate"/>
      </w:r>
      <w:r w:rsidR="00013DAE">
        <w:rPr>
          <w:noProof/>
        </w:rPr>
        <w:t>12</w:t>
      </w:r>
      <w:r w:rsidR="005C2FC8">
        <w:fldChar w:fldCharType="end"/>
      </w:r>
      <w:r w:rsidR="005C2FC8">
        <w:noBreakHyphen/>
      </w:r>
      <w:r w:rsidR="005C2FC8">
        <w:fldChar w:fldCharType="begin"/>
      </w:r>
      <w:r w:rsidR="005C2FC8">
        <w:instrText xml:space="preserve"> SEQ Table \* ARABIC \s 1 </w:instrText>
      </w:r>
      <w:r w:rsidR="005C2FC8">
        <w:fldChar w:fldCharType="separate"/>
      </w:r>
      <w:r w:rsidR="00013DAE">
        <w:rPr>
          <w:noProof/>
        </w:rPr>
        <w:t>6</w:t>
      </w:r>
      <w:r w:rsidR="005C2FC8">
        <w:fldChar w:fldCharType="end"/>
      </w:r>
      <w:r>
        <w:t>: Function 01 answer structure</w:t>
      </w:r>
      <w:bookmarkEnd w:id="220"/>
    </w:p>
    <w:p w:rsidR="007F4EEA" w:rsidRDefault="007F4EEA" w:rsidP="007F4EEA">
      <w:pPr>
        <w:pStyle w:val="Heading3"/>
      </w:pPr>
      <w:bookmarkStart w:id="221" w:name="_Toc379547782"/>
      <w:r>
        <w:t>Function 02: Read input status</w:t>
      </w:r>
      <w:bookmarkEnd w:id="221"/>
    </w:p>
    <w:p w:rsidR="005B70AA" w:rsidRDefault="007F4EEA" w:rsidP="005B70AA">
      <w:r>
        <w:t>Reading input values with Modbus is done in the same way as reading the status of coils. The only difference is that for inputs Modbus function </w:t>
      </w:r>
      <w:r>
        <w:rPr>
          <w:b/>
          <w:bCs/>
        </w:rPr>
        <w:t>02</w:t>
      </w:r>
      <w:r>
        <w:t xml:space="preserve"> is used. Broadcast addressing mode is not supported. You can only query the value of inputs of one device at a time. Like with coils, the address of the first input, and the number of inputs to read must be put in the data field of the query message. Inputs on devices start numbering at </w:t>
      </w:r>
      <w:r>
        <w:rPr>
          <w:b/>
          <w:bCs/>
        </w:rPr>
        <w:t>10001</w:t>
      </w:r>
      <w:r>
        <w:t>. This address value is equivalent to address </w:t>
      </w:r>
      <w:r>
        <w:rPr>
          <w:b/>
          <w:bCs/>
        </w:rPr>
        <w:t>0</w:t>
      </w:r>
      <w:r>
        <w:t xml:space="preserve"> in the Modbus message.</w:t>
      </w:r>
    </w:p>
    <w:p w:rsidR="007F4EEA" w:rsidRDefault="007F4EEA" w:rsidP="005B70AA"/>
    <w:tbl>
      <w:tblPr>
        <w:tblW w:w="79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2268"/>
        <w:gridCol w:w="4272"/>
      </w:tblGrid>
      <w:tr w:rsidR="007F4EEA" w:rsidTr="004C6118">
        <w:trPr>
          <w:trHeight w:val="255"/>
        </w:trPr>
        <w:tc>
          <w:tcPr>
            <w:tcW w:w="1384" w:type="dxa"/>
            <w:shd w:val="clear" w:color="auto" w:fill="0C0C0C"/>
          </w:tcPr>
          <w:p w:rsidR="007F4EEA" w:rsidRPr="00576C19" w:rsidRDefault="007F4EEA" w:rsidP="004C6118">
            <w:pPr>
              <w:jc w:val="center"/>
              <w:rPr>
                <w:b/>
              </w:rPr>
            </w:pPr>
            <w:r>
              <w:rPr>
                <w:b/>
              </w:rPr>
              <w:t>Byte</w:t>
            </w:r>
          </w:p>
        </w:tc>
        <w:tc>
          <w:tcPr>
            <w:tcW w:w="2268" w:type="dxa"/>
            <w:shd w:val="clear" w:color="auto" w:fill="0C0C0C"/>
          </w:tcPr>
          <w:p w:rsidR="007F4EEA" w:rsidRPr="00576C19" w:rsidRDefault="007F4EEA" w:rsidP="004C6118">
            <w:pPr>
              <w:jc w:val="center"/>
              <w:rPr>
                <w:b/>
              </w:rPr>
            </w:pPr>
            <w:r>
              <w:rPr>
                <w:b/>
              </w:rPr>
              <w:t>Value</w:t>
            </w:r>
          </w:p>
        </w:tc>
        <w:tc>
          <w:tcPr>
            <w:tcW w:w="4272" w:type="dxa"/>
            <w:shd w:val="clear" w:color="auto" w:fill="0C0C0C"/>
          </w:tcPr>
          <w:p w:rsidR="007F4EEA" w:rsidRDefault="007F4EEA" w:rsidP="004C6118">
            <w:pPr>
              <w:jc w:val="center"/>
              <w:rPr>
                <w:b/>
              </w:rPr>
            </w:pPr>
            <w:r>
              <w:rPr>
                <w:b/>
              </w:rPr>
              <w:t>Description</w:t>
            </w:r>
          </w:p>
        </w:tc>
      </w:tr>
      <w:tr w:rsidR="007F4EEA" w:rsidTr="004C6118">
        <w:trPr>
          <w:trHeight w:val="255"/>
        </w:trPr>
        <w:tc>
          <w:tcPr>
            <w:tcW w:w="1384" w:type="dxa"/>
          </w:tcPr>
          <w:p w:rsidR="007F4EEA" w:rsidRDefault="007F4EEA" w:rsidP="004C6118">
            <w:pPr>
              <w:jc w:val="center"/>
            </w:pPr>
            <w:r>
              <w:t>1</w:t>
            </w:r>
          </w:p>
        </w:tc>
        <w:tc>
          <w:tcPr>
            <w:tcW w:w="2268" w:type="dxa"/>
          </w:tcPr>
          <w:p w:rsidR="007F4EEA" w:rsidRDefault="007F4EEA" w:rsidP="004C6118">
            <w:pPr>
              <w:jc w:val="center"/>
            </w:pPr>
            <w:r>
              <w:t>1…247</w:t>
            </w:r>
          </w:p>
        </w:tc>
        <w:tc>
          <w:tcPr>
            <w:tcW w:w="4272" w:type="dxa"/>
          </w:tcPr>
          <w:p w:rsidR="007F4EEA" w:rsidRDefault="007F4EEA" w:rsidP="004C6118">
            <w:pPr>
              <w:jc w:val="center"/>
            </w:pPr>
            <w:r>
              <w:t>Slave Device Address</w:t>
            </w:r>
          </w:p>
        </w:tc>
      </w:tr>
      <w:tr w:rsidR="007F4EEA" w:rsidTr="004C6118">
        <w:trPr>
          <w:trHeight w:val="255"/>
        </w:trPr>
        <w:tc>
          <w:tcPr>
            <w:tcW w:w="1384" w:type="dxa"/>
          </w:tcPr>
          <w:p w:rsidR="007F4EEA" w:rsidRDefault="007F4EEA" w:rsidP="004C6118">
            <w:pPr>
              <w:jc w:val="center"/>
            </w:pPr>
            <w:r>
              <w:t>2</w:t>
            </w:r>
          </w:p>
        </w:tc>
        <w:tc>
          <w:tcPr>
            <w:tcW w:w="2268" w:type="dxa"/>
          </w:tcPr>
          <w:p w:rsidR="007F4EEA" w:rsidRDefault="004C6118" w:rsidP="004C6118">
            <w:pPr>
              <w:jc w:val="center"/>
            </w:pPr>
            <w:r>
              <w:t>2</w:t>
            </w:r>
          </w:p>
        </w:tc>
        <w:tc>
          <w:tcPr>
            <w:tcW w:w="4272" w:type="dxa"/>
          </w:tcPr>
          <w:p w:rsidR="007F4EEA" w:rsidRDefault="007F4EEA" w:rsidP="004C6118">
            <w:pPr>
              <w:jc w:val="center"/>
            </w:pPr>
            <w:r>
              <w:t>Function Code</w:t>
            </w:r>
          </w:p>
        </w:tc>
      </w:tr>
      <w:tr w:rsidR="007F4EEA" w:rsidTr="004C6118">
        <w:trPr>
          <w:trHeight w:val="255"/>
        </w:trPr>
        <w:tc>
          <w:tcPr>
            <w:tcW w:w="1384" w:type="dxa"/>
          </w:tcPr>
          <w:p w:rsidR="007F4EEA" w:rsidRDefault="007F4EEA" w:rsidP="004C6118">
            <w:pPr>
              <w:jc w:val="center"/>
            </w:pPr>
            <w:r>
              <w:t>3</w:t>
            </w:r>
          </w:p>
        </w:tc>
        <w:tc>
          <w:tcPr>
            <w:tcW w:w="2268" w:type="dxa"/>
          </w:tcPr>
          <w:p w:rsidR="007F4EEA" w:rsidRDefault="007F4EEA" w:rsidP="004C6118">
            <w:pPr>
              <w:jc w:val="center"/>
            </w:pPr>
            <w:r>
              <w:t>0…255</w:t>
            </w:r>
          </w:p>
        </w:tc>
        <w:tc>
          <w:tcPr>
            <w:tcW w:w="4272" w:type="dxa"/>
          </w:tcPr>
          <w:p w:rsidR="007F4EEA" w:rsidRDefault="007F4EEA" w:rsidP="004C6118">
            <w:pPr>
              <w:jc w:val="center"/>
            </w:pPr>
            <w:r>
              <w:t>Starting Address, High Byte</w:t>
            </w:r>
          </w:p>
        </w:tc>
      </w:tr>
      <w:tr w:rsidR="007F4EEA" w:rsidTr="004C6118">
        <w:trPr>
          <w:trHeight w:val="255"/>
        </w:trPr>
        <w:tc>
          <w:tcPr>
            <w:tcW w:w="1384" w:type="dxa"/>
          </w:tcPr>
          <w:p w:rsidR="007F4EEA" w:rsidRDefault="007F4EEA" w:rsidP="004C6118">
            <w:pPr>
              <w:jc w:val="center"/>
            </w:pPr>
            <w:r>
              <w:t>4</w:t>
            </w:r>
          </w:p>
        </w:tc>
        <w:tc>
          <w:tcPr>
            <w:tcW w:w="2268" w:type="dxa"/>
          </w:tcPr>
          <w:p w:rsidR="007F4EEA" w:rsidRDefault="007F4EEA" w:rsidP="004C6118">
            <w:pPr>
              <w:jc w:val="center"/>
            </w:pPr>
            <w:r>
              <w:t>0…255</w:t>
            </w:r>
          </w:p>
        </w:tc>
        <w:tc>
          <w:tcPr>
            <w:tcW w:w="4272" w:type="dxa"/>
          </w:tcPr>
          <w:p w:rsidR="007F4EEA" w:rsidRDefault="007F4EEA" w:rsidP="004C6118">
            <w:pPr>
              <w:jc w:val="center"/>
            </w:pPr>
            <w:r>
              <w:t>Starting Address, Low Byte</w:t>
            </w:r>
          </w:p>
        </w:tc>
      </w:tr>
      <w:tr w:rsidR="007F4EEA" w:rsidTr="004C6118">
        <w:trPr>
          <w:trHeight w:val="255"/>
        </w:trPr>
        <w:tc>
          <w:tcPr>
            <w:tcW w:w="1384" w:type="dxa"/>
          </w:tcPr>
          <w:p w:rsidR="007F4EEA" w:rsidRDefault="007F4EEA" w:rsidP="004C6118">
            <w:pPr>
              <w:jc w:val="center"/>
            </w:pPr>
            <w:r>
              <w:t>5</w:t>
            </w:r>
          </w:p>
        </w:tc>
        <w:tc>
          <w:tcPr>
            <w:tcW w:w="2268" w:type="dxa"/>
          </w:tcPr>
          <w:p w:rsidR="007F4EEA" w:rsidRDefault="007F4EEA" w:rsidP="004C6118">
            <w:pPr>
              <w:jc w:val="center"/>
            </w:pPr>
            <w:r>
              <w:t>0…255</w:t>
            </w:r>
          </w:p>
        </w:tc>
        <w:tc>
          <w:tcPr>
            <w:tcW w:w="4272" w:type="dxa"/>
          </w:tcPr>
          <w:p w:rsidR="007F4EEA" w:rsidRDefault="007F4EEA" w:rsidP="004C6118">
            <w:pPr>
              <w:jc w:val="center"/>
            </w:pPr>
            <w:r>
              <w:t xml:space="preserve">Number of </w:t>
            </w:r>
            <w:r w:rsidR="004C6118">
              <w:t>Inputs</w:t>
            </w:r>
            <w:r>
              <w:t>, High Byte</w:t>
            </w:r>
          </w:p>
        </w:tc>
      </w:tr>
      <w:tr w:rsidR="007F4EEA" w:rsidTr="004C6118">
        <w:trPr>
          <w:trHeight w:val="255"/>
        </w:trPr>
        <w:tc>
          <w:tcPr>
            <w:tcW w:w="1384" w:type="dxa"/>
          </w:tcPr>
          <w:p w:rsidR="007F4EEA" w:rsidRDefault="007F4EEA" w:rsidP="004C6118">
            <w:pPr>
              <w:jc w:val="center"/>
            </w:pPr>
            <w:r>
              <w:t>6</w:t>
            </w:r>
          </w:p>
        </w:tc>
        <w:tc>
          <w:tcPr>
            <w:tcW w:w="2268" w:type="dxa"/>
          </w:tcPr>
          <w:p w:rsidR="007F4EEA" w:rsidRDefault="007F4EEA" w:rsidP="004C6118">
            <w:pPr>
              <w:jc w:val="center"/>
            </w:pPr>
            <w:r>
              <w:t>0…255</w:t>
            </w:r>
          </w:p>
        </w:tc>
        <w:tc>
          <w:tcPr>
            <w:tcW w:w="4272" w:type="dxa"/>
          </w:tcPr>
          <w:p w:rsidR="007F4EEA" w:rsidRDefault="007F4EEA" w:rsidP="004C6118">
            <w:pPr>
              <w:jc w:val="center"/>
            </w:pPr>
            <w:r>
              <w:t xml:space="preserve">Number of </w:t>
            </w:r>
            <w:r w:rsidR="004C6118">
              <w:t>Inputs</w:t>
            </w:r>
            <w:r>
              <w:t>, Low Byte</w:t>
            </w:r>
          </w:p>
        </w:tc>
      </w:tr>
      <w:tr w:rsidR="007F4EEA" w:rsidTr="004C6118">
        <w:trPr>
          <w:trHeight w:val="255"/>
        </w:trPr>
        <w:tc>
          <w:tcPr>
            <w:tcW w:w="1384" w:type="dxa"/>
          </w:tcPr>
          <w:p w:rsidR="007F4EEA" w:rsidRDefault="007F4EEA" w:rsidP="004C6118">
            <w:pPr>
              <w:jc w:val="center"/>
            </w:pPr>
            <w:r>
              <w:t>7 (…8)</w:t>
            </w:r>
          </w:p>
        </w:tc>
        <w:tc>
          <w:tcPr>
            <w:tcW w:w="2268" w:type="dxa"/>
          </w:tcPr>
          <w:p w:rsidR="007F4EEA" w:rsidRDefault="007F4EEA" w:rsidP="004C6118">
            <w:pPr>
              <w:jc w:val="center"/>
            </w:pPr>
            <w:r>
              <w:t>LRC/CRC</w:t>
            </w:r>
          </w:p>
        </w:tc>
        <w:tc>
          <w:tcPr>
            <w:tcW w:w="4272" w:type="dxa"/>
          </w:tcPr>
          <w:p w:rsidR="007F4EEA" w:rsidRDefault="007F4EEA" w:rsidP="004C6118">
            <w:pPr>
              <w:jc w:val="center"/>
            </w:pPr>
            <w:r>
              <w:t>Error Check Value</w:t>
            </w:r>
          </w:p>
        </w:tc>
      </w:tr>
    </w:tbl>
    <w:p w:rsidR="007F4EEA" w:rsidRDefault="007F4EEA" w:rsidP="007F4EEA">
      <w:pPr>
        <w:pStyle w:val="Onderschrift"/>
      </w:pPr>
      <w:bookmarkStart w:id="222" w:name="_Toc379547865"/>
      <w:r>
        <w:t xml:space="preserve">Table </w:t>
      </w:r>
      <w:r w:rsidR="005C2FC8">
        <w:fldChar w:fldCharType="begin"/>
      </w:r>
      <w:r w:rsidR="005C2FC8">
        <w:instrText xml:space="preserve"> STYLEREF 1 \s </w:instrText>
      </w:r>
      <w:r w:rsidR="005C2FC8">
        <w:fldChar w:fldCharType="separate"/>
      </w:r>
      <w:r w:rsidR="00013DAE">
        <w:rPr>
          <w:noProof/>
        </w:rPr>
        <w:t>12</w:t>
      </w:r>
      <w:r w:rsidR="005C2FC8">
        <w:fldChar w:fldCharType="end"/>
      </w:r>
      <w:r w:rsidR="005C2FC8">
        <w:noBreakHyphen/>
      </w:r>
      <w:r w:rsidR="005C2FC8">
        <w:fldChar w:fldCharType="begin"/>
      </w:r>
      <w:r w:rsidR="005C2FC8">
        <w:instrText xml:space="preserve"> SEQ Table \* ARABIC \s 1 </w:instrText>
      </w:r>
      <w:r w:rsidR="005C2FC8">
        <w:fldChar w:fldCharType="separate"/>
      </w:r>
      <w:r w:rsidR="00013DAE">
        <w:rPr>
          <w:noProof/>
        </w:rPr>
        <w:t>7</w:t>
      </w:r>
      <w:r w:rsidR="005C2FC8">
        <w:fldChar w:fldCharType="end"/>
      </w:r>
      <w:r>
        <w:t>: Function 02 query structure</w:t>
      </w:r>
      <w:bookmarkEnd w:id="222"/>
    </w:p>
    <w:p w:rsidR="007F4EEA" w:rsidRDefault="007F4EEA" w:rsidP="005B70AA"/>
    <w:p w:rsidR="007F4EEA" w:rsidRDefault="007F4EEA" w:rsidP="005B70AA">
      <w:r>
        <w:t>After receiving a query message with Modbus function </w:t>
      </w:r>
      <w:r>
        <w:rPr>
          <w:b/>
          <w:bCs/>
        </w:rPr>
        <w:t>02</w:t>
      </w:r>
      <w:r>
        <w:t xml:space="preserve">, the slave puts the requested input values in a message structure and sends this message back to the Modbus master. The length of the message depends on the number of input values returned. This causes the length of the output message to vary. The number of </w:t>
      </w:r>
      <w:proofErr w:type="spellStart"/>
      <w:r>
        <w:t>databytes</w:t>
      </w:r>
      <w:proofErr w:type="spellEnd"/>
      <w:r>
        <w:t xml:space="preserve"> in the data field that contain the input values is passed as the first byte in the data field. Each Modbus answering message has the following general structure.</w:t>
      </w:r>
    </w:p>
    <w:p w:rsidR="007F4EEA" w:rsidRDefault="007F4EEA" w:rsidP="005B70AA"/>
    <w:tbl>
      <w:tblPr>
        <w:tblW w:w="79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1984"/>
        <w:gridCol w:w="4272"/>
      </w:tblGrid>
      <w:tr w:rsidR="007F4EEA" w:rsidTr="004C6118">
        <w:trPr>
          <w:trHeight w:val="255"/>
        </w:trPr>
        <w:tc>
          <w:tcPr>
            <w:tcW w:w="1668" w:type="dxa"/>
            <w:shd w:val="clear" w:color="auto" w:fill="0C0C0C"/>
          </w:tcPr>
          <w:p w:rsidR="007F4EEA" w:rsidRPr="00576C19" w:rsidRDefault="007F4EEA" w:rsidP="004C6118">
            <w:pPr>
              <w:jc w:val="center"/>
              <w:rPr>
                <w:b/>
              </w:rPr>
            </w:pPr>
            <w:r>
              <w:rPr>
                <w:b/>
              </w:rPr>
              <w:t>Byte</w:t>
            </w:r>
          </w:p>
        </w:tc>
        <w:tc>
          <w:tcPr>
            <w:tcW w:w="1984" w:type="dxa"/>
            <w:shd w:val="clear" w:color="auto" w:fill="0C0C0C"/>
          </w:tcPr>
          <w:p w:rsidR="007F4EEA" w:rsidRPr="00576C19" w:rsidRDefault="007F4EEA" w:rsidP="004C6118">
            <w:pPr>
              <w:jc w:val="center"/>
              <w:rPr>
                <w:b/>
              </w:rPr>
            </w:pPr>
            <w:r>
              <w:rPr>
                <w:b/>
              </w:rPr>
              <w:t>Value</w:t>
            </w:r>
          </w:p>
        </w:tc>
        <w:tc>
          <w:tcPr>
            <w:tcW w:w="4272" w:type="dxa"/>
            <w:shd w:val="clear" w:color="auto" w:fill="0C0C0C"/>
          </w:tcPr>
          <w:p w:rsidR="007F4EEA" w:rsidRDefault="007F4EEA" w:rsidP="004C6118">
            <w:pPr>
              <w:jc w:val="center"/>
              <w:rPr>
                <w:b/>
              </w:rPr>
            </w:pPr>
            <w:r>
              <w:rPr>
                <w:b/>
              </w:rPr>
              <w:t>Description</w:t>
            </w:r>
          </w:p>
        </w:tc>
      </w:tr>
      <w:tr w:rsidR="007F4EEA" w:rsidTr="004C6118">
        <w:trPr>
          <w:trHeight w:val="255"/>
        </w:trPr>
        <w:tc>
          <w:tcPr>
            <w:tcW w:w="1668" w:type="dxa"/>
          </w:tcPr>
          <w:p w:rsidR="007F4EEA" w:rsidRDefault="007F4EEA" w:rsidP="004C6118">
            <w:pPr>
              <w:jc w:val="center"/>
            </w:pPr>
            <w:r>
              <w:t>1</w:t>
            </w:r>
          </w:p>
        </w:tc>
        <w:tc>
          <w:tcPr>
            <w:tcW w:w="1984" w:type="dxa"/>
          </w:tcPr>
          <w:p w:rsidR="007F4EEA" w:rsidRDefault="007F4EEA" w:rsidP="004C6118">
            <w:pPr>
              <w:jc w:val="center"/>
            </w:pPr>
            <w:r>
              <w:t>1…247</w:t>
            </w:r>
          </w:p>
        </w:tc>
        <w:tc>
          <w:tcPr>
            <w:tcW w:w="4272" w:type="dxa"/>
          </w:tcPr>
          <w:p w:rsidR="007F4EEA" w:rsidRDefault="007F4EEA" w:rsidP="004C6118">
            <w:pPr>
              <w:jc w:val="center"/>
            </w:pPr>
            <w:r>
              <w:t>Slave Device Address</w:t>
            </w:r>
          </w:p>
        </w:tc>
      </w:tr>
      <w:tr w:rsidR="007F4EEA" w:rsidTr="004C6118">
        <w:trPr>
          <w:trHeight w:val="255"/>
        </w:trPr>
        <w:tc>
          <w:tcPr>
            <w:tcW w:w="1668" w:type="dxa"/>
          </w:tcPr>
          <w:p w:rsidR="007F4EEA" w:rsidRDefault="007F4EEA" w:rsidP="004C6118">
            <w:pPr>
              <w:jc w:val="center"/>
            </w:pPr>
            <w:r>
              <w:t>2</w:t>
            </w:r>
          </w:p>
        </w:tc>
        <w:tc>
          <w:tcPr>
            <w:tcW w:w="1984" w:type="dxa"/>
          </w:tcPr>
          <w:p w:rsidR="007F4EEA" w:rsidRDefault="004C6118" w:rsidP="004C6118">
            <w:pPr>
              <w:jc w:val="center"/>
            </w:pPr>
            <w:r>
              <w:t>2</w:t>
            </w:r>
          </w:p>
        </w:tc>
        <w:tc>
          <w:tcPr>
            <w:tcW w:w="4272" w:type="dxa"/>
          </w:tcPr>
          <w:p w:rsidR="007F4EEA" w:rsidRDefault="007F4EEA" w:rsidP="004C6118">
            <w:pPr>
              <w:jc w:val="center"/>
            </w:pPr>
            <w:r>
              <w:t>Function Code</w:t>
            </w:r>
          </w:p>
        </w:tc>
      </w:tr>
      <w:tr w:rsidR="007F4EEA" w:rsidTr="004C6118">
        <w:trPr>
          <w:trHeight w:val="255"/>
        </w:trPr>
        <w:tc>
          <w:tcPr>
            <w:tcW w:w="1668" w:type="dxa"/>
          </w:tcPr>
          <w:p w:rsidR="007F4EEA" w:rsidRDefault="007F4EEA" w:rsidP="004C6118">
            <w:pPr>
              <w:jc w:val="center"/>
            </w:pPr>
            <w:r>
              <w:t>3</w:t>
            </w:r>
          </w:p>
        </w:tc>
        <w:tc>
          <w:tcPr>
            <w:tcW w:w="1984" w:type="dxa"/>
          </w:tcPr>
          <w:p w:rsidR="007F4EEA" w:rsidRDefault="007F4EEA" w:rsidP="004C6118">
            <w:pPr>
              <w:jc w:val="center"/>
            </w:pPr>
            <w:r>
              <w:t>0…255</w:t>
            </w:r>
          </w:p>
        </w:tc>
        <w:tc>
          <w:tcPr>
            <w:tcW w:w="4272" w:type="dxa"/>
          </w:tcPr>
          <w:p w:rsidR="007F4EEA" w:rsidRDefault="007F4EEA" w:rsidP="004C6118">
            <w:pPr>
              <w:jc w:val="center"/>
            </w:pPr>
            <w:r>
              <w:t xml:space="preserve">Number of Data Bytes </w:t>
            </w:r>
            <w:r w:rsidRPr="00596B28">
              <w:rPr>
                <w:b/>
              </w:rPr>
              <w:t>N</w:t>
            </w:r>
          </w:p>
        </w:tc>
      </w:tr>
      <w:tr w:rsidR="007F4EEA" w:rsidTr="004C6118">
        <w:trPr>
          <w:trHeight w:val="255"/>
        </w:trPr>
        <w:tc>
          <w:tcPr>
            <w:tcW w:w="1668" w:type="dxa"/>
          </w:tcPr>
          <w:p w:rsidR="007F4EEA" w:rsidRDefault="007F4EEA" w:rsidP="004C6118">
            <w:pPr>
              <w:jc w:val="center"/>
            </w:pPr>
            <w:r>
              <w:t>4…</w:t>
            </w:r>
            <w:r w:rsidRPr="00596B28">
              <w:rPr>
                <w:b/>
              </w:rPr>
              <w:t>N</w:t>
            </w:r>
            <w:r>
              <w:t>+3</w:t>
            </w:r>
          </w:p>
        </w:tc>
        <w:tc>
          <w:tcPr>
            <w:tcW w:w="1984" w:type="dxa"/>
          </w:tcPr>
          <w:p w:rsidR="007F4EEA" w:rsidRDefault="007F4EEA" w:rsidP="004C6118">
            <w:pPr>
              <w:jc w:val="center"/>
            </w:pPr>
            <w:r>
              <w:t>0…255</w:t>
            </w:r>
          </w:p>
        </w:tc>
        <w:tc>
          <w:tcPr>
            <w:tcW w:w="4272" w:type="dxa"/>
          </w:tcPr>
          <w:p w:rsidR="007F4EEA" w:rsidRDefault="007F4EEA" w:rsidP="004C6118">
            <w:pPr>
              <w:jc w:val="center"/>
            </w:pPr>
            <w:r>
              <w:t xml:space="preserve">Bit Pattern of </w:t>
            </w:r>
            <w:r w:rsidR="004C6118">
              <w:t>Input</w:t>
            </w:r>
            <w:r>
              <w:t xml:space="preserve"> Values</w:t>
            </w:r>
          </w:p>
        </w:tc>
      </w:tr>
      <w:tr w:rsidR="007F4EEA" w:rsidTr="004C6118">
        <w:trPr>
          <w:trHeight w:val="255"/>
        </w:trPr>
        <w:tc>
          <w:tcPr>
            <w:tcW w:w="1668" w:type="dxa"/>
          </w:tcPr>
          <w:p w:rsidR="007F4EEA" w:rsidRDefault="007F4EEA" w:rsidP="004C6118">
            <w:pPr>
              <w:jc w:val="center"/>
            </w:pPr>
            <w:r>
              <w:t>N+4 (…N+5)</w:t>
            </w:r>
          </w:p>
        </w:tc>
        <w:tc>
          <w:tcPr>
            <w:tcW w:w="1984" w:type="dxa"/>
          </w:tcPr>
          <w:p w:rsidR="007F4EEA" w:rsidRDefault="007F4EEA" w:rsidP="004C6118">
            <w:pPr>
              <w:jc w:val="center"/>
            </w:pPr>
            <w:r>
              <w:t>LRC/CRC</w:t>
            </w:r>
          </w:p>
        </w:tc>
        <w:tc>
          <w:tcPr>
            <w:tcW w:w="4272" w:type="dxa"/>
          </w:tcPr>
          <w:p w:rsidR="007F4EEA" w:rsidRDefault="007F4EEA" w:rsidP="004C6118">
            <w:pPr>
              <w:jc w:val="center"/>
            </w:pPr>
            <w:r>
              <w:t>Error Check Value</w:t>
            </w:r>
          </w:p>
        </w:tc>
      </w:tr>
    </w:tbl>
    <w:p w:rsidR="007F4EEA" w:rsidRDefault="007F4EEA" w:rsidP="007F4EEA">
      <w:pPr>
        <w:pStyle w:val="Onderschrift"/>
      </w:pPr>
      <w:bookmarkStart w:id="223" w:name="_Toc379547866"/>
      <w:r>
        <w:t xml:space="preserve">Table </w:t>
      </w:r>
      <w:r w:rsidR="005C2FC8">
        <w:fldChar w:fldCharType="begin"/>
      </w:r>
      <w:r w:rsidR="005C2FC8">
        <w:instrText xml:space="preserve"> STYLEREF 1 \s </w:instrText>
      </w:r>
      <w:r w:rsidR="005C2FC8">
        <w:fldChar w:fldCharType="separate"/>
      </w:r>
      <w:r w:rsidR="00013DAE">
        <w:rPr>
          <w:noProof/>
        </w:rPr>
        <w:t>12</w:t>
      </w:r>
      <w:r w:rsidR="005C2FC8">
        <w:fldChar w:fldCharType="end"/>
      </w:r>
      <w:r w:rsidR="005C2FC8">
        <w:noBreakHyphen/>
      </w:r>
      <w:r w:rsidR="005C2FC8">
        <w:fldChar w:fldCharType="begin"/>
      </w:r>
      <w:r w:rsidR="005C2FC8">
        <w:instrText xml:space="preserve"> SEQ Table \* ARABIC \s 1 </w:instrText>
      </w:r>
      <w:r w:rsidR="005C2FC8">
        <w:fldChar w:fldCharType="separate"/>
      </w:r>
      <w:r w:rsidR="00013DAE">
        <w:rPr>
          <w:noProof/>
        </w:rPr>
        <w:t>8</w:t>
      </w:r>
      <w:r w:rsidR="005C2FC8">
        <w:fldChar w:fldCharType="end"/>
      </w:r>
      <w:r>
        <w:t>: Function 02 answer structure</w:t>
      </w:r>
      <w:bookmarkEnd w:id="223"/>
    </w:p>
    <w:p w:rsidR="004C6118" w:rsidRDefault="004C6118" w:rsidP="004C6118">
      <w:pPr>
        <w:pStyle w:val="Heading3"/>
      </w:pPr>
      <w:bookmarkStart w:id="224" w:name="_Toc379547783"/>
      <w:r>
        <w:lastRenderedPageBreak/>
        <w:t>Function 03: Read holding registers</w:t>
      </w:r>
      <w:bookmarkEnd w:id="224"/>
    </w:p>
    <w:p w:rsidR="007F4EEA" w:rsidRDefault="004C6118" w:rsidP="007F4EEA">
      <w:r>
        <w:t xml:space="preserve">Internal values in a Modbus device are stored in holding registers. These registers are two bytes wide and can be used for various purposes. Some registers contain configuration parameters where others are used to return measured values (temperatures etc.) to a host. Registers in a Modbus compatible device start counting at </w:t>
      </w:r>
      <w:r>
        <w:rPr>
          <w:b/>
          <w:bCs/>
        </w:rPr>
        <w:t>40001</w:t>
      </w:r>
      <w:r>
        <w:t xml:space="preserve">. They are addressed in the Modbus message structure with addresses starting at </w:t>
      </w:r>
      <w:r>
        <w:rPr>
          <w:b/>
          <w:bCs/>
        </w:rPr>
        <w:t>0</w:t>
      </w:r>
      <w:r>
        <w:t>. Modbus function </w:t>
      </w:r>
      <w:r>
        <w:rPr>
          <w:b/>
          <w:bCs/>
        </w:rPr>
        <w:t>03</w:t>
      </w:r>
      <w:r>
        <w:t xml:space="preserve"> is used to request one or more holding register values from a device. Only one slave device can be addressed in a single query. Broadcast queries with function </w:t>
      </w:r>
      <w:r>
        <w:rPr>
          <w:b/>
          <w:bCs/>
        </w:rPr>
        <w:t>03</w:t>
      </w:r>
      <w:r>
        <w:t xml:space="preserve"> are not supported.</w:t>
      </w:r>
    </w:p>
    <w:p w:rsidR="004C6118" w:rsidRDefault="004C6118" w:rsidP="007F4EEA"/>
    <w:tbl>
      <w:tblPr>
        <w:tblW w:w="79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2268"/>
        <w:gridCol w:w="4272"/>
      </w:tblGrid>
      <w:tr w:rsidR="004C6118" w:rsidTr="004C6118">
        <w:trPr>
          <w:trHeight w:val="255"/>
        </w:trPr>
        <w:tc>
          <w:tcPr>
            <w:tcW w:w="1384" w:type="dxa"/>
            <w:shd w:val="clear" w:color="auto" w:fill="0C0C0C"/>
          </w:tcPr>
          <w:p w:rsidR="004C6118" w:rsidRPr="00576C19" w:rsidRDefault="004C6118" w:rsidP="004C6118">
            <w:pPr>
              <w:jc w:val="center"/>
              <w:rPr>
                <w:b/>
              </w:rPr>
            </w:pPr>
            <w:r>
              <w:rPr>
                <w:b/>
              </w:rPr>
              <w:t>Byte</w:t>
            </w:r>
          </w:p>
        </w:tc>
        <w:tc>
          <w:tcPr>
            <w:tcW w:w="2268" w:type="dxa"/>
            <w:shd w:val="clear" w:color="auto" w:fill="0C0C0C"/>
          </w:tcPr>
          <w:p w:rsidR="004C6118" w:rsidRPr="00576C19" w:rsidRDefault="004C6118" w:rsidP="004C6118">
            <w:pPr>
              <w:jc w:val="center"/>
              <w:rPr>
                <w:b/>
              </w:rPr>
            </w:pPr>
            <w:r>
              <w:rPr>
                <w:b/>
              </w:rPr>
              <w:t>Value</w:t>
            </w:r>
          </w:p>
        </w:tc>
        <w:tc>
          <w:tcPr>
            <w:tcW w:w="4272" w:type="dxa"/>
            <w:shd w:val="clear" w:color="auto" w:fill="0C0C0C"/>
          </w:tcPr>
          <w:p w:rsidR="004C6118" w:rsidRDefault="004C6118" w:rsidP="004C6118">
            <w:pPr>
              <w:jc w:val="center"/>
              <w:rPr>
                <w:b/>
              </w:rPr>
            </w:pPr>
            <w:r>
              <w:rPr>
                <w:b/>
              </w:rPr>
              <w:t>Description</w:t>
            </w:r>
          </w:p>
        </w:tc>
      </w:tr>
      <w:tr w:rsidR="004C6118" w:rsidTr="004C6118">
        <w:trPr>
          <w:trHeight w:val="255"/>
        </w:trPr>
        <w:tc>
          <w:tcPr>
            <w:tcW w:w="1384" w:type="dxa"/>
          </w:tcPr>
          <w:p w:rsidR="004C6118" w:rsidRDefault="004C6118" w:rsidP="004C6118">
            <w:pPr>
              <w:jc w:val="center"/>
            </w:pPr>
            <w:r>
              <w:t>1</w:t>
            </w:r>
          </w:p>
        </w:tc>
        <w:tc>
          <w:tcPr>
            <w:tcW w:w="2268" w:type="dxa"/>
          </w:tcPr>
          <w:p w:rsidR="004C6118" w:rsidRDefault="004C6118" w:rsidP="004C6118">
            <w:pPr>
              <w:jc w:val="center"/>
            </w:pPr>
            <w:r>
              <w:t>1…247</w:t>
            </w:r>
          </w:p>
        </w:tc>
        <w:tc>
          <w:tcPr>
            <w:tcW w:w="4272" w:type="dxa"/>
          </w:tcPr>
          <w:p w:rsidR="004C6118" w:rsidRDefault="004C6118" w:rsidP="004C6118">
            <w:pPr>
              <w:jc w:val="center"/>
            </w:pPr>
            <w:r>
              <w:t>Slave Device Address</w:t>
            </w:r>
          </w:p>
        </w:tc>
      </w:tr>
      <w:tr w:rsidR="004C6118" w:rsidTr="004C6118">
        <w:trPr>
          <w:trHeight w:val="255"/>
        </w:trPr>
        <w:tc>
          <w:tcPr>
            <w:tcW w:w="1384" w:type="dxa"/>
          </w:tcPr>
          <w:p w:rsidR="004C6118" w:rsidRDefault="004C6118" w:rsidP="004C6118">
            <w:pPr>
              <w:jc w:val="center"/>
            </w:pPr>
            <w:r>
              <w:t>2</w:t>
            </w:r>
          </w:p>
        </w:tc>
        <w:tc>
          <w:tcPr>
            <w:tcW w:w="2268" w:type="dxa"/>
          </w:tcPr>
          <w:p w:rsidR="004C6118" w:rsidRDefault="004C6118" w:rsidP="004C6118">
            <w:pPr>
              <w:jc w:val="center"/>
            </w:pPr>
            <w:r>
              <w:t>3</w:t>
            </w:r>
          </w:p>
        </w:tc>
        <w:tc>
          <w:tcPr>
            <w:tcW w:w="4272" w:type="dxa"/>
          </w:tcPr>
          <w:p w:rsidR="004C6118" w:rsidRDefault="004C6118" w:rsidP="004C6118">
            <w:pPr>
              <w:jc w:val="center"/>
            </w:pPr>
            <w:r>
              <w:t>Function Code</w:t>
            </w:r>
          </w:p>
        </w:tc>
      </w:tr>
      <w:tr w:rsidR="004C6118" w:rsidTr="004C6118">
        <w:trPr>
          <w:trHeight w:val="255"/>
        </w:trPr>
        <w:tc>
          <w:tcPr>
            <w:tcW w:w="1384" w:type="dxa"/>
          </w:tcPr>
          <w:p w:rsidR="004C6118" w:rsidRDefault="004C6118" w:rsidP="004C6118">
            <w:pPr>
              <w:jc w:val="center"/>
            </w:pPr>
            <w:r>
              <w:t>3</w:t>
            </w:r>
          </w:p>
        </w:tc>
        <w:tc>
          <w:tcPr>
            <w:tcW w:w="2268" w:type="dxa"/>
          </w:tcPr>
          <w:p w:rsidR="004C6118" w:rsidRDefault="004C6118" w:rsidP="004C6118">
            <w:pPr>
              <w:jc w:val="center"/>
            </w:pPr>
            <w:r>
              <w:t>0…255</w:t>
            </w:r>
          </w:p>
        </w:tc>
        <w:tc>
          <w:tcPr>
            <w:tcW w:w="4272" w:type="dxa"/>
          </w:tcPr>
          <w:p w:rsidR="004C6118" w:rsidRDefault="004C6118" w:rsidP="004C6118">
            <w:pPr>
              <w:jc w:val="center"/>
            </w:pPr>
            <w:r>
              <w:t>Starting Address, High Byte</w:t>
            </w:r>
          </w:p>
        </w:tc>
      </w:tr>
      <w:tr w:rsidR="004C6118" w:rsidTr="004C6118">
        <w:trPr>
          <w:trHeight w:val="255"/>
        </w:trPr>
        <w:tc>
          <w:tcPr>
            <w:tcW w:w="1384" w:type="dxa"/>
          </w:tcPr>
          <w:p w:rsidR="004C6118" w:rsidRDefault="004C6118" w:rsidP="004C6118">
            <w:pPr>
              <w:jc w:val="center"/>
            </w:pPr>
            <w:r>
              <w:t>4</w:t>
            </w:r>
          </w:p>
        </w:tc>
        <w:tc>
          <w:tcPr>
            <w:tcW w:w="2268" w:type="dxa"/>
          </w:tcPr>
          <w:p w:rsidR="004C6118" w:rsidRDefault="004C6118" w:rsidP="004C6118">
            <w:pPr>
              <w:jc w:val="center"/>
            </w:pPr>
            <w:r>
              <w:t>0…255</w:t>
            </w:r>
          </w:p>
        </w:tc>
        <w:tc>
          <w:tcPr>
            <w:tcW w:w="4272" w:type="dxa"/>
          </w:tcPr>
          <w:p w:rsidR="004C6118" w:rsidRDefault="004C6118" w:rsidP="004C6118">
            <w:pPr>
              <w:jc w:val="center"/>
            </w:pPr>
            <w:r>
              <w:t>Starting Address, Low Byte</w:t>
            </w:r>
          </w:p>
        </w:tc>
      </w:tr>
      <w:tr w:rsidR="004C6118" w:rsidTr="004C6118">
        <w:trPr>
          <w:trHeight w:val="255"/>
        </w:trPr>
        <w:tc>
          <w:tcPr>
            <w:tcW w:w="1384" w:type="dxa"/>
          </w:tcPr>
          <w:p w:rsidR="004C6118" w:rsidRDefault="004C6118" w:rsidP="004C6118">
            <w:pPr>
              <w:jc w:val="center"/>
            </w:pPr>
            <w:r>
              <w:t>5</w:t>
            </w:r>
          </w:p>
        </w:tc>
        <w:tc>
          <w:tcPr>
            <w:tcW w:w="2268" w:type="dxa"/>
          </w:tcPr>
          <w:p w:rsidR="004C6118" w:rsidRDefault="004C6118" w:rsidP="004C6118">
            <w:pPr>
              <w:jc w:val="center"/>
            </w:pPr>
            <w:r>
              <w:t>0…255</w:t>
            </w:r>
          </w:p>
        </w:tc>
        <w:tc>
          <w:tcPr>
            <w:tcW w:w="4272" w:type="dxa"/>
          </w:tcPr>
          <w:p w:rsidR="004C6118" w:rsidRDefault="004C6118" w:rsidP="004C6118">
            <w:pPr>
              <w:jc w:val="center"/>
            </w:pPr>
            <w:r>
              <w:t>Number of Registers, High Byte</w:t>
            </w:r>
          </w:p>
        </w:tc>
      </w:tr>
      <w:tr w:rsidR="004C6118" w:rsidTr="004C6118">
        <w:trPr>
          <w:trHeight w:val="255"/>
        </w:trPr>
        <w:tc>
          <w:tcPr>
            <w:tcW w:w="1384" w:type="dxa"/>
          </w:tcPr>
          <w:p w:rsidR="004C6118" w:rsidRDefault="004C6118" w:rsidP="004C6118">
            <w:pPr>
              <w:jc w:val="center"/>
            </w:pPr>
            <w:r>
              <w:t>6</w:t>
            </w:r>
          </w:p>
        </w:tc>
        <w:tc>
          <w:tcPr>
            <w:tcW w:w="2268" w:type="dxa"/>
          </w:tcPr>
          <w:p w:rsidR="004C6118" w:rsidRDefault="004C6118" w:rsidP="004C6118">
            <w:pPr>
              <w:jc w:val="center"/>
            </w:pPr>
            <w:r>
              <w:t>0…255</w:t>
            </w:r>
          </w:p>
        </w:tc>
        <w:tc>
          <w:tcPr>
            <w:tcW w:w="4272" w:type="dxa"/>
          </w:tcPr>
          <w:p w:rsidR="004C6118" w:rsidRDefault="004C6118" w:rsidP="004C6118">
            <w:pPr>
              <w:jc w:val="center"/>
            </w:pPr>
            <w:r>
              <w:t>Number of Registers, Low Byte</w:t>
            </w:r>
          </w:p>
        </w:tc>
      </w:tr>
      <w:tr w:rsidR="004C6118" w:rsidTr="004C6118">
        <w:trPr>
          <w:trHeight w:val="255"/>
        </w:trPr>
        <w:tc>
          <w:tcPr>
            <w:tcW w:w="1384" w:type="dxa"/>
          </w:tcPr>
          <w:p w:rsidR="004C6118" w:rsidRDefault="004C6118" w:rsidP="004C6118">
            <w:pPr>
              <w:jc w:val="center"/>
            </w:pPr>
            <w:r>
              <w:t>7 (…8)</w:t>
            </w:r>
          </w:p>
        </w:tc>
        <w:tc>
          <w:tcPr>
            <w:tcW w:w="2268" w:type="dxa"/>
          </w:tcPr>
          <w:p w:rsidR="004C6118" w:rsidRDefault="004C6118" w:rsidP="004C6118">
            <w:pPr>
              <w:jc w:val="center"/>
            </w:pPr>
            <w:r>
              <w:t>LRC/CRC</w:t>
            </w:r>
          </w:p>
        </w:tc>
        <w:tc>
          <w:tcPr>
            <w:tcW w:w="4272" w:type="dxa"/>
          </w:tcPr>
          <w:p w:rsidR="004C6118" w:rsidRDefault="004C6118" w:rsidP="004C6118">
            <w:pPr>
              <w:jc w:val="center"/>
            </w:pPr>
            <w:r>
              <w:t>Error Check Value</w:t>
            </w:r>
          </w:p>
        </w:tc>
      </w:tr>
    </w:tbl>
    <w:p w:rsidR="004C6118" w:rsidRDefault="004C6118" w:rsidP="004C6118">
      <w:pPr>
        <w:pStyle w:val="Onderschrift"/>
      </w:pPr>
      <w:bookmarkStart w:id="225" w:name="_Toc379547867"/>
      <w:r>
        <w:t xml:space="preserve">Table </w:t>
      </w:r>
      <w:r w:rsidR="005C2FC8">
        <w:fldChar w:fldCharType="begin"/>
      </w:r>
      <w:r w:rsidR="005C2FC8">
        <w:instrText xml:space="preserve"> STYLEREF 1 \s </w:instrText>
      </w:r>
      <w:r w:rsidR="005C2FC8">
        <w:fldChar w:fldCharType="separate"/>
      </w:r>
      <w:r w:rsidR="00013DAE">
        <w:rPr>
          <w:noProof/>
        </w:rPr>
        <w:t>12</w:t>
      </w:r>
      <w:r w:rsidR="005C2FC8">
        <w:fldChar w:fldCharType="end"/>
      </w:r>
      <w:r w:rsidR="005C2FC8">
        <w:noBreakHyphen/>
      </w:r>
      <w:r w:rsidR="005C2FC8">
        <w:fldChar w:fldCharType="begin"/>
      </w:r>
      <w:r w:rsidR="005C2FC8">
        <w:instrText xml:space="preserve"> SEQ Table \* ARABIC \s 1 </w:instrText>
      </w:r>
      <w:r w:rsidR="005C2FC8">
        <w:fldChar w:fldCharType="separate"/>
      </w:r>
      <w:r w:rsidR="00013DAE">
        <w:rPr>
          <w:noProof/>
        </w:rPr>
        <w:t>9</w:t>
      </w:r>
      <w:r w:rsidR="005C2FC8">
        <w:fldChar w:fldCharType="end"/>
      </w:r>
      <w:r>
        <w:t>: Function 03 query structure</w:t>
      </w:r>
      <w:bookmarkEnd w:id="225"/>
    </w:p>
    <w:p w:rsidR="004C6118" w:rsidRDefault="004C6118" w:rsidP="007F4EEA"/>
    <w:p w:rsidR="004C6118" w:rsidRDefault="004C6118" w:rsidP="007F4EEA">
      <w:r>
        <w:t>After processing the query, the Modbus slave returns the 16 bit values of the requested holding registers. Because of the size of the holding registers, every register is coded with two bytes in the answering message. The first data byte contains the high byte, and the second the low byte of the register. The Modbus answer message starts with the slave device address and the function code </w:t>
      </w:r>
      <w:r>
        <w:rPr>
          <w:b/>
          <w:bCs/>
        </w:rPr>
        <w:t>03</w:t>
      </w:r>
      <w:r>
        <w:t>. The next byte is the number of data bytes that follow. This value is two times the number of registers returned. An error check is appended for the host to check if a communication error occurred</w:t>
      </w:r>
    </w:p>
    <w:p w:rsidR="004C6118" w:rsidRDefault="004C6118" w:rsidP="007F4EEA"/>
    <w:p w:rsidR="00900146" w:rsidRDefault="00900146" w:rsidP="00900146">
      <w:pPr>
        <w:pStyle w:val="Heading2"/>
      </w:pPr>
      <w:bookmarkStart w:id="226" w:name="_Toc379547784"/>
      <w:r>
        <w:t>Addressing (0- or 1-based)</w:t>
      </w:r>
      <w:bookmarkEnd w:id="226"/>
    </w:p>
    <w:p w:rsidR="00900146" w:rsidRDefault="00900146" w:rsidP="00900146">
      <w:r>
        <w:t>The addressing within the Modbus/TCP protocol (that is, the data within the physical</w:t>
      </w:r>
    </w:p>
    <w:p w:rsidR="00900146" w:rsidRDefault="00900146" w:rsidP="00900146">
      <w:proofErr w:type="gramStart"/>
      <w:r>
        <w:t>packet</w:t>
      </w:r>
      <w:proofErr w:type="gramEnd"/>
      <w:r>
        <w:t>) is 0-based, meaning the first element/item to be accessed is referenced by address</w:t>
      </w:r>
    </w:p>
    <w:p w:rsidR="00900146" w:rsidRDefault="00900146" w:rsidP="00900146">
      <w:r>
        <w:t>0. The Modbus standard for handling and displaying the data is 1-based, meaning the</w:t>
      </w:r>
    </w:p>
    <w:p w:rsidR="00900146" w:rsidRDefault="00900146" w:rsidP="00900146">
      <w:proofErr w:type="gramStart"/>
      <w:r>
        <w:t>first</w:t>
      </w:r>
      <w:proofErr w:type="gramEnd"/>
      <w:r>
        <w:t xml:space="preserve"> element/data item to be access is referenced by address 1.</w:t>
      </w:r>
    </w:p>
    <w:p w:rsidR="00900146" w:rsidRDefault="00900146" w:rsidP="00900146">
      <w:r>
        <w:t>Most client applications handle this by having the user enter the 1-based number, and</w:t>
      </w:r>
    </w:p>
    <w:p w:rsidR="00900146" w:rsidRDefault="00900146" w:rsidP="00900146">
      <w:proofErr w:type="gramStart"/>
      <w:r>
        <w:t>then</w:t>
      </w:r>
      <w:proofErr w:type="gramEnd"/>
      <w:r>
        <w:t xml:space="preserve"> subtract 1 to revert to the 0-based addressing required at the protocol level.</w:t>
      </w:r>
    </w:p>
    <w:p w:rsidR="00900146" w:rsidRDefault="00900146" w:rsidP="00900146">
      <w:r>
        <w:t>Some client applications allow the user to enter the 0-based number, or a combination,</w:t>
      </w:r>
    </w:p>
    <w:p w:rsidR="00900146" w:rsidRDefault="00900146" w:rsidP="00900146">
      <w:proofErr w:type="gramStart"/>
      <w:r>
        <w:t>depending</w:t>
      </w:r>
      <w:proofErr w:type="gramEnd"/>
      <w:r>
        <w:t xml:space="preserve"> on how it is configured.</w:t>
      </w:r>
    </w:p>
    <w:p w:rsidR="00900146" w:rsidRDefault="00900146" w:rsidP="00900146">
      <w:r>
        <w:t>The addresses defined within the following table are 1-based, as the majority of the client</w:t>
      </w:r>
    </w:p>
    <w:p w:rsidR="00900146" w:rsidRDefault="00900146" w:rsidP="00900146">
      <w:proofErr w:type="gramStart"/>
      <w:r>
        <w:t>applications</w:t>
      </w:r>
      <w:proofErr w:type="gramEnd"/>
      <w:r>
        <w:t xml:space="preserve"> work with this method.</w:t>
      </w:r>
    </w:p>
    <w:p w:rsidR="00900146" w:rsidRDefault="00900146" w:rsidP="00900146"/>
    <w:p w:rsidR="00900146" w:rsidRPr="00900146" w:rsidRDefault="00900146" w:rsidP="00900146">
      <w:r>
        <w:t xml:space="preserve">Assumptions: When looking at a client’s Modbus-layout you can note a view things. For example the register starts with 40017. In this case it will be likely that you can subtract 40001 and you will have the address to put in the </w:t>
      </w:r>
      <w:proofErr w:type="spellStart"/>
      <w:r>
        <w:t>sensorlist</w:t>
      </w:r>
      <w:proofErr w:type="spellEnd"/>
      <w:r>
        <w:t>. Also when you get an excel-sheet with a range like 1, 17, 538, etc. it is likely that you can add that address as the right Modbus address assuming you use the right function code. If however you see 0-based, a start address of 30000 or something, it will be most likely you will have to subtract 1 from the address. Nonetheless, always check with the manufacturer!</w:t>
      </w:r>
    </w:p>
    <w:p w:rsidR="004C6118" w:rsidRDefault="00613A6C" w:rsidP="00613A6C">
      <w:pPr>
        <w:pStyle w:val="Heading2"/>
      </w:pPr>
      <w:bookmarkStart w:id="227" w:name="_Toc379547785"/>
      <w:r>
        <w:t>Understanding Raw Data</w:t>
      </w:r>
      <w:bookmarkEnd w:id="227"/>
    </w:p>
    <w:p w:rsidR="00613A6C" w:rsidRDefault="00613A6C" w:rsidP="00613A6C">
      <w:r>
        <w:t xml:space="preserve">When troubleshooting problems, it can be helpful to see the actual raw data being transmitted. Long strings of ones and zeroes are difficult to read, so the bits are combined </w:t>
      </w:r>
      <w:r>
        <w:lastRenderedPageBreak/>
        <w:t>and shown in hexadecimal. Each block of 4 bits is represented by one of the sixteen characters from 0 to F.</w:t>
      </w:r>
    </w:p>
    <w:p w:rsidR="00613A6C" w:rsidRDefault="00613A6C" w:rsidP="00613A6C"/>
    <w:p w:rsidR="00613A6C" w:rsidRDefault="00613A6C" w:rsidP="00613A6C">
      <w:r>
        <w:t>Each block of 8 bits (called a byte) is represented by one of the 256 character pairs from 00 to FF.</w:t>
      </w:r>
    </w:p>
    <w:p w:rsidR="00613A6C" w:rsidRDefault="00613A6C" w:rsidP="00613A6C"/>
    <w:p w:rsidR="00613A6C" w:rsidRDefault="00613A6C" w:rsidP="00613A6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2"/>
        <w:gridCol w:w="2322"/>
        <w:gridCol w:w="2322"/>
        <w:gridCol w:w="2322"/>
      </w:tblGrid>
      <w:tr w:rsidR="00613A6C" w:rsidTr="00613A6C">
        <w:trPr>
          <w:trHeight w:val="255"/>
        </w:trPr>
        <w:tc>
          <w:tcPr>
            <w:tcW w:w="1250" w:type="pct"/>
            <w:shd w:val="clear" w:color="auto" w:fill="0C0C0C"/>
          </w:tcPr>
          <w:p w:rsidR="00613A6C" w:rsidRPr="00576C19" w:rsidRDefault="00613A6C" w:rsidP="00613A6C">
            <w:pPr>
              <w:jc w:val="center"/>
              <w:rPr>
                <w:b/>
              </w:rPr>
            </w:pPr>
          </w:p>
        </w:tc>
        <w:tc>
          <w:tcPr>
            <w:tcW w:w="1250" w:type="pct"/>
            <w:shd w:val="clear" w:color="auto" w:fill="0C0C0C"/>
          </w:tcPr>
          <w:p w:rsidR="00613A6C" w:rsidRPr="00576C19" w:rsidRDefault="00613A6C" w:rsidP="00613A6C">
            <w:pPr>
              <w:jc w:val="center"/>
              <w:rPr>
                <w:b/>
              </w:rPr>
            </w:pPr>
          </w:p>
        </w:tc>
        <w:tc>
          <w:tcPr>
            <w:tcW w:w="1250" w:type="pct"/>
            <w:shd w:val="clear" w:color="auto" w:fill="0C0C0C"/>
          </w:tcPr>
          <w:p w:rsidR="00613A6C" w:rsidRDefault="00613A6C" w:rsidP="00613A6C">
            <w:pPr>
              <w:jc w:val="center"/>
              <w:rPr>
                <w:b/>
              </w:rPr>
            </w:pPr>
          </w:p>
        </w:tc>
        <w:tc>
          <w:tcPr>
            <w:tcW w:w="1250" w:type="pct"/>
            <w:shd w:val="clear" w:color="auto" w:fill="0C0C0C"/>
          </w:tcPr>
          <w:p w:rsidR="00613A6C" w:rsidRDefault="00613A6C" w:rsidP="00613A6C">
            <w:pPr>
              <w:jc w:val="center"/>
              <w:rPr>
                <w:b/>
              </w:rPr>
            </w:pPr>
          </w:p>
        </w:tc>
      </w:tr>
      <w:tr w:rsidR="00613A6C" w:rsidTr="00613A6C">
        <w:trPr>
          <w:trHeight w:val="255"/>
        </w:trPr>
        <w:tc>
          <w:tcPr>
            <w:tcW w:w="1250" w:type="pct"/>
          </w:tcPr>
          <w:p w:rsidR="00613A6C" w:rsidRDefault="00613A6C" w:rsidP="00613A6C">
            <w:pPr>
              <w:jc w:val="center"/>
            </w:pPr>
            <w:r>
              <w:t>0000=0</w:t>
            </w:r>
          </w:p>
        </w:tc>
        <w:tc>
          <w:tcPr>
            <w:tcW w:w="1250" w:type="pct"/>
          </w:tcPr>
          <w:p w:rsidR="00613A6C" w:rsidRDefault="00613A6C" w:rsidP="00613A6C">
            <w:pPr>
              <w:jc w:val="center"/>
            </w:pPr>
            <w:r>
              <w:t>0001=1</w:t>
            </w:r>
          </w:p>
        </w:tc>
        <w:tc>
          <w:tcPr>
            <w:tcW w:w="1250" w:type="pct"/>
          </w:tcPr>
          <w:p w:rsidR="00613A6C" w:rsidRDefault="00613A6C" w:rsidP="00613A6C">
            <w:pPr>
              <w:jc w:val="center"/>
            </w:pPr>
            <w:r>
              <w:t>0010=2</w:t>
            </w:r>
          </w:p>
        </w:tc>
        <w:tc>
          <w:tcPr>
            <w:tcW w:w="1250" w:type="pct"/>
          </w:tcPr>
          <w:p w:rsidR="00613A6C" w:rsidRDefault="00613A6C" w:rsidP="00613A6C">
            <w:pPr>
              <w:jc w:val="center"/>
            </w:pPr>
            <w:r>
              <w:t>0011=3</w:t>
            </w:r>
          </w:p>
        </w:tc>
      </w:tr>
      <w:tr w:rsidR="00613A6C" w:rsidTr="00613A6C">
        <w:trPr>
          <w:trHeight w:val="255"/>
        </w:trPr>
        <w:tc>
          <w:tcPr>
            <w:tcW w:w="1250" w:type="pct"/>
          </w:tcPr>
          <w:p w:rsidR="00613A6C" w:rsidRDefault="00613A6C" w:rsidP="00613A6C">
            <w:pPr>
              <w:jc w:val="center"/>
            </w:pPr>
            <w:r>
              <w:t>0100=4</w:t>
            </w:r>
          </w:p>
        </w:tc>
        <w:tc>
          <w:tcPr>
            <w:tcW w:w="1250" w:type="pct"/>
          </w:tcPr>
          <w:p w:rsidR="00613A6C" w:rsidRDefault="00613A6C" w:rsidP="00613A6C">
            <w:pPr>
              <w:jc w:val="center"/>
            </w:pPr>
            <w:r>
              <w:t>0101=5</w:t>
            </w:r>
          </w:p>
        </w:tc>
        <w:tc>
          <w:tcPr>
            <w:tcW w:w="1250" w:type="pct"/>
          </w:tcPr>
          <w:p w:rsidR="00613A6C" w:rsidRDefault="00613A6C" w:rsidP="00613A6C">
            <w:pPr>
              <w:jc w:val="center"/>
            </w:pPr>
            <w:r>
              <w:t>0110=6</w:t>
            </w:r>
          </w:p>
        </w:tc>
        <w:tc>
          <w:tcPr>
            <w:tcW w:w="1250" w:type="pct"/>
          </w:tcPr>
          <w:p w:rsidR="00613A6C" w:rsidRDefault="00613A6C" w:rsidP="00613A6C">
            <w:pPr>
              <w:jc w:val="center"/>
            </w:pPr>
            <w:r>
              <w:t>0111=7</w:t>
            </w:r>
          </w:p>
        </w:tc>
      </w:tr>
      <w:tr w:rsidR="00613A6C" w:rsidTr="00613A6C">
        <w:trPr>
          <w:trHeight w:val="255"/>
        </w:trPr>
        <w:tc>
          <w:tcPr>
            <w:tcW w:w="1250" w:type="pct"/>
          </w:tcPr>
          <w:p w:rsidR="00613A6C" w:rsidRDefault="00613A6C" w:rsidP="00613A6C">
            <w:pPr>
              <w:jc w:val="center"/>
            </w:pPr>
            <w:r>
              <w:t>1000=8</w:t>
            </w:r>
          </w:p>
        </w:tc>
        <w:tc>
          <w:tcPr>
            <w:tcW w:w="1250" w:type="pct"/>
          </w:tcPr>
          <w:p w:rsidR="00613A6C" w:rsidRDefault="00613A6C" w:rsidP="00613A6C">
            <w:pPr>
              <w:jc w:val="center"/>
            </w:pPr>
            <w:r>
              <w:t>1001=9</w:t>
            </w:r>
          </w:p>
        </w:tc>
        <w:tc>
          <w:tcPr>
            <w:tcW w:w="1250" w:type="pct"/>
          </w:tcPr>
          <w:p w:rsidR="00613A6C" w:rsidRDefault="00613A6C" w:rsidP="00613A6C">
            <w:pPr>
              <w:jc w:val="center"/>
            </w:pPr>
            <w:r>
              <w:t>1010=A</w:t>
            </w:r>
          </w:p>
        </w:tc>
        <w:tc>
          <w:tcPr>
            <w:tcW w:w="1250" w:type="pct"/>
          </w:tcPr>
          <w:p w:rsidR="00613A6C" w:rsidRDefault="00613A6C" w:rsidP="00613A6C">
            <w:pPr>
              <w:jc w:val="center"/>
            </w:pPr>
            <w:r>
              <w:t>1011=B</w:t>
            </w:r>
          </w:p>
        </w:tc>
      </w:tr>
      <w:tr w:rsidR="00613A6C" w:rsidTr="00613A6C">
        <w:trPr>
          <w:trHeight w:val="255"/>
        </w:trPr>
        <w:tc>
          <w:tcPr>
            <w:tcW w:w="1250" w:type="pct"/>
          </w:tcPr>
          <w:p w:rsidR="00613A6C" w:rsidRDefault="00613A6C" w:rsidP="00613A6C">
            <w:pPr>
              <w:jc w:val="center"/>
            </w:pPr>
            <w:r>
              <w:t>1100=C</w:t>
            </w:r>
          </w:p>
        </w:tc>
        <w:tc>
          <w:tcPr>
            <w:tcW w:w="1250" w:type="pct"/>
          </w:tcPr>
          <w:p w:rsidR="00613A6C" w:rsidRDefault="00613A6C" w:rsidP="00613A6C">
            <w:pPr>
              <w:jc w:val="center"/>
            </w:pPr>
            <w:r>
              <w:t>1101=D</w:t>
            </w:r>
          </w:p>
        </w:tc>
        <w:tc>
          <w:tcPr>
            <w:tcW w:w="1250" w:type="pct"/>
          </w:tcPr>
          <w:p w:rsidR="00613A6C" w:rsidRDefault="00613A6C" w:rsidP="00613A6C">
            <w:pPr>
              <w:jc w:val="center"/>
            </w:pPr>
            <w:r>
              <w:t>1110=E</w:t>
            </w:r>
          </w:p>
        </w:tc>
        <w:tc>
          <w:tcPr>
            <w:tcW w:w="1250" w:type="pct"/>
          </w:tcPr>
          <w:p w:rsidR="00613A6C" w:rsidRDefault="00613A6C" w:rsidP="00613A6C">
            <w:pPr>
              <w:jc w:val="center"/>
            </w:pPr>
            <w:r>
              <w:t>1111=F</w:t>
            </w:r>
          </w:p>
        </w:tc>
      </w:tr>
    </w:tbl>
    <w:p w:rsidR="00613A6C" w:rsidRDefault="00A4227F" w:rsidP="00A4227F">
      <w:pPr>
        <w:pStyle w:val="Onderschrift"/>
      </w:pPr>
      <w:bookmarkStart w:id="228" w:name="_Toc379547868"/>
      <w:r>
        <w:t xml:space="preserve">Table </w:t>
      </w:r>
      <w:r w:rsidR="005C2FC8">
        <w:fldChar w:fldCharType="begin"/>
      </w:r>
      <w:r w:rsidR="005C2FC8">
        <w:instrText xml:space="preserve"> STYLEREF 1 \s </w:instrText>
      </w:r>
      <w:r w:rsidR="005C2FC8">
        <w:fldChar w:fldCharType="separate"/>
      </w:r>
      <w:r w:rsidR="00013DAE">
        <w:rPr>
          <w:noProof/>
        </w:rPr>
        <w:t>12</w:t>
      </w:r>
      <w:r w:rsidR="005C2FC8">
        <w:fldChar w:fldCharType="end"/>
      </w:r>
      <w:r w:rsidR="005C2FC8">
        <w:noBreakHyphen/>
      </w:r>
      <w:r w:rsidR="005C2FC8">
        <w:fldChar w:fldCharType="begin"/>
      </w:r>
      <w:r w:rsidR="005C2FC8">
        <w:instrText xml:space="preserve"> SEQ Table \* ARABIC \s 1 </w:instrText>
      </w:r>
      <w:r w:rsidR="005C2FC8">
        <w:fldChar w:fldCharType="separate"/>
      </w:r>
      <w:r w:rsidR="00013DAE">
        <w:rPr>
          <w:noProof/>
        </w:rPr>
        <w:t>10</w:t>
      </w:r>
      <w:r w:rsidR="005C2FC8">
        <w:fldChar w:fldCharType="end"/>
      </w:r>
      <w:r>
        <w:t>: Hexadecimal values</w:t>
      </w:r>
      <w:bookmarkEnd w:id="228"/>
    </w:p>
    <w:p w:rsidR="00A4227F" w:rsidRDefault="00A4227F" w:rsidP="00A4227F">
      <w:pPr>
        <w:pStyle w:val="Heading3"/>
      </w:pPr>
      <w:bookmarkStart w:id="229" w:name="_Toc379547786"/>
      <w:r>
        <w:t>How is data stored in Standard Modbus?</w:t>
      </w:r>
      <w:bookmarkEnd w:id="229"/>
      <w:r>
        <w:t xml:space="preserve"> </w:t>
      </w:r>
    </w:p>
    <w:p w:rsidR="00A4227F" w:rsidRDefault="00A4227F" w:rsidP="00A4227F">
      <w:pPr>
        <w:rPr>
          <w:lang w:val="en-US" w:eastAsia="nl-NL"/>
        </w:rPr>
      </w:pPr>
      <w:r w:rsidRPr="00A4227F">
        <w:rPr>
          <w:lang w:val="en-US" w:eastAsia="nl-NL"/>
        </w:rPr>
        <w:t xml:space="preserve">Information is stored in the Slave device in four different tables. Two tables store on/off discrete values (coils) and two store numerical values (registers). The coils and registers each have a read-only table and read-write table. </w:t>
      </w:r>
    </w:p>
    <w:p w:rsidR="007E0E28" w:rsidRPr="00A4227F" w:rsidRDefault="007E0E28" w:rsidP="00A4227F">
      <w:pPr>
        <w:rPr>
          <w:lang w:val="en-US" w:eastAsia="nl-NL"/>
        </w:rPr>
      </w:pPr>
    </w:p>
    <w:p w:rsidR="00A4227F" w:rsidRPr="00A4227F" w:rsidRDefault="00A4227F" w:rsidP="00A4227F">
      <w:pPr>
        <w:rPr>
          <w:lang w:val="en-US" w:eastAsia="nl-NL"/>
        </w:rPr>
      </w:pPr>
      <w:r w:rsidRPr="00A4227F">
        <w:rPr>
          <w:lang w:val="en-US" w:eastAsia="nl-NL"/>
        </w:rPr>
        <w:t>Each table has 9999 values.</w:t>
      </w:r>
      <w:r w:rsidRPr="00A4227F">
        <w:rPr>
          <w:lang w:val="en-US" w:eastAsia="nl-NL"/>
        </w:rPr>
        <w:br/>
        <w:t>Each coil or contact is 1 bit and assigned a data address between 0000 and 270E.</w:t>
      </w:r>
      <w:r w:rsidRPr="00A4227F">
        <w:rPr>
          <w:lang w:val="en-US" w:eastAsia="nl-NL"/>
        </w:rPr>
        <w:br/>
        <w:t>Each register is 1 word = 16 bits = 2 bytes and also has data address between 0000 and 270E.</w:t>
      </w:r>
    </w:p>
    <w:p w:rsidR="00A4227F" w:rsidRPr="00A4227F" w:rsidRDefault="00A4227F" w:rsidP="00A4227F">
      <w:pPr>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984"/>
        <w:gridCol w:w="1702"/>
        <w:gridCol w:w="3509"/>
      </w:tblGrid>
      <w:tr w:rsidR="00A4227F" w:rsidRPr="00A4227F" w:rsidTr="00A4227F">
        <w:trPr>
          <w:trHeight w:val="255"/>
        </w:trPr>
        <w:tc>
          <w:tcPr>
            <w:tcW w:w="1127" w:type="pct"/>
            <w:shd w:val="clear" w:color="auto" w:fill="0C0C0C"/>
          </w:tcPr>
          <w:p w:rsidR="00A4227F" w:rsidRPr="00A4227F" w:rsidRDefault="00A4227F" w:rsidP="00A4227F">
            <w:pPr>
              <w:jc w:val="center"/>
              <w:rPr>
                <w:b/>
                <w:lang w:val="es-ES"/>
              </w:rPr>
            </w:pPr>
            <w:proofErr w:type="spellStart"/>
            <w:r w:rsidRPr="00A4227F">
              <w:rPr>
                <w:b/>
                <w:lang w:val="es-ES"/>
              </w:rPr>
              <w:t>Coil</w:t>
            </w:r>
            <w:proofErr w:type="spellEnd"/>
            <w:r w:rsidRPr="00A4227F">
              <w:rPr>
                <w:b/>
                <w:lang w:val="es-ES"/>
              </w:rPr>
              <w:t xml:space="preserve">/Reg. </w:t>
            </w:r>
            <w:proofErr w:type="spellStart"/>
            <w:r>
              <w:rPr>
                <w:b/>
                <w:lang w:val="es-ES"/>
              </w:rPr>
              <w:t>Numbers</w:t>
            </w:r>
            <w:proofErr w:type="spellEnd"/>
          </w:p>
        </w:tc>
        <w:tc>
          <w:tcPr>
            <w:tcW w:w="1068" w:type="pct"/>
            <w:shd w:val="clear" w:color="auto" w:fill="0C0C0C"/>
          </w:tcPr>
          <w:p w:rsidR="00A4227F" w:rsidRPr="00A4227F" w:rsidRDefault="00A4227F" w:rsidP="00B1155A">
            <w:pPr>
              <w:jc w:val="center"/>
              <w:rPr>
                <w:b/>
                <w:lang w:val="es-ES"/>
              </w:rPr>
            </w:pPr>
            <w:r>
              <w:rPr>
                <w:b/>
                <w:lang w:val="es-ES"/>
              </w:rPr>
              <w:t xml:space="preserve">Data </w:t>
            </w:r>
            <w:proofErr w:type="spellStart"/>
            <w:r>
              <w:rPr>
                <w:b/>
                <w:lang w:val="es-ES"/>
              </w:rPr>
              <w:t>Addresses</w:t>
            </w:r>
            <w:proofErr w:type="spellEnd"/>
          </w:p>
        </w:tc>
        <w:tc>
          <w:tcPr>
            <w:tcW w:w="916" w:type="pct"/>
            <w:shd w:val="clear" w:color="auto" w:fill="0C0C0C"/>
          </w:tcPr>
          <w:p w:rsidR="00A4227F" w:rsidRPr="00A4227F" w:rsidRDefault="00A4227F" w:rsidP="00B1155A">
            <w:pPr>
              <w:jc w:val="center"/>
              <w:rPr>
                <w:b/>
                <w:lang w:val="es-ES"/>
              </w:rPr>
            </w:pPr>
            <w:proofErr w:type="spellStart"/>
            <w:r>
              <w:rPr>
                <w:b/>
                <w:lang w:val="es-ES"/>
              </w:rPr>
              <w:t>Type</w:t>
            </w:r>
            <w:proofErr w:type="spellEnd"/>
          </w:p>
        </w:tc>
        <w:tc>
          <w:tcPr>
            <w:tcW w:w="1890" w:type="pct"/>
            <w:shd w:val="clear" w:color="auto" w:fill="0C0C0C"/>
          </w:tcPr>
          <w:p w:rsidR="00A4227F" w:rsidRPr="00A4227F" w:rsidRDefault="00A4227F" w:rsidP="00B1155A">
            <w:pPr>
              <w:jc w:val="center"/>
              <w:rPr>
                <w:b/>
                <w:lang w:val="es-ES"/>
              </w:rPr>
            </w:pPr>
            <w:proofErr w:type="spellStart"/>
            <w:r>
              <w:rPr>
                <w:b/>
                <w:lang w:val="es-ES"/>
              </w:rPr>
              <w:t>Table</w:t>
            </w:r>
            <w:proofErr w:type="spellEnd"/>
            <w:r>
              <w:rPr>
                <w:b/>
                <w:lang w:val="es-ES"/>
              </w:rPr>
              <w:t xml:space="preserve"> </w:t>
            </w:r>
            <w:proofErr w:type="spellStart"/>
            <w:r>
              <w:rPr>
                <w:b/>
                <w:lang w:val="es-ES"/>
              </w:rPr>
              <w:t>Name</w:t>
            </w:r>
            <w:proofErr w:type="spellEnd"/>
          </w:p>
        </w:tc>
      </w:tr>
      <w:tr w:rsidR="00A4227F" w:rsidRPr="00A4227F" w:rsidTr="00A4227F">
        <w:trPr>
          <w:trHeight w:val="255"/>
        </w:trPr>
        <w:tc>
          <w:tcPr>
            <w:tcW w:w="1127" w:type="pct"/>
          </w:tcPr>
          <w:p w:rsidR="00A4227F" w:rsidRPr="00A4227F" w:rsidRDefault="00A4227F" w:rsidP="00B1155A">
            <w:pPr>
              <w:jc w:val="center"/>
              <w:rPr>
                <w:lang w:val="es-ES"/>
              </w:rPr>
            </w:pPr>
            <w:r>
              <w:rPr>
                <w:lang w:val="es-ES"/>
              </w:rPr>
              <w:t>1-9999</w:t>
            </w:r>
          </w:p>
        </w:tc>
        <w:tc>
          <w:tcPr>
            <w:tcW w:w="1068" w:type="pct"/>
          </w:tcPr>
          <w:p w:rsidR="00A4227F" w:rsidRPr="00A4227F" w:rsidRDefault="00A4227F" w:rsidP="00B1155A">
            <w:pPr>
              <w:jc w:val="center"/>
              <w:rPr>
                <w:lang w:val="es-ES"/>
              </w:rPr>
            </w:pPr>
            <w:r>
              <w:rPr>
                <w:lang w:val="es-ES"/>
              </w:rPr>
              <w:t>0000-270E</w:t>
            </w:r>
          </w:p>
        </w:tc>
        <w:tc>
          <w:tcPr>
            <w:tcW w:w="916" w:type="pct"/>
          </w:tcPr>
          <w:p w:rsidR="00A4227F" w:rsidRPr="00A4227F" w:rsidRDefault="00A4227F" w:rsidP="00B1155A">
            <w:pPr>
              <w:jc w:val="center"/>
              <w:rPr>
                <w:lang w:val="es-ES"/>
              </w:rPr>
            </w:pPr>
            <w:proofErr w:type="spellStart"/>
            <w:r>
              <w:rPr>
                <w:lang w:val="es-ES"/>
              </w:rPr>
              <w:t>Read</w:t>
            </w:r>
            <w:proofErr w:type="spellEnd"/>
            <w:r>
              <w:rPr>
                <w:lang w:val="es-ES"/>
              </w:rPr>
              <w:t>/</w:t>
            </w:r>
            <w:proofErr w:type="spellStart"/>
            <w:r>
              <w:rPr>
                <w:lang w:val="es-ES"/>
              </w:rPr>
              <w:t>Write</w:t>
            </w:r>
            <w:proofErr w:type="spellEnd"/>
          </w:p>
        </w:tc>
        <w:tc>
          <w:tcPr>
            <w:tcW w:w="1890" w:type="pct"/>
          </w:tcPr>
          <w:p w:rsidR="00A4227F" w:rsidRPr="00A4227F" w:rsidRDefault="00A4227F" w:rsidP="00B1155A">
            <w:pPr>
              <w:jc w:val="center"/>
              <w:rPr>
                <w:lang w:val="es-ES"/>
              </w:rPr>
            </w:pPr>
            <w:proofErr w:type="spellStart"/>
            <w:r>
              <w:rPr>
                <w:lang w:val="es-ES"/>
              </w:rPr>
              <w:t>Discrete</w:t>
            </w:r>
            <w:proofErr w:type="spellEnd"/>
            <w:r>
              <w:rPr>
                <w:lang w:val="es-ES"/>
              </w:rPr>
              <w:t xml:space="preserve"> Output </w:t>
            </w:r>
            <w:proofErr w:type="spellStart"/>
            <w:r>
              <w:rPr>
                <w:lang w:val="es-ES"/>
              </w:rPr>
              <w:t>Coil</w:t>
            </w:r>
            <w:proofErr w:type="spellEnd"/>
          </w:p>
        </w:tc>
      </w:tr>
      <w:tr w:rsidR="00A4227F" w:rsidRPr="00A4227F" w:rsidTr="00A4227F">
        <w:trPr>
          <w:trHeight w:val="255"/>
        </w:trPr>
        <w:tc>
          <w:tcPr>
            <w:tcW w:w="1127" w:type="pct"/>
          </w:tcPr>
          <w:p w:rsidR="00A4227F" w:rsidRPr="00A4227F" w:rsidRDefault="00A4227F" w:rsidP="00B1155A">
            <w:pPr>
              <w:jc w:val="center"/>
              <w:rPr>
                <w:lang w:val="es-ES"/>
              </w:rPr>
            </w:pPr>
            <w:r>
              <w:rPr>
                <w:lang w:val="es-ES"/>
              </w:rPr>
              <w:t>10001-19999</w:t>
            </w:r>
          </w:p>
        </w:tc>
        <w:tc>
          <w:tcPr>
            <w:tcW w:w="1068" w:type="pct"/>
          </w:tcPr>
          <w:p w:rsidR="00A4227F" w:rsidRPr="00A4227F" w:rsidRDefault="00A4227F" w:rsidP="00B1155A">
            <w:pPr>
              <w:jc w:val="center"/>
              <w:rPr>
                <w:lang w:val="es-ES"/>
              </w:rPr>
            </w:pPr>
            <w:r>
              <w:rPr>
                <w:lang w:val="es-ES"/>
              </w:rPr>
              <w:t>0000-270E</w:t>
            </w:r>
          </w:p>
        </w:tc>
        <w:tc>
          <w:tcPr>
            <w:tcW w:w="916" w:type="pct"/>
          </w:tcPr>
          <w:p w:rsidR="00A4227F" w:rsidRPr="00A4227F" w:rsidRDefault="00A4227F" w:rsidP="00B1155A">
            <w:pPr>
              <w:jc w:val="center"/>
              <w:rPr>
                <w:lang w:val="es-ES"/>
              </w:rPr>
            </w:pPr>
            <w:proofErr w:type="spellStart"/>
            <w:r>
              <w:rPr>
                <w:lang w:val="es-ES"/>
              </w:rPr>
              <w:t>Read-Only</w:t>
            </w:r>
            <w:proofErr w:type="spellEnd"/>
          </w:p>
        </w:tc>
        <w:tc>
          <w:tcPr>
            <w:tcW w:w="1890" w:type="pct"/>
          </w:tcPr>
          <w:p w:rsidR="00A4227F" w:rsidRPr="00A4227F" w:rsidRDefault="00A4227F" w:rsidP="00B1155A">
            <w:pPr>
              <w:jc w:val="center"/>
              <w:rPr>
                <w:lang w:val="es-ES"/>
              </w:rPr>
            </w:pPr>
            <w:proofErr w:type="spellStart"/>
            <w:r>
              <w:rPr>
                <w:lang w:val="es-ES"/>
              </w:rPr>
              <w:t>Discrete</w:t>
            </w:r>
            <w:proofErr w:type="spellEnd"/>
            <w:r>
              <w:rPr>
                <w:lang w:val="es-ES"/>
              </w:rPr>
              <w:t xml:space="preserve"> Input </w:t>
            </w:r>
            <w:proofErr w:type="spellStart"/>
            <w:r>
              <w:rPr>
                <w:lang w:val="es-ES"/>
              </w:rPr>
              <w:t>Contacts</w:t>
            </w:r>
            <w:proofErr w:type="spellEnd"/>
          </w:p>
        </w:tc>
      </w:tr>
      <w:tr w:rsidR="00A4227F" w:rsidRPr="00A4227F" w:rsidTr="00A4227F">
        <w:trPr>
          <w:trHeight w:val="255"/>
        </w:trPr>
        <w:tc>
          <w:tcPr>
            <w:tcW w:w="1127" w:type="pct"/>
          </w:tcPr>
          <w:p w:rsidR="00A4227F" w:rsidRPr="00A4227F" w:rsidRDefault="00A4227F" w:rsidP="00B1155A">
            <w:pPr>
              <w:jc w:val="center"/>
              <w:rPr>
                <w:lang w:val="es-ES"/>
              </w:rPr>
            </w:pPr>
            <w:r>
              <w:rPr>
                <w:lang w:val="es-ES"/>
              </w:rPr>
              <w:t>30001-39999</w:t>
            </w:r>
          </w:p>
        </w:tc>
        <w:tc>
          <w:tcPr>
            <w:tcW w:w="1068" w:type="pct"/>
          </w:tcPr>
          <w:p w:rsidR="00A4227F" w:rsidRPr="00A4227F" w:rsidRDefault="00A4227F" w:rsidP="00B1155A">
            <w:pPr>
              <w:jc w:val="center"/>
              <w:rPr>
                <w:lang w:val="es-ES"/>
              </w:rPr>
            </w:pPr>
            <w:r>
              <w:rPr>
                <w:lang w:val="es-ES"/>
              </w:rPr>
              <w:t>0000-270E</w:t>
            </w:r>
          </w:p>
        </w:tc>
        <w:tc>
          <w:tcPr>
            <w:tcW w:w="916" w:type="pct"/>
          </w:tcPr>
          <w:p w:rsidR="00A4227F" w:rsidRPr="00A4227F" w:rsidRDefault="00A4227F" w:rsidP="00B1155A">
            <w:pPr>
              <w:jc w:val="center"/>
              <w:rPr>
                <w:lang w:val="es-ES"/>
              </w:rPr>
            </w:pPr>
            <w:proofErr w:type="spellStart"/>
            <w:r>
              <w:rPr>
                <w:lang w:val="es-ES"/>
              </w:rPr>
              <w:t>Read-Only</w:t>
            </w:r>
            <w:proofErr w:type="spellEnd"/>
          </w:p>
        </w:tc>
        <w:tc>
          <w:tcPr>
            <w:tcW w:w="1890" w:type="pct"/>
          </w:tcPr>
          <w:p w:rsidR="00A4227F" w:rsidRPr="00A4227F" w:rsidRDefault="00A4227F" w:rsidP="00B1155A">
            <w:pPr>
              <w:jc w:val="center"/>
              <w:rPr>
                <w:lang w:val="es-ES"/>
              </w:rPr>
            </w:pPr>
            <w:proofErr w:type="spellStart"/>
            <w:r>
              <w:rPr>
                <w:lang w:val="es-ES"/>
              </w:rPr>
              <w:t>Analog</w:t>
            </w:r>
            <w:proofErr w:type="spellEnd"/>
            <w:r>
              <w:rPr>
                <w:lang w:val="es-ES"/>
              </w:rPr>
              <w:t xml:space="preserve"> Input </w:t>
            </w:r>
            <w:proofErr w:type="spellStart"/>
            <w:r>
              <w:rPr>
                <w:lang w:val="es-ES"/>
              </w:rPr>
              <w:t>Registers</w:t>
            </w:r>
            <w:proofErr w:type="spellEnd"/>
          </w:p>
        </w:tc>
      </w:tr>
      <w:tr w:rsidR="00A4227F" w:rsidRPr="00A4227F" w:rsidTr="00A4227F">
        <w:trPr>
          <w:trHeight w:val="255"/>
        </w:trPr>
        <w:tc>
          <w:tcPr>
            <w:tcW w:w="1127" w:type="pct"/>
          </w:tcPr>
          <w:p w:rsidR="00A4227F" w:rsidRPr="00A4227F" w:rsidRDefault="00A4227F" w:rsidP="00B1155A">
            <w:pPr>
              <w:jc w:val="center"/>
              <w:rPr>
                <w:lang w:val="es-ES"/>
              </w:rPr>
            </w:pPr>
            <w:r>
              <w:rPr>
                <w:lang w:val="es-ES"/>
              </w:rPr>
              <w:t>40001-49999</w:t>
            </w:r>
          </w:p>
        </w:tc>
        <w:tc>
          <w:tcPr>
            <w:tcW w:w="1068" w:type="pct"/>
          </w:tcPr>
          <w:p w:rsidR="00A4227F" w:rsidRPr="00A4227F" w:rsidRDefault="00A4227F" w:rsidP="00B1155A">
            <w:pPr>
              <w:jc w:val="center"/>
              <w:rPr>
                <w:lang w:val="es-ES"/>
              </w:rPr>
            </w:pPr>
            <w:r>
              <w:rPr>
                <w:lang w:val="es-ES"/>
              </w:rPr>
              <w:t>0000-270E</w:t>
            </w:r>
          </w:p>
        </w:tc>
        <w:tc>
          <w:tcPr>
            <w:tcW w:w="916" w:type="pct"/>
          </w:tcPr>
          <w:p w:rsidR="00A4227F" w:rsidRPr="00A4227F" w:rsidRDefault="00A4227F" w:rsidP="00B1155A">
            <w:pPr>
              <w:jc w:val="center"/>
              <w:rPr>
                <w:lang w:val="es-ES"/>
              </w:rPr>
            </w:pPr>
            <w:proofErr w:type="spellStart"/>
            <w:r>
              <w:rPr>
                <w:lang w:val="es-ES"/>
              </w:rPr>
              <w:t>Read</w:t>
            </w:r>
            <w:proofErr w:type="spellEnd"/>
            <w:r>
              <w:rPr>
                <w:lang w:val="es-ES"/>
              </w:rPr>
              <w:t>/</w:t>
            </w:r>
            <w:proofErr w:type="spellStart"/>
            <w:r>
              <w:rPr>
                <w:lang w:val="es-ES"/>
              </w:rPr>
              <w:t>Write</w:t>
            </w:r>
            <w:proofErr w:type="spellEnd"/>
          </w:p>
        </w:tc>
        <w:tc>
          <w:tcPr>
            <w:tcW w:w="1890" w:type="pct"/>
          </w:tcPr>
          <w:p w:rsidR="00A4227F" w:rsidRPr="00A4227F" w:rsidRDefault="00A4227F" w:rsidP="00B1155A">
            <w:pPr>
              <w:jc w:val="center"/>
              <w:rPr>
                <w:lang w:val="es-ES"/>
              </w:rPr>
            </w:pPr>
            <w:proofErr w:type="spellStart"/>
            <w:r>
              <w:rPr>
                <w:lang w:val="es-ES"/>
              </w:rPr>
              <w:t>Analog</w:t>
            </w:r>
            <w:proofErr w:type="spellEnd"/>
            <w:r>
              <w:rPr>
                <w:lang w:val="es-ES"/>
              </w:rPr>
              <w:t xml:space="preserve"> Output Holding </w:t>
            </w:r>
            <w:proofErr w:type="spellStart"/>
            <w:r>
              <w:rPr>
                <w:lang w:val="es-ES"/>
              </w:rPr>
              <w:t>Registers</w:t>
            </w:r>
            <w:proofErr w:type="spellEnd"/>
          </w:p>
        </w:tc>
      </w:tr>
    </w:tbl>
    <w:p w:rsidR="007E0E28" w:rsidRDefault="007E0E28" w:rsidP="007E0E28">
      <w:pPr>
        <w:pStyle w:val="Onderschrift"/>
      </w:pPr>
      <w:bookmarkStart w:id="230" w:name="_Toc379547869"/>
      <w:r>
        <w:t xml:space="preserve">Table </w:t>
      </w:r>
      <w:r w:rsidR="005C2FC8">
        <w:fldChar w:fldCharType="begin"/>
      </w:r>
      <w:r w:rsidR="005C2FC8">
        <w:instrText xml:space="preserve"> STYLEREF 1 \s </w:instrText>
      </w:r>
      <w:r w:rsidR="005C2FC8">
        <w:fldChar w:fldCharType="separate"/>
      </w:r>
      <w:r w:rsidR="00013DAE">
        <w:rPr>
          <w:noProof/>
        </w:rPr>
        <w:t>12</w:t>
      </w:r>
      <w:r w:rsidR="005C2FC8">
        <w:fldChar w:fldCharType="end"/>
      </w:r>
      <w:r w:rsidR="005C2FC8">
        <w:noBreakHyphen/>
      </w:r>
      <w:r w:rsidR="005C2FC8">
        <w:fldChar w:fldCharType="begin"/>
      </w:r>
      <w:r w:rsidR="005C2FC8">
        <w:instrText xml:space="preserve"> SEQ Table \* ARABIC \s 1 </w:instrText>
      </w:r>
      <w:r w:rsidR="005C2FC8">
        <w:fldChar w:fldCharType="separate"/>
      </w:r>
      <w:r w:rsidR="00013DAE">
        <w:rPr>
          <w:noProof/>
        </w:rPr>
        <w:t>11</w:t>
      </w:r>
      <w:r w:rsidR="005C2FC8">
        <w:fldChar w:fldCharType="end"/>
      </w:r>
      <w:r>
        <w:t>: Modbus Storage</w:t>
      </w:r>
      <w:bookmarkEnd w:id="230"/>
    </w:p>
    <w:p w:rsidR="007E0E28" w:rsidRDefault="007E0E28" w:rsidP="007E0E28">
      <w:pPr>
        <w:rPr>
          <w:lang w:val="en-US" w:eastAsia="nl-NL"/>
        </w:rPr>
      </w:pPr>
      <w:r w:rsidRPr="007E0E28">
        <w:rPr>
          <w:lang w:val="en-US" w:eastAsia="nl-NL"/>
        </w:rPr>
        <w:t>Coil/Register Numbers can be thought of as location names since they do not appear in the actual messages. The Data Addresses are used in the messages.</w:t>
      </w:r>
    </w:p>
    <w:p w:rsidR="007E0E28" w:rsidRPr="007E0E28" w:rsidRDefault="007E0E28" w:rsidP="007E0E28">
      <w:pPr>
        <w:rPr>
          <w:lang w:val="en-US" w:eastAsia="nl-NL"/>
        </w:rPr>
      </w:pPr>
    </w:p>
    <w:p w:rsidR="007E0E28" w:rsidRPr="007E0E28" w:rsidRDefault="007E0E28" w:rsidP="007E0E28">
      <w:pPr>
        <w:rPr>
          <w:lang w:val="nl-NL" w:eastAsia="nl-NL"/>
        </w:rPr>
      </w:pPr>
      <w:r w:rsidRPr="007E0E28">
        <w:rPr>
          <w:lang w:val="en-US" w:eastAsia="nl-NL"/>
        </w:rPr>
        <w:t xml:space="preserve">For example, the first Holding Register, number 40001, has the Data Address 0000. The difference between these two values is the </w:t>
      </w:r>
      <w:r w:rsidRPr="007E0E28">
        <w:rPr>
          <w:b/>
          <w:bCs/>
          <w:lang w:val="en-US" w:eastAsia="nl-NL"/>
        </w:rPr>
        <w:t>offset</w:t>
      </w:r>
      <w:r w:rsidRPr="007E0E28">
        <w:rPr>
          <w:lang w:val="en-US" w:eastAsia="nl-NL"/>
        </w:rPr>
        <w:t xml:space="preserve">. Each table has a different offset. </w:t>
      </w:r>
      <w:r w:rsidRPr="007E0E28">
        <w:rPr>
          <w:lang w:val="nl-NL" w:eastAsia="nl-NL"/>
        </w:rPr>
        <w:t xml:space="preserve">1, 10001, 30001 </w:t>
      </w:r>
      <w:proofErr w:type="spellStart"/>
      <w:r w:rsidRPr="007E0E28">
        <w:rPr>
          <w:lang w:val="nl-NL" w:eastAsia="nl-NL"/>
        </w:rPr>
        <w:t>and</w:t>
      </w:r>
      <w:proofErr w:type="spellEnd"/>
      <w:r w:rsidRPr="007E0E28">
        <w:rPr>
          <w:lang w:val="nl-NL" w:eastAsia="nl-NL"/>
        </w:rPr>
        <w:t xml:space="preserve"> 40001.</w:t>
      </w:r>
    </w:p>
    <w:p w:rsidR="007540C6" w:rsidRDefault="007540C6" w:rsidP="007E0E28">
      <w:pPr>
        <w:rPr>
          <w:lang w:val="en-US"/>
        </w:rPr>
      </w:pPr>
    </w:p>
    <w:p w:rsidR="007540C6" w:rsidRDefault="007540C6" w:rsidP="007540C6">
      <w:pPr>
        <w:pStyle w:val="Heading3"/>
        <w:rPr>
          <w:lang w:val="en-US"/>
        </w:rPr>
      </w:pPr>
      <w:bookmarkStart w:id="231" w:name="_Toc379547787"/>
      <w:r>
        <w:rPr>
          <w:lang w:val="en-US"/>
        </w:rPr>
        <w:t>Examples of questions and answers</w:t>
      </w:r>
      <w:bookmarkEnd w:id="231"/>
    </w:p>
    <w:p w:rsidR="007540C6" w:rsidRDefault="007540C6" w:rsidP="007540C6">
      <w:pPr>
        <w:rPr>
          <w:lang w:val="en-US"/>
        </w:rPr>
      </w:pPr>
      <w:r>
        <w:rPr>
          <w:lang w:val="en-US"/>
        </w:rPr>
        <w:t>To understand how the raw data has to be interpreted here will follow some examples within the different function codes:</w:t>
      </w:r>
    </w:p>
    <w:p w:rsidR="007540C6" w:rsidRDefault="007540C6" w:rsidP="007540C6">
      <w:pPr>
        <w:rPr>
          <w:lang w:val="en-US"/>
        </w:rPr>
      </w:pPr>
    </w:p>
    <w:p w:rsidR="007540C6" w:rsidRDefault="007540C6" w:rsidP="007540C6">
      <w:pPr>
        <w:pStyle w:val="Heading4"/>
        <w:rPr>
          <w:lang w:val="en-US"/>
        </w:rPr>
      </w:pPr>
      <w:bookmarkStart w:id="232" w:name="_Toc379547788"/>
      <w:r>
        <w:rPr>
          <w:lang w:val="en-US"/>
        </w:rPr>
        <w:t>Example 1</w:t>
      </w:r>
      <w:bookmarkEnd w:id="232"/>
    </w:p>
    <w:p w:rsidR="007540C6" w:rsidRDefault="007540C6" w:rsidP="007540C6">
      <w:pPr>
        <w:rPr>
          <w:lang w:val="en-US"/>
        </w:rPr>
      </w:pPr>
    </w:p>
    <w:p w:rsidR="007540C6" w:rsidRPr="007540C6" w:rsidRDefault="007540C6" w:rsidP="007540C6">
      <w:pPr>
        <w:rPr>
          <w:lang w:val="en-US"/>
        </w:rPr>
      </w:pPr>
      <w:r w:rsidRPr="007540C6">
        <w:rPr>
          <w:lang w:val="en-US"/>
        </w:rPr>
        <w:t>Request</w:t>
      </w:r>
    </w:p>
    <w:p w:rsidR="007540C6" w:rsidRPr="007540C6" w:rsidRDefault="007540C6" w:rsidP="007540C6">
      <w:pPr>
        <w:rPr>
          <w:lang w:val="en-US"/>
        </w:rPr>
      </w:pPr>
    </w:p>
    <w:p w:rsidR="007540C6" w:rsidRPr="007540C6" w:rsidRDefault="007540C6" w:rsidP="007540C6">
      <w:pPr>
        <w:rPr>
          <w:lang w:val="en-US"/>
        </w:rPr>
      </w:pPr>
      <w:r w:rsidRPr="007540C6">
        <w:rPr>
          <w:lang w:val="en-US"/>
        </w:rPr>
        <w:t>This command is requesting the ON/OFF status of discrete inputs # 10197 to 10218</w:t>
      </w:r>
    </w:p>
    <w:p w:rsidR="007540C6" w:rsidRPr="007540C6" w:rsidRDefault="007540C6" w:rsidP="007540C6">
      <w:pPr>
        <w:rPr>
          <w:lang w:val="en-US"/>
        </w:rPr>
      </w:pPr>
      <w:proofErr w:type="gramStart"/>
      <w:r w:rsidRPr="007540C6">
        <w:rPr>
          <w:lang w:val="en-US"/>
        </w:rPr>
        <w:t>from</w:t>
      </w:r>
      <w:proofErr w:type="gramEnd"/>
      <w:r w:rsidRPr="007540C6">
        <w:rPr>
          <w:lang w:val="en-US"/>
        </w:rPr>
        <w:t xml:space="preserve"> the slave device with address 17.</w:t>
      </w:r>
    </w:p>
    <w:p w:rsidR="007540C6" w:rsidRPr="007540C6" w:rsidRDefault="007540C6" w:rsidP="007540C6">
      <w:pPr>
        <w:rPr>
          <w:lang w:val="en-US"/>
        </w:rPr>
      </w:pPr>
    </w:p>
    <w:p w:rsidR="007540C6" w:rsidRPr="007540C6" w:rsidRDefault="007540C6" w:rsidP="007540C6">
      <w:pPr>
        <w:rPr>
          <w:lang w:val="en-US"/>
        </w:rPr>
      </w:pPr>
      <w:r w:rsidRPr="007540C6">
        <w:rPr>
          <w:lang w:val="en-US"/>
        </w:rPr>
        <w:t>11 02 00C4 0016 BAA9</w:t>
      </w:r>
    </w:p>
    <w:p w:rsidR="007540C6" w:rsidRPr="007540C6" w:rsidRDefault="007540C6" w:rsidP="007540C6">
      <w:pPr>
        <w:rPr>
          <w:lang w:val="en-US"/>
        </w:rPr>
      </w:pPr>
    </w:p>
    <w:p w:rsidR="007540C6" w:rsidRPr="007540C6" w:rsidRDefault="007540C6" w:rsidP="007540C6">
      <w:pPr>
        <w:rPr>
          <w:lang w:val="en-US"/>
        </w:rPr>
      </w:pPr>
      <w:r w:rsidRPr="007540C6">
        <w:rPr>
          <w:lang w:val="en-US"/>
        </w:rPr>
        <w:t>11: The Slave Address (17 = 11 hex)</w:t>
      </w:r>
    </w:p>
    <w:p w:rsidR="007540C6" w:rsidRPr="007540C6" w:rsidRDefault="007540C6" w:rsidP="007540C6">
      <w:pPr>
        <w:rPr>
          <w:lang w:val="en-US"/>
        </w:rPr>
      </w:pPr>
      <w:r w:rsidRPr="007540C6">
        <w:rPr>
          <w:lang w:val="en-US"/>
        </w:rPr>
        <w:t>02: The Function Code (read Input Status)</w:t>
      </w:r>
    </w:p>
    <w:p w:rsidR="007540C6" w:rsidRPr="007540C6" w:rsidRDefault="007540C6" w:rsidP="007540C6">
      <w:pPr>
        <w:rPr>
          <w:lang w:val="en-US"/>
        </w:rPr>
      </w:pPr>
      <w:r w:rsidRPr="007540C6">
        <w:rPr>
          <w:lang w:val="en-US"/>
        </w:rPr>
        <w:t>00C4: The Data Address of the first input to read. (10197 - 10001 = 196 = C4 hex)</w:t>
      </w:r>
    </w:p>
    <w:p w:rsidR="007540C6" w:rsidRPr="007540C6" w:rsidRDefault="007540C6" w:rsidP="007540C6">
      <w:pPr>
        <w:rPr>
          <w:lang w:val="en-US"/>
        </w:rPr>
      </w:pPr>
      <w:r w:rsidRPr="007540C6">
        <w:rPr>
          <w:lang w:val="en-US"/>
        </w:rPr>
        <w:t xml:space="preserve">0016: The total number of coils requested. (197 to 218 </w:t>
      </w:r>
      <w:proofErr w:type="gramStart"/>
      <w:r w:rsidRPr="007540C6">
        <w:rPr>
          <w:lang w:val="en-US"/>
        </w:rPr>
        <w:t>=  22</w:t>
      </w:r>
      <w:proofErr w:type="gramEnd"/>
      <w:r w:rsidRPr="007540C6">
        <w:rPr>
          <w:lang w:val="en-US"/>
        </w:rPr>
        <w:t xml:space="preserve"> = 16 hex) </w:t>
      </w:r>
    </w:p>
    <w:p w:rsidR="007540C6" w:rsidRPr="007540C6" w:rsidRDefault="007540C6" w:rsidP="007540C6">
      <w:pPr>
        <w:rPr>
          <w:lang w:val="en-US"/>
        </w:rPr>
      </w:pPr>
      <w:r w:rsidRPr="007540C6">
        <w:rPr>
          <w:lang w:val="en-US"/>
        </w:rPr>
        <w:t>BAA9: The CRC (cyclic redundancy check) for error checking.</w:t>
      </w:r>
    </w:p>
    <w:p w:rsidR="007540C6" w:rsidRPr="007540C6" w:rsidRDefault="007540C6" w:rsidP="007540C6">
      <w:pPr>
        <w:rPr>
          <w:lang w:val="en-US"/>
        </w:rPr>
      </w:pPr>
    </w:p>
    <w:p w:rsidR="007540C6" w:rsidRPr="007540C6" w:rsidRDefault="007540C6" w:rsidP="007540C6">
      <w:pPr>
        <w:rPr>
          <w:lang w:val="en-US"/>
        </w:rPr>
      </w:pPr>
      <w:r w:rsidRPr="007540C6">
        <w:rPr>
          <w:lang w:val="en-US"/>
        </w:rPr>
        <w:t>Response</w:t>
      </w:r>
    </w:p>
    <w:p w:rsidR="007540C6" w:rsidRPr="007540C6" w:rsidRDefault="007540C6" w:rsidP="007540C6">
      <w:pPr>
        <w:rPr>
          <w:lang w:val="en-US"/>
        </w:rPr>
      </w:pPr>
    </w:p>
    <w:p w:rsidR="007540C6" w:rsidRPr="007540C6" w:rsidRDefault="007540C6" w:rsidP="007540C6">
      <w:pPr>
        <w:rPr>
          <w:lang w:val="en-US"/>
        </w:rPr>
      </w:pPr>
      <w:r w:rsidRPr="007540C6">
        <w:rPr>
          <w:lang w:val="en-US"/>
        </w:rPr>
        <w:t>11 02 03 ACDB35 2018</w:t>
      </w:r>
    </w:p>
    <w:p w:rsidR="007540C6" w:rsidRPr="007540C6" w:rsidRDefault="007540C6" w:rsidP="007540C6">
      <w:pPr>
        <w:rPr>
          <w:lang w:val="en-US"/>
        </w:rPr>
      </w:pPr>
    </w:p>
    <w:p w:rsidR="007540C6" w:rsidRPr="007540C6" w:rsidRDefault="007540C6" w:rsidP="007540C6">
      <w:pPr>
        <w:rPr>
          <w:lang w:val="en-US"/>
        </w:rPr>
      </w:pPr>
      <w:r w:rsidRPr="007540C6">
        <w:rPr>
          <w:lang w:val="en-US"/>
        </w:rPr>
        <w:t>11: The Slave Address (17 = 11 hex)</w:t>
      </w:r>
    </w:p>
    <w:p w:rsidR="007540C6" w:rsidRPr="007540C6" w:rsidRDefault="007540C6" w:rsidP="007540C6">
      <w:pPr>
        <w:rPr>
          <w:lang w:val="en-US"/>
        </w:rPr>
      </w:pPr>
      <w:r w:rsidRPr="007540C6">
        <w:rPr>
          <w:lang w:val="en-US"/>
        </w:rPr>
        <w:t>02: The Function Code (read Input Status)</w:t>
      </w:r>
    </w:p>
    <w:p w:rsidR="007540C6" w:rsidRPr="007540C6" w:rsidRDefault="007540C6" w:rsidP="007540C6">
      <w:pPr>
        <w:rPr>
          <w:lang w:val="en-US"/>
        </w:rPr>
      </w:pPr>
      <w:r w:rsidRPr="007540C6">
        <w:rPr>
          <w:lang w:val="en-US"/>
        </w:rPr>
        <w:t>03: The number of data bytes to follow (22 Inputs / 8 bits per byte = 3 bytes)</w:t>
      </w:r>
    </w:p>
    <w:p w:rsidR="007540C6" w:rsidRPr="007540C6" w:rsidRDefault="007540C6" w:rsidP="007540C6">
      <w:pPr>
        <w:rPr>
          <w:lang w:val="en-US"/>
        </w:rPr>
      </w:pPr>
      <w:r w:rsidRPr="007540C6">
        <w:rPr>
          <w:lang w:val="en-US"/>
        </w:rPr>
        <w:t>AC: Discrete Inputs 10204 -10197 (1010 1100)</w:t>
      </w:r>
    </w:p>
    <w:p w:rsidR="007540C6" w:rsidRPr="007540C6" w:rsidRDefault="007540C6" w:rsidP="007540C6">
      <w:pPr>
        <w:rPr>
          <w:lang w:val="en-US"/>
        </w:rPr>
      </w:pPr>
      <w:r w:rsidRPr="007540C6">
        <w:rPr>
          <w:lang w:val="en-US"/>
        </w:rPr>
        <w:t>DB: Discrete Inputs 10212 - 10205 (1101 1011)</w:t>
      </w:r>
    </w:p>
    <w:p w:rsidR="007540C6" w:rsidRPr="007540C6" w:rsidRDefault="007540C6" w:rsidP="007540C6">
      <w:pPr>
        <w:rPr>
          <w:lang w:val="en-US"/>
        </w:rPr>
      </w:pPr>
      <w:r w:rsidRPr="007540C6">
        <w:rPr>
          <w:lang w:val="en-US"/>
        </w:rPr>
        <w:t>35: 2 space holders &amp; Discrete Inputs 10218 - 10213 (0011 0101)</w:t>
      </w:r>
    </w:p>
    <w:p w:rsidR="007540C6" w:rsidRPr="007540C6" w:rsidRDefault="007540C6" w:rsidP="007540C6">
      <w:pPr>
        <w:rPr>
          <w:lang w:val="en-US"/>
        </w:rPr>
      </w:pPr>
      <w:r w:rsidRPr="007540C6">
        <w:rPr>
          <w:lang w:val="en-US"/>
        </w:rPr>
        <w:t>2018: The CRC (cyclic redundancy check).</w:t>
      </w:r>
    </w:p>
    <w:p w:rsidR="007540C6" w:rsidRPr="007540C6" w:rsidRDefault="007540C6" w:rsidP="007540C6">
      <w:pPr>
        <w:rPr>
          <w:lang w:val="en-US"/>
        </w:rPr>
      </w:pPr>
    </w:p>
    <w:p w:rsidR="00A4227F" w:rsidRDefault="007540C6" w:rsidP="007540C6">
      <w:pPr>
        <w:rPr>
          <w:lang w:val="en-US"/>
        </w:rPr>
      </w:pPr>
      <w:r w:rsidRPr="007540C6">
        <w:rPr>
          <w:lang w:val="en-US"/>
        </w:rPr>
        <w:t xml:space="preserve">The more significant bits contain the higher </w:t>
      </w:r>
      <w:proofErr w:type="gramStart"/>
      <w:r w:rsidRPr="007540C6">
        <w:rPr>
          <w:lang w:val="en-US"/>
        </w:rPr>
        <w:t>Discrete</w:t>
      </w:r>
      <w:proofErr w:type="gramEnd"/>
      <w:r w:rsidRPr="007540C6">
        <w:rPr>
          <w:lang w:val="en-US"/>
        </w:rPr>
        <w:t xml:space="preserve"> inputs. This shows that input 10197 is off (0) and 10204 is on (1). Due to the number of inputs requested, the last data field 35 contains the status of only 6 inputs.  The two most significant bits in this data field are filled in with zeroes.</w:t>
      </w:r>
      <w:r w:rsidR="00A4227F" w:rsidRPr="007540C6">
        <w:rPr>
          <w:lang w:val="en-US"/>
        </w:rPr>
        <w:tab/>
      </w:r>
    </w:p>
    <w:p w:rsidR="007540C6" w:rsidRDefault="007540C6" w:rsidP="007540C6">
      <w:pPr>
        <w:rPr>
          <w:lang w:val="en-US"/>
        </w:rPr>
      </w:pPr>
    </w:p>
    <w:p w:rsidR="007540C6" w:rsidRDefault="007540C6" w:rsidP="007540C6">
      <w:pPr>
        <w:pStyle w:val="Heading4"/>
        <w:rPr>
          <w:lang w:val="en-US"/>
        </w:rPr>
      </w:pPr>
      <w:bookmarkStart w:id="233" w:name="_Toc379547789"/>
      <w:r>
        <w:rPr>
          <w:lang w:val="en-US"/>
        </w:rPr>
        <w:t>Example 2</w:t>
      </w:r>
      <w:bookmarkEnd w:id="233"/>
    </w:p>
    <w:p w:rsidR="007540C6" w:rsidRDefault="007540C6" w:rsidP="007540C6">
      <w:pPr>
        <w:rPr>
          <w:lang w:val="en-US"/>
        </w:rPr>
      </w:pPr>
    </w:p>
    <w:p w:rsidR="007540C6" w:rsidRPr="007540C6" w:rsidRDefault="007540C6" w:rsidP="007540C6">
      <w:pPr>
        <w:rPr>
          <w:lang w:val="en-US"/>
        </w:rPr>
      </w:pPr>
      <w:r w:rsidRPr="007540C6">
        <w:rPr>
          <w:lang w:val="en-US"/>
        </w:rPr>
        <w:t>Request</w:t>
      </w:r>
    </w:p>
    <w:p w:rsidR="007540C6" w:rsidRPr="007540C6" w:rsidRDefault="007540C6" w:rsidP="007540C6">
      <w:pPr>
        <w:rPr>
          <w:lang w:val="en-US"/>
        </w:rPr>
      </w:pPr>
    </w:p>
    <w:p w:rsidR="007540C6" w:rsidRPr="007540C6" w:rsidRDefault="007540C6" w:rsidP="007540C6">
      <w:pPr>
        <w:rPr>
          <w:lang w:val="en-US"/>
        </w:rPr>
      </w:pPr>
      <w:r w:rsidRPr="007540C6">
        <w:rPr>
          <w:lang w:val="en-US"/>
        </w:rPr>
        <w:t>This command is requesting the content of analog output holding registers # 40108 to</w:t>
      </w:r>
    </w:p>
    <w:p w:rsidR="007540C6" w:rsidRPr="007540C6" w:rsidRDefault="007540C6" w:rsidP="007540C6">
      <w:pPr>
        <w:rPr>
          <w:lang w:val="en-US"/>
        </w:rPr>
      </w:pPr>
      <w:r w:rsidRPr="007540C6">
        <w:rPr>
          <w:lang w:val="en-US"/>
        </w:rPr>
        <w:t xml:space="preserve"> 40110 from the slave device with address 17.</w:t>
      </w:r>
    </w:p>
    <w:p w:rsidR="007540C6" w:rsidRPr="007540C6" w:rsidRDefault="007540C6" w:rsidP="007540C6">
      <w:pPr>
        <w:rPr>
          <w:lang w:val="en-US"/>
        </w:rPr>
      </w:pPr>
    </w:p>
    <w:p w:rsidR="007540C6" w:rsidRPr="007540C6" w:rsidRDefault="007540C6" w:rsidP="007540C6">
      <w:pPr>
        <w:rPr>
          <w:lang w:val="en-US"/>
        </w:rPr>
      </w:pPr>
      <w:r w:rsidRPr="007540C6">
        <w:rPr>
          <w:lang w:val="en-US"/>
        </w:rPr>
        <w:t>11 03 006B 0003 7687</w:t>
      </w:r>
    </w:p>
    <w:p w:rsidR="007540C6" w:rsidRPr="007540C6" w:rsidRDefault="007540C6" w:rsidP="007540C6">
      <w:pPr>
        <w:rPr>
          <w:lang w:val="en-US"/>
        </w:rPr>
      </w:pPr>
    </w:p>
    <w:p w:rsidR="007540C6" w:rsidRPr="007540C6" w:rsidRDefault="007540C6" w:rsidP="007540C6">
      <w:pPr>
        <w:rPr>
          <w:lang w:val="en-US"/>
        </w:rPr>
      </w:pPr>
      <w:r w:rsidRPr="007540C6">
        <w:rPr>
          <w:lang w:val="en-US"/>
        </w:rPr>
        <w:t>11: The Slave Address (17 = 11 hex)</w:t>
      </w:r>
    </w:p>
    <w:p w:rsidR="007540C6" w:rsidRPr="007540C6" w:rsidRDefault="007540C6" w:rsidP="007540C6">
      <w:pPr>
        <w:rPr>
          <w:lang w:val="en-US"/>
        </w:rPr>
      </w:pPr>
      <w:r w:rsidRPr="007540C6">
        <w:rPr>
          <w:lang w:val="en-US"/>
        </w:rPr>
        <w:t>03: The Function Code (read Analog Output Holding Registers)</w:t>
      </w:r>
    </w:p>
    <w:p w:rsidR="007540C6" w:rsidRPr="007540C6" w:rsidRDefault="007540C6" w:rsidP="007540C6">
      <w:pPr>
        <w:rPr>
          <w:lang w:val="en-US"/>
        </w:rPr>
      </w:pPr>
      <w:r w:rsidRPr="007540C6">
        <w:rPr>
          <w:lang w:val="en-US"/>
        </w:rPr>
        <w:t>006B: The Data Address of the first register requested. (40108-40001 = 107 = 6B hex)</w:t>
      </w:r>
    </w:p>
    <w:p w:rsidR="007540C6" w:rsidRPr="007540C6" w:rsidRDefault="007540C6" w:rsidP="007540C6">
      <w:pPr>
        <w:rPr>
          <w:lang w:val="en-US"/>
        </w:rPr>
      </w:pPr>
      <w:r w:rsidRPr="007540C6">
        <w:rPr>
          <w:lang w:val="en-US"/>
        </w:rPr>
        <w:t>0003: The total number of registers requested. (</w:t>
      </w:r>
      <w:proofErr w:type="gramStart"/>
      <w:r w:rsidRPr="007540C6">
        <w:rPr>
          <w:lang w:val="en-US"/>
        </w:rPr>
        <w:t>read</w:t>
      </w:r>
      <w:proofErr w:type="gramEnd"/>
      <w:r w:rsidRPr="007540C6">
        <w:rPr>
          <w:lang w:val="en-US"/>
        </w:rPr>
        <w:t xml:space="preserve"> 3 registers 40108 to 40110) </w:t>
      </w:r>
    </w:p>
    <w:p w:rsidR="007540C6" w:rsidRPr="007540C6" w:rsidRDefault="007540C6" w:rsidP="007540C6">
      <w:pPr>
        <w:rPr>
          <w:lang w:val="en-US"/>
        </w:rPr>
      </w:pPr>
      <w:r w:rsidRPr="007540C6">
        <w:rPr>
          <w:lang w:val="en-US"/>
        </w:rPr>
        <w:t>7687: The CRC (cyclic redundancy check) for error checking.</w:t>
      </w:r>
    </w:p>
    <w:p w:rsidR="007540C6" w:rsidRPr="007540C6" w:rsidRDefault="007540C6" w:rsidP="007540C6">
      <w:pPr>
        <w:rPr>
          <w:lang w:val="en-US"/>
        </w:rPr>
      </w:pPr>
    </w:p>
    <w:p w:rsidR="007540C6" w:rsidRPr="007540C6" w:rsidRDefault="007540C6" w:rsidP="007540C6">
      <w:pPr>
        <w:rPr>
          <w:lang w:val="en-US"/>
        </w:rPr>
      </w:pPr>
      <w:r w:rsidRPr="007540C6">
        <w:rPr>
          <w:lang w:val="en-US"/>
        </w:rPr>
        <w:t>Response</w:t>
      </w:r>
    </w:p>
    <w:p w:rsidR="007540C6" w:rsidRPr="007540C6" w:rsidRDefault="007540C6" w:rsidP="007540C6">
      <w:pPr>
        <w:rPr>
          <w:lang w:val="en-US"/>
        </w:rPr>
      </w:pPr>
    </w:p>
    <w:p w:rsidR="007540C6" w:rsidRPr="007540C6" w:rsidRDefault="007540C6" w:rsidP="007540C6">
      <w:pPr>
        <w:rPr>
          <w:lang w:val="en-US"/>
        </w:rPr>
      </w:pPr>
      <w:r w:rsidRPr="007540C6">
        <w:rPr>
          <w:lang w:val="en-US"/>
        </w:rPr>
        <w:t>11 03 06 AE41 5652 4340 49AD</w:t>
      </w:r>
    </w:p>
    <w:p w:rsidR="007540C6" w:rsidRPr="007540C6" w:rsidRDefault="007540C6" w:rsidP="007540C6">
      <w:pPr>
        <w:rPr>
          <w:lang w:val="en-US"/>
        </w:rPr>
      </w:pPr>
    </w:p>
    <w:p w:rsidR="007540C6" w:rsidRPr="007540C6" w:rsidRDefault="007540C6" w:rsidP="007540C6">
      <w:pPr>
        <w:rPr>
          <w:lang w:val="en-US"/>
        </w:rPr>
      </w:pPr>
      <w:r w:rsidRPr="007540C6">
        <w:rPr>
          <w:lang w:val="en-US"/>
        </w:rPr>
        <w:t>11: The Slave Address (17 = 11 hex)</w:t>
      </w:r>
    </w:p>
    <w:p w:rsidR="007540C6" w:rsidRPr="007540C6" w:rsidRDefault="007540C6" w:rsidP="007540C6">
      <w:pPr>
        <w:rPr>
          <w:lang w:val="en-US"/>
        </w:rPr>
      </w:pPr>
      <w:r w:rsidRPr="007540C6">
        <w:rPr>
          <w:lang w:val="en-US"/>
        </w:rPr>
        <w:t>03: The Function Code (read Analog Output Holding Registers)</w:t>
      </w:r>
    </w:p>
    <w:p w:rsidR="007540C6" w:rsidRPr="007540C6" w:rsidRDefault="007540C6" w:rsidP="007540C6">
      <w:pPr>
        <w:rPr>
          <w:lang w:val="en-US"/>
        </w:rPr>
      </w:pPr>
      <w:r w:rsidRPr="007540C6">
        <w:rPr>
          <w:lang w:val="en-US"/>
        </w:rPr>
        <w:t>06: The number of data bytes to follow (3 registers x 2 bytes each = 6 bytes)</w:t>
      </w:r>
    </w:p>
    <w:p w:rsidR="007540C6" w:rsidRPr="007540C6" w:rsidRDefault="007540C6" w:rsidP="007540C6">
      <w:pPr>
        <w:rPr>
          <w:lang w:val="en-US"/>
        </w:rPr>
      </w:pPr>
      <w:r w:rsidRPr="007540C6">
        <w:rPr>
          <w:lang w:val="en-US"/>
        </w:rPr>
        <w:t>AE41: The contents of register 40108</w:t>
      </w:r>
    </w:p>
    <w:p w:rsidR="007540C6" w:rsidRPr="007540C6" w:rsidRDefault="007540C6" w:rsidP="007540C6">
      <w:pPr>
        <w:rPr>
          <w:lang w:val="en-US"/>
        </w:rPr>
      </w:pPr>
      <w:r w:rsidRPr="007540C6">
        <w:rPr>
          <w:lang w:val="en-US"/>
        </w:rPr>
        <w:t>5652: The contents of register 40109</w:t>
      </w:r>
    </w:p>
    <w:p w:rsidR="007540C6" w:rsidRPr="007540C6" w:rsidRDefault="007540C6" w:rsidP="007540C6">
      <w:pPr>
        <w:rPr>
          <w:lang w:val="en-US"/>
        </w:rPr>
      </w:pPr>
      <w:r w:rsidRPr="007540C6">
        <w:rPr>
          <w:lang w:val="en-US"/>
        </w:rPr>
        <w:t>4340: The contents of register 40110</w:t>
      </w:r>
    </w:p>
    <w:p w:rsidR="007540C6" w:rsidRDefault="007540C6" w:rsidP="007540C6">
      <w:pPr>
        <w:rPr>
          <w:lang w:val="en-US"/>
        </w:rPr>
      </w:pPr>
      <w:r w:rsidRPr="007540C6">
        <w:rPr>
          <w:lang w:val="en-US"/>
        </w:rPr>
        <w:lastRenderedPageBreak/>
        <w:t>49AD: The CRC (cyclic redundancy check).</w:t>
      </w:r>
    </w:p>
    <w:p w:rsidR="007540C6" w:rsidRDefault="007540C6" w:rsidP="007540C6">
      <w:pPr>
        <w:rPr>
          <w:lang w:val="en-US"/>
        </w:rPr>
      </w:pPr>
    </w:p>
    <w:p w:rsidR="007540C6" w:rsidRDefault="007540C6" w:rsidP="007540C6">
      <w:pPr>
        <w:pStyle w:val="Heading4"/>
        <w:rPr>
          <w:lang w:val="en-US"/>
        </w:rPr>
      </w:pPr>
      <w:bookmarkStart w:id="234" w:name="_Toc379547790"/>
      <w:r>
        <w:rPr>
          <w:lang w:val="en-US"/>
        </w:rPr>
        <w:t>Example 3</w:t>
      </w:r>
      <w:bookmarkEnd w:id="234"/>
    </w:p>
    <w:p w:rsidR="007540C6" w:rsidRDefault="007540C6" w:rsidP="007540C6">
      <w:pPr>
        <w:rPr>
          <w:lang w:val="en-US"/>
        </w:rPr>
      </w:pPr>
    </w:p>
    <w:p w:rsidR="007540C6" w:rsidRPr="007540C6" w:rsidRDefault="007540C6" w:rsidP="007540C6">
      <w:pPr>
        <w:rPr>
          <w:lang w:val="en-US"/>
        </w:rPr>
      </w:pPr>
      <w:r w:rsidRPr="007540C6">
        <w:rPr>
          <w:lang w:val="en-US"/>
        </w:rPr>
        <w:t>Request</w:t>
      </w:r>
    </w:p>
    <w:p w:rsidR="007540C6" w:rsidRPr="007540C6" w:rsidRDefault="007540C6" w:rsidP="007540C6">
      <w:pPr>
        <w:rPr>
          <w:lang w:val="en-US"/>
        </w:rPr>
      </w:pPr>
    </w:p>
    <w:p w:rsidR="007540C6" w:rsidRPr="007540C6" w:rsidRDefault="007540C6" w:rsidP="007540C6">
      <w:pPr>
        <w:rPr>
          <w:lang w:val="en-US"/>
        </w:rPr>
      </w:pPr>
      <w:r w:rsidRPr="007540C6">
        <w:rPr>
          <w:lang w:val="en-US"/>
        </w:rPr>
        <w:t>This command is requesting the content of analog input register # 30009</w:t>
      </w:r>
    </w:p>
    <w:p w:rsidR="007540C6" w:rsidRPr="007540C6" w:rsidRDefault="007540C6" w:rsidP="007540C6">
      <w:pPr>
        <w:rPr>
          <w:lang w:val="en-US"/>
        </w:rPr>
      </w:pPr>
      <w:proofErr w:type="gramStart"/>
      <w:r w:rsidRPr="007540C6">
        <w:rPr>
          <w:lang w:val="en-US"/>
        </w:rPr>
        <w:t>from</w:t>
      </w:r>
      <w:proofErr w:type="gramEnd"/>
      <w:r w:rsidRPr="007540C6">
        <w:rPr>
          <w:lang w:val="en-US"/>
        </w:rPr>
        <w:t xml:space="preserve"> the slave device with address 17.</w:t>
      </w:r>
    </w:p>
    <w:p w:rsidR="007540C6" w:rsidRPr="007540C6" w:rsidRDefault="007540C6" w:rsidP="007540C6">
      <w:pPr>
        <w:rPr>
          <w:lang w:val="en-US"/>
        </w:rPr>
      </w:pPr>
    </w:p>
    <w:p w:rsidR="007540C6" w:rsidRPr="007540C6" w:rsidRDefault="007540C6" w:rsidP="007540C6">
      <w:pPr>
        <w:rPr>
          <w:lang w:val="en-US"/>
        </w:rPr>
      </w:pPr>
      <w:r w:rsidRPr="007540C6">
        <w:rPr>
          <w:lang w:val="en-US"/>
        </w:rPr>
        <w:t>11 04 0008 0001 B298</w:t>
      </w:r>
    </w:p>
    <w:p w:rsidR="007540C6" w:rsidRPr="007540C6" w:rsidRDefault="007540C6" w:rsidP="007540C6">
      <w:pPr>
        <w:rPr>
          <w:lang w:val="en-US"/>
        </w:rPr>
      </w:pPr>
    </w:p>
    <w:p w:rsidR="007540C6" w:rsidRPr="007540C6" w:rsidRDefault="007540C6" w:rsidP="007540C6">
      <w:pPr>
        <w:rPr>
          <w:lang w:val="en-US"/>
        </w:rPr>
      </w:pPr>
      <w:r w:rsidRPr="007540C6">
        <w:rPr>
          <w:lang w:val="en-US"/>
        </w:rPr>
        <w:t>11: The Slave Address (17 = 11 hex)</w:t>
      </w:r>
    </w:p>
    <w:p w:rsidR="007540C6" w:rsidRPr="007540C6" w:rsidRDefault="007540C6" w:rsidP="007540C6">
      <w:pPr>
        <w:rPr>
          <w:lang w:val="en-US"/>
        </w:rPr>
      </w:pPr>
      <w:r w:rsidRPr="007540C6">
        <w:rPr>
          <w:lang w:val="en-US"/>
        </w:rPr>
        <w:t>04: The Function Code (read Analog Input Registers)</w:t>
      </w:r>
    </w:p>
    <w:p w:rsidR="007540C6" w:rsidRPr="007540C6" w:rsidRDefault="007540C6" w:rsidP="007540C6">
      <w:pPr>
        <w:rPr>
          <w:lang w:val="en-US"/>
        </w:rPr>
      </w:pPr>
      <w:r w:rsidRPr="007540C6">
        <w:rPr>
          <w:lang w:val="en-US"/>
        </w:rPr>
        <w:t>0008: The Data Address of the first register requested. (30009-30001 = 8)</w:t>
      </w:r>
    </w:p>
    <w:p w:rsidR="007540C6" w:rsidRPr="007540C6" w:rsidRDefault="007540C6" w:rsidP="007540C6">
      <w:pPr>
        <w:rPr>
          <w:lang w:val="en-US"/>
        </w:rPr>
      </w:pPr>
      <w:r w:rsidRPr="007540C6">
        <w:rPr>
          <w:lang w:val="en-US"/>
        </w:rPr>
        <w:t>0001: The total number of registers requested. (</w:t>
      </w:r>
      <w:proofErr w:type="gramStart"/>
      <w:r w:rsidRPr="007540C6">
        <w:rPr>
          <w:lang w:val="en-US"/>
        </w:rPr>
        <w:t>read</w:t>
      </w:r>
      <w:proofErr w:type="gramEnd"/>
      <w:r w:rsidRPr="007540C6">
        <w:rPr>
          <w:lang w:val="en-US"/>
        </w:rPr>
        <w:t xml:space="preserve"> 1 register) </w:t>
      </w:r>
    </w:p>
    <w:p w:rsidR="007540C6" w:rsidRPr="007540C6" w:rsidRDefault="007540C6" w:rsidP="007540C6">
      <w:pPr>
        <w:rPr>
          <w:lang w:val="en-US"/>
        </w:rPr>
      </w:pPr>
      <w:r w:rsidRPr="007540C6">
        <w:rPr>
          <w:lang w:val="en-US"/>
        </w:rPr>
        <w:t>B298: The CRC (cyclic redundancy check) for error checking.</w:t>
      </w:r>
    </w:p>
    <w:p w:rsidR="007540C6" w:rsidRPr="007540C6" w:rsidRDefault="007540C6" w:rsidP="007540C6">
      <w:pPr>
        <w:rPr>
          <w:lang w:val="en-US"/>
        </w:rPr>
      </w:pPr>
    </w:p>
    <w:p w:rsidR="007540C6" w:rsidRPr="007540C6" w:rsidRDefault="007540C6" w:rsidP="007540C6">
      <w:pPr>
        <w:rPr>
          <w:lang w:val="en-US"/>
        </w:rPr>
      </w:pPr>
      <w:r w:rsidRPr="007540C6">
        <w:rPr>
          <w:lang w:val="en-US"/>
        </w:rPr>
        <w:t>Response</w:t>
      </w:r>
    </w:p>
    <w:p w:rsidR="007540C6" w:rsidRPr="007540C6" w:rsidRDefault="007540C6" w:rsidP="007540C6">
      <w:pPr>
        <w:rPr>
          <w:lang w:val="en-US"/>
        </w:rPr>
      </w:pPr>
    </w:p>
    <w:p w:rsidR="007540C6" w:rsidRPr="007540C6" w:rsidRDefault="007540C6" w:rsidP="007540C6">
      <w:pPr>
        <w:rPr>
          <w:lang w:val="en-US"/>
        </w:rPr>
      </w:pPr>
      <w:r w:rsidRPr="007540C6">
        <w:rPr>
          <w:lang w:val="en-US"/>
        </w:rPr>
        <w:t>11 04 02 000A F8F4</w:t>
      </w:r>
    </w:p>
    <w:p w:rsidR="007540C6" w:rsidRPr="007540C6" w:rsidRDefault="007540C6" w:rsidP="007540C6">
      <w:pPr>
        <w:rPr>
          <w:lang w:val="en-US"/>
        </w:rPr>
      </w:pPr>
    </w:p>
    <w:p w:rsidR="007540C6" w:rsidRPr="007540C6" w:rsidRDefault="007540C6" w:rsidP="007540C6">
      <w:pPr>
        <w:rPr>
          <w:lang w:val="en-US"/>
        </w:rPr>
      </w:pPr>
      <w:r w:rsidRPr="007540C6">
        <w:rPr>
          <w:lang w:val="en-US"/>
        </w:rPr>
        <w:t>11: The Slave Address (17 = 11 hex)</w:t>
      </w:r>
    </w:p>
    <w:p w:rsidR="007540C6" w:rsidRPr="007540C6" w:rsidRDefault="007540C6" w:rsidP="007540C6">
      <w:pPr>
        <w:rPr>
          <w:lang w:val="en-US"/>
        </w:rPr>
      </w:pPr>
      <w:r w:rsidRPr="007540C6">
        <w:rPr>
          <w:lang w:val="en-US"/>
        </w:rPr>
        <w:t>04: The Function Code (read Analog Input Registers)</w:t>
      </w:r>
    </w:p>
    <w:p w:rsidR="007540C6" w:rsidRPr="007540C6" w:rsidRDefault="007540C6" w:rsidP="007540C6">
      <w:pPr>
        <w:rPr>
          <w:lang w:val="en-US"/>
        </w:rPr>
      </w:pPr>
      <w:r w:rsidRPr="007540C6">
        <w:rPr>
          <w:lang w:val="en-US"/>
        </w:rPr>
        <w:t>02: The number of data bytes to follow (1 registers x 2 bytes each = 2 bytes)</w:t>
      </w:r>
    </w:p>
    <w:p w:rsidR="007540C6" w:rsidRPr="007540C6" w:rsidRDefault="007540C6" w:rsidP="007540C6">
      <w:pPr>
        <w:rPr>
          <w:lang w:val="en-US"/>
        </w:rPr>
      </w:pPr>
      <w:r w:rsidRPr="007540C6">
        <w:rPr>
          <w:lang w:val="en-US"/>
        </w:rPr>
        <w:t>000A: The contents of register 30009</w:t>
      </w:r>
    </w:p>
    <w:p w:rsidR="007540C6" w:rsidRDefault="007540C6" w:rsidP="007540C6">
      <w:pPr>
        <w:rPr>
          <w:lang w:val="en-US"/>
        </w:rPr>
      </w:pPr>
      <w:r w:rsidRPr="007540C6">
        <w:rPr>
          <w:lang w:val="en-US"/>
        </w:rPr>
        <w:t>F8F4: The CRC (cyclic redundancy check).</w:t>
      </w:r>
    </w:p>
    <w:p w:rsidR="007540C6" w:rsidRDefault="007540C6" w:rsidP="007540C6">
      <w:pPr>
        <w:rPr>
          <w:lang w:val="en-US"/>
        </w:rPr>
      </w:pPr>
    </w:p>
    <w:p w:rsidR="007540C6" w:rsidRDefault="007540C6" w:rsidP="007540C6">
      <w:pPr>
        <w:pStyle w:val="Heading3"/>
        <w:rPr>
          <w:lang w:val="en-US"/>
        </w:rPr>
      </w:pPr>
      <w:bookmarkStart w:id="235" w:name="_Toc379547791"/>
      <w:r>
        <w:rPr>
          <w:lang w:val="en-US"/>
        </w:rPr>
        <w:t>Data Types</w:t>
      </w:r>
      <w:bookmarkEnd w:id="235"/>
    </w:p>
    <w:p w:rsidR="007540C6" w:rsidRPr="007540C6" w:rsidRDefault="007540C6" w:rsidP="007540C6">
      <w:pPr>
        <w:rPr>
          <w:lang w:val="en-US"/>
        </w:rPr>
      </w:pPr>
      <w:r w:rsidRPr="007540C6">
        <w:rPr>
          <w:lang w:val="en-US"/>
        </w:rPr>
        <w:t xml:space="preserve">The example </w:t>
      </w:r>
      <w:r w:rsidR="006D32D0">
        <w:rPr>
          <w:lang w:val="en-US"/>
        </w:rPr>
        <w:t>#2</w:t>
      </w:r>
      <w:r w:rsidRPr="007540C6">
        <w:rPr>
          <w:lang w:val="en-US"/>
        </w:rPr>
        <w:t xml:space="preserve"> shows that register 40108 contains AE41 which converts to the 16 bits 1010 1110 0100 0001. Great! But what does it mean? Well, it could mean a few things.</w:t>
      </w:r>
    </w:p>
    <w:p w:rsidR="007540C6" w:rsidRPr="007540C6" w:rsidRDefault="007540C6" w:rsidP="007540C6">
      <w:pPr>
        <w:rPr>
          <w:lang w:val="en-US"/>
        </w:rPr>
      </w:pPr>
    </w:p>
    <w:p w:rsidR="007540C6" w:rsidRPr="007540C6" w:rsidRDefault="007540C6" w:rsidP="007540C6">
      <w:pPr>
        <w:rPr>
          <w:lang w:val="en-US"/>
        </w:rPr>
      </w:pPr>
      <w:r w:rsidRPr="007540C6">
        <w:rPr>
          <w:lang w:val="en-US"/>
        </w:rPr>
        <w:t>Register 40108 could be defined as any of these 16-bit data types:</w:t>
      </w:r>
    </w:p>
    <w:p w:rsidR="007540C6" w:rsidRPr="007540C6" w:rsidRDefault="007540C6" w:rsidP="007540C6">
      <w:pPr>
        <w:rPr>
          <w:lang w:val="en-US"/>
        </w:rPr>
      </w:pPr>
    </w:p>
    <w:p w:rsidR="007540C6" w:rsidRPr="007540C6" w:rsidRDefault="007540C6" w:rsidP="007540C6">
      <w:pPr>
        <w:rPr>
          <w:lang w:val="en-US"/>
        </w:rPr>
      </w:pPr>
      <w:r w:rsidRPr="007540C6">
        <w:rPr>
          <w:lang w:val="en-US"/>
        </w:rPr>
        <w:t>A 16-bit unsigned integer (a whole number between 0 and 65535)</w:t>
      </w:r>
    </w:p>
    <w:p w:rsidR="007540C6" w:rsidRPr="007540C6" w:rsidRDefault="007540C6" w:rsidP="007540C6">
      <w:pPr>
        <w:rPr>
          <w:lang w:val="en-US"/>
        </w:rPr>
      </w:pPr>
      <w:proofErr w:type="gramStart"/>
      <w:r w:rsidRPr="007540C6">
        <w:rPr>
          <w:lang w:val="en-US"/>
        </w:rPr>
        <w:t>register</w:t>
      </w:r>
      <w:proofErr w:type="gramEnd"/>
      <w:r w:rsidRPr="007540C6">
        <w:rPr>
          <w:lang w:val="en-US"/>
        </w:rPr>
        <w:t xml:space="preserve"> 40108 contains AE41 = 44,609 (hex to decimal conversion)</w:t>
      </w:r>
    </w:p>
    <w:p w:rsidR="007540C6" w:rsidRPr="007540C6" w:rsidRDefault="007540C6" w:rsidP="007540C6">
      <w:pPr>
        <w:rPr>
          <w:lang w:val="en-US"/>
        </w:rPr>
      </w:pPr>
    </w:p>
    <w:p w:rsidR="007540C6" w:rsidRPr="007540C6" w:rsidRDefault="007540C6" w:rsidP="007540C6">
      <w:pPr>
        <w:rPr>
          <w:lang w:val="en-US"/>
        </w:rPr>
      </w:pPr>
      <w:r w:rsidRPr="007540C6">
        <w:rPr>
          <w:lang w:val="en-US"/>
        </w:rPr>
        <w:t>A 16-bit signed integer (a whole number between -32768 and 32767)</w:t>
      </w:r>
    </w:p>
    <w:p w:rsidR="007540C6" w:rsidRPr="007540C6" w:rsidRDefault="007540C6" w:rsidP="007540C6">
      <w:pPr>
        <w:rPr>
          <w:lang w:val="en-US"/>
        </w:rPr>
      </w:pPr>
      <w:r w:rsidRPr="007540C6">
        <w:rPr>
          <w:lang w:val="en-US"/>
        </w:rPr>
        <w:t xml:space="preserve">AE41 = -20,927 (hex to decimal conversion that wraps, if </w:t>
      </w:r>
      <w:proofErr w:type="spellStart"/>
      <w:proofErr w:type="gramStart"/>
      <w:r w:rsidRPr="007540C6">
        <w:rPr>
          <w:lang w:val="en-US"/>
        </w:rPr>
        <w:t>its</w:t>
      </w:r>
      <w:proofErr w:type="spellEnd"/>
      <w:proofErr w:type="gramEnd"/>
      <w:r w:rsidRPr="007540C6">
        <w:rPr>
          <w:lang w:val="en-US"/>
        </w:rPr>
        <w:t xml:space="preserve"> over 32767 then subtract 65536)</w:t>
      </w:r>
    </w:p>
    <w:p w:rsidR="007540C6" w:rsidRPr="007540C6" w:rsidRDefault="007540C6" w:rsidP="007540C6">
      <w:pPr>
        <w:rPr>
          <w:lang w:val="en-US"/>
        </w:rPr>
      </w:pPr>
    </w:p>
    <w:p w:rsidR="007540C6" w:rsidRPr="007540C6" w:rsidRDefault="007540C6" w:rsidP="007540C6">
      <w:pPr>
        <w:rPr>
          <w:lang w:val="en-US"/>
        </w:rPr>
      </w:pPr>
      <w:r w:rsidRPr="007540C6">
        <w:rPr>
          <w:lang w:val="en-US"/>
        </w:rPr>
        <w:t>A two character ASCII string (2 typed letters)</w:t>
      </w:r>
    </w:p>
    <w:p w:rsidR="007540C6" w:rsidRPr="007540C6" w:rsidRDefault="007540C6" w:rsidP="007540C6">
      <w:pPr>
        <w:rPr>
          <w:lang w:val="en-US"/>
        </w:rPr>
      </w:pPr>
      <w:r w:rsidRPr="007540C6">
        <w:rPr>
          <w:lang w:val="en-US"/>
        </w:rPr>
        <w:t>AE41 = ® A</w:t>
      </w:r>
    </w:p>
    <w:p w:rsidR="007540C6" w:rsidRPr="007540C6" w:rsidRDefault="007540C6" w:rsidP="007540C6">
      <w:pPr>
        <w:rPr>
          <w:lang w:val="en-US"/>
        </w:rPr>
      </w:pPr>
    </w:p>
    <w:p w:rsidR="007540C6" w:rsidRPr="007540C6" w:rsidRDefault="007540C6" w:rsidP="007540C6">
      <w:pPr>
        <w:rPr>
          <w:lang w:val="en-US"/>
        </w:rPr>
      </w:pPr>
      <w:r w:rsidRPr="007540C6">
        <w:rPr>
          <w:lang w:val="en-US"/>
        </w:rPr>
        <w:t>A discrete on/off value (this works the same as 16-bit integers with a value of 0 or 1. The hex data would be 0000 or 0001)</w:t>
      </w:r>
    </w:p>
    <w:p w:rsidR="007540C6" w:rsidRPr="007540C6" w:rsidRDefault="007540C6" w:rsidP="007540C6">
      <w:pPr>
        <w:rPr>
          <w:lang w:val="en-US"/>
        </w:rPr>
      </w:pPr>
    </w:p>
    <w:p w:rsidR="007540C6" w:rsidRPr="007540C6" w:rsidRDefault="007540C6" w:rsidP="007540C6">
      <w:pPr>
        <w:rPr>
          <w:lang w:val="en-US"/>
        </w:rPr>
      </w:pPr>
      <w:r w:rsidRPr="007540C6">
        <w:rPr>
          <w:lang w:val="en-US"/>
        </w:rPr>
        <w:t>Register 40108 could also be combined with 40109 to form any of these 32-bit data types:</w:t>
      </w:r>
    </w:p>
    <w:p w:rsidR="007540C6" w:rsidRPr="007540C6" w:rsidRDefault="007540C6" w:rsidP="007540C6">
      <w:pPr>
        <w:rPr>
          <w:lang w:val="en-US"/>
        </w:rPr>
      </w:pPr>
    </w:p>
    <w:p w:rsidR="007540C6" w:rsidRPr="007540C6" w:rsidRDefault="007540C6" w:rsidP="007540C6">
      <w:pPr>
        <w:rPr>
          <w:lang w:val="en-US"/>
        </w:rPr>
      </w:pPr>
      <w:r w:rsidRPr="007540C6">
        <w:rPr>
          <w:lang w:val="en-US"/>
        </w:rPr>
        <w:t>A 32-bit unsigned integer (a number between 0 and 4,294,967,295)</w:t>
      </w:r>
    </w:p>
    <w:p w:rsidR="007540C6" w:rsidRPr="007540C6" w:rsidRDefault="007540C6" w:rsidP="007540C6">
      <w:pPr>
        <w:rPr>
          <w:lang w:val="en-US"/>
        </w:rPr>
      </w:pPr>
      <w:r w:rsidRPr="007540C6">
        <w:rPr>
          <w:lang w:val="en-US"/>
        </w:rPr>
        <w:t>40108</w:t>
      </w:r>
      <w:proofErr w:type="gramStart"/>
      <w:r w:rsidRPr="007540C6">
        <w:rPr>
          <w:lang w:val="en-US"/>
        </w:rPr>
        <w:t>,40109</w:t>
      </w:r>
      <w:proofErr w:type="gramEnd"/>
      <w:r w:rsidRPr="007540C6">
        <w:rPr>
          <w:lang w:val="en-US"/>
        </w:rPr>
        <w:t xml:space="preserve"> = AE41 5652 =  2,923,517,522</w:t>
      </w:r>
    </w:p>
    <w:p w:rsidR="007540C6" w:rsidRPr="007540C6" w:rsidRDefault="007540C6" w:rsidP="007540C6">
      <w:pPr>
        <w:rPr>
          <w:lang w:val="en-US"/>
        </w:rPr>
      </w:pPr>
    </w:p>
    <w:p w:rsidR="007540C6" w:rsidRPr="007540C6" w:rsidRDefault="007540C6" w:rsidP="007540C6">
      <w:pPr>
        <w:rPr>
          <w:lang w:val="en-US"/>
        </w:rPr>
      </w:pPr>
      <w:r w:rsidRPr="007540C6">
        <w:rPr>
          <w:lang w:val="en-US"/>
        </w:rPr>
        <w:lastRenderedPageBreak/>
        <w:t>A 32-bit signed integer (a number between -2,147,483,648 and 2,147,483,647)</w:t>
      </w:r>
    </w:p>
    <w:p w:rsidR="007540C6" w:rsidRPr="007540C6" w:rsidRDefault="007540C6" w:rsidP="007540C6">
      <w:pPr>
        <w:rPr>
          <w:lang w:val="en-US"/>
        </w:rPr>
      </w:pPr>
      <w:r w:rsidRPr="007540C6">
        <w:rPr>
          <w:lang w:val="en-US"/>
        </w:rPr>
        <w:t>AE41 5652 = -1,371,449,774</w:t>
      </w:r>
    </w:p>
    <w:p w:rsidR="007540C6" w:rsidRPr="007540C6" w:rsidRDefault="007540C6" w:rsidP="007540C6">
      <w:pPr>
        <w:rPr>
          <w:lang w:val="en-US"/>
        </w:rPr>
      </w:pPr>
    </w:p>
    <w:p w:rsidR="007540C6" w:rsidRPr="007540C6" w:rsidRDefault="007540C6" w:rsidP="007540C6">
      <w:pPr>
        <w:rPr>
          <w:lang w:val="en-US"/>
        </w:rPr>
      </w:pPr>
      <w:r w:rsidRPr="007540C6">
        <w:rPr>
          <w:lang w:val="en-US"/>
        </w:rPr>
        <w:t>A 32-bit double precision IEEE floating point number. This is a mathematical formula that allows any real number (a number with decimal points) to represented by 32 bits with an accuracy of about seven digits.</w:t>
      </w:r>
    </w:p>
    <w:p w:rsidR="007540C6" w:rsidRPr="007540C6" w:rsidRDefault="007540C6" w:rsidP="007540C6">
      <w:pPr>
        <w:rPr>
          <w:lang w:val="en-US"/>
        </w:rPr>
      </w:pPr>
      <w:r w:rsidRPr="007540C6">
        <w:rPr>
          <w:lang w:val="en-US"/>
        </w:rPr>
        <w:t>AE41 5652 = -4.395978 E-11</w:t>
      </w:r>
    </w:p>
    <w:p w:rsidR="007540C6" w:rsidRPr="007540C6" w:rsidRDefault="007540C6" w:rsidP="007540C6">
      <w:pPr>
        <w:rPr>
          <w:lang w:val="en-US"/>
        </w:rPr>
      </w:pPr>
    </w:p>
    <w:p w:rsidR="007540C6" w:rsidRPr="007540C6" w:rsidRDefault="007540C6" w:rsidP="007540C6">
      <w:pPr>
        <w:rPr>
          <w:lang w:val="en-US"/>
        </w:rPr>
      </w:pPr>
      <w:r w:rsidRPr="007540C6">
        <w:rPr>
          <w:lang w:val="en-US"/>
        </w:rPr>
        <w:t>A four character ASCII string (4 typed letters)</w:t>
      </w:r>
    </w:p>
    <w:p w:rsidR="007540C6" w:rsidRPr="007540C6" w:rsidRDefault="007540C6" w:rsidP="007540C6">
      <w:pPr>
        <w:rPr>
          <w:lang w:val="en-US"/>
        </w:rPr>
      </w:pPr>
      <w:r w:rsidRPr="007540C6">
        <w:rPr>
          <w:lang w:val="en-US"/>
        </w:rPr>
        <w:t>AE41 5652 = ® A V R</w:t>
      </w:r>
    </w:p>
    <w:p w:rsidR="007540C6" w:rsidRPr="007540C6" w:rsidRDefault="007540C6" w:rsidP="007540C6">
      <w:pPr>
        <w:rPr>
          <w:lang w:val="en-US"/>
        </w:rPr>
      </w:pPr>
    </w:p>
    <w:p w:rsidR="007540C6" w:rsidRDefault="007540C6" w:rsidP="007540C6">
      <w:pPr>
        <w:rPr>
          <w:lang w:val="en-US"/>
        </w:rPr>
      </w:pPr>
      <w:r w:rsidRPr="007540C6">
        <w:rPr>
          <w:lang w:val="en-US"/>
        </w:rPr>
        <w:t>More registers can be combined to form longer ASCII strings.  Each register being used to store two ASCII characters (two bytes).</w:t>
      </w:r>
    </w:p>
    <w:p w:rsidR="007540C6" w:rsidRDefault="007540C6" w:rsidP="007540C6">
      <w:pPr>
        <w:rPr>
          <w:lang w:val="en-US"/>
        </w:rPr>
      </w:pPr>
    </w:p>
    <w:p w:rsidR="007540C6" w:rsidRDefault="006D32D0" w:rsidP="006D32D0">
      <w:pPr>
        <w:pStyle w:val="Heading3"/>
        <w:rPr>
          <w:lang w:val="en-US"/>
        </w:rPr>
      </w:pPr>
      <w:bookmarkStart w:id="236" w:name="_Toc379547792"/>
      <w:r>
        <w:rPr>
          <w:lang w:val="en-US"/>
        </w:rPr>
        <w:t>Byte and Word ordering</w:t>
      </w:r>
      <w:bookmarkEnd w:id="236"/>
    </w:p>
    <w:p w:rsidR="006D32D0" w:rsidRPr="006D32D0" w:rsidRDefault="006D32D0" w:rsidP="006D32D0">
      <w:pPr>
        <w:overflowPunct/>
        <w:autoSpaceDE/>
        <w:autoSpaceDN/>
        <w:adjustRightInd/>
        <w:spacing w:before="100" w:beforeAutospacing="1" w:after="100" w:afterAutospacing="1"/>
        <w:textAlignment w:val="auto"/>
        <w:rPr>
          <w:rFonts w:ascii="Times New Roman" w:hAnsi="Times New Roman"/>
          <w:sz w:val="24"/>
          <w:szCs w:val="24"/>
          <w:lang w:val="en-US" w:eastAsia="nl-NL"/>
        </w:rPr>
      </w:pPr>
      <w:r w:rsidRPr="006D32D0">
        <w:rPr>
          <w:rFonts w:ascii="Times New Roman" w:hAnsi="Times New Roman"/>
          <w:sz w:val="24"/>
          <w:szCs w:val="24"/>
          <w:lang w:val="en-US" w:eastAsia="nl-NL"/>
        </w:rPr>
        <w:t xml:space="preserve">The Modbus specification doesn't define exactly how the data is stored in the registers. Therefore, some manufacturers implemented </w:t>
      </w:r>
      <w:proofErr w:type="spellStart"/>
      <w:r w:rsidRPr="006D32D0">
        <w:rPr>
          <w:rFonts w:ascii="Times New Roman" w:hAnsi="Times New Roman"/>
          <w:sz w:val="24"/>
          <w:szCs w:val="24"/>
          <w:lang w:val="en-US" w:eastAsia="nl-NL"/>
        </w:rPr>
        <w:t>modbus</w:t>
      </w:r>
      <w:proofErr w:type="spellEnd"/>
      <w:r w:rsidRPr="006D32D0">
        <w:rPr>
          <w:rFonts w:ascii="Times New Roman" w:hAnsi="Times New Roman"/>
          <w:sz w:val="24"/>
          <w:szCs w:val="24"/>
          <w:lang w:val="en-US" w:eastAsia="nl-NL"/>
        </w:rPr>
        <w:t xml:space="preserve"> in their equipment to store and transmit the higher byte first followed by the lower byte. (AE before 41). Alternatively, others store and transmit the lower byte first (41 before AE).</w:t>
      </w:r>
    </w:p>
    <w:p w:rsidR="006D32D0" w:rsidRPr="006D32D0" w:rsidRDefault="006D32D0" w:rsidP="006D32D0">
      <w:pPr>
        <w:overflowPunct/>
        <w:autoSpaceDE/>
        <w:autoSpaceDN/>
        <w:adjustRightInd/>
        <w:spacing w:before="100" w:beforeAutospacing="1" w:after="100" w:afterAutospacing="1"/>
        <w:textAlignment w:val="auto"/>
        <w:rPr>
          <w:rFonts w:ascii="Times New Roman" w:hAnsi="Times New Roman"/>
          <w:sz w:val="24"/>
          <w:szCs w:val="24"/>
          <w:lang w:val="en-US" w:eastAsia="nl-NL"/>
        </w:rPr>
      </w:pPr>
      <w:r w:rsidRPr="006D32D0">
        <w:rPr>
          <w:rFonts w:ascii="Times New Roman" w:hAnsi="Times New Roman"/>
          <w:sz w:val="24"/>
          <w:szCs w:val="24"/>
          <w:lang w:val="en-US" w:eastAsia="nl-NL"/>
        </w:rPr>
        <w:t xml:space="preserve">Similarly, when registers are combined to represent 32-bit data types, </w:t>
      </w:r>
      <w:proofErr w:type="gramStart"/>
      <w:r w:rsidRPr="006D32D0">
        <w:rPr>
          <w:rFonts w:ascii="Times New Roman" w:hAnsi="Times New Roman"/>
          <w:sz w:val="24"/>
          <w:szCs w:val="24"/>
          <w:lang w:val="en-US" w:eastAsia="nl-NL"/>
        </w:rPr>
        <w:t>Some</w:t>
      </w:r>
      <w:proofErr w:type="gramEnd"/>
      <w:r w:rsidRPr="006D32D0">
        <w:rPr>
          <w:rFonts w:ascii="Times New Roman" w:hAnsi="Times New Roman"/>
          <w:sz w:val="24"/>
          <w:szCs w:val="24"/>
          <w:lang w:val="en-US" w:eastAsia="nl-NL"/>
        </w:rPr>
        <w:t xml:space="preserve"> devices store the higher 16 bits (high word) in the first register and the remaining low word in the second (AE41 before 5652) while others do the opposite (5652 before AE41).</w:t>
      </w:r>
    </w:p>
    <w:p w:rsidR="006D32D0" w:rsidRPr="006D32D0" w:rsidRDefault="006D32D0" w:rsidP="006D32D0">
      <w:pPr>
        <w:overflowPunct/>
        <w:autoSpaceDE/>
        <w:autoSpaceDN/>
        <w:adjustRightInd/>
        <w:spacing w:before="100" w:beforeAutospacing="1" w:after="100" w:afterAutospacing="1"/>
        <w:textAlignment w:val="auto"/>
        <w:rPr>
          <w:rFonts w:ascii="Times New Roman" w:hAnsi="Times New Roman"/>
          <w:sz w:val="24"/>
          <w:szCs w:val="24"/>
          <w:lang w:val="en-US" w:eastAsia="nl-NL"/>
        </w:rPr>
      </w:pPr>
      <w:r w:rsidRPr="006D32D0">
        <w:rPr>
          <w:rFonts w:ascii="Times New Roman" w:hAnsi="Times New Roman"/>
          <w:sz w:val="24"/>
          <w:szCs w:val="24"/>
          <w:lang w:val="en-US" w:eastAsia="nl-NL"/>
        </w:rPr>
        <w:t>It doesn't matter which order the bytes or words are sent in, as long as the receiving device knows which way to expect it. For example, if the number 29,235,175,522 was to be sent as a 32 bit unsigned integer, it could be arranged any of these four ways.</w:t>
      </w:r>
    </w:p>
    <w:p w:rsidR="006D32D0" w:rsidRPr="006D32D0" w:rsidRDefault="006D32D0" w:rsidP="006D32D0">
      <w:pPr>
        <w:overflowPunct/>
        <w:autoSpaceDE/>
        <w:autoSpaceDN/>
        <w:adjustRightInd/>
        <w:spacing w:before="100" w:beforeAutospacing="1" w:after="100" w:afterAutospacing="1"/>
        <w:textAlignment w:val="auto"/>
        <w:rPr>
          <w:rFonts w:ascii="Times New Roman" w:hAnsi="Times New Roman"/>
          <w:sz w:val="24"/>
          <w:szCs w:val="24"/>
          <w:lang w:val="en-US" w:eastAsia="nl-NL"/>
        </w:rPr>
      </w:pPr>
      <w:r w:rsidRPr="006D32D0">
        <w:rPr>
          <w:rFonts w:ascii="Times New Roman" w:hAnsi="Times New Roman"/>
          <w:sz w:val="24"/>
          <w:szCs w:val="24"/>
          <w:lang w:val="en-US" w:eastAsia="nl-NL"/>
        </w:rPr>
        <w:t>AE41 5652       high byte first      high word first</w:t>
      </w:r>
      <w:r w:rsidRPr="006D32D0">
        <w:rPr>
          <w:rFonts w:ascii="Times New Roman" w:hAnsi="Times New Roman"/>
          <w:sz w:val="24"/>
          <w:szCs w:val="24"/>
          <w:lang w:val="en-US" w:eastAsia="nl-NL"/>
        </w:rPr>
        <w:br/>
        <w:t>5652 AE41       high byte first      low word first</w:t>
      </w:r>
      <w:r w:rsidRPr="006D32D0">
        <w:rPr>
          <w:rFonts w:ascii="Times New Roman" w:hAnsi="Times New Roman"/>
          <w:sz w:val="24"/>
          <w:szCs w:val="24"/>
          <w:lang w:val="en-US" w:eastAsia="nl-NL"/>
        </w:rPr>
        <w:br/>
        <w:t>41AE 5256       low byte first      high word first</w:t>
      </w:r>
      <w:r w:rsidRPr="006D32D0">
        <w:rPr>
          <w:rFonts w:ascii="Times New Roman" w:hAnsi="Times New Roman"/>
          <w:sz w:val="24"/>
          <w:szCs w:val="24"/>
          <w:lang w:val="en-US" w:eastAsia="nl-NL"/>
        </w:rPr>
        <w:br/>
        <w:t>5256 41AE       low byte first      low word first</w:t>
      </w:r>
    </w:p>
    <w:p w:rsidR="006D32D0" w:rsidRDefault="006D32D0" w:rsidP="006D32D0">
      <w:pPr>
        <w:pStyle w:val="Heading3"/>
        <w:rPr>
          <w:lang w:val="en-US"/>
        </w:rPr>
      </w:pPr>
      <w:bookmarkStart w:id="237" w:name="_Toc379547793"/>
      <w:r>
        <w:rPr>
          <w:lang w:val="en-US"/>
        </w:rPr>
        <w:t>Modbus Map</w:t>
      </w:r>
      <w:bookmarkEnd w:id="237"/>
    </w:p>
    <w:p w:rsidR="006D32D0" w:rsidRPr="006D32D0" w:rsidRDefault="006D32D0" w:rsidP="006D32D0">
      <w:pPr>
        <w:rPr>
          <w:lang w:val="en-US"/>
        </w:rPr>
      </w:pPr>
      <w:r w:rsidRPr="006D32D0">
        <w:rPr>
          <w:lang w:val="en-US"/>
        </w:rPr>
        <w:t xml:space="preserve">A </w:t>
      </w:r>
      <w:proofErr w:type="spellStart"/>
      <w:r w:rsidRPr="006D32D0">
        <w:rPr>
          <w:lang w:val="en-US"/>
        </w:rPr>
        <w:t>modbus</w:t>
      </w:r>
      <w:proofErr w:type="spellEnd"/>
      <w:r w:rsidRPr="006D32D0">
        <w:rPr>
          <w:lang w:val="en-US"/>
        </w:rPr>
        <w:t xml:space="preserve"> map is simply a list for an individual slave device that defines:</w:t>
      </w:r>
    </w:p>
    <w:p w:rsidR="006D32D0" w:rsidRPr="006D32D0" w:rsidRDefault="006D32D0" w:rsidP="006D32D0">
      <w:pPr>
        <w:rPr>
          <w:lang w:val="en-US"/>
        </w:rPr>
      </w:pPr>
    </w:p>
    <w:p w:rsidR="006D32D0" w:rsidRPr="006D32D0" w:rsidRDefault="006D32D0" w:rsidP="006D32D0">
      <w:pPr>
        <w:rPr>
          <w:lang w:val="en-US"/>
        </w:rPr>
      </w:pPr>
      <w:r w:rsidRPr="006D32D0">
        <w:rPr>
          <w:lang w:val="en-US"/>
        </w:rPr>
        <w:t xml:space="preserve">    </w:t>
      </w:r>
      <w:proofErr w:type="gramStart"/>
      <w:r w:rsidRPr="006D32D0">
        <w:rPr>
          <w:lang w:val="en-US"/>
        </w:rPr>
        <w:t>what</w:t>
      </w:r>
      <w:proofErr w:type="gramEnd"/>
      <w:r w:rsidRPr="006D32D0">
        <w:rPr>
          <w:lang w:val="en-US"/>
        </w:rPr>
        <w:t xml:space="preserve"> the data is (</w:t>
      </w:r>
      <w:proofErr w:type="spellStart"/>
      <w:r w:rsidRPr="006D32D0">
        <w:rPr>
          <w:lang w:val="en-US"/>
        </w:rPr>
        <w:t>eg</w:t>
      </w:r>
      <w:proofErr w:type="spellEnd"/>
      <w:r w:rsidRPr="006D32D0">
        <w:rPr>
          <w:lang w:val="en-US"/>
        </w:rPr>
        <w:t>. pressure or temperature readings)</w:t>
      </w:r>
    </w:p>
    <w:p w:rsidR="006D32D0" w:rsidRPr="006D32D0" w:rsidRDefault="006D32D0" w:rsidP="006D32D0">
      <w:pPr>
        <w:rPr>
          <w:lang w:val="en-US"/>
        </w:rPr>
      </w:pPr>
      <w:r w:rsidRPr="006D32D0">
        <w:rPr>
          <w:lang w:val="en-US"/>
        </w:rPr>
        <w:t xml:space="preserve">    </w:t>
      </w:r>
      <w:proofErr w:type="gramStart"/>
      <w:r w:rsidRPr="006D32D0">
        <w:rPr>
          <w:lang w:val="en-US"/>
        </w:rPr>
        <w:t>where</w:t>
      </w:r>
      <w:proofErr w:type="gramEnd"/>
      <w:r w:rsidRPr="006D32D0">
        <w:rPr>
          <w:lang w:val="en-US"/>
        </w:rPr>
        <w:t xml:space="preserve"> the data is stored (which tables and data addresses)</w:t>
      </w:r>
    </w:p>
    <w:p w:rsidR="006D32D0" w:rsidRPr="006D32D0" w:rsidRDefault="006D32D0" w:rsidP="006D32D0">
      <w:pPr>
        <w:rPr>
          <w:lang w:val="en-US"/>
        </w:rPr>
      </w:pPr>
      <w:r w:rsidRPr="006D32D0">
        <w:rPr>
          <w:lang w:val="en-US"/>
        </w:rPr>
        <w:t xml:space="preserve">    </w:t>
      </w:r>
      <w:proofErr w:type="gramStart"/>
      <w:r w:rsidRPr="006D32D0">
        <w:rPr>
          <w:lang w:val="en-US"/>
        </w:rPr>
        <w:t>how</w:t>
      </w:r>
      <w:proofErr w:type="gramEnd"/>
      <w:r w:rsidRPr="006D32D0">
        <w:rPr>
          <w:lang w:val="en-US"/>
        </w:rPr>
        <w:t xml:space="preserve"> the data is stored (data types, byte and word ordering)</w:t>
      </w:r>
    </w:p>
    <w:p w:rsidR="006D32D0" w:rsidRPr="006D32D0" w:rsidRDefault="006D32D0" w:rsidP="006D32D0">
      <w:pPr>
        <w:rPr>
          <w:lang w:val="en-US"/>
        </w:rPr>
      </w:pPr>
    </w:p>
    <w:p w:rsidR="006D32D0" w:rsidRDefault="006D32D0" w:rsidP="006D32D0">
      <w:pPr>
        <w:rPr>
          <w:lang w:val="en-US"/>
        </w:rPr>
      </w:pPr>
      <w:r w:rsidRPr="006D32D0">
        <w:rPr>
          <w:lang w:val="en-US"/>
        </w:rPr>
        <w:t>Some devices are built with a fixed map that is defined by the manufacturer. While other devices allow the operator to configure or program a custom map to fit their needs.</w:t>
      </w:r>
    </w:p>
    <w:p w:rsidR="006D32D0" w:rsidRDefault="006D32D0" w:rsidP="006D32D0">
      <w:pPr>
        <w:rPr>
          <w:lang w:val="en-US"/>
        </w:rPr>
      </w:pPr>
    </w:p>
    <w:p w:rsidR="006D32D0" w:rsidRDefault="002F1B1B" w:rsidP="002F1B1B">
      <w:pPr>
        <w:pStyle w:val="Heading1"/>
        <w:rPr>
          <w:lang w:val="en-US"/>
        </w:rPr>
      </w:pPr>
      <w:bookmarkStart w:id="238" w:name="_Toc379547794"/>
      <w:r>
        <w:rPr>
          <w:lang w:val="en-US"/>
        </w:rPr>
        <w:lastRenderedPageBreak/>
        <w:t>Bus-Protocols</w:t>
      </w:r>
      <w:bookmarkEnd w:id="238"/>
    </w:p>
    <w:p w:rsidR="002F1B1B" w:rsidRDefault="002F1B1B" w:rsidP="002F1B1B">
      <w:pPr>
        <w:pStyle w:val="Heading2"/>
        <w:rPr>
          <w:lang w:val="en-US"/>
        </w:rPr>
      </w:pPr>
      <w:bookmarkStart w:id="239" w:name="_Toc379547795"/>
      <w:r>
        <w:rPr>
          <w:lang w:val="en-US"/>
        </w:rPr>
        <w:t>Introduction</w:t>
      </w:r>
      <w:bookmarkEnd w:id="239"/>
    </w:p>
    <w:p w:rsidR="002F1B1B" w:rsidRDefault="002F1B1B" w:rsidP="002F1B1B">
      <w:pPr>
        <w:rPr>
          <w:lang w:val="en-US"/>
        </w:rPr>
      </w:pPr>
      <w:r>
        <w:rPr>
          <w:lang w:val="en-US"/>
        </w:rPr>
        <w:t>There are many formats in Bus-Protocols. Bus-Protocols are developed to simplify communication between microcontrollers and devices without the need of a host computer.</w:t>
      </w:r>
    </w:p>
    <w:p w:rsidR="002F1B1B" w:rsidRDefault="002F1B1B" w:rsidP="002F1B1B">
      <w:pPr>
        <w:rPr>
          <w:lang w:val="en-US"/>
        </w:rPr>
      </w:pPr>
    </w:p>
    <w:p w:rsidR="00B1155A" w:rsidRDefault="002F1B1B" w:rsidP="002F1B1B">
      <w:pPr>
        <w:rPr>
          <w:lang w:val="en-US"/>
        </w:rPr>
      </w:pPr>
      <w:r>
        <w:rPr>
          <w:lang w:val="en-US"/>
        </w:rPr>
        <w:t xml:space="preserve">In our branch we find several of these protocols. While the </w:t>
      </w:r>
      <w:proofErr w:type="spellStart"/>
      <w:r>
        <w:rPr>
          <w:lang w:val="en-US"/>
        </w:rPr>
        <w:t>Canbus</w:t>
      </w:r>
      <w:proofErr w:type="spellEnd"/>
      <w:r>
        <w:rPr>
          <w:lang w:val="en-US"/>
        </w:rPr>
        <w:t xml:space="preserve">-protocol is the most widely used one, we will stick to that explanation here. </w:t>
      </w:r>
    </w:p>
    <w:p w:rsidR="00B1155A" w:rsidRDefault="00B1155A" w:rsidP="002F1B1B">
      <w:pPr>
        <w:rPr>
          <w:lang w:val="en-US"/>
        </w:rPr>
      </w:pPr>
    </w:p>
    <w:p w:rsidR="00B1155A" w:rsidRDefault="00B1155A" w:rsidP="002E459C">
      <w:pPr>
        <w:pStyle w:val="Heading2"/>
        <w:rPr>
          <w:lang w:val="en-US"/>
        </w:rPr>
      </w:pPr>
      <w:bookmarkStart w:id="240" w:name="_Toc379547796"/>
      <w:proofErr w:type="spellStart"/>
      <w:r>
        <w:rPr>
          <w:lang w:val="en-US"/>
        </w:rPr>
        <w:t>Canbus</w:t>
      </w:r>
      <w:bookmarkEnd w:id="240"/>
      <w:proofErr w:type="spellEnd"/>
    </w:p>
    <w:p w:rsidR="002E459C" w:rsidRPr="002E459C" w:rsidRDefault="002E459C" w:rsidP="002E459C">
      <w:pPr>
        <w:rPr>
          <w:lang w:val="en-US"/>
        </w:rPr>
      </w:pPr>
      <w:r w:rsidRPr="002E459C">
        <w:rPr>
          <w:lang w:val="en-US"/>
        </w:rPr>
        <w:t>CAN is a multi-master broadcast serial bus standard for connecting electronic control units (ECUs).</w:t>
      </w:r>
    </w:p>
    <w:p w:rsidR="002E459C" w:rsidRPr="002E459C" w:rsidRDefault="002E459C" w:rsidP="002E459C">
      <w:pPr>
        <w:rPr>
          <w:lang w:val="en-US"/>
        </w:rPr>
      </w:pPr>
    </w:p>
    <w:p w:rsidR="002E459C" w:rsidRPr="002E459C" w:rsidRDefault="002E459C" w:rsidP="002E459C">
      <w:pPr>
        <w:rPr>
          <w:lang w:val="en-US"/>
        </w:rPr>
      </w:pPr>
      <w:r w:rsidRPr="002E459C">
        <w:rPr>
          <w:lang w:val="en-US"/>
        </w:rPr>
        <w:t>Each node is able to send and receive messages, but not simultaneously. A message consists primarily of an ID (identifier), which represents the priority of the message, and up to eight data bytes. It is transmitted serially onto the bus. This signal pattern is encoded in non-return-to-zero (NRZ) and is sensed by all nodes.</w:t>
      </w:r>
    </w:p>
    <w:p w:rsidR="002E459C" w:rsidRPr="002E459C" w:rsidRDefault="002E459C" w:rsidP="002E459C">
      <w:pPr>
        <w:rPr>
          <w:lang w:val="en-US"/>
        </w:rPr>
      </w:pPr>
    </w:p>
    <w:p w:rsidR="002E459C" w:rsidRPr="002E459C" w:rsidRDefault="002E459C" w:rsidP="002E459C">
      <w:pPr>
        <w:rPr>
          <w:lang w:val="en-US"/>
        </w:rPr>
      </w:pPr>
      <w:r w:rsidRPr="002E459C">
        <w:rPr>
          <w:lang w:val="en-US"/>
        </w:rPr>
        <w:t>The devices that are connected by a CAN network are typically sensors, actuators, and other control devices. These devices are not connected directly to the bus, but through a host processor and a CAN controller.</w:t>
      </w:r>
    </w:p>
    <w:p w:rsidR="002E459C" w:rsidRPr="002E459C" w:rsidRDefault="002E459C" w:rsidP="002E459C">
      <w:pPr>
        <w:rPr>
          <w:lang w:val="en-US"/>
        </w:rPr>
      </w:pPr>
    </w:p>
    <w:p w:rsidR="002E459C" w:rsidRPr="002E459C" w:rsidRDefault="002E459C" w:rsidP="002E459C">
      <w:pPr>
        <w:rPr>
          <w:lang w:val="en-US"/>
        </w:rPr>
      </w:pPr>
      <w:r w:rsidRPr="002E459C">
        <w:rPr>
          <w:lang w:val="en-US"/>
        </w:rPr>
        <w:t>If the bus is free, any node may begin to transmit. If two or more nodes begin sending messages at the same time, the message with the more dominant ID (which has more dominant bits, i.e., zeroes) will overwrite other nodes' less dominant IDs, so that eventually (after this arbitration on the ID.) only the dominant message remains and is received by all nodes. This mechanism is referred to as priority based bus arbitration. Messages with numerically smaller values of IDs have higher priority and are transmitted first.</w:t>
      </w:r>
    </w:p>
    <w:p w:rsidR="002E459C" w:rsidRPr="002E459C" w:rsidRDefault="002E459C" w:rsidP="002E459C">
      <w:pPr>
        <w:rPr>
          <w:lang w:val="en-US"/>
        </w:rPr>
      </w:pPr>
    </w:p>
    <w:p w:rsidR="002E459C" w:rsidRPr="002E459C" w:rsidRDefault="002E459C" w:rsidP="002E459C">
      <w:pPr>
        <w:rPr>
          <w:lang w:val="en-US"/>
        </w:rPr>
      </w:pPr>
      <w:r w:rsidRPr="002E459C">
        <w:rPr>
          <w:lang w:val="en-US"/>
        </w:rPr>
        <w:t>Each node requires a</w:t>
      </w:r>
    </w:p>
    <w:p w:rsidR="002E459C" w:rsidRPr="002E459C" w:rsidRDefault="002E459C" w:rsidP="002E459C">
      <w:pPr>
        <w:rPr>
          <w:lang w:val="en-US"/>
        </w:rPr>
      </w:pPr>
    </w:p>
    <w:p w:rsidR="002E459C" w:rsidRPr="002E459C" w:rsidRDefault="002E459C" w:rsidP="002E459C">
      <w:pPr>
        <w:rPr>
          <w:b/>
          <w:lang w:val="en-US"/>
        </w:rPr>
      </w:pPr>
      <w:r w:rsidRPr="002E459C">
        <w:rPr>
          <w:b/>
          <w:lang w:val="en-US"/>
        </w:rPr>
        <w:t xml:space="preserve">    Host processor</w:t>
      </w:r>
    </w:p>
    <w:p w:rsidR="002E459C" w:rsidRPr="002E459C" w:rsidRDefault="002E459C" w:rsidP="002E459C">
      <w:pPr>
        <w:pStyle w:val="ListParagraph"/>
        <w:numPr>
          <w:ilvl w:val="0"/>
          <w:numId w:val="35"/>
        </w:numPr>
        <w:rPr>
          <w:lang w:val="en-US"/>
        </w:rPr>
      </w:pPr>
      <w:r w:rsidRPr="002E459C">
        <w:rPr>
          <w:lang w:val="en-US"/>
        </w:rPr>
        <w:t>The host processor decides what received messages mean and which messages it wants to transmit itself.</w:t>
      </w:r>
    </w:p>
    <w:p w:rsidR="002E459C" w:rsidRPr="002E459C" w:rsidRDefault="002E459C" w:rsidP="002E459C">
      <w:pPr>
        <w:pStyle w:val="ListParagraph"/>
        <w:numPr>
          <w:ilvl w:val="0"/>
          <w:numId w:val="35"/>
        </w:numPr>
        <w:rPr>
          <w:lang w:val="en-US"/>
        </w:rPr>
      </w:pPr>
      <w:r w:rsidRPr="002E459C">
        <w:rPr>
          <w:lang w:val="en-US"/>
        </w:rPr>
        <w:t>Sensors, actuators and control devices can be connected to the host processor.</w:t>
      </w:r>
    </w:p>
    <w:p w:rsidR="002E459C" w:rsidRPr="002E459C" w:rsidRDefault="002E459C" w:rsidP="002E459C">
      <w:pPr>
        <w:rPr>
          <w:lang w:val="en-US"/>
        </w:rPr>
      </w:pPr>
      <w:r w:rsidRPr="002E459C">
        <w:rPr>
          <w:lang w:val="en-US"/>
        </w:rPr>
        <w:t xml:space="preserve">    </w:t>
      </w:r>
      <w:r w:rsidRPr="002E459C">
        <w:rPr>
          <w:b/>
          <w:lang w:val="en-US"/>
        </w:rPr>
        <w:t>CAN controller</w:t>
      </w:r>
      <w:r w:rsidRPr="002E459C">
        <w:rPr>
          <w:lang w:val="en-US"/>
        </w:rPr>
        <w:t xml:space="preserve"> (hardware with a synchronous clock).</w:t>
      </w:r>
    </w:p>
    <w:p w:rsidR="002E459C" w:rsidRPr="002E459C" w:rsidRDefault="002E459C" w:rsidP="002E459C">
      <w:pPr>
        <w:pStyle w:val="ListParagraph"/>
        <w:numPr>
          <w:ilvl w:val="0"/>
          <w:numId w:val="36"/>
        </w:numPr>
        <w:rPr>
          <w:lang w:val="en-US"/>
        </w:rPr>
      </w:pPr>
      <w:r w:rsidRPr="002E459C">
        <w:rPr>
          <w:lang w:val="en-US"/>
        </w:rPr>
        <w:t>Receiving: the CAN controller stores received bits serially from the bus until an entire message is available, which can then be fetched by the host processor (usually after the CAN controller has triggered an interrupt).</w:t>
      </w:r>
    </w:p>
    <w:p w:rsidR="002E459C" w:rsidRPr="002E459C" w:rsidRDefault="002E459C" w:rsidP="002E459C">
      <w:pPr>
        <w:pStyle w:val="ListParagraph"/>
        <w:numPr>
          <w:ilvl w:val="0"/>
          <w:numId w:val="36"/>
        </w:numPr>
        <w:rPr>
          <w:lang w:val="en-US"/>
        </w:rPr>
      </w:pPr>
      <w:r w:rsidRPr="002E459C">
        <w:rPr>
          <w:lang w:val="en-US"/>
        </w:rPr>
        <w:t xml:space="preserve">Sending: the host processor stores </w:t>
      </w:r>
      <w:proofErr w:type="gramStart"/>
      <w:r w:rsidRPr="002E459C">
        <w:rPr>
          <w:lang w:val="en-US"/>
        </w:rPr>
        <w:t>its</w:t>
      </w:r>
      <w:proofErr w:type="gramEnd"/>
      <w:r w:rsidRPr="002E459C">
        <w:rPr>
          <w:lang w:val="en-US"/>
        </w:rPr>
        <w:t xml:space="preserve"> transmit messages to a CAN controller, which transmits the bits serially onto the bus.</w:t>
      </w:r>
    </w:p>
    <w:p w:rsidR="002E459C" w:rsidRPr="002E459C" w:rsidRDefault="002E459C" w:rsidP="002E459C">
      <w:pPr>
        <w:rPr>
          <w:b/>
          <w:lang w:val="en-US"/>
        </w:rPr>
      </w:pPr>
      <w:r w:rsidRPr="002E459C">
        <w:rPr>
          <w:lang w:val="en-US"/>
        </w:rPr>
        <w:t xml:space="preserve">    </w:t>
      </w:r>
      <w:r w:rsidRPr="002E459C">
        <w:rPr>
          <w:b/>
          <w:lang w:val="en-US"/>
        </w:rPr>
        <w:t>Transceiver</w:t>
      </w:r>
    </w:p>
    <w:p w:rsidR="002E459C" w:rsidRPr="002E459C" w:rsidRDefault="002E459C" w:rsidP="002E459C">
      <w:pPr>
        <w:pStyle w:val="ListParagraph"/>
        <w:numPr>
          <w:ilvl w:val="0"/>
          <w:numId w:val="37"/>
        </w:numPr>
        <w:rPr>
          <w:lang w:val="en-US"/>
        </w:rPr>
      </w:pPr>
      <w:r w:rsidRPr="002E459C">
        <w:rPr>
          <w:lang w:val="en-US"/>
        </w:rPr>
        <w:t>Receiving: it adapts signal levels from the bus to levels that the CAN controller expects and has protective circuitry that protects the CAN controller.</w:t>
      </w:r>
    </w:p>
    <w:p w:rsidR="002E459C" w:rsidRPr="002E459C" w:rsidRDefault="002E459C" w:rsidP="002E459C">
      <w:pPr>
        <w:pStyle w:val="ListParagraph"/>
        <w:numPr>
          <w:ilvl w:val="0"/>
          <w:numId w:val="37"/>
        </w:numPr>
        <w:rPr>
          <w:lang w:val="en-US"/>
        </w:rPr>
      </w:pPr>
      <w:r w:rsidRPr="002E459C">
        <w:rPr>
          <w:lang w:val="en-US"/>
        </w:rPr>
        <w:t>Transmitting: it converts the transmit-bit signal received from the CAN controller into a signal that is sent onto the bus.</w:t>
      </w:r>
    </w:p>
    <w:p w:rsidR="002E459C" w:rsidRPr="002E459C" w:rsidRDefault="002E459C" w:rsidP="002E459C">
      <w:pPr>
        <w:rPr>
          <w:lang w:val="en-US"/>
        </w:rPr>
      </w:pPr>
    </w:p>
    <w:p w:rsidR="002E459C" w:rsidRPr="002E459C" w:rsidRDefault="002E459C" w:rsidP="002E459C">
      <w:pPr>
        <w:rPr>
          <w:lang w:val="en-US"/>
        </w:rPr>
      </w:pPr>
      <w:r w:rsidRPr="002E459C">
        <w:rPr>
          <w:lang w:val="en-US"/>
        </w:rPr>
        <w:t xml:space="preserve">Bit rates up to 1 Mbit/s are possible at network lengths below 40 m. Decreasing the bit rate allows longer network distances (e.g., 500 m at 125 </w:t>
      </w:r>
      <w:proofErr w:type="spellStart"/>
      <w:r w:rsidRPr="002E459C">
        <w:rPr>
          <w:lang w:val="en-US"/>
        </w:rPr>
        <w:t>kbit</w:t>
      </w:r>
      <w:proofErr w:type="spellEnd"/>
      <w:r w:rsidRPr="002E459C">
        <w:rPr>
          <w:lang w:val="en-US"/>
        </w:rPr>
        <w:t>/s).</w:t>
      </w:r>
    </w:p>
    <w:p w:rsidR="002E459C" w:rsidRPr="002E459C" w:rsidRDefault="002E459C" w:rsidP="002E459C">
      <w:pPr>
        <w:rPr>
          <w:lang w:val="en-US"/>
        </w:rPr>
      </w:pPr>
    </w:p>
    <w:p w:rsidR="002E459C" w:rsidRDefault="00400653" w:rsidP="00400653">
      <w:pPr>
        <w:pStyle w:val="Heading2"/>
        <w:rPr>
          <w:lang w:val="en-US"/>
        </w:rPr>
      </w:pPr>
      <w:bookmarkStart w:id="241" w:name="_Toc379547797"/>
      <w:r>
        <w:rPr>
          <w:lang w:val="en-US"/>
        </w:rPr>
        <w:lastRenderedPageBreak/>
        <w:t>Data transmission</w:t>
      </w:r>
      <w:bookmarkEnd w:id="241"/>
    </w:p>
    <w:p w:rsidR="00400653" w:rsidRPr="00400653" w:rsidRDefault="00400653" w:rsidP="00400653">
      <w:pPr>
        <w:rPr>
          <w:lang w:val="en-US"/>
        </w:rPr>
      </w:pPr>
      <w:r w:rsidRPr="00400653">
        <w:rPr>
          <w:lang w:val="en-US"/>
        </w:rPr>
        <w:t>CAN features an automatic arbitration-free transmission. A CAN message that is transmitted with highest priority will succeed, and the node transmitting the lower priority message will sense this and back off and wait.</w:t>
      </w:r>
    </w:p>
    <w:p w:rsidR="00400653" w:rsidRPr="00400653" w:rsidRDefault="00400653" w:rsidP="00400653">
      <w:pPr>
        <w:rPr>
          <w:lang w:val="en-US"/>
        </w:rPr>
      </w:pPr>
    </w:p>
    <w:p w:rsidR="00400653" w:rsidRDefault="00400653" w:rsidP="00400653">
      <w:pPr>
        <w:rPr>
          <w:lang w:val="en-US"/>
        </w:rPr>
      </w:pPr>
      <w:r w:rsidRPr="00400653">
        <w:rPr>
          <w:lang w:val="en-US"/>
        </w:rPr>
        <w:t>This is achieved by CAN transmitting data through a binary model of "dominant" bits and "recessive" bits where dominant is a logical 0 and recessive is a logical 1. This means open collector, or wired or physical implementation of the bus (but since dominant is 0 this is sometimes referred to as wired and). If one node transmits a dominant bit and another node transmits a recessive bit then the dominant bit "wins" (a logical AND between the two).</w:t>
      </w:r>
    </w:p>
    <w:p w:rsidR="00400653" w:rsidRDefault="00400653" w:rsidP="00400653">
      <w:pPr>
        <w:rPr>
          <w:lang w:val="en-US"/>
        </w:rPr>
      </w:pPr>
    </w:p>
    <w:p w:rsidR="00400653" w:rsidRPr="00400653" w:rsidRDefault="00400653" w:rsidP="00400653">
      <w:pPr>
        <w:rPr>
          <w:lang w:val="en-US"/>
        </w:rPr>
      </w:pPr>
      <w:r w:rsidRPr="00400653">
        <w:rPr>
          <w:lang w:val="en-US"/>
        </w:rPr>
        <w:t>So, if a recessive bit is being transmitted while a dominant bit is sent, the dominant bit is displayed, evidence of a collision. (All other collisions are invisible.) A dominant bit is asserted by creating a voltage across the wires while a recessive bit is simply not asserted on the bus. If any node sets a voltage difference, all nodes will see it. Thus there is no delay to the higher priority messages, and the node transmitting the lower priority message automatically attempts to re-transmit six bit clocks after the end of the dominant message.</w:t>
      </w:r>
    </w:p>
    <w:p w:rsidR="00400653" w:rsidRPr="00400653" w:rsidRDefault="00400653" w:rsidP="00400653">
      <w:pPr>
        <w:rPr>
          <w:lang w:val="en-US"/>
        </w:rPr>
      </w:pPr>
    </w:p>
    <w:p w:rsidR="00400653" w:rsidRPr="00400653" w:rsidRDefault="00400653" w:rsidP="00400653">
      <w:pPr>
        <w:rPr>
          <w:lang w:val="en-US"/>
        </w:rPr>
      </w:pPr>
      <w:r w:rsidRPr="00400653">
        <w:rPr>
          <w:lang w:val="en-US"/>
        </w:rPr>
        <w:t xml:space="preserve">When used with a differential bus, a carrier sense multiple access/bitwise arbitration (CSMA/BA) scheme is often implemented: if two or more devices start transmitting at the same time, there is a priority based arbitration scheme to decide which one will be granted permission to continue transmitting. The CAN solution to this is prioritized arbitration (and for the dominant message delay free), making CAN very suitable for real time </w:t>
      </w:r>
      <w:proofErr w:type="spellStart"/>
      <w:r w:rsidRPr="00400653">
        <w:rPr>
          <w:lang w:val="en-US"/>
        </w:rPr>
        <w:t>prioritised</w:t>
      </w:r>
      <w:proofErr w:type="spellEnd"/>
      <w:r w:rsidRPr="00400653">
        <w:rPr>
          <w:lang w:val="en-US"/>
        </w:rPr>
        <w:t xml:space="preserve"> communications systems.</w:t>
      </w:r>
    </w:p>
    <w:p w:rsidR="00400653" w:rsidRPr="00400653" w:rsidRDefault="00400653" w:rsidP="00400653">
      <w:pPr>
        <w:rPr>
          <w:lang w:val="en-US"/>
        </w:rPr>
      </w:pPr>
    </w:p>
    <w:p w:rsidR="00400653" w:rsidRPr="00400653" w:rsidRDefault="00400653" w:rsidP="00400653">
      <w:pPr>
        <w:rPr>
          <w:lang w:val="en-US"/>
        </w:rPr>
      </w:pPr>
      <w:r w:rsidRPr="00400653">
        <w:rPr>
          <w:lang w:val="en-US"/>
        </w:rPr>
        <w:t>During arbitration, each transmitting node monitors the bus state and compares the received bit with the transmitted bit. If a dominant bit is received when a recessive bit is transmitted then the node stops transmitting (i.e., it lost arbitration). Arbitration is performed during the transmission of the identifier field. Each node starting to transmit at the same time sends an ID with dominant as binary 0, starting from the high bit. As soon as their ID is a larger number (lower priority) they will be sending 1 (recessive) and see 0 (dominant), so they back off. At the end of ID transmission, all nodes but one have backed off, and the highest priority message gets through unimpeded.</w:t>
      </w:r>
    </w:p>
    <w:p w:rsidR="00400653" w:rsidRPr="00400653" w:rsidRDefault="00400653" w:rsidP="00400653">
      <w:pPr>
        <w:rPr>
          <w:lang w:val="en-US"/>
        </w:rPr>
      </w:pPr>
    </w:p>
    <w:p w:rsidR="00400653" w:rsidRDefault="00400653" w:rsidP="00400653">
      <w:pPr>
        <w:rPr>
          <w:lang w:val="en-US"/>
        </w:rPr>
      </w:pPr>
      <w:r w:rsidRPr="00400653">
        <w:rPr>
          <w:lang w:val="en-US"/>
        </w:rPr>
        <w:t xml:space="preserve">For example, consider an 11-bit ID CAN network, with two nodes with IDs of 15 (binary representation, 00000001111) and 16 (binary representation, 00000010000). If these two nodes transmit at the same time, each will transmit the first six zeros of their ID with no arbitration decision being made. When the 7th bit is transmitted, the node with the ID of 16 transmits a 1 (recessive) for its ID, and the node with the ID of 15 transmits a 0 (dominant) for </w:t>
      </w:r>
      <w:proofErr w:type="gramStart"/>
      <w:r w:rsidRPr="00400653">
        <w:rPr>
          <w:lang w:val="en-US"/>
        </w:rPr>
        <w:t>its</w:t>
      </w:r>
      <w:proofErr w:type="gramEnd"/>
      <w:r w:rsidRPr="00400653">
        <w:rPr>
          <w:lang w:val="en-US"/>
        </w:rPr>
        <w:t xml:space="preserve"> ID. When this happens, the node with the ID of 16 will realize that it lost its arbitration, and allow the node with ID of 15 to continue its transmission. This ensures that the node with the lower bit value will always win the arbitration. The ID with the smaller number will win the right to use.</w:t>
      </w:r>
    </w:p>
    <w:p w:rsidR="00400653" w:rsidRDefault="00400653" w:rsidP="00400653">
      <w:pPr>
        <w:rPr>
          <w:lang w:val="en-US"/>
        </w:rPr>
      </w:pPr>
    </w:p>
    <w:p w:rsidR="00400653" w:rsidRDefault="00654C6F" w:rsidP="00654C6F">
      <w:pPr>
        <w:pStyle w:val="Heading2"/>
        <w:rPr>
          <w:lang w:val="en-US"/>
        </w:rPr>
      </w:pPr>
      <w:bookmarkStart w:id="242" w:name="_Toc379547798"/>
      <w:r w:rsidRPr="00654C6F">
        <w:rPr>
          <w:lang w:val="en-US"/>
        </w:rPr>
        <w:t>Speed, cable and termination</w:t>
      </w:r>
      <w:bookmarkEnd w:id="242"/>
    </w:p>
    <w:p w:rsidR="00654C6F" w:rsidRDefault="00654C6F" w:rsidP="00654C6F">
      <w:pPr>
        <w:rPr>
          <w:lang w:val="en-US"/>
        </w:rPr>
      </w:pPr>
      <w:r>
        <w:rPr>
          <w:lang w:val="en-US"/>
        </w:rPr>
        <w:t xml:space="preserve">While we mostly use the j1939-protocol on the </w:t>
      </w:r>
      <w:proofErr w:type="spellStart"/>
      <w:r>
        <w:rPr>
          <w:lang w:val="en-US"/>
        </w:rPr>
        <w:t>Canbus</w:t>
      </w:r>
      <w:proofErr w:type="spellEnd"/>
      <w:r>
        <w:rPr>
          <w:lang w:val="en-US"/>
        </w:rPr>
        <w:t xml:space="preserve"> we can acclaim the following speed, cable and termination assumptions:</w:t>
      </w:r>
    </w:p>
    <w:p w:rsidR="00654C6F" w:rsidRDefault="00654C6F" w:rsidP="00654C6F">
      <w:pPr>
        <w:rPr>
          <w:lang w:val="en-US"/>
        </w:rPr>
      </w:pPr>
    </w:p>
    <w:p w:rsidR="00654C6F" w:rsidRPr="00654C6F" w:rsidRDefault="00654C6F" w:rsidP="00654C6F">
      <w:pPr>
        <w:pStyle w:val="ListParagraph"/>
        <w:numPr>
          <w:ilvl w:val="0"/>
          <w:numId w:val="38"/>
        </w:numPr>
        <w:rPr>
          <w:lang w:val="en-US"/>
        </w:rPr>
      </w:pPr>
      <w:r w:rsidRPr="00654C6F">
        <w:rPr>
          <w:lang w:val="en-US"/>
        </w:rPr>
        <w:t xml:space="preserve">Speed 250 </w:t>
      </w:r>
      <w:proofErr w:type="spellStart"/>
      <w:r w:rsidRPr="00654C6F">
        <w:rPr>
          <w:lang w:val="en-US"/>
        </w:rPr>
        <w:t>kbit</w:t>
      </w:r>
      <w:proofErr w:type="spellEnd"/>
      <w:r w:rsidRPr="00654C6F">
        <w:rPr>
          <w:lang w:val="en-US"/>
        </w:rPr>
        <w:t>/s</w:t>
      </w:r>
    </w:p>
    <w:p w:rsidR="00654C6F" w:rsidRPr="00654C6F" w:rsidRDefault="00654C6F" w:rsidP="00654C6F">
      <w:pPr>
        <w:pStyle w:val="ListParagraph"/>
        <w:numPr>
          <w:ilvl w:val="0"/>
          <w:numId w:val="38"/>
        </w:numPr>
        <w:rPr>
          <w:lang w:val="en-US"/>
        </w:rPr>
      </w:pPr>
      <w:r w:rsidRPr="00654C6F">
        <w:rPr>
          <w:lang w:val="en-US"/>
        </w:rPr>
        <w:t>Cable shielded twisted pair (STP)</w:t>
      </w:r>
    </w:p>
    <w:p w:rsidR="00654C6F" w:rsidRDefault="00654C6F" w:rsidP="00654C6F">
      <w:pPr>
        <w:pStyle w:val="ListParagraph"/>
        <w:numPr>
          <w:ilvl w:val="0"/>
          <w:numId w:val="38"/>
        </w:numPr>
        <w:rPr>
          <w:lang w:val="en-US"/>
        </w:rPr>
      </w:pPr>
      <w:r w:rsidRPr="00654C6F">
        <w:rPr>
          <w:lang w:val="en-US"/>
        </w:rPr>
        <w:t>Termination 120 Ohm on both sides of the bus</w:t>
      </w:r>
    </w:p>
    <w:p w:rsidR="00654C6F" w:rsidRDefault="00654C6F" w:rsidP="00654C6F">
      <w:pPr>
        <w:rPr>
          <w:lang w:val="en-US"/>
        </w:rPr>
      </w:pPr>
    </w:p>
    <w:p w:rsidR="00654C6F" w:rsidRDefault="00654C6F" w:rsidP="00654C6F">
      <w:pPr>
        <w:rPr>
          <w:lang w:val="en-US"/>
        </w:rPr>
      </w:pPr>
      <w:r>
        <w:rPr>
          <w:lang w:val="en-US"/>
        </w:rPr>
        <w:t xml:space="preserve">Normally, while the </w:t>
      </w:r>
      <w:r w:rsidR="00144C9D">
        <w:rPr>
          <w:lang w:val="en-US"/>
        </w:rPr>
        <w:t xml:space="preserve">sensors are already powered we use the CAN-high and CAN-low of a shielded twisted pair cable to connect the </w:t>
      </w:r>
      <w:proofErr w:type="spellStart"/>
      <w:r w:rsidR="00144C9D">
        <w:rPr>
          <w:lang w:val="en-US"/>
        </w:rPr>
        <w:t>Canbus</w:t>
      </w:r>
      <w:proofErr w:type="spellEnd"/>
      <w:r w:rsidR="00144C9D">
        <w:rPr>
          <w:lang w:val="en-US"/>
        </w:rPr>
        <w:t xml:space="preserve"> to the interface. If, however, for some reason it needs to be connected to a </w:t>
      </w:r>
      <w:proofErr w:type="spellStart"/>
      <w:r w:rsidR="00144C9D">
        <w:rPr>
          <w:lang w:val="en-US"/>
        </w:rPr>
        <w:t>serialport</w:t>
      </w:r>
      <w:proofErr w:type="spellEnd"/>
      <w:r w:rsidR="00144C9D">
        <w:rPr>
          <w:lang w:val="en-US"/>
        </w:rPr>
        <w:t>, the following applies for a DB9 connector:</w:t>
      </w:r>
    </w:p>
    <w:p w:rsidR="00144C9D" w:rsidRPr="00144C9D" w:rsidRDefault="00144C9D" w:rsidP="00144C9D">
      <w:pPr>
        <w:numPr>
          <w:ilvl w:val="0"/>
          <w:numId w:val="39"/>
        </w:numPr>
        <w:overflowPunct/>
        <w:autoSpaceDE/>
        <w:autoSpaceDN/>
        <w:adjustRightInd/>
        <w:spacing w:before="100" w:beforeAutospacing="1" w:after="100" w:afterAutospacing="1"/>
        <w:textAlignment w:val="auto"/>
        <w:rPr>
          <w:rFonts w:ascii="Times New Roman" w:hAnsi="Times New Roman"/>
          <w:sz w:val="24"/>
          <w:szCs w:val="24"/>
          <w:lang w:val="nl-NL" w:eastAsia="nl-NL"/>
        </w:rPr>
      </w:pPr>
      <w:r w:rsidRPr="00144C9D">
        <w:rPr>
          <w:rFonts w:ascii="Times New Roman" w:hAnsi="Times New Roman"/>
          <w:sz w:val="24"/>
          <w:szCs w:val="24"/>
          <w:lang w:val="nl-NL" w:eastAsia="nl-NL"/>
        </w:rPr>
        <w:t>pin 2: CAN-Low (CAN-)</w:t>
      </w:r>
    </w:p>
    <w:p w:rsidR="00144C9D" w:rsidRPr="00144C9D" w:rsidRDefault="00144C9D" w:rsidP="00144C9D">
      <w:pPr>
        <w:numPr>
          <w:ilvl w:val="0"/>
          <w:numId w:val="39"/>
        </w:numPr>
        <w:overflowPunct/>
        <w:autoSpaceDE/>
        <w:autoSpaceDN/>
        <w:adjustRightInd/>
        <w:spacing w:before="100" w:beforeAutospacing="1" w:after="100" w:afterAutospacing="1"/>
        <w:textAlignment w:val="auto"/>
        <w:rPr>
          <w:rFonts w:ascii="Times New Roman" w:hAnsi="Times New Roman"/>
          <w:sz w:val="24"/>
          <w:szCs w:val="24"/>
          <w:lang w:val="nl-NL" w:eastAsia="nl-NL"/>
        </w:rPr>
      </w:pPr>
      <w:r w:rsidRPr="00144C9D">
        <w:rPr>
          <w:rFonts w:ascii="Times New Roman" w:hAnsi="Times New Roman"/>
          <w:sz w:val="24"/>
          <w:szCs w:val="24"/>
          <w:lang w:val="nl-NL" w:eastAsia="nl-NL"/>
        </w:rPr>
        <w:t>pin 3: GND (</w:t>
      </w:r>
      <w:proofErr w:type="spellStart"/>
      <w:r w:rsidRPr="00144C9D">
        <w:rPr>
          <w:rFonts w:ascii="Times New Roman" w:hAnsi="Times New Roman"/>
          <w:sz w:val="24"/>
          <w:szCs w:val="24"/>
          <w:lang w:val="nl-NL" w:eastAsia="nl-NL"/>
        </w:rPr>
        <w:t>Ground</w:t>
      </w:r>
      <w:proofErr w:type="spellEnd"/>
      <w:r w:rsidRPr="00144C9D">
        <w:rPr>
          <w:rFonts w:ascii="Times New Roman" w:hAnsi="Times New Roman"/>
          <w:sz w:val="24"/>
          <w:szCs w:val="24"/>
          <w:lang w:val="nl-NL" w:eastAsia="nl-NL"/>
        </w:rPr>
        <w:t>)</w:t>
      </w:r>
    </w:p>
    <w:p w:rsidR="00144C9D" w:rsidRPr="00144C9D" w:rsidRDefault="00144C9D" w:rsidP="00144C9D">
      <w:pPr>
        <w:numPr>
          <w:ilvl w:val="0"/>
          <w:numId w:val="39"/>
        </w:numPr>
        <w:overflowPunct/>
        <w:autoSpaceDE/>
        <w:autoSpaceDN/>
        <w:adjustRightInd/>
        <w:spacing w:before="100" w:beforeAutospacing="1" w:after="100" w:afterAutospacing="1"/>
        <w:textAlignment w:val="auto"/>
        <w:rPr>
          <w:rFonts w:ascii="Times New Roman" w:hAnsi="Times New Roman"/>
          <w:sz w:val="24"/>
          <w:szCs w:val="24"/>
          <w:lang w:val="nl-NL" w:eastAsia="nl-NL"/>
        </w:rPr>
      </w:pPr>
      <w:r w:rsidRPr="00144C9D">
        <w:rPr>
          <w:rFonts w:ascii="Times New Roman" w:hAnsi="Times New Roman"/>
          <w:sz w:val="24"/>
          <w:szCs w:val="24"/>
          <w:lang w:val="nl-NL" w:eastAsia="nl-NL"/>
        </w:rPr>
        <w:t>pin 7: CAN-High (CAN+)</w:t>
      </w:r>
    </w:p>
    <w:p w:rsidR="00144C9D" w:rsidRPr="00144C9D" w:rsidRDefault="00144C9D" w:rsidP="00144C9D">
      <w:pPr>
        <w:numPr>
          <w:ilvl w:val="0"/>
          <w:numId w:val="39"/>
        </w:numPr>
        <w:overflowPunct/>
        <w:autoSpaceDE/>
        <w:autoSpaceDN/>
        <w:adjustRightInd/>
        <w:spacing w:before="100" w:beforeAutospacing="1" w:after="100" w:afterAutospacing="1"/>
        <w:textAlignment w:val="auto"/>
        <w:rPr>
          <w:rFonts w:ascii="Times New Roman" w:hAnsi="Times New Roman"/>
          <w:sz w:val="24"/>
          <w:szCs w:val="24"/>
          <w:lang w:val="nl-NL" w:eastAsia="nl-NL"/>
        </w:rPr>
      </w:pPr>
      <w:r w:rsidRPr="00144C9D">
        <w:rPr>
          <w:rFonts w:ascii="Times New Roman" w:hAnsi="Times New Roman"/>
          <w:sz w:val="24"/>
          <w:szCs w:val="24"/>
          <w:lang w:val="nl-NL" w:eastAsia="nl-NL"/>
        </w:rPr>
        <w:t>pin 9: CAN V+ (Power)</w:t>
      </w:r>
    </w:p>
    <w:p w:rsidR="00144C9D" w:rsidRDefault="00144C9D" w:rsidP="00144C9D">
      <w:r>
        <w:t xml:space="preserve">Noise immunity is achieved by maintaining the differential impedance of the bus at a low level with low-value resistors (120 ohms) at each end of the bus. However, when dormant, a low-impedance bus such as CAN draws more current (and power) than other voltage-based </w:t>
      </w:r>
      <w:proofErr w:type="spellStart"/>
      <w:r>
        <w:t>signaling</w:t>
      </w:r>
      <w:proofErr w:type="spellEnd"/>
      <w:r>
        <w:t xml:space="preserve"> busses. On CAN bus systems, balanced line operation, where current in one signal line is exactly balanced by current in the opposite direction in the other signal provides an independent, stable 0 V reference for the receivers. Best practice determines that CAN bus balanced pair signals be carried in twisted pair wires in a shielded cable to minimize RF emission and reduce interference susceptibility in the already noisy RF environment.</w:t>
      </w:r>
    </w:p>
    <w:p w:rsidR="00144C9D" w:rsidRDefault="00144C9D" w:rsidP="00144C9D"/>
    <w:p w:rsidR="00144C9D" w:rsidRDefault="00144C9D" w:rsidP="00144C9D">
      <w:pPr>
        <w:rPr>
          <w:lang w:val="en-US"/>
        </w:rPr>
      </w:pPr>
      <w:r>
        <w:rPr>
          <w:noProof/>
          <w:lang w:val="nl-NL" w:eastAsia="nl-NL"/>
        </w:rPr>
        <w:drawing>
          <wp:inline distT="0" distB="0" distL="0" distR="0" wp14:anchorId="53541AC0" wp14:editId="13444671">
            <wp:extent cx="3495675" cy="1781175"/>
            <wp:effectExtent l="0" t="0" r="9525" b="952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95675" cy="1781175"/>
                    </a:xfrm>
                    <a:prstGeom prst="rect">
                      <a:avLst/>
                    </a:prstGeom>
                  </pic:spPr>
                </pic:pic>
              </a:graphicData>
            </a:graphic>
          </wp:inline>
        </w:drawing>
      </w:r>
    </w:p>
    <w:p w:rsidR="00144C9D" w:rsidRDefault="00144C9D" w:rsidP="00144C9D">
      <w:pPr>
        <w:pStyle w:val="Onderschrift"/>
      </w:pPr>
      <w:bookmarkStart w:id="243" w:name="_Toc379547829"/>
      <w:r>
        <w:t xml:space="preserve">Figure </w:t>
      </w:r>
      <w:r w:rsidR="0070739A">
        <w:fldChar w:fldCharType="begin"/>
      </w:r>
      <w:r w:rsidR="0070739A">
        <w:instrText xml:space="preserve"> STYLEREF 1 \s </w:instrText>
      </w:r>
      <w:r w:rsidR="0070739A">
        <w:fldChar w:fldCharType="separate"/>
      </w:r>
      <w:r w:rsidR="00013DAE">
        <w:rPr>
          <w:noProof/>
        </w:rPr>
        <w:t>13</w:t>
      </w:r>
      <w:r w:rsidR="0070739A">
        <w:fldChar w:fldCharType="end"/>
      </w:r>
      <w:r w:rsidR="0070739A">
        <w:noBreakHyphen/>
      </w:r>
      <w:r w:rsidR="0070739A">
        <w:fldChar w:fldCharType="begin"/>
      </w:r>
      <w:r w:rsidR="0070739A">
        <w:instrText xml:space="preserve"> SEQ Figure \* ARABIC \s 1 </w:instrText>
      </w:r>
      <w:r w:rsidR="0070739A">
        <w:fldChar w:fldCharType="separate"/>
      </w:r>
      <w:r w:rsidR="00013DAE">
        <w:rPr>
          <w:noProof/>
        </w:rPr>
        <w:t>1</w:t>
      </w:r>
      <w:r w:rsidR="0070739A">
        <w:fldChar w:fldCharType="end"/>
      </w:r>
      <w:r>
        <w:t xml:space="preserve">: </w:t>
      </w:r>
      <w:proofErr w:type="spellStart"/>
      <w:r>
        <w:t>Canbus</w:t>
      </w:r>
      <w:proofErr w:type="spellEnd"/>
      <w:r>
        <w:t xml:space="preserve"> topology</w:t>
      </w:r>
      <w:bookmarkEnd w:id="243"/>
    </w:p>
    <w:p w:rsidR="005907E1" w:rsidRDefault="005907E1" w:rsidP="00144C9D">
      <w:pPr>
        <w:pStyle w:val="Onderschrift"/>
      </w:pPr>
    </w:p>
    <w:p w:rsidR="005907E1" w:rsidRDefault="005907E1" w:rsidP="00144C9D">
      <w:pPr>
        <w:pStyle w:val="Onderschrift"/>
      </w:pPr>
    </w:p>
    <w:p w:rsidR="005907E1" w:rsidRDefault="005907E1" w:rsidP="00144C9D">
      <w:pPr>
        <w:pStyle w:val="Onderschrift"/>
      </w:pPr>
    </w:p>
    <w:p w:rsidR="005907E1" w:rsidRDefault="005907E1" w:rsidP="00144C9D">
      <w:pPr>
        <w:pStyle w:val="Onderschrift"/>
      </w:pPr>
    </w:p>
    <w:p w:rsidR="005907E1" w:rsidRDefault="005907E1" w:rsidP="00144C9D">
      <w:pPr>
        <w:pStyle w:val="Onderschrift"/>
      </w:pPr>
    </w:p>
    <w:p w:rsidR="005907E1" w:rsidRDefault="005907E1" w:rsidP="00144C9D">
      <w:pPr>
        <w:pStyle w:val="Onderschrift"/>
      </w:pPr>
    </w:p>
    <w:p w:rsidR="005907E1" w:rsidRDefault="005907E1" w:rsidP="00144C9D">
      <w:pPr>
        <w:pStyle w:val="Onderschrift"/>
      </w:pPr>
    </w:p>
    <w:p w:rsidR="005907E1" w:rsidRDefault="005907E1" w:rsidP="00144C9D">
      <w:pPr>
        <w:pStyle w:val="Onderschrift"/>
      </w:pPr>
    </w:p>
    <w:p w:rsidR="005907E1" w:rsidRDefault="005907E1" w:rsidP="00144C9D">
      <w:pPr>
        <w:pStyle w:val="Onderschrift"/>
      </w:pPr>
    </w:p>
    <w:p w:rsidR="005907E1" w:rsidRDefault="005907E1" w:rsidP="00144C9D">
      <w:pPr>
        <w:pStyle w:val="Onderschrift"/>
      </w:pPr>
    </w:p>
    <w:p w:rsidR="005907E1" w:rsidRDefault="005907E1" w:rsidP="00144C9D">
      <w:pPr>
        <w:pStyle w:val="Onderschrift"/>
      </w:pPr>
    </w:p>
    <w:p w:rsidR="005907E1" w:rsidRDefault="005907E1" w:rsidP="00144C9D">
      <w:pPr>
        <w:pStyle w:val="Onderschrift"/>
      </w:pPr>
    </w:p>
    <w:p w:rsidR="005907E1" w:rsidRDefault="005907E1" w:rsidP="00144C9D">
      <w:pPr>
        <w:pStyle w:val="Onderschrift"/>
      </w:pPr>
    </w:p>
    <w:p w:rsidR="005907E1" w:rsidRDefault="005907E1" w:rsidP="00144C9D">
      <w:pPr>
        <w:pStyle w:val="Onderschrift"/>
      </w:pPr>
    </w:p>
    <w:p w:rsidR="005907E1" w:rsidRDefault="005907E1" w:rsidP="00144C9D">
      <w:pPr>
        <w:pStyle w:val="Onderschrift"/>
      </w:pPr>
    </w:p>
    <w:p w:rsidR="005907E1" w:rsidRDefault="005907E1" w:rsidP="00144C9D">
      <w:pPr>
        <w:pStyle w:val="Onderschrift"/>
      </w:pPr>
    </w:p>
    <w:p w:rsidR="005907E1" w:rsidRDefault="005907E1" w:rsidP="00144C9D">
      <w:pPr>
        <w:pStyle w:val="Onderschrift"/>
      </w:pPr>
    </w:p>
    <w:p w:rsidR="005907E1" w:rsidRDefault="005907E1" w:rsidP="00144C9D">
      <w:pPr>
        <w:pStyle w:val="Onderschrift"/>
      </w:pPr>
    </w:p>
    <w:p w:rsidR="005907E1" w:rsidRDefault="005907E1" w:rsidP="00144C9D">
      <w:pPr>
        <w:pStyle w:val="Onderschrift"/>
      </w:pPr>
    </w:p>
    <w:p w:rsidR="005907E1" w:rsidRDefault="005907E1" w:rsidP="00144C9D">
      <w:pPr>
        <w:pStyle w:val="Onderschrift"/>
      </w:pPr>
    </w:p>
    <w:p w:rsidR="005907E1" w:rsidRDefault="005907E1" w:rsidP="00144C9D">
      <w:pPr>
        <w:pStyle w:val="Onderschrift"/>
      </w:pPr>
    </w:p>
    <w:p w:rsidR="00144C9D" w:rsidRDefault="00670352" w:rsidP="00670352">
      <w:pPr>
        <w:pStyle w:val="Heading1"/>
      </w:pPr>
      <w:bookmarkStart w:id="244" w:name="_Toc379547799"/>
      <w:r>
        <w:t xml:space="preserve">Implementation in the FT </w:t>
      </w:r>
      <w:proofErr w:type="spellStart"/>
      <w:r>
        <w:t>NavVision</w:t>
      </w:r>
      <w:proofErr w:type="spellEnd"/>
      <w:r>
        <w:t>© environment</w:t>
      </w:r>
      <w:bookmarkEnd w:id="244"/>
    </w:p>
    <w:p w:rsidR="00670352" w:rsidRDefault="00670352" w:rsidP="00670352">
      <w:pPr>
        <w:pStyle w:val="Heading2"/>
      </w:pPr>
      <w:bookmarkStart w:id="245" w:name="_Toc379547800"/>
      <w:r>
        <w:t>Introduction</w:t>
      </w:r>
      <w:bookmarkEnd w:id="245"/>
    </w:p>
    <w:p w:rsidR="00670352" w:rsidRDefault="00670352" w:rsidP="00670352">
      <w:r>
        <w:t xml:space="preserve">In this chapter we will discuss the above matter more in depth to the FT </w:t>
      </w:r>
      <w:proofErr w:type="spellStart"/>
      <w:r>
        <w:t>NavVision</w:t>
      </w:r>
      <w:proofErr w:type="spellEnd"/>
      <w:r>
        <w:t>© system. How can you use it with the several interfaces that we use, what are the exceptions, how do I make t</w:t>
      </w:r>
      <w:r w:rsidR="00DB0C75">
        <w:t>he right settings in the program</w:t>
      </w:r>
      <w:r>
        <w:t>.</w:t>
      </w:r>
    </w:p>
    <w:p w:rsidR="00670352" w:rsidRDefault="00670352" w:rsidP="00670352"/>
    <w:p w:rsidR="00670352" w:rsidRDefault="00670352" w:rsidP="00670352">
      <w:r>
        <w:t>This will all be just an excerpt of the specific manuals on these subjects. It is merely meant to give you an insight to the abovementioned scenarios. For the full details on these subjects we refer you to the speci</w:t>
      </w:r>
      <w:r w:rsidR="007E7725">
        <w:t>fic manuals.</w:t>
      </w:r>
    </w:p>
    <w:p w:rsidR="007E7725" w:rsidRDefault="007E7725" w:rsidP="00670352"/>
    <w:p w:rsidR="007E7725" w:rsidRDefault="007E7725" w:rsidP="007E7725">
      <w:pPr>
        <w:pStyle w:val="Heading2"/>
      </w:pPr>
      <w:bookmarkStart w:id="246" w:name="_Toc379547801"/>
      <w:proofErr w:type="spellStart"/>
      <w:r>
        <w:t>Moxa</w:t>
      </w:r>
      <w:proofErr w:type="spellEnd"/>
      <w:r>
        <w:t xml:space="preserve"> UC-7110</w:t>
      </w:r>
      <w:bookmarkEnd w:id="246"/>
    </w:p>
    <w:p w:rsidR="007E7725" w:rsidRPr="00993FA6" w:rsidRDefault="007E7725" w:rsidP="005907E1">
      <w:pPr>
        <w:pStyle w:val="Heading3"/>
      </w:pPr>
      <w:bookmarkStart w:id="247" w:name="_Toc253143250"/>
      <w:bookmarkStart w:id="248" w:name="_Toc270409731"/>
      <w:bookmarkStart w:id="249" w:name="_Toc379547802"/>
      <w:r>
        <w:t>Overview</w:t>
      </w:r>
      <w:bookmarkEnd w:id="247"/>
      <w:bookmarkEnd w:id="248"/>
      <w:bookmarkEnd w:id="249"/>
    </w:p>
    <w:p w:rsidR="007E7725" w:rsidRPr="001C6B3B" w:rsidRDefault="007E7725" w:rsidP="007E7725">
      <w:pPr>
        <w:pStyle w:val="Text"/>
        <w:rPr>
          <w:lang w:val="en-US"/>
        </w:rPr>
      </w:pPr>
      <w:r w:rsidRPr="00CC5AEF">
        <w:t xml:space="preserve">The </w:t>
      </w:r>
      <w:proofErr w:type="spellStart"/>
      <w:r>
        <w:t>Moxa</w:t>
      </w:r>
      <w:proofErr w:type="spellEnd"/>
      <w:r>
        <w:t xml:space="preserve"> UC-7110 s</w:t>
      </w:r>
      <w:r w:rsidRPr="00CC5AEF">
        <w:t xml:space="preserve">eries of RISC-based </w:t>
      </w:r>
      <w:r>
        <w:t>c</w:t>
      </w:r>
      <w:r w:rsidRPr="00CC5AEF">
        <w:t xml:space="preserve">ommunication </w:t>
      </w:r>
      <w:r>
        <w:t>p</w:t>
      </w:r>
      <w:r w:rsidRPr="00CC5AEF">
        <w:t xml:space="preserve">latforms </w:t>
      </w:r>
      <w:r>
        <w:t xml:space="preserve">(see </w:t>
      </w:r>
      <w:r>
        <w:fldChar w:fldCharType="begin"/>
      </w:r>
      <w:r>
        <w:instrText xml:space="preserve"> REF _Ref256151198 \h </w:instrText>
      </w:r>
      <w:r>
        <w:fldChar w:fldCharType="separate"/>
      </w:r>
      <w:r w:rsidR="00013DAE">
        <w:t xml:space="preserve">Figure </w:t>
      </w:r>
      <w:r w:rsidR="00013DAE">
        <w:rPr>
          <w:noProof/>
        </w:rPr>
        <w:t>14</w:t>
      </w:r>
      <w:r w:rsidR="00013DAE">
        <w:noBreakHyphen/>
      </w:r>
      <w:r w:rsidR="00013DAE">
        <w:rPr>
          <w:noProof/>
        </w:rPr>
        <w:t>1</w:t>
      </w:r>
      <w:r>
        <w:fldChar w:fldCharType="end"/>
      </w:r>
      <w:r>
        <w:t xml:space="preserve">) </w:t>
      </w:r>
      <w:r w:rsidRPr="00CC5AEF">
        <w:t>are ideal for your embedded applications. UC-7110 comes with two RS-232/422/485 serial ports and dual 10/100 Mbps</w:t>
      </w:r>
      <w:r>
        <w:rPr>
          <w:lang w:val="en-US"/>
        </w:rPr>
        <w:t xml:space="preserve"> </w:t>
      </w:r>
      <w:r w:rsidRPr="00755B18">
        <w:rPr>
          <w:lang w:val="en-US"/>
        </w:rPr>
        <w:t>Ethernet LAN ports to provide users with a versatile communication platform.</w:t>
      </w:r>
      <w:r w:rsidRPr="00755B18">
        <w:t xml:space="preserve"> </w:t>
      </w:r>
    </w:p>
    <w:p w:rsidR="007E7725" w:rsidRDefault="007E7725" w:rsidP="007E7725">
      <w:pPr>
        <w:pStyle w:val="Text"/>
      </w:pPr>
    </w:p>
    <w:p w:rsidR="007E7725" w:rsidRDefault="007E7725" w:rsidP="007E7725">
      <w:pPr>
        <w:pStyle w:val="Text"/>
        <w:keepNext/>
        <w:jc w:val="center"/>
      </w:pPr>
      <w:r>
        <w:rPr>
          <w:noProof/>
          <w:lang w:val="nl-NL" w:eastAsia="nl-NL"/>
        </w:rPr>
        <w:lastRenderedPageBreak/>
        <w:drawing>
          <wp:inline distT="0" distB="0" distL="0" distR="0">
            <wp:extent cx="1647825" cy="3185428"/>
            <wp:effectExtent l="0" t="0" r="0" b="0"/>
            <wp:docPr id="11" name="Afbeelding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7825" cy="3185428"/>
                    </a:xfrm>
                    <a:prstGeom prst="rect">
                      <a:avLst/>
                    </a:prstGeom>
                    <a:noFill/>
                    <a:ln>
                      <a:noFill/>
                    </a:ln>
                  </pic:spPr>
                </pic:pic>
              </a:graphicData>
            </a:graphic>
          </wp:inline>
        </w:drawing>
      </w:r>
    </w:p>
    <w:p w:rsidR="007E7725" w:rsidRDefault="007E7725" w:rsidP="00A12BDB">
      <w:pPr>
        <w:pStyle w:val="Onderschrift"/>
      </w:pPr>
      <w:bookmarkStart w:id="250" w:name="_Ref256151198"/>
      <w:bookmarkStart w:id="251" w:name="_Toc270409741"/>
      <w:bookmarkStart w:id="252" w:name="_Toc379547830"/>
      <w:r>
        <w:t xml:space="preserve">Figure </w:t>
      </w:r>
      <w:r w:rsidR="0070739A">
        <w:fldChar w:fldCharType="begin"/>
      </w:r>
      <w:r w:rsidR="0070739A">
        <w:instrText xml:space="preserve"> STYLEREF 1 \s </w:instrText>
      </w:r>
      <w:r w:rsidR="0070739A">
        <w:fldChar w:fldCharType="separate"/>
      </w:r>
      <w:r w:rsidR="00013DAE">
        <w:rPr>
          <w:noProof/>
        </w:rPr>
        <w:t>14</w:t>
      </w:r>
      <w:r w:rsidR="0070739A">
        <w:fldChar w:fldCharType="end"/>
      </w:r>
      <w:r w:rsidR="0070739A">
        <w:noBreakHyphen/>
      </w:r>
      <w:r w:rsidR="0070739A">
        <w:fldChar w:fldCharType="begin"/>
      </w:r>
      <w:r w:rsidR="0070739A">
        <w:instrText xml:space="preserve"> SEQ Figure \* ARABIC \s 1 </w:instrText>
      </w:r>
      <w:r w:rsidR="0070739A">
        <w:fldChar w:fldCharType="separate"/>
      </w:r>
      <w:r w:rsidR="00013DAE">
        <w:rPr>
          <w:noProof/>
        </w:rPr>
        <w:t>1</w:t>
      </w:r>
      <w:r w:rsidR="0070739A">
        <w:fldChar w:fldCharType="end"/>
      </w:r>
      <w:bookmarkEnd w:id="250"/>
      <w:r>
        <w:t>: Overview (MOXA)</w:t>
      </w:r>
      <w:bookmarkEnd w:id="251"/>
      <w:bookmarkEnd w:id="252"/>
      <w:r>
        <w:br/>
      </w:r>
    </w:p>
    <w:p w:rsidR="007E7725" w:rsidRDefault="007E7725" w:rsidP="005907E1">
      <w:pPr>
        <w:pStyle w:val="Heading3"/>
      </w:pPr>
      <w:bookmarkStart w:id="253" w:name="_Toc253143252"/>
      <w:bookmarkStart w:id="254" w:name="_Toc270409733"/>
      <w:bookmarkStart w:id="255" w:name="_Toc379547803"/>
      <w:r>
        <w:t>Wiring requirements</w:t>
      </w:r>
      <w:bookmarkEnd w:id="253"/>
      <w:bookmarkEnd w:id="254"/>
      <w:bookmarkEnd w:id="255"/>
    </w:p>
    <w:p w:rsidR="007E7725" w:rsidRPr="006A0E9F" w:rsidRDefault="007E7725" w:rsidP="007E7725">
      <w:pPr>
        <w:rPr>
          <w:ins w:id="256" w:author="Unknown"/>
          <w:lang w:val="en-US"/>
        </w:rPr>
      </w:pPr>
      <w:ins w:id="257" w:author="Unknown">
        <w:r>
          <w:t>Please</w:t>
        </w:r>
        <w:r w:rsidRPr="006A0E9F">
          <w:rPr>
            <w:lang w:val="en-US"/>
          </w:rPr>
          <w:t xml:space="preserve"> </w:t>
        </w:r>
        <w:r>
          <w:rPr>
            <w:lang w:val="en-US"/>
          </w:rPr>
          <w:t>observe</w:t>
        </w:r>
        <w:r w:rsidRPr="006A0E9F">
          <w:rPr>
            <w:lang w:val="en-US"/>
          </w:rPr>
          <w:t xml:space="preserve"> the following common safety precautions</w:t>
        </w:r>
        <w:r>
          <w:rPr>
            <w:lang w:val="en-US"/>
          </w:rPr>
          <w:t>,</w:t>
        </w:r>
        <w:r w:rsidRPr="006A0E9F">
          <w:rPr>
            <w:lang w:val="en-US"/>
          </w:rPr>
          <w:t xml:space="preserve"> before proceeding with the installation</w:t>
        </w:r>
        <w:r>
          <w:rPr>
            <w:lang w:val="en-US"/>
          </w:rPr>
          <w:t xml:space="preserve"> </w:t>
        </w:r>
        <w:r w:rsidRPr="006A0E9F">
          <w:rPr>
            <w:lang w:val="en-US"/>
          </w:rPr>
          <w:t>of any electronic device</w:t>
        </w:r>
        <w:r>
          <w:rPr>
            <w:lang w:val="en-US"/>
          </w:rPr>
          <w:t xml:space="preserve"> (see chapter </w:t>
        </w:r>
      </w:ins>
      <w:r w:rsidR="005907E1">
        <w:rPr>
          <w:lang w:val="en-US"/>
        </w:rPr>
        <w:t xml:space="preserve">2.3.1 </w:t>
      </w:r>
      <w:proofErr w:type="spellStart"/>
      <w:r w:rsidR="005907E1">
        <w:rPr>
          <w:lang w:val="en-US"/>
        </w:rPr>
        <w:t>Moxa</w:t>
      </w:r>
      <w:proofErr w:type="spellEnd"/>
      <w:r w:rsidR="005907E1">
        <w:rPr>
          <w:lang w:val="en-US"/>
        </w:rPr>
        <w:t xml:space="preserve"> hardware manual</w:t>
      </w:r>
      <w:ins w:id="258" w:author="Unknown">
        <w:r>
          <w:rPr>
            <w:lang w:val="en-US"/>
          </w:rPr>
          <w:t>).</w:t>
        </w:r>
      </w:ins>
    </w:p>
    <w:p w:rsidR="007E7725" w:rsidRDefault="007E7725" w:rsidP="007E7725">
      <w:pPr>
        <w:rPr>
          <w:ins w:id="259" w:author="Unknown"/>
          <w:b/>
          <w:bCs/>
          <w:lang w:val="en-US"/>
        </w:rPr>
      </w:pPr>
    </w:p>
    <w:p w:rsidR="007E7725" w:rsidRPr="006A0E9F" w:rsidRDefault="007E7725" w:rsidP="007E7725">
      <w:pPr>
        <w:rPr>
          <w:ins w:id="260" w:author="Unknown"/>
          <w:i/>
          <w:lang w:val="en-US"/>
        </w:rPr>
      </w:pPr>
      <w:ins w:id="261" w:author="Unknown">
        <w:r w:rsidRPr="006A0E9F">
          <w:rPr>
            <w:bCs/>
            <w:i/>
            <w:lang w:val="en-US"/>
          </w:rPr>
          <w:t>NOTE</w:t>
        </w:r>
        <w:r>
          <w:rPr>
            <w:bCs/>
            <w:i/>
            <w:lang w:val="en-US"/>
          </w:rPr>
          <w:t>:</w:t>
        </w:r>
      </w:ins>
    </w:p>
    <w:p w:rsidR="007E7725" w:rsidRPr="006A0E9F" w:rsidRDefault="007E7725" w:rsidP="007E7725">
      <w:pPr>
        <w:rPr>
          <w:ins w:id="262" w:author="Unknown"/>
          <w:i/>
          <w:lang w:val="en-US"/>
        </w:rPr>
      </w:pPr>
      <w:ins w:id="263" w:author="Unknown">
        <w:r w:rsidRPr="006A0E9F">
          <w:rPr>
            <w:i/>
            <w:lang w:val="en-US"/>
          </w:rPr>
          <w:t>Do not run signal or communication wiring and power wiring in the same wire conduit. To avoid interference, wires with different signal characteristics should be routed separately.</w:t>
        </w:r>
      </w:ins>
    </w:p>
    <w:p w:rsidR="007E7725" w:rsidRPr="006A0E9F" w:rsidRDefault="007E7725" w:rsidP="007E7725">
      <w:pPr>
        <w:rPr>
          <w:ins w:id="264" w:author="Unknown"/>
          <w:lang w:val="en-US"/>
        </w:rPr>
      </w:pPr>
    </w:p>
    <w:p w:rsidR="007E7725" w:rsidRDefault="007E7725" w:rsidP="007E7725">
      <w:pPr>
        <w:numPr>
          <w:ilvl w:val="0"/>
          <w:numId w:val="41"/>
        </w:numPr>
        <w:rPr>
          <w:ins w:id="265" w:author="Unknown"/>
          <w:lang w:val="en-US"/>
        </w:rPr>
      </w:pPr>
      <w:ins w:id="266" w:author="Unknown">
        <w:r w:rsidRPr="006A0E9F">
          <w:rPr>
            <w:lang w:val="en-US"/>
          </w:rPr>
          <w:t>Use separate paths to route wiring for power and devices. If power wiring and device wiring</w:t>
        </w:r>
        <w:r>
          <w:rPr>
            <w:lang w:val="en-US"/>
          </w:rPr>
          <w:t xml:space="preserve"> </w:t>
        </w:r>
        <w:r w:rsidRPr="006A0E9F">
          <w:rPr>
            <w:lang w:val="en-US"/>
          </w:rPr>
          <w:t>paths must cross make sure the wires are perpendicular at the intersection point.</w:t>
        </w:r>
      </w:ins>
    </w:p>
    <w:p w:rsidR="007E7725" w:rsidRDefault="007E7725" w:rsidP="007E7725">
      <w:pPr>
        <w:numPr>
          <w:ilvl w:val="0"/>
          <w:numId w:val="41"/>
        </w:numPr>
        <w:rPr>
          <w:ins w:id="267" w:author="Unknown"/>
          <w:lang w:val="en-US"/>
        </w:rPr>
      </w:pPr>
      <w:ins w:id="268" w:author="Unknown">
        <w:r w:rsidRPr="006A0E9F">
          <w:rPr>
            <w:lang w:val="en-US"/>
          </w:rPr>
          <w:t>Use the type of signal transmitted through a wire to determine which wires should be kept</w:t>
        </w:r>
        <w:r>
          <w:rPr>
            <w:lang w:val="en-US"/>
          </w:rPr>
          <w:t xml:space="preserve"> </w:t>
        </w:r>
        <w:r w:rsidRPr="006A0E9F">
          <w:rPr>
            <w:lang w:val="en-US"/>
          </w:rPr>
          <w:t>separate. The rule of thumb is that wiring that shares similar electrical characteristics can be</w:t>
        </w:r>
        <w:r>
          <w:rPr>
            <w:lang w:val="en-US"/>
          </w:rPr>
          <w:t xml:space="preserve"> </w:t>
        </w:r>
        <w:r w:rsidRPr="006A0E9F">
          <w:rPr>
            <w:lang w:val="en-US"/>
          </w:rPr>
          <w:t>bundled together</w:t>
        </w:r>
        <w:r>
          <w:rPr>
            <w:lang w:val="en-US"/>
          </w:rPr>
          <w:t>.</w:t>
        </w:r>
      </w:ins>
    </w:p>
    <w:p w:rsidR="007E7725" w:rsidRDefault="007E7725" w:rsidP="007E7725">
      <w:pPr>
        <w:numPr>
          <w:ilvl w:val="0"/>
          <w:numId w:val="41"/>
        </w:numPr>
        <w:rPr>
          <w:ins w:id="269" w:author="Unknown"/>
          <w:lang w:val="en-US"/>
        </w:rPr>
      </w:pPr>
      <w:ins w:id="270" w:author="Unknown">
        <w:r w:rsidRPr="006A0E9F">
          <w:rPr>
            <w:lang w:val="en-US"/>
          </w:rPr>
          <w:t>Keep input wiring and output wiring separate</w:t>
        </w:r>
        <w:r>
          <w:rPr>
            <w:lang w:val="en-US"/>
          </w:rPr>
          <w:t>.</w:t>
        </w:r>
      </w:ins>
    </w:p>
    <w:p w:rsidR="007E7725" w:rsidRDefault="007E7725" w:rsidP="007E7725">
      <w:pPr>
        <w:rPr>
          <w:lang w:val="en-US"/>
        </w:rPr>
      </w:pPr>
      <w:ins w:id="271" w:author="Unknown">
        <w:r w:rsidRPr="006A0E9F">
          <w:rPr>
            <w:lang w:val="en-US"/>
          </w:rPr>
          <w:t>It is advisable to label the wiring to all devices in the system.</w:t>
        </w:r>
      </w:ins>
    </w:p>
    <w:p w:rsidR="007E7725" w:rsidRDefault="007E7725" w:rsidP="007E7725">
      <w:pPr>
        <w:rPr>
          <w:lang w:val="en-US"/>
        </w:rPr>
      </w:pPr>
    </w:p>
    <w:p w:rsidR="007E7725" w:rsidRDefault="007E7725" w:rsidP="005907E1">
      <w:pPr>
        <w:pStyle w:val="Heading3"/>
      </w:pPr>
      <w:bookmarkStart w:id="272" w:name="_Toc253143255"/>
      <w:bookmarkStart w:id="273" w:name="_Toc270409736"/>
      <w:bookmarkStart w:id="274" w:name="_Toc379547804"/>
      <w:r>
        <w:t>LED indicators</w:t>
      </w:r>
      <w:bookmarkEnd w:id="272"/>
      <w:bookmarkEnd w:id="273"/>
      <w:bookmarkEnd w:id="274"/>
    </w:p>
    <w:p w:rsidR="007E7725" w:rsidRDefault="007E7725" w:rsidP="007E7725">
      <w:pPr>
        <w:rPr>
          <w:ins w:id="275" w:author="Unknown"/>
        </w:rPr>
      </w:pPr>
    </w:p>
    <w:tbl>
      <w:tblPr>
        <w:tblStyle w:val="TableGrid"/>
        <w:tblW w:w="0" w:type="auto"/>
        <w:tblLook w:val="01E0" w:firstRow="1" w:lastRow="1" w:firstColumn="1" w:lastColumn="1" w:noHBand="0" w:noVBand="0"/>
      </w:tblPr>
      <w:tblGrid>
        <w:gridCol w:w="1648"/>
        <w:gridCol w:w="1870"/>
        <w:gridCol w:w="4510"/>
      </w:tblGrid>
      <w:tr w:rsidR="007E7725" w:rsidTr="006D07DF">
        <w:trPr>
          <w:ins w:id="276" w:author="Unknown"/>
        </w:trPr>
        <w:tc>
          <w:tcPr>
            <w:tcW w:w="1648" w:type="dxa"/>
            <w:shd w:val="clear" w:color="auto" w:fill="0C0C0C"/>
            <w:vAlign w:val="center"/>
          </w:tcPr>
          <w:p w:rsidR="007E7725" w:rsidRPr="003702C7" w:rsidRDefault="007E7725" w:rsidP="006D07DF">
            <w:pPr>
              <w:jc w:val="center"/>
              <w:rPr>
                <w:ins w:id="277" w:author="Unknown"/>
                <w:b/>
              </w:rPr>
            </w:pPr>
            <w:ins w:id="278" w:author="Unknown">
              <w:r w:rsidRPr="003702C7">
                <w:rPr>
                  <w:b/>
                </w:rPr>
                <w:t>LED name</w:t>
              </w:r>
            </w:ins>
          </w:p>
        </w:tc>
        <w:tc>
          <w:tcPr>
            <w:tcW w:w="1870" w:type="dxa"/>
            <w:shd w:val="clear" w:color="auto" w:fill="0C0C0C"/>
            <w:vAlign w:val="center"/>
          </w:tcPr>
          <w:p w:rsidR="007E7725" w:rsidRPr="003702C7" w:rsidRDefault="007E7725" w:rsidP="006D07DF">
            <w:pPr>
              <w:jc w:val="center"/>
              <w:rPr>
                <w:ins w:id="279" w:author="Unknown"/>
                <w:b/>
              </w:rPr>
            </w:pPr>
            <w:ins w:id="280" w:author="Unknown">
              <w:r w:rsidRPr="003702C7">
                <w:rPr>
                  <w:b/>
                </w:rPr>
                <w:t>LED colour</w:t>
              </w:r>
            </w:ins>
          </w:p>
        </w:tc>
        <w:tc>
          <w:tcPr>
            <w:tcW w:w="4510" w:type="dxa"/>
            <w:shd w:val="clear" w:color="auto" w:fill="0C0C0C"/>
            <w:vAlign w:val="center"/>
          </w:tcPr>
          <w:p w:rsidR="007E7725" w:rsidRPr="003702C7" w:rsidRDefault="007E7725" w:rsidP="006D07DF">
            <w:pPr>
              <w:jc w:val="center"/>
              <w:rPr>
                <w:ins w:id="281" w:author="Unknown"/>
                <w:b/>
              </w:rPr>
            </w:pPr>
            <w:ins w:id="282" w:author="Unknown">
              <w:r w:rsidRPr="003702C7">
                <w:rPr>
                  <w:b/>
                </w:rPr>
                <w:t>LED function</w:t>
              </w:r>
            </w:ins>
          </w:p>
        </w:tc>
      </w:tr>
      <w:tr w:rsidR="007E7725" w:rsidTr="006D07DF">
        <w:trPr>
          <w:ins w:id="283" w:author="Unknown"/>
        </w:trPr>
        <w:tc>
          <w:tcPr>
            <w:tcW w:w="1648" w:type="dxa"/>
            <w:vAlign w:val="center"/>
          </w:tcPr>
          <w:p w:rsidR="007E7725" w:rsidRDefault="007E7725" w:rsidP="006D07DF">
            <w:pPr>
              <w:jc w:val="center"/>
              <w:rPr>
                <w:ins w:id="284" w:author="Unknown"/>
              </w:rPr>
            </w:pPr>
            <w:ins w:id="285" w:author="Unknown">
              <w:r>
                <w:t>Ready</w:t>
              </w:r>
            </w:ins>
          </w:p>
        </w:tc>
        <w:tc>
          <w:tcPr>
            <w:tcW w:w="1870" w:type="dxa"/>
            <w:vAlign w:val="center"/>
          </w:tcPr>
          <w:p w:rsidR="007E7725" w:rsidRDefault="007E7725" w:rsidP="006D07DF">
            <w:pPr>
              <w:jc w:val="center"/>
              <w:rPr>
                <w:ins w:id="286" w:author="Unknown"/>
              </w:rPr>
            </w:pPr>
            <w:ins w:id="287" w:author="Unknown">
              <w:r>
                <w:t>Green</w:t>
              </w:r>
            </w:ins>
          </w:p>
        </w:tc>
        <w:tc>
          <w:tcPr>
            <w:tcW w:w="4510" w:type="dxa"/>
            <w:vAlign w:val="center"/>
          </w:tcPr>
          <w:p w:rsidR="007E7725" w:rsidRDefault="007E7725" w:rsidP="006D07DF">
            <w:pPr>
              <w:rPr>
                <w:ins w:id="288" w:author="Unknown"/>
              </w:rPr>
            </w:pPr>
            <w:ins w:id="289" w:author="Unknown">
              <w:r>
                <w:t>Power is on and functioning normally</w:t>
              </w:r>
            </w:ins>
          </w:p>
        </w:tc>
      </w:tr>
      <w:tr w:rsidR="007E7725" w:rsidTr="006D07DF">
        <w:trPr>
          <w:ins w:id="290" w:author="Unknown"/>
        </w:trPr>
        <w:tc>
          <w:tcPr>
            <w:tcW w:w="1648" w:type="dxa"/>
            <w:vMerge w:val="restart"/>
            <w:vAlign w:val="center"/>
          </w:tcPr>
          <w:p w:rsidR="007E7725" w:rsidRDefault="007E7725" w:rsidP="006D07DF">
            <w:pPr>
              <w:jc w:val="center"/>
              <w:rPr>
                <w:ins w:id="291" w:author="Unknown"/>
              </w:rPr>
            </w:pPr>
            <w:ins w:id="292" w:author="Unknown">
              <w:r>
                <w:t>P1/P2 (</w:t>
              </w:r>
              <w:proofErr w:type="spellStart"/>
              <w:r>
                <w:t>Tx</w:t>
              </w:r>
              <w:proofErr w:type="spellEnd"/>
              <w:r>
                <w:t>)</w:t>
              </w:r>
            </w:ins>
          </w:p>
        </w:tc>
        <w:tc>
          <w:tcPr>
            <w:tcW w:w="1870" w:type="dxa"/>
            <w:vAlign w:val="center"/>
          </w:tcPr>
          <w:p w:rsidR="007E7725" w:rsidRDefault="007E7725" w:rsidP="006D07DF">
            <w:pPr>
              <w:jc w:val="center"/>
              <w:rPr>
                <w:ins w:id="293" w:author="Unknown"/>
              </w:rPr>
            </w:pPr>
            <w:ins w:id="294" w:author="Unknown">
              <w:r>
                <w:t>Green</w:t>
              </w:r>
            </w:ins>
          </w:p>
        </w:tc>
        <w:tc>
          <w:tcPr>
            <w:tcW w:w="4510" w:type="dxa"/>
            <w:vAlign w:val="center"/>
          </w:tcPr>
          <w:p w:rsidR="007E7725" w:rsidRDefault="007E7725" w:rsidP="006D07DF">
            <w:pPr>
              <w:rPr>
                <w:ins w:id="295" w:author="Unknown"/>
              </w:rPr>
            </w:pPr>
            <w:ins w:id="296" w:author="Unknown">
              <w:r>
                <w:t>Serial port 1 or 2 is transmitting data</w:t>
              </w:r>
            </w:ins>
          </w:p>
        </w:tc>
      </w:tr>
      <w:tr w:rsidR="007E7725" w:rsidTr="006D07DF">
        <w:trPr>
          <w:ins w:id="297" w:author="Unknown"/>
        </w:trPr>
        <w:tc>
          <w:tcPr>
            <w:tcW w:w="1648" w:type="dxa"/>
            <w:vMerge/>
            <w:vAlign w:val="center"/>
          </w:tcPr>
          <w:p w:rsidR="007E7725" w:rsidRDefault="007E7725" w:rsidP="006D07DF">
            <w:pPr>
              <w:jc w:val="center"/>
              <w:rPr>
                <w:ins w:id="298" w:author="Unknown"/>
              </w:rPr>
            </w:pPr>
          </w:p>
        </w:tc>
        <w:tc>
          <w:tcPr>
            <w:tcW w:w="1870" w:type="dxa"/>
            <w:vAlign w:val="center"/>
          </w:tcPr>
          <w:p w:rsidR="007E7725" w:rsidRDefault="007E7725" w:rsidP="006D07DF">
            <w:pPr>
              <w:jc w:val="center"/>
              <w:rPr>
                <w:ins w:id="299" w:author="Unknown"/>
              </w:rPr>
            </w:pPr>
            <w:ins w:id="300" w:author="Unknown">
              <w:r>
                <w:t>Off</w:t>
              </w:r>
            </w:ins>
          </w:p>
        </w:tc>
        <w:tc>
          <w:tcPr>
            <w:tcW w:w="4510" w:type="dxa"/>
            <w:vAlign w:val="center"/>
          </w:tcPr>
          <w:p w:rsidR="007E7725" w:rsidRDefault="007E7725" w:rsidP="006D07DF">
            <w:pPr>
              <w:rPr>
                <w:ins w:id="301" w:author="Unknown"/>
              </w:rPr>
            </w:pPr>
            <w:ins w:id="302" w:author="Unknown">
              <w:r>
                <w:t>Serial port 1 or 2 is not transmitting data</w:t>
              </w:r>
            </w:ins>
          </w:p>
        </w:tc>
      </w:tr>
      <w:tr w:rsidR="007E7725" w:rsidTr="006D07DF">
        <w:trPr>
          <w:ins w:id="303" w:author="Unknown"/>
        </w:trPr>
        <w:tc>
          <w:tcPr>
            <w:tcW w:w="1648" w:type="dxa"/>
            <w:vMerge w:val="restart"/>
            <w:vAlign w:val="center"/>
          </w:tcPr>
          <w:p w:rsidR="007E7725" w:rsidRDefault="007E7725" w:rsidP="006D07DF">
            <w:pPr>
              <w:jc w:val="center"/>
              <w:rPr>
                <w:ins w:id="304" w:author="Unknown"/>
              </w:rPr>
            </w:pPr>
            <w:ins w:id="305" w:author="Unknown">
              <w:r>
                <w:t>P1/P2 (Rx)</w:t>
              </w:r>
            </w:ins>
          </w:p>
        </w:tc>
        <w:tc>
          <w:tcPr>
            <w:tcW w:w="1870" w:type="dxa"/>
            <w:vAlign w:val="center"/>
          </w:tcPr>
          <w:p w:rsidR="007E7725" w:rsidRDefault="007E7725" w:rsidP="006D07DF">
            <w:pPr>
              <w:jc w:val="center"/>
              <w:rPr>
                <w:ins w:id="306" w:author="Unknown"/>
              </w:rPr>
            </w:pPr>
            <w:ins w:id="307" w:author="Unknown">
              <w:r>
                <w:t>Yellow</w:t>
              </w:r>
            </w:ins>
          </w:p>
        </w:tc>
        <w:tc>
          <w:tcPr>
            <w:tcW w:w="4510" w:type="dxa"/>
            <w:vAlign w:val="center"/>
          </w:tcPr>
          <w:p w:rsidR="007E7725" w:rsidRDefault="007E7725" w:rsidP="006D07DF">
            <w:pPr>
              <w:rPr>
                <w:ins w:id="308" w:author="Unknown"/>
              </w:rPr>
            </w:pPr>
            <w:ins w:id="309" w:author="Unknown">
              <w:r>
                <w:t>Serial port 1 or 2 is receiving data</w:t>
              </w:r>
            </w:ins>
          </w:p>
        </w:tc>
      </w:tr>
      <w:tr w:rsidR="007E7725" w:rsidTr="006D07DF">
        <w:trPr>
          <w:ins w:id="310" w:author="Unknown"/>
        </w:trPr>
        <w:tc>
          <w:tcPr>
            <w:tcW w:w="1648" w:type="dxa"/>
            <w:vMerge/>
            <w:vAlign w:val="center"/>
          </w:tcPr>
          <w:p w:rsidR="007E7725" w:rsidRDefault="007E7725" w:rsidP="006D07DF">
            <w:pPr>
              <w:jc w:val="center"/>
              <w:rPr>
                <w:ins w:id="311" w:author="Unknown"/>
              </w:rPr>
            </w:pPr>
          </w:p>
        </w:tc>
        <w:tc>
          <w:tcPr>
            <w:tcW w:w="1870" w:type="dxa"/>
            <w:vAlign w:val="center"/>
          </w:tcPr>
          <w:p w:rsidR="007E7725" w:rsidRDefault="007E7725" w:rsidP="006D07DF">
            <w:pPr>
              <w:jc w:val="center"/>
              <w:rPr>
                <w:ins w:id="312" w:author="Unknown"/>
              </w:rPr>
            </w:pPr>
            <w:ins w:id="313" w:author="Unknown">
              <w:r>
                <w:t>Off</w:t>
              </w:r>
            </w:ins>
          </w:p>
        </w:tc>
        <w:tc>
          <w:tcPr>
            <w:tcW w:w="4510" w:type="dxa"/>
            <w:vAlign w:val="center"/>
          </w:tcPr>
          <w:p w:rsidR="007E7725" w:rsidRDefault="007E7725" w:rsidP="006D07DF">
            <w:pPr>
              <w:rPr>
                <w:ins w:id="314" w:author="Unknown"/>
              </w:rPr>
            </w:pPr>
            <w:ins w:id="315" w:author="Unknown">
              <w:r>
                <w:t>Serial port 1 or 2 is not receiving data</w:t>
              </w:r>
            </w:ins>
          </w:p>
        </w:tc>
      </w:tr>
    </w:tbl>
    <w:p w:rsidR="007E7725" w:rsidRPr="00A12BDB" w:rsidRDefault="005907E1" w:rsidP="00A12BDB">
      <w:pPr>
        <w:pStyle w:val="Onderschrift"/>
        <w:rPr>
          <w:ins w:id="316" w:author="Unknown"/>
        </w:rPr>
      </w:pPr>
      <w:bookmarkStart w:id="317" w:name="_Toc379547870"/>
      <w:r>
        <w:t xml:space="preserve">Table </w:t>
      </w:r>
      <w:r w:rsidR="005C2FC8">
        <w:fldChar w:fldCharType="begin"/>
      </w:r>
      <w:r w:rsidR="005C2FC8">
        <w:instrText xml:space="preserve"> STYLEREF 1 \s </w:instrText>
      </w:r>
      <w:r w:rsidR="005C2FC8">
        <w:fldChar w:fldCharType="separate"/>
      </w:r>
      <w:r w:rsidR="00013DAE">
        <w:rPr>
          <w:noProof/>
        </w:rPr>
        <w:t>14</w:t>
      </w:r>
      <w:r w:rsidR="005C2FC8">
        <w:fldChar w:fldCharType="end"/>
      </w:r>
      <w:r w:rsidR="005C2FC8">
        <w:noBreakHyphen/>
      </w:r>
      <w:r w:rsidR="005C2FC8">
        <w:fldChar w:fldCharType="begin"/>
      </w:r>
      <w:r w:rsidR="005C2FC8">
        <w:instrText xml:space="preserve"> SEQ Table \* ARABIC \s 1 </w:instrText>
      </w:r>
      <w:r w:rsidR="005C2FC8">
        <w:fldChar w:fldCharType="separate"/>
      </w:r>
      <w:r w:rsidR="00013DAE">
        <w:rPr>
          <w:noProof/>
        </w:rPr>
        <w:t>1</w:t>
      </w:r>
      <w:r w:rsidR="005C2FC8">
        <w:fldChar w:fldCharType="end"/>
      </w:r>
      <w:r>
        <w:t xml:space="preserve">: </w:t>
      </w:r>
      <w:proofErr w:type="spellStart"/>
      <w:r>
        <w:t>Moxa</w:t>
      </w:r>
      <w:proofErr w:type="spellEnd"/>
      <w:r>
        <w:t xml:space="preserve"> Led Indicators</w:t>
      </w:r>
      <w:bookmarkEnd w:id="317"/>
    </w:p>
    <w:p w:rsidR="007E7725" w:rsidRPr="004566AC" w:rsidRDefault="007E7725" w:rsidP="005907E1">
      <w:pPr>
        <w:pStyle w:val="Heading3"/>
        <w:rPr>
          <w:lang w:val="en-US"/>
        </w:rPr>
      </w:pPr>
      <w:bookmarkStart w:id="318" w:name="_Ref245259172"/>
      <w:bookmarkStart w:id="319" w:name="_Toc253143256"/>
      <w:bookmarkStart w:id="320" w:name="_Toc270409737"/>
      <w:bookmarkStart w:id="321" w:name="_Toc379547805"/>
      <w:r>
        <w:rPr>
          <w:lang w:val="en-US"/>
        </w:rPr>
        <w:lastRenderedPageBreak/>
        <w:t>Connecting to the n</w:t>
      </w:r>
      <w:r w:rsidRPr="004566AC">
        <w:rPr>
          <w:lang w:val="en-US"/>
        </w:rPr>
        <w:t>etwork</w:t>
      </w:r>
      <w:bookmarkEnd w:id="318"/>
      <w:bookmarkEnd w:id="319"/>
      <w:bookmarkEnd w:id="320"/>
      <w:bookmarkEnd w:id="321"/>
    </w:p>
    <w:p w:rsidR="007E7725" w:rsidRPr="004566AC" w:rsidRDefault="007E7725" w:rsidP="007E7725">
      <w:pPr>
        <w:rPr>
          <w:ins w:id="322" w:author="Unknown"/>
          <w:lang w:val="en-US"/>
        </w:rPr>
      </w:pPr>
      <w:ins w:id="323" w:author="Unknown">
        <w:r w:rsidRPr="004566AC">
          <w:rPr>
            <w:lang w:val="en-US"/>
          </w:rPr>
          <w:t xml:space="preserve">Connect one end of the Ethernet cable to UC-7110’s 10/100M </w:t>
        </w:r>
        <w:r>
          <w:rPr>
            <w:lang w:val="en-US"/>
          </w:rPr>
          <w:t xml:space="preserve">LAN1/LAN2 </w:t>
        </w:r>
        <w:r w:rsidRPr="004566AC">
          <w:rPr>
            <w:lang w:val="en-US"/>
          </w:rPr>
          <w:t xml:space="preserve">Ethernet port </w:t>
        </w:r>
        <w:r>
          <w:rPr>
            <w:lang w:val="en-US"/>
          </w:rPr>
          <w:t xml:space="preserve">(see </w:t>
        </w:r>
        <w:r>
          <w:rPr>
            <w:lang w:val="en-US"/>
          </w:rPr>
          <w:fldChar w:fldCharType="begin"/>
        </w:r>
        <w:r>
          <w:rPr>
            <w:lang w:val="en-US"/>
          </w:rPr>
          <w:instrText xml:space="preserve"> REF _Ref256151198 \h </w:instrText>
        </w:r>
      </w:ins>
      <w:r>
        <w:rPr>
          <w:lang w:val="en-US"/>
        </w:rPr>
      </w:r>
      <w:ins w:id="324" w:author="Unknown">
        <w:r>
          <w:rPr>
            <w:lang w:val="en-US"/>
          </w:rPr>
          <w:fldChar w:fldCharType="separate"/>
        </w:r>
      </w:ins>
      <w:r w:rsidR="00013DAE">
        <w:t xml:space="preserve">Figure </w:t>
      </w:r>
      <w:r w:rsidR="00013DAE">
        <w:rPr>
          <w:noProof/>
        </w:rPr>
        <w:t>14</w:t>
      </w:r>
      <w:r w:rsidR="00013DAE">
        <w:noBreakHyphen/>
      </w:r>
      <w:r w:rsidR="00013DAE">
        <w:rPr>
          <w:noProof/>
        </w:rPr>
        <w:t>1</w:t>
      </w:r>
      <w:ins w:id="325" w:author="Unknown">
        <w:r>
          <w:rPr>
            <w:lang w:val="en-US"/>
          </w:rPr>
          <w:fldChar w:fldCharType="end"/>
        </w:r>
        <w:r>
          <w:rPr>
            <w:lang w:val="en-US"/>
          </w:rPr>
          <w:t xml:space="preserve">) </w:t>
        </w:r>
        <w:r w:rsidRPr="004566AC">
          <w:rPr>
            <w:lang w:val="en-US"/>
          </w:rPr>
          <w:t>and the other end of</w:t>
        </w:r>
        <w:r>
          <w:rPr>
            <w:lang w:val="en-US"/>
          </w:rPr>
          <w:t xml:space="preserve"> </w:t>
        </w:r>
        <w:r w:rsidRPr="004566AC">
          <w:rPr>
            <w:lang w:val="en-US"/>
          </w:rPr>
          <w:t xml:space="preserve">the cable to the Ethernet network. </w:t>
        </w:r>
        <w:r>
          <w:rPr>
            <w:lang w:val="en-US"/>
          </w:rPr>
          <w:br/>
        </w:r>
        <w:r w:rsidRPr="004566AC">
          <w:rPr>
            <w:lang w:val="en-US"/>
          </w:rPr>
          <w:t>If the cable is properly connected, UC-7110 will indicate a valid</w:t>
        </w:r>
        <w:r>
          <w:rPr>
            <w:lang w:val="en-US"/>
          </w:rPr>
          <w:t xml:space="preserve"> </w:t>
        </w:r>
        <w:r w:rsidRPr="004566AC">
          <w:rPr>
            <w:lang w:val="en-US"/>
          </w:rPr>
          <w:t>connection to the Ethernet in the following ways:</w:t>
        </w:r>
      </w:ins>
    </w:p>
    <w:p w:rsidR="007E7725" w:rsidRDefault="007E7725" w:rsidP="007E7725">
      <w:pPr>
        <w:numPr>
          <w:ilvl w:val="0"/>
          <w:numId w:val="42"/>
        </w:numPr>
        <w:rPr>
          <w:ins w:id="326" w:author="Unknown"/>
          <w:lang w:val="en-US"/>
        </w:rPr>
      </w:pPr>
      <w:ins w:id="327" w:author="Unknown">
        <w:r w:rsidRPr="004566AC">
          <w:rPr>
            <w:lang w:val="en-US"/>
          </w:rPr>
          <w:t xml:space="preserve">The top-right LED on the connector maintains a solid green </w:t>
        </w:r>
        <w:proofErr w:type="spellStart"/>
        <w:r w:rsidRPr="004566AC">
          <w:rPr>
            <w:lang w:val="en-US"/>
          </w:rPr>
          <w:t>colo</w:t>
        </w:r>
        <w:r>
          <w:rPr>
            <w:lang w:val="en-US"/>
          </w:rPr>
          <w:t>u</w:t>
        </w:r>
        <w:r w:rsidRPr="004566AC">
          <w:rPr>
            <w:lang w:val="en-US"/>
          </w:rPr>
          <w:t>r</w:t>
        </w:r>
        <w:proofErr w:type="spellEnd"/>
        <w:r w:rsidRPr="004566AC">
          <w:rPr>
            <w:lang w:val="en-US"/>
          </w:rPr>
          <w:t xml:space="preserve"> when connected to a 100</w:t>
        </w:r>
        <w:r>
          <w:rPr>
            <w:lang w:val="en-US"/>
          </w:rPr>
          <w:t xml:space="preserve"> </w:t>
        </w:r>
        <w:r w:rsidRPr="004566AC">
          <w:rPr>
            <w:lang w:val="en-US"/>
          </w:rPr>
          <w:t>Mbps Ethernet network</w:t>
        </w:r>
        <w:r>
          <w:rPr>
            <w:lang w:val="en-US"/>
          </w:rPr>
          <w:t xml:space="preserve"> (see </w:t>
        </w:r>
        <w:r>
          <w:rPr>
            <w:lang w:val="en-US"/>
          </w:rPr>
          <w:fldChar w:fldCharType="begin"/>
        </w:r>
        <w:r>
          <w:rPr>
            <w:lang w:val="en-US"/>
          </w:rPr>
          <w:instrText xml:space="preserve"> REF _Ref245098560 \h </w:instrText>
        </w:r>
      </w:ins>
      <w:r>
        <w:rPr>
          <w:lang w:val="en-US"/>
        </w:rPr>
      </w:r>
      <w:ins w:id="328" w:author="Unknown">
        <w:r>
          <w:rPr>
            <w:lang w:val="en-US"/>
          </w:rPr>
          <w:fldChar w:fldCharType="separate"/>
        </w:r>
      </w:ins>
      <w:r w:rsidR="00013DAE">
        <w:t xml:space="preserve">Figure </w:t>
      </w:r>
      <w:r w:rsidR="00013DAE">
        <w:rPr>
          <w:noProof/>
        </w:rPr>
        <w:t>14</w:t>
      </w:r>
      <w:r w:rsidR="00013DAE">
        <w:noBreakHyphen/>
      </w:r>
      <w:r w:rsidR="00013DAE">
        <w:rPr>
          <w:noProof/>
        </w:rPr>
        <w:t>2</w:t>
      </w:r>
      <w:ins w:id="329" w:author="Unknown">
        <w:r>
          <w:rPr>
            <w:lang w:val="en-US"/>
          </w:rPr>
          <w:fldChar w:fldCharType="end"/>
        </w:r>
        <w:r>
          <w:rPr>
            <w:lang w:val="en-US"/>
          </w:rPr>
          <w:t>)</w:t>
        </w:r>
      </w:ins>
    </w:p>
    <w:p w:rsidR="007E7725" w:rsidRDefault="007E7725" w:rsidP="007E7725">
      <w:pPr>
        <w:numPr>
          <w:ilvl w:val="0"/>
          <w:numId w:val="42"/>
        </w:numPr>
        <w:rPr>
          <w:ins w:id="330" w:author="Unknown"/>
          <w:lang w:val="en-US"/>
        </w:rPr>
      </w:pPr>
      <w:ins w:id="331" w:author="Unknown">
        <w:r w:rsidRPr="004566AC">
          <w:rPr>
            <w:lang w:val="en-US"/>
          </w:rPr>
          <w:t>The top-left LED on the connector maintains a solid orange color when connected to a 10</w:t>
        </w:r>
        <w:r>
          <w:rPr>
            <w:lang w:val="en-US"/>
          </w:rPr>
          <w:t xml:space="preserve"> </w:t>
        </w:r>
        <w:r w:rsidRPr="004566AC">
          <w:rPr>
            <w:lang w:val="en-US"/>
          </w:rPr>
          <w:t>Mbps Ethernet network</w:t>
        </w:r>
      </w:ins>
    </w:p>
    <w:p w:rsidR="007E7725" w:rsidRDefault="007E7725" w:rsidP="007E7725">
      <w:pPr>
        <w:numPr>
          <w:ilvl w:val="0"/>
          <w:numId w:val="42"/>
        </w:numPr>
        <w:rPr>
          <w:ins w:id="332" w:author="Unknown"/>
          <w:lang w:val="en-US"/>
        </w:rPr>
      </w:pPr>
      <w:ins w:id="333" w:author="Unknown">
        <w:r w:rsidRPr="004566AC">
          <w:rPr>
            <w:lang w:val="en-US"/>
          </w:rPr>
          <w:t>The LEDs will flash when Ethernet packets are being transmitted or received.</w:t>
        </w:r>
      </w:ins>
    </w:p>
    <w:p w:rsidR="007E7725" w:rsidRDefault="007E7725" w:rsidP="005907E1">
      <w:pPr>
        <w:pStyle w:val="Heading3"/>
      </w:pPr>
      <w:bookmarkStart w:id="334" w:name="_Toc253143257"/>
      <w:bookmarkStart w:id="335" w:name="_Toc270409738"/>
      <w:bookmarkStart w:id="336" w:name="_Toc379547806"/>
      <w:proofErr w:type="spellStart"/>
      <w:r>
        <w:t>Pinouts</w:t>
      </w:r>
      <w:bookmarkEnd w:id="334"/>
      <w:bookmarkEnd w:id="335"/>
      <w:bookmarkEnd w:id="336"/>
      <w:proofErr w:type="spellEnd"/>
    </w:p>
    <w:p w:rsidR="007E7725" w:rsidRDefault="007E7725" w:rsidP="007E7725">
      <w:pPr>
        <w:pStyle w:val="Text"/>
        <w:rPr>
          <w:lang w:val="en-US"/>
        </w:rPr>
      </w:pPr>
      <w:r w:rsidRPr="004833C3">
        <w:rPr>
          <w:lang w:val="en-US"/>
        </w:rPr>
        <w:t xml:space="preserve">The 10/100 Mbps Ethernet LAN 1 and LAN 2 ports use 8-pin RJ45 connectors. </w:t>
      </w:r>
      <w:proofErr w:type="spellStart"/>
      <w:r>
        <w:rPr>
          <w:lang w:val="en-US"/>
        </w:rPr>
        <w:t>Pin</w:t>
      </w:r>
      <w:r w:rsidRPr="004833C3">
        <w:rPr>
          <w:lang w:val="en-US"/>
        </w:rPr>
        <w:t>outs</w:t>
      </w:r>
      <w:proofErr w:type="spellEnd"/>
      <w:r w:rsidRPr="004833C3">
        <w:rPr>
          <w:lang w:val="en-US"/>
        </w:rPr>
        <w:t xml:space="preserve"> for these</w:t>
      </w:r>
      <w:r>
        <w:rPr>
          <w:lang w:val="en-US"/>
        </w:rPr>
        <w:t xml:space="preserve"> </w:t>
      </w:r>
      <w:r w:rsidRPr="004833C3">
        <w:rPr>
          <w:lang w:val="en-US"/>
        </w:rPr>
        <w:t>ports are given in the following diagram</w:t>
      </w:r>
      <w:r>
        <w:rPr>
          <w:lang w:val="en-US"/>
        </w:rPr>
        <w:t xml:space="preserve"> (see </w:t>
      </w:r>
      <w:r>
        <w:rPr>
          <w:lang w:val="en-US"/>
        </w:rPr>
        <w:fldChar w:fldCharType="begin"/>
      </w:r>
      <w:r>
        <w:rPr>
          <w:lang w:val="en-US"/>
        </w:rPr>
        <w:instrText xml:space="preserve"> REF _Ref245098560 \h </w:instrText>
      </w:r>
      <w:r>
        <w:rPr>
          <w:lang w:val="en-US"/>
        </w:rPr>
      </w:r>
      <w:r>
        <w:rPr>
          <w:lang w:val="en-US"/>
        </w:rPr>
        <w:fldChar w:fldCharType="separate"/>
      </w:r>
      <w:r w:rsidR="00013DAE">
        <w:t xml:space="preserve">Figure </w:t>
      </w:r>
      <w:r w:rsidR="00013DAE">
        <w:rPr>
          <w:noProof/>
        </w:rPr>
        <w:t>14</w:t>
      </w:r>
      <w:r w:rsidR="00013DAE">
        <w:noBreakHyphen/>
      </w:r>
      <w:r w:rsidR="00013DAE">
        <w:rPr>
          <w:noProof/>
        </w:rPr>
        <w:t>2</w:t>
      </w:r>
      <w:r>
        <w:rPr>
          <w:lang w:val="en-US"/>
        </w:rPr>
        <w:fldChar w:fldCharType="end"/>
      </w:r>
      <w:r>
        <w:rPr>
          <w:lang w:val="en-US"/>
        </w:rPr>
        <w:t>)</w:t>
      </w:r>
      <w:r w:rsidRPr="004833C3">
        <w:rPr>
          <w:lang w:val="en-US"/>
        </w:rPr>
        <w:t>.</w:t>
      </w:r>
    </w:p>
    <w:p w:rsidR="007E7725" w:rsidRDefault="007E7725" w:rsidP="007E7725">
      <w:pPr>
        <w:pStyle w:val="Text"/>
        <w:rPr>
          <w:lang w:val="en-US"/>
        </w:rPr>
      </w:pPr>
    </w:p>
    <w:p w:rsidR="007E7725" w:rsidRDefault="007E7725" w:rsidP="007E7725">
      <w:pPr>
        <w:pStyle w:val="Text"/>
        <w:keepNext/>
      </w:pPr>
      <w:r>
        <w:rPr>
          <w:noProof/>
          <w:lang w:val="nl-NL" w:eastAsia="nl-NL"/>
        </w:rPr>
        <w:drawing>
          <wp:inline distT="0" distB="0" distL="0" distR="0">
            <wp:extent cx="3429000" cy="1924050"/>
            <wp:effectExtent l="0" t="0" r="0" b="0"/>
            <wp:docPr id="13" name="Afbeelding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0" cy="1924050"/>
                    </a:xfrm>
                    <a:prstGeom prst="rect">
                      <a:avLst/>
                    </a:prstGeom>
                    <a:noFill/>
                    <a:ln>
                      <a:noFill/>
                    </a:ln>
                  </pic:spPr>
                </pic:pic>
              </a:graphicData>
            </a:graphic>
          </wp:inline>
        </w:drawing>
      </w:r>
    </w:p>
    <w:p w:rsidR="007E7725" w:rsidRDefault="007E7725" w:rsidP="00A12BDB">
      <w:pPr>
        <w:pStyle w:val="Onderschrift"/>
      </w:pPr>
      <w:bookmarkStart w:id="337" w:name="_Ref245098560"/>
      <w:bookmarkStart w:id="338" w:name="_Toc253143310"/>
      <w:bookmarkStart w:id="339" w:name="_Toc270409743"/>
      <w:bookmarkStart w:id="340" w:name="_Toc379547831"/>
      <w:r>
        <w:t xml:space="preserve">Figure </w:t>
      </w:r>
      <w:r w:rsidR="0070739A">
        <w:fldChar w:fldCharType="begin"/>
      </w:r>
      <w:r w:rsidR="0070739A">
        <w:instrText xml:space="preserve"> STYLEREF 1 \s </w:instrText>
      </w:r>
      <w:r w:rsidR="0070739A">
        <w:fldChar w:fldCharType="separate"/>
      </w:r>
      <w:r w:rsidR="00013DAE">
        <w:rPr>
          <w:noProof/>
        </w:rPr>
        <w:t>14</w:t>
      </w:r>
      <w:r w:rsidR="0070739A">
        <w:fldChar w:fldCharType="end"/>
      </w:r>
      <w:r w:rsidR="0070739A">
        <w:noBreakHyphen/>
      </w:r>
      <w:r w:rsidR="0070739A">
        <w:fldChar w:fldCharType="begin"/>
      </w:r>
      <w:r w:rsidR="0070739A">
        <w:instrText xml:space="preserve"> SEQ Figure \* ARABIC \s 1 </w:instrText>
      </w:r>
      <w:r w:rsidR="0070739A">
        <w:fldChar w:fldCharType="separate"/>
      </w:r>
      <w:r w:rsidR="00013DAE">
        <w:rPr>
          <w:noProof/>
        </w:rPr>
        <w:t>2</w:t>
      </w:r>
      <w:r w:rsidR="0070739A">
        <w:fldChar w:fldCharType="end"/>
      </w:r>
      <w:bookmarkEnd w:id="337"/>
      <w:r>
        <w:t>: 8-pin RJ</w:t>
      </w:r>
      <w:r>
        <w:rPr>
          <w:noProof/>
        </w:rPr>
        <w:t xml:space="preserve"> connector and pinouts</w:t>
      </w:r>
      <w:bookmarkEnd w:id="338"/>
      <w:bookmarkEnd w:id="339"/>
      <w:bookmarkEnd w:id="340"/>
    </w:p>
    <w:p w:rsidR="007E7725" w:rsidRDefault="007E7725" w:rsidP="005907E1">
      <w:pPr>
        <w:pStyle w:val="Heading3"/>
        <w:rPr>
          <w:lang w:val="en-US"/>
        </w:rPr>
      </w:pPr>
      <w:r>
        <w:rPr>
          <w:lang w:val="en-US"/>
        </w:rPr>
        <w:br w:type="page"/>
      </w:r>
      <w:bookmarkStart w:id="341" w:name="_Toc253143258"/>
      <w:bookmarkStart w:id="342" w:name="_Toc270409739"/>
      <w:bookmarkStart w:id="343" w:name="_Toc379547807"/>
      <w:r>
        <w:rPr>
          <w:lang w:val="en-US"/>
        </w:rPr>
        <w:lastRenderedPageBreak/>
        <w:t>Connecting to a serial device</w:t>
      </w:r>
      <w:bookmarkEnd w:id="341"/>
      <w:bookmarkEnd w:id="342"/>
      <w:bookmarkEnd w:id="343"/>
    </w:p>
    <w:p w:rsidR="007E7725" w:rsidRPr="00D7379D" w:rsidRDefault="007E7725" w:rsidP="007E7725">
      <w:pPr>
        <w:rPr>
          <w:ins w:id="344" w:author="Unknown"/>
          <w:lang w:val="en-US"/>
        </w:rPr>
      </w:pPr>
      <w:ins w:id="345" w:author="Unknown">
        <w:r w:rsidRPr="00D7379D">
          <w:rPr>
            <w:lang w:val="en-US"/>
          </w:rPr>
          <w:t>Connect the serial cable between UC-7110 and the serial device(s).</w:t>
        </w:r>
      </w:ins>
    </w:p>
    <w:p w:rsidR="007E7725" w:rsidRPr="00D7379D" w:rsidRDefault="007E7725" w:rsidP="007E7725">
      <w:pPr>
        <w:rPr>
          <w:ins w:id="346" w:author="Unknown"/>
          <w:lang w:val="en-US"/>
        </w:rPr>
      </w:pPr>
      <w:ins w:id="347" w:author="Unknown">
        <w:r w:rsidRPr="00D7379D">
          <w:rPr>
            <w:lang w:val="en-US"/>
          </w:rPr>
          <w:t>Serial ports P1 and P2 use male DB9 connectors, and can be configured for RS-232/422/485</w:t>
        </w:r>
        <w:r>
          <w:rPr>
            <w:lang w:val="en-US"/>
          </w:rPr>
          <w:t xml:space="preserve"> </w:t>
        </w:r>
        <w:r w:rsidRPr="00D7379D">
          <w:rPr>
            <w:lang w:val="en-US"/>
          </w:rPr>
          <w:t>by</w:t>
        </w:r>
        <w:r>
          <w:rPr>
            <w:lang w:val="en-US"/>
          </w:rPr>
          <w:t xml:space="preserve"> </w:t>
        </w:r>
        <w:r w:rsidRPr="00D7379D">
          <w:rPr>
            <w:lang w:val="en-US"/>
          </w:rPr>
          <w:t>software. The pin assignments are shown in the following table:</w:t>
        </w:r>
      </w:ins>
    </w:p>
    <w:p w:rsidR="007E7725" w:rsidRDefault="007E7725" w:rsidP="007E7725">
      <w:pPr>
        <w:pStyle w:val="Text"/>
        <w:rPr>
          <w:lang w:val="en-US"/>
        </w:rPr>
      </w:pPr>
    </w:p>
    <w:p w:rsidR="007E7725" w:rsidRDefault="007E7725" w:rsidP="007E7725">
      <w:pPr>
        <w:pStyle w:val="Text"/>
        <w:rPr>
          <w:lang w:val="en-US"/>
        </w:rPr>
      </w:pPr>
    </w:p>
    <w:p w:rsidR="007E7725" w:rsidRDefault="007E7725" w:rsidP="007E7725">
      <w:pPr>
        <w:pStyle w:val="Text"/>
        <w:keepNext/>
        <w:jc w:val="center"/>
      </w:pPr>
      <w:r>
        <w:rPr>
          <w:noProof/>
          <w:lang w:val="nl-NL" w:eastAsia="nl-NL"/>
        </w:rPr>
        <w:drawing>
          <wp:inline distT="0" distB="0" distL="0" distR="0">
            <wp:extent cx="5724525" cy="2409825"/>
            <wp:effectExtent l="0" t="0" r="9525" b="9525"/>
            <wp:docPr id="12" name="Afbeelding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409825"/>
                    </a:xfrm>
                    <a:prstGeom prst="rect">
                      <a:avLst/>
                    </a:prstGeom>
                    <a:noFill/>
                    <a:ln>
                      <a:noFill/>
                    </a:ln>
                  </pic:spPr>
                </pic:pic>
              </a:graphicData>
            </a:graphic>
          </wp:inline>
        </w:drawing>
      </w:r>
    </w:p>
    <w:p w:rsidR="007E7725" w:rsidRDefault="007E7725" w:rsidP="00A12BDB">
      <w:pPr>
        <w:pStyle w:val="Onderschrift"/>
      </w:pPr>
      <w:bookmarkStart w:id="348" w:name="_Toc253143311"/>
      <w:bookmarkStart w:id="349" w:name="_Toc270409744"/>
      <w:bookmarkStart w:id="350" w:name="_Toc379547832"/>
      <w:r w:rsidRPr="00D7379D">
        <w:t xml:space="preserve">Figure </w:t>
      </w:r>
      <w:r w:rsidR="0070739A">
        <w:fldChar w:fldCharType="begin"/>
      </w:r>
      <w:r w:rsidR="0070739A">
        <w:instrText xml:space="preserve"> STYLEREF 1 \s </w:instrText>
      </w:r>
      <w:r w:rsidR="0070739A">
        <w:fldChar w:fldCharType="separate"/>
      </w:r>
      <w:r w:rsidR="00013DAE">
        <w:rPr>
          <w:noProof/>
        </w:rPr>
        <w:t>14</w:t>
      </w:r>
      <w:r w:rsidR="0070739A">
        <w:fldChar w:fldCharType="end"/>
      </w:r>
      <w:r w:rsidR="0070739A">
        <w:noBreakHyphen/>
      </w:r>
      <w:r w:rsidR="0070739A">
        <w:fldChar w:fldCharType="begin"/>
      </w:r>
      <w:r w:rsidR="0070739A">
        <w:instrText xml:space="preserve"> SEQ Figure \* ARABIC \s 1 </w:instrText>
      </w:r>
      <w:r w:rsidR="0070739A">
        <w:fldChar w:fldCharType="separate"/>
      </w:r>
      <w:r w:rsidR="00013DAE">
        <w:rPr>
          <w:noProof/>
        </w:rPr>
        <w:t>3</w:t>
      </w:r>
      <w:r w:rsidR="0070739A">
        <w:fldChar w:fldCharType="end"/>
      </w:r>
      <w:r w:rsidRPr="00D7379D">
        <w:t>: Pin assignments (DB9 male port)</w:t>
      </w:r>
      <w:bookmarkEnd w:id="348"/>
      <w:bookmarkEnd w:id="349"/>
      <w:bookmarkEnd w:id="350"/>
    </w:p>
    <w:p w:rsidR="005E0FE4" w:rsidRDefault="005E0FE4" w:rsidP="005E0FE4">
      <w:pPr>
        <w:pStyle w:val="Heading3"/>
        <w:rPr>
          <w:noProof/>
          <w:lang w:eastAsia="nl-NL"/>
        </w:rPr>
      </w:pPr>
      <w:bookmarkStart w:id="351" w:name="_Toc335863639"/>
      <w:bookmarkStart w:id="352" w:name="_Toc379547808"/>
      <w:r>
        <w:rPr>
          <w:noProof/>
          <w:lang w:eastAsia="nl-NL"/>
        </w:rPr>
        <w:t>Serial</w:t>
      </w:r>
      <w:r>
        <w:rPr>
          <w:noProof/>
          <w:lang w:eastAsia="nl-NL"/>
        </w:rPr>
        <w:fldChar w:fldCharType="begin"/>
      </w:r>
      <w:r>
        <w:rPr>
          <w:noProof/>
          <w:lang w:eastAsia="nl-NL"/>
        </w:rPr>
        <w:instrText xml:space="preserve"> XE "</w:instrText>
      </w:r>
      <w:r>
        <w:instrText>Serial"</w:instrText>
      </w:r>
      <w:r>
        <w:rPr>
          <w:noProof/>
          <w:lang w:eastAsia="nl-NL"/>
        </w:rPr>
        <w:instrText xml:space="preserve"> </w:instrText>
      </w:r>
      <w:r>
        <w:rPr>
          <w:noProof/>
          <w:lang w:eastAsia="nl-NL"/>
        </w:rPr>
        <w:fldChar w:fldCharType="end"/>
      </w:r>
      <w:r>
        <w:rPr>
          <w:noProof/>
          <w:lang w:eastAsia="nl-NL"/>
        </w:rPr>
        <w:t xml:space="preserve"> LAN</w:t>
      </w:r>
      <w:r>
        <w:rPr>
          <w:noProof/>
          <w:lang w:eastAsia="nl-NL"/>
        </w:rPr>
        <w:fldChar w:fldCharType="begin"/>
      </w:r>
      <w:r>
        <w:rPr>
          <w:noProof/>
          <w:lang w:eastAsia="nl-NL"/>
        </w:rPr>
        <w:instrText xml:space="preserve"> XE "</w:instrText>
      </w:r>
      <w:r>
        <w:instrText>LAN"</w:instrText>
      </w:r>
      <w:r>
        <w:rPr>
          <w:noProof/>
          <w:lang w:eastAsia="nl-NL"/>
        </w:rPr>
        <w:instrText xml:space="preserve"> </w:instrText>
      </w:r>
      <w:r>
        <w:rPr>
          <w:noProof/>
          <w:lang w:eastAsia="nl-NL"/>
        </w:rPr>
        <w:fldChar w:fldCharType="end"/>
      </w:r>
      <w:r>
        <w:rPr>
          <w:noProof/>
          <w:lang w:eastAsia="nl-NL"/>
        </w:rPr>
        <w:t xml:space="preserve"> server</w:t>
      </w:r>
      <w:bookmarkEnd w:id="351"/>
      <w:r>
        <w:rPr>
          <w:noProof/>
          <w:lang w:eastAsia="nl-NL"/>
        </w:rPr>
        <w:t xml:space="preserve"> for Moxa</w:t>
      </w:r>
      <w:bookmarkEnd w:id="352"/>
    </w:p>
    <w:p w:rsidR="005E0FE4" w:rsidRDefault="005E0FE4" w:rsidP="005E0FE4">
      <w:pPr>
        <w:rPr>
          <w:noProof/>
          <w:lang w:val="en-US"/>
        </w:rPr>
      </w:pPr>
      <w:r>
        <w:rPr>
          <w:lang w:val="en-US"/>
        </w:rPr>
        <w:t>Under “Serial</w:t>
      </w:r>
      <w:r>
        <w:rPr>
          <w:lang w:val="en-US"/>
        </w:rPr>
        <w:fldChar w:fldCharType="begin"/>
      </w:r>
      <w:r>
        <w:rPr>
          <w:lang w:val="en-US"/>
        </w:rPr>
        <w:instrText xml:space="preserve"> XE "</w:instrText>
      </w:r>
      <w:r w:rsidRPr="00CA46A0">
        <w:rPr>
          <w:lang w:val="en-US"/>
        </w:rPr>
        <w:instrText>Serial"</w:instrText>
      </w:r>
      <w:r>
        <w:rPr>
          <w:lang w:val="en-US"/>
        </w:rPr>
        <w:instrText xml:space="preserve"> </w:instrText>
      </w:r>
      <w:r>
        <w:rPr>
          <w:lang w:val="en-US"/>
        </w:rPr>
        <w:fldChar w:fldCharType="end"/>
      </w:r>
      <w:r>
        <w:rPr>
          <w:lang w:val="en-US"/>
        </w:rPr>
        <w:t xml:space="preserve"> LAN</w:t>
      </w:r>
      <w:r>
        <w:rPr>
          <w:lang w:val="en-US"/>
        </w:rPr>
        <w:fldChar w:fldCharType="begin"/>
      </w:r>
      <w:r>
        <w:rPr>
          <w:lang w:val="en-US"/>
        </w:rPr>
        <w:instrText xml:space="preserve"> XE "</w:instrText>
      </w:r>
      <w:r w:rsidRPr="00CA46A0">
        <w:rPr>
          <w:lang w:val="en-US"/>
        </w:rPr>
        <w:instrText>LAN"</w:instrText>
      </w:r>
      <w:r>
        <w:rPr>
          <w:lang w:val="en-US"/>
        </w:rPr>
        <w:instrText xml:space="preserve"> </w:instrText>
      </w:r>
      <w:r>
        <w:rPr>
          <w:lang w:val="en-US"/>
        </w:rPr>
        <w:fldChar w:fldCharType="end"/>
      </w:r>
      <w:r>
        <w:rPr>
          <w:lang w:val="en-US"/>
        </w:rPr>
        <w:t xml:space="preserve"> ports &gt; Serial LAN server” (see </w:t>
      </w:r>
      <w:r>
        <w:rPr>
          <w:lang w:val="en-US"/>
        </w:rPr>
        <w:fldChar w:fldCharType="begin"/>
      </w:r>
      <w:r>
        <w:rPr>
          <w:lang w:val="en-US"/>
        </w:rPr>
        <w:instrText xml:space="preserve"> REF _Ref330820529 \h </w:instrText>
      </w:r>
      <w:r>
        <w:rPr>
          <w:lang w:val="en-US"/>
        </w:rPr>
      </w:r>
      <w:r>
        <w:rPr>
          <w:lang w:val="en-US"/>
        </w:rPr>
        <w:fldChar w:fldCharType="separate"/>
      </w:r>
      <w:r w:rsidR="00013DAE" w:rsidRPr="00D92197">
        <w:t xml:space="preserve">Figure </w:t>
      </w:r>
      <w:r w:rsidR="00013DAE">
        <w:rPr>
          <w:noProof/>
        </w:rPr>
        <w:t>14</w:t>
      </w:r>
      <w:r w:rsidR="00013DAE">
        <w:noBreakHyphen/>
      </w:r>
      <w:r w:rsidR="00013DAE">
        <w:rPr>
          <w:noProof/>
        </w:rPr>
        <w:t>4</w:t>
      </w:r>
      <w:r>
        <w:rPr>
          <w:lang w:val="en-US"/>
        </w:rPr>
        <w:fldChar w:fldCharType="end"/>
      </w:r>
      <w:r>
        <w:rPr>
          <w:lang w:val="en-US"/>
        </w:rPr>
        <w:t>) the server to be assigned can be selected. In addition under “Type” the LAN server type can be selected.</w:t>
      </w:r>
    </w:p>
    <w:p w:rsidR="005E0FE4" w:rsidRDefault="005E0FE4" w:rsidP="005E0FE4">
      <w:pPr>
        <w:rPr>
          <w:noProof/>
          <w:lang w:val="en-US"/>
        </w:rPr>
      </w:pPr>
    </w:p>
    <w:p w:rsidR="005E0FE4" w:rsidRDefault="005E0FE4" w:rsidP="005E0FE4">
      <w:pPr>
        <w:keepNext/>
      </w:pPr>
      <w:r>
        <w:rPr>
          <w:noProof/>
          <w:lang w:val="nl-NL" w:eastAsia="nl-NL"/>
        </w:rPr>
        <w:drawing>
          <wp:inline distT="0" distB="0" distL="0" distR="0" wp14:anchorId="47EC7DE9" wp14:editId="56A732BA">
            <wp:extent cx="5934075" cy="3876675"/>
            <wp:effectExtent l="19050" t="0" r="9525" b="0"/>
            <wp:docPr id="14" name="Afbeelding 14" descr="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ݻ°"/>
                    <pic:cNvPicPr>
                      <a:picLocks noChangeAspect="1" noChangeArrowheads="1"/>
                    </pic:cNvPicPr>
                  </pic:nvPicPr>
                  <pic:blipFill>
                    <a:blip r:embed="rId21" cstate="print"/>
                    <a:srcRect/>
                    <a:stretch>
                      <a:fillRect/>
                    </a:stretch>
                  </pic:blipFill>
                  <pic:spPr bwMode="auto">
                    <a:xfrm>
                      <a:off x="0" y="0"/>
                      <a:ext cx="5934075" cy="3876675"/>
                    </a:xfrm>
                    <a:prstGeom prst="rect">
                      <a:avLst/>
                    </a:prstGeom>
                    <a:noFill/>
                    <a:ln w="9525">
                      <a:noFill/>
                      <a:miter lim="800000"/>
                      <a:headEnd/>
                      <a:tailEnd/>
                    </a:ln>
                  </pic:spPr>
                </pic:pic>
              </a:graphicData>
            </a:graphic>
          </wp:inline>
        </w:drawing>
      </w:r>
    </w:p>
    <w:p w:rsidR="005E0FE4" w:rsidRPr="00D92197" w:rsidRDefault="005E0FE4" w:rsidP="00A12BDB">
      <w:pPr>
        <w:pStyle w:val="Onderschrift"/>
      </w:pPr>
      <w:bookmarkStart w:id="353" w:name="_Ref330820529"/>
      <w:bookmarkStart w:id="354" w:name="_Toc335863835"/>
      <w:bookmarkStart w:id="355" w:name="_Toc379547833"/>
      <w:r w:rsidRPr="00D92197">
        <w:t xml:space="preserve">Figure </w:t>
      </w:r>
      <w:r w:rsidR="0070739A">
        <w:fldChar w:fldCharType="begin"/>
      </w:r>
      <w:r w:rsidR="0070739A">
        <w:instrText xml:space="preserve"> STYLEREF 1 \s </w:instrText>
      </w:r>
      <w:r w:rsidR="0070739A">
        <w:fldChar w:fldCharType="separate"/>
      </w:r>
      <w:r w:rsidR="00013DAE">
        <w:rPr>
          <w:noProof/>
        </w:rPr>
        <w:t>14</w:t>
      </w:r>
      <w:r w:rsidR="0070739A">
        <w:fldChar w:fldCharType="end"/>
      </w:r>
      <w:r w:rsidR="0070739A">
        <w:noBreakHyphen/>
      </w:r>
      <w:r w:rsidR="0070739A">
        <w:fldChar w:fldCharType="begin"/>
      </w:r>
      <w:r w:rsidR="0070739A">
        <w:instrText xml:space="preserve"> SEQ Figure \* ARABIC \s 1 </w:instrText>
      </w:r>
      <w:r w:rsidR="0070739A">
        <w:fldChar w:fldCharType="separate"/>
      </w:r>
      <w:r w:rsidR="00013DAE">
        <w:rPr>
          <w:noProof/>
        </w:rPr>
        <w:t>4</w:t>
      </w:r>
      <w:r w:rsidR="0070739A">
        <w:fldChar w:fldCharType="end"/>
      </w:r>
      <w:bookmarkEnd w:id="353"/>
      <w:r w:rsidRPr="00D92197">
        <w:t>: Type (</w:t>
      </w:r>
      <w:proofErr w:type="spellStart"/>
      <w:r w:rsidRPr="00D92197">
        <w:t>Moxa</w:t>
      </w:r>
      <w:proofErr w:type="spellEnd"/>
      <w:r>
        <w:fldChar w:fldCharType="begin"/>
      </w:r>
      <w:r>
        <w:instrText xml:space="preserve"> XE "Moxa" </w:instrText>
      </w:r>
      <w:r>
        <w:fldChar w:fldCharType="end"/>
      </w:r>
      <w:r w:rsidRPr="00D92197">
        <w:t>)</w:t>
      </w:r>
      <w:bookmarkEnd w:id="354"/>
      <w:bookmarkEnd w:id="355"/>
    </w:p>
    <w:p w:rsidR="005E0FE4" w:rsidRDefault="005E0FE4" w:rsidP="005E0FE4">
      <w:pPr>
        <w:pStyle w:val="Heading4"/>
        <w:rPr>
          <w:lang w:eastAsia="nl-NL"/>
        </w:rPr>
      </w:pPr>
      <w:bookmarkStart w:id="356" w:name="_Toc335863640"/>
      <w:bookmarkStart w:id="357" w:name="_Toc379547809"/>
      <w:r>
        <w:rPr>
          <w:lang w:eastAsia="nl-NL"/>
        </w:rPr>
        <w:lastRenderedPageBreak/>
        <w:t>Type (</w:t>
      </w:r>
      <w:proofErr w:type="spellStart"/>
      <w:r>
        <w:rPr>
          <w:lang w:eastAsia="nl-NL"/>
        </w:rPr>
        <w:t>Moxa</w:t>
      </w:r>
      <w:proofErr w:type="spellEnd"/>
      <w:r>
        <w:rPr>
          <w:lang w:eastAsia="nl-NL"/>
        </w:rPr>
        <w:fldChar w:fldCharType="begin"/>
      </w:r>
      <w:r>
        <w:rPr>
          <w:lang w:eastAsia="nl-NL"/>
        </w:rPr>
        <w:instrText xml:space="preserve"> XE "</w:instrText>
      </w:r>
      <w:r>
        <w:instrText>Moxa"</w:instrText>
      </w:r>
      <w:r>
        <w:rPr>
          <w:lang w:eastAsia="nl-NL"/>
        </w:rPr>
        <w:instrText xml:space="preserve"> </w:instrText>
      </w:r>
      <w:r>
        <w:rPr>
          <w:lang w:eastAsia="nl-NL"/>
        </w:rPr>
        <w:fldChar w:fldCharType="end"/>
      </w:r>
      <w:r>
        <w:rPr>
          <w:lang w:eastAsia="nl-NL"/>
        </w:rPr>
        <w:t xml:space="preserve"> UC-711X)</w:t>
      </w:r>
      <w:bookmarkEnd w:id="356"/>
      <w:bookmarkEnd w:id="357"/>
    </w:p>
    <w:p w:rsidR="005E0FE4" w:rsidRDefault="005E0FE4" w:rsidP="005E0FE4">
      <w:pPr>
        <w:rPr>
          <w:lang w:val="en-US"/>
        </w:rPr>
      </w:pPr>
      <w:r>
        <w:rPr>
          <w:lang w:val="en-US"/>
        </w:rPr>
        <w:t xml:space="preserve">The </w:t>
      </w:r>
      <w:proofErr w:type="spellStart"/>
      <w:r>
        <w:rPr>
          <w:lang w:val="en-US"/>
        </w:rPr>
        <w:t>Moxa</w:t>
      </w:r>
      <w:proofErr w:type="spellEnd"/>
      <w:r>
        <w:rPr>
          <w:lang w:val="en-US"/>
        </w:rPr>
        <w:fldChar w:fldCharType="begin"/>
      </w:r>
      <w:r>
        <w:rPr>
          <w:lang w:val="en-US"/>
        </w:rPr>
        <w:instrText xml:space="preserve"> XE "</w:instrText>
      </w:r>
      <w:r w:rsidRPr="00CA46A0">
        <w:rPr>
          <w:lang w:val="en-US"/>
        </w:rPr>
        <w:instrText>Moxa"</w:instrText>
      </w:r>
      <w:r>
        <w:rPr>
          <w:lang w:val="en-US"/>
        </w:rPr>
        <w:instrText xml:space="preserve"> </w:instrText>
      </w:r>
      <w:r>
        <w:rPr>
          <w:lang w:val="en-US"/>
        </w:rPr>
        <w:fldChar w:fldCharType="end"/>
      </w:r>
      <w:r>
        <w:rPr>
          <w:lang w:val="en-US"/>
        </w:rPr>
        <w:t xml:space="preserve"> is found under “Type” &gt; “</w:t>
      </w:r>
      <w:proofErr w:type="spellStart"/>
      <w:r>
        <w:rPr>
          <w:lang w:val="en-US"/>
        </w:rPr>
        <w:t>Moxa</w:t>
      </w:r>
      <w:proofErr w:type="spellEnd"/>
      <w:r>
        <w:rPr>
          <w:lang w:val="en-US"/>
        </w:rPr>
        <w:t xml:space="preserve"> UC-711X” (see </w:t>
      </w:r>
      <w:r>
        <w:rPr>
          <w:lang w:val="en-US"/>
        </w:rPr>
        <w:fldChar w:fldCharType="begin"/>
      </w:r>
      <w:r>
        <w:rPr>
          <w:lang w:val="en-US"/>
        </w:rPr>
        <w:instrText xml:space="preserve"> REF _Ref330820529 \h </w:instrText>
      </w:r>
      <w:r>
        <w:rPr>
          <w:lang w:val="en-US"/>
        </w:rPr>
      </w:r>
      <w:r>
        <w:rPr>
          <w:lang w:val="en-US"/>
        </w:rPr>
        <w:fldChar w:fldCharType="separate"/>
      </w:r>
      <w:r w:rsidR="00013DAE" w:rsidRPr="00D92197">
        <w:t xml:space="preserve">Figure </w:t>
      </w:r>
      <w:r w:rsidR="00013DAE">
        <w:rPr>
          <w:noProof/>
        </w:rPr>
        <w:t>14</w:t>
      </w:r>
      <w:r w:rsidR="00013DAE">
        <w:noBreakHyphen/>
      </w:r>
      <w:r w:rsidR="00013DAE">
        <w:rPr>
          <w:noProof/>
        </w:rPr>
        <w:t>4</w:t>
      </w:r>
      <w:r>
        <w:rPr>
          <w:lang w:val="en-US"/>
        </w:rPr>
        <w:fldChar w:fldCharType="end"/>
      </w:r>
      <w:r>
        <w:rPr>
          <w:lang w:val="en-US"/>
        </w:rPr>
        <w:t xml:space="preserve">). </w:t>
      </w:r>
      <w:r>
        <w:rPr>
          <w:lang w:val="en-US"/>
        </w:rPr>
        <w:br/>
        <w:t>Fill in the IP</w:t>
      </w:r>
      <w:r>
        <w:rPr>
          <w:lang w:val="en-US"/>
        </w:rPr>
        <w:fldChar w:fldCharType="begin"/>
      </w:r>
      <w:r>
        <w:rPr>
          <w:lang w:val="en-US"/>
        </w:rPr>
        <w:instrText xml:space="preserve"> XE "</w:instrText>
      </w:r>
      <w:r w:rsidRPr="00CA46A0">
        <w:rPr>
          <w:lang w:val="en-US"/>
        </w:rPr>
        <w:instrText>IP"</w:instrText>
      </w:r>
      <w:r>
        <w:rPr>
          <w:lang w:val="en-US"/>
        </w:rPr>
        <w:instrText xml:space="preserve"> </w:instrText>
      </w:r>
      <w:r>
        <w:rPr>
          <w:lang w:val="en-US"/>
        </w:rPr>
        <w:fldChar w:fldCharType="end"/>
      </w:r>
      <w:r>
        <w:rPr>
          <w:lang w:val="en-US"/>
        </w:rPr>
        <w:t xml:space="preserve"> address of the </w:t>
      </w:r>
      <w:proofErr w:type="spellStart"/>
      <w:r>
        <w:rPr>
          <w:lang w:val="en-US"/>
        </w:rPr>
        <w:t>Moxa</w:t>
      </w:r>
      <w:proofErr w:type="spellEnd"/>
      <w:r>
        <w:rPr>
          <w:lang w:val="en-US"/>
        </w:rPr>
        <w:t xml:space="preserve"> unit under “IP Address” (use same range as the PC i.e. 172.16.x.x, for </w:t>
      </w:r>
      <w:proofErr w:type="spellStart"/>
      <w:r>
        <w:rPr>
          <w:lang w:val="en-US"/>
        </w:rPr>
        <w:t>Moxa</w:t>
      </w:r>
      <w:proofErr w:type="spellEnd"/>
      <w:r>
        <w:rPr>
          <w:lang w:val="en-US"/>
        </w:rPr>
        <w:t xml:space="preserve"> the last digits are in the 40 range). </w:t>
      </w:r>
      <w:r>
        <w:rPr>
          <w:lang w:val="en-US"/>
        </w:rPr>
        <w:br/>
        <w:t xml:space="preserve">The very first connected </w:t>
      </w:r>
      <w:proofErr w:type="spellStart"/>
      <w:r>
        <w:rPr>
          <w:lang w:val="en-US"/>
        </w:rPr>
        <w:t>Moxa</w:t>
      </w:r>
      <w:proofErr w:type="spellEnd"/>
      <w:r>
        <w:rPr>
          <w:lang w:val="en-US"/>
        </w:rPr>
        <w:t xml:space="preserve"> unit is set to IP address 172.16.1.41 and the next available to 172.16.1.42 etc.</w:t>
      </w:r>
    </w:p>
    <w:p w:rsidR="005E0FE4" w:rsidRDefault="005E0FE4" w:rsidP="005E0FE4">
      <w:pPr>
        <w:rPr>
          <w:lang w:val="en-US"/>
        </w:rPr>
      </w:pPr>
    </w:p>
    <w:p w:rsidR="005E0FE4" w:rsidRDefault="005E0FE4" w:rsidP="005E0FE4">
      <w:pPr>
        <w:rPr>
          <w:i/>
          <w:lang w:val="en-US"/>
        </w:rPr>
      </w:pPr>
      <w:r w:rsidRPr="00E1041F">
        <w:rPr>
          <w:i/>
          <w:lang w:val="en-US"/>
        </w:rPr>
        <w:t>NOTE</w:t>
      </w:r>
      <w:r>
        <w:rPr>
          <w:i/>
          <w:lang w:val="en-US"/>
        </w:rPr>
        <w:t>:</w:t>
      </w:r>
    </w:p>
    <w:p w:rsidR="005E0FE4" w:rsidRPr="00E1041F" w:rsidRDefault="005E0FE4" w:rsidP="005E0FE4">
      <w:pPr>
        <w:rPr>
          <w:i/>
          <w:lang w:val="en-US"/>
        </w:rPr>
      </w:pPr>
      <w:r w:rsidRPr="00E1041F">
        <w:rPr>
          <w:i/>
          <w:lang w:val="en-US"/>
        </w:rPr>
        <w:t>The MAC address can be found on the sticker underneath the unit.</w:t>
      </w:r>
    </w:p>
    <w:p w:rsidR="005E0FE4" w:rsidRDefault="005E0FE4" w:rsidP="005E0FE4">
      <w:pPr>
        <w:rPr>
          <w:lang w:val="en-US"/>
        </w:rPr>
      </w:pPr>
    </w:p>
    <w:p w:rsidR="005E0FE4" w:rsidRDefault="005E0FE4" w:rsidP="005E0FE4">
      <w:pPr>
        <w:rPr>
          <w:lang w:val="en-US"/>
        </w:rPr>
      </w:pPr>
      <w:r>
        <w:rPr>
          <w:lang w:val="en-US"/>
        </w:rPr>
        <w:t xml:space="preserve">For the </w:t>
      </w:r>
      <w:proofErr w:type="spellStart"/>
      <w:r>
        <w:rPr>
          <w:lang w:val="en-US"/>
        </w:rPr>
        <w:t>Moxa</w:t>
      </w:r>
      <w:proofErr w:type="spellEnd"/>
      <w:r>
        <w:rPr>
          <w:lang w:val="en-US"/>
        </w:rPr>
        <w:fldChar w:fldCharType="begin"/>
      </w:r>
      <w:r>
        <w:rPr>
          <w:lang w:val="en-US"/>
        </w:rPr>
        <w:instrText xml:space="preserve"> XE "</w:instrText>
      </w:r>
      <w:r w:rsidRPr="00CA46A0">
        <w:rPr>
          <w:lang w:val="en-US"/>
        </w:rPr>
        <w:instrText>Moxa"</w:instrText>
      </w:r>
      <w:r>
        <w:rPr>
          <w:lang w:val="en-US"/>
        </w:rPr>
        <w:instrText xml:space="preserve"> </w:instrText>
      </w:r>
      <w:r>
        <w:rPr>
          <w:lang w:val="en-US"/>
        </w:rPr>
        <w:fldChar w:fldCharType="end"/>
      </w:r>
      <w:r>
        <w:rPr>
          <w:lang w:val="en-US"/>
        </w:rPr>
        <w:t xml:space="preserve"> unit it is necessary to use a MAC address specified under “MAC Address”. </w:t>
      </w:r>
    </w:p>
    <w:p w:rsidR="005E0FE4" w:rsidRDefault="005E0FE4" w:rsidP="005E0FE4">
      <w:pPr>
        <w:rPr>
          <w:lang w:val="en-US"/>
        </w:rPr>
      </w:pPr>
      <w:r>
        <w:rPr>
          <w:lang w:val="en-US"/>
        </w:rPr>
        <w:t xml:space="preserve">If necessary, verify the LAN1 and/or LAN2 settings and choose the appropriate device interface / protocol (see chapter </w:t>
      </w:r>
      <w:r>
        <w:rPr>
          <w:lang w:val="en-US"/>
        </w:rPr>
        <w:fldChar w:fldCharType="begin"/>
      </w:r>
      <w:r>
        <w:rPr>
          <w:lang w:val="en-US"/>
        </w:rPr>
        <w:instrText xml:space="preserve"> REF _Ref333581187 \r \h </w:instrText>
      </w:r>
      <w:r>
        <w:rPr>
          <w:lang w:val="en-US"/>
        </w:rPr>
      </w:r>
      <w:r>
        <w:rPr>
          <w:lang w:val="en-US"/>
        </w:rPr>
        <w:fldChar w:fldCharType="separate"/>
      </w:r>
      <w:r w:rsidR="00013DAE">
        <w:rPr>
          <w:lang w:val="en-US"/>
        </w:rPr>
        <w:t>14.4</w:t>
      </w:r>
      <w:r>
        <w:rPr>
          <w:lang w:val="en-US"/>
        </w:rPr>
        <w:fldChar w:fldCharType="end"/>
      </w:r>
      <w:r>
        <w:rPr>
          <w:lang w:val="en-US"/>
        </w:rPr>
        <w:t xml:space="preserve"> Installation and commissioning manual).</w:t>
      </w:r>
    </w:p>
    <w:p w:rsidR="005E0FE4" w:rsidRDefault="005E0FE4" w:rsidP="005E0FE4">
      <w:pPr>
        <w:rPr>
          <w:lang w:val="en-US"/>
        </w:rPr>
      </w:pPr>
      <w:r>
        <w:rPr>
          <w:lang w:val="en-US"/>
        </w:rPr>
        <w:t xml:space="preserve">To confirm the settings, click “Accept and restart communication” and verify if the serial data is working within FT </w:t>
      </w:r>
      <w:proofErr w:type="spellStart"/>
      <w:r>
        <w:rPr>
          <w:lang w:val="en-US"/>
        </w:rPr>
        <w:t>NavVision</w:t>
      </w:r>
      <w:proofErr w:type="spellEnd"/>
      <w:r>
        <w:rPr>
          <w:lang w:val="en-US"/>
        </w:rPr>
        <w:t>®.</w:t>
      </w:r>
    </w:p>
    <w:p w:rsidR="007E7725" w:rsidRDefault="007E7725" w:rsidP="007E7725">
      <w:pPr>
        <w:rPr>
          <w:lang w:val="en-US"/>
        </w:rPr>
      </w:pPr>
    </w:p>
    <w:p w:rsidR="005E0FE4" w:rsidRPr="00AA4AE2" w:rsidRDefault="005E0FE4" w:rsidP="005E0FE4">
      <w:pPr>
        <w:rPr>
          <w:lang w:val="en-US"/>
        </w:rPr>
      </w:pPr>
      <w:r w:rsidRPr="00CA0364">
        <w:rPr>
          <w:lang w:val="en-US"/>
        </w:rPr>
        <w:t xml:space="preserve">Additional information on the selected port can be configured by clicking on the sign behind the drop-down menu. </w:t>
      </w:r>
      <w:r w:rsidRPr="00AA4AE2">
        <w:rPr>
          <w:lang w:val="en-US"/>
        </w:rPr>
        <w:t>A new box will open.</w:t>
      </w:r>
    </w:p>
    <w:p w:rsidR="005E0FE4" w:rsidRPr="00AA4AE2" w:rsidRDefault="005E0FE4" w:rsidP="005E0FE4">
      <w:pPr>
        <w:rPr>
          <w:lang w:val="en-US"/>
        </w:rPr>
      </w:pPr>
    </w:p>
    <w:p w:rsidR="005E0FE4" w:rsidRPr="00D92197" w:rsidRDefault="005E0FE4" w:rsidP="005E0FE4">
      <w:pPr>
        <w:rPr>
          <w:ins w:id="358" w:author="Unknown"/>
        </w:rPr>
      </w:pPr>
    </w:p>
    <w:p w:rsidR="005E0FE4" w:rsidRDefault="005E0FE4" w:rsidP="005E0FE4">
      <w:pPr>
        <w:pStyle w:val="Caption"/>
      </w:pPr>
      <w:r>
        <w:rPr>
          <w:noProof/>
          <w:lang w:val="nl-NL" w:eastAsia="nl-NL"/>
        </w:rPr>
        <w:drawing>
          <wp:inline distT="0" distB="0" distL="0" distR="0" wp14:anchorId="5B34CE0C" wp14:editId="13D183C5">
            <wp:extent cx="5934075" cy="3038475"/>
            <wp:effectExtent l="19050" t="0" r="9525"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5934075" cy="3038475"/>
                    </a:xfrm>
                    <a:prstGeom prst="rect">
                      <a:avLst/>
                    </a:prstGeom>
                    <a:noFill/>
                    <a:ln w="9525">
                      <a:noFill/>
                      <a:miter lim="800000"/>
                      <a:headEnd/>
                      <a:tailEnd/>
                    </a:ln>
                  </pic:spPr>
                </pic:pic>
              </a:graphicData>
            </a:graphic>
          </wp:inline>
        </w:drawing>
      </w:r>
    </w:p>
    <w:p w:rsidR="005E0FE4" w:rsidRPr="00D92197" w:rsidRDefault="005E0FE4" w:rsidP="00A12BDB">
      <w:pPr>
        <w:pStyle w:val="Onderschrift"/>
      </w:pPr>
      <w:bookmarkStart w:id="359" w:name="_Ref330820391"/>
      <w:bookmarkStart w:id="360" w:name="_Toc335863833"/>
      <w:bookmarkStart w:id="361" w:name="_Toc379547834"/>
      <w:r w:rsidRPr="00D92197">
        <w:t xml:space="preserve">Figure </w:t>
      </w:r>
      <w:r w:rsidR="0070739A">
        <w:fldChar w:fldCharType="begin"/>
      </w:r>
      <w:r w:rsidR="0070739A">
        <w:instrText xml:space="preserve"> STYLEREF 1 \s </w:instrText>
      </w:r>
      <w:r w:rsidR="0070739A">
        <w:fldChar w:fldCharType="separate"/>
      </w:r>
      <w:r w:rsidR="00013DAE">
        <w:rPr>
          <w:noProof/>
        </w:rPr>
        <w:t>14</w:t>
      </w:r>
      <w:r w:rsidR="0070739A">
        <w:fldChar w:fldCharType="end"/>
      </w:r>
      <w:r w:rsidR="0070739A">
        <w:noBreakHyphen/>
      </w:r>
      <w:r w:rsidR="0070739A">
        <w:fldChar w:fldCharType="begin"/>
      </w:r>
      <w:r w:rsidR="0070739A">
        <w:instrText xml:space="preserve"> SEQ Figure \* ARABIC \s 1 </w:instrText>
      </w:r>
      <w:r w:rsidR="0070739A">
        <w:fldChar w:fldCharType="separate"/>
      </w:r>
      <w:r w:rsidR="00013DAE">
        <w:rPr>
          <w:noProof/>
        </w:rPr>
        <w:t>5</w:t>
      </w:r>
      <w:r w:rsidR="0070739A">
        <w:fldChar w:fldCharType="end"/>
      </w:r>
      <w:bookmarkEnd w:id="359"/>
      <w:r w:rsidRPr="00D92197">
        <w:t xml:space="preserve">: </w:t>
      </w:r>
      <w:proofErr w:type="spellStart"/>
      <w:r w:rsidRPr="00D92197">
        <w:t>Comm</w:t>
      </w:r>
      <w:proofErr w:type="spellEnd"/>
      <w:r w:rsidRPr="00D92197">
        <w:t xml:space="preserve"> Port Settings</w:t>
      </w:r>
      <w:bookmarkEnd w:id="360"/>
      <w:bookmarkEnd w:id="361"/>
      <w:r>
        <w:fldChar w:fldCharType="begin"/>
      </w:r>
      <w:r>
        <w:instrText xml:space="preserve"> XE "Settings" </w:instrText>
      </w:r>
      <w:r>
        <w:fldChar w:fldCharType="end"/>
      </w:r>
    </w:p>
    <w:p w:rsidR="005E0FE4" w:rsidRDefault="005E0FE4" w:rsidP="005E0FE4">
      <w:pPr>
        <w:pStyle w:val="Caption"/>
        <w:rPr>
          <w:sz w:val="18"/>
          <w:szCs w:val="18"/>
        </w:rPr>
      </w:pPr>
    </w:p>
    <w:p w:rsidR="005E0FE4" w:rsidRDefault="005E0FE4" w:rsidP="005E0FE4">
      <w:pPr>
        <w:pStyle w:val="Caption"/>
        <w:rPr>
          <w:sz w:val="18"/>
          <w:szCs w:val="18"/>
        </w:rPr>
      </w:pPr>
    </w:p>
    <w:p w:rsidR="005E0FE4" w:rsidRPr="00AA4AE2" w:rsidRDefault="005E0FE4" w:rsidP="005E0FE4">
      <w:pPr>
        <w:rPr>
          <w:lang w:val="en-US"/>
        </w:rPr>
      </w:pPr>
      <w:r w:rsidRPr="00CA0364">
        <w:rPr>
          <w:lang w:val="en-US"/>
        </w:rPr>
        <w:t xml:space="preserve">In this additional configuration menu (see </w:t>
      </w:r>
      <w:r>
        <w:fldChar w:fldCharType="begin"/>
      </w:r>
      <w:r w:rsidRPr="00CA0364">
        <w:rPr>
          <w:lang w:val="en-US"/>
        </w:rPr>
        <w:instrText xml:space="preserve"> REF _Ref330820391 \h </w:instrText>
      </w:r>
      <w:r>
        <w:fldChar w:fldCharType="separate"/>
      </w:r>
      <w:r w:rsidR="00013DAE" w:rsidRPr="00D92197">
        <w:t xml:space="preserve">Figure </w:t>
      </w:r>
      <w:r w:rsidR="00013DAE">
        <w:rPr>
          <w:noProof/>
        </w:rPr>
        <w:t>14</w:t>
      </w:r>
      <w:r w:rsidR="00013DAE">
        <w:noBreakHyphen/>
      </w:r>
      <w:r w:rsidR="00013DAE">
        <w:rPr>
          <w:noProof/>
        </w:rPr>
        <w:t>5</w:t>
      </w:r>
      <w:r>
        <w:fldChar w:fldCharType="end"/>
      </w:r>
      <w:r w:rsidRPr="00CA0364">
        <w:rPr>
          <w:lang w:val="en-US"/>
        </w:rPr>
        <w:t xml:space="preserve">) you can force all the settings for the regarding </w:t>
      </w:r>
      <w:proofErr w:type="spellStart"/>
      <w:r w:rsidRPr="00CA0364">
        <w:rPr>
          <w:lang w:val="en-US"/>
        </w:rPr>
        <w:t>Comm</w:t>
      </w:r>
      <w:proofErr w:type="spellEnd"/>
      <w:r w:rsidRPr="00CA0364">
        <w:rPr>
          <w:lang w:val="en-US"/>
        </w:rPr>
        <w:t xml:space="preserve"> port. </w:t>
      </w:r>
      <w:r w:rsidRPr="00AA4AE2">
        <w:rPr>
          <w:lang w:val="en-US"/>
        </w:rPr>
        <w:t>The following fields apply:</w:t>
      </w:r>
    </w:p>
    <w:p w:rsidR="005E0FE4" w:rsidRPr="009E447E" w:rsidRDefault="005E0FE4" w:rsidP="005E0FE4">
      <w:pPr>
        <w:pStyle w:val="Caption"/>
        <w:numPr>
          <w:ilvl w:val="0"/>
          <w:numId w:val="43"/>
        </w:numPr>
        <w:rPr>
          <w:b w:val="0"/>
          <w:szCs w:val="22"/>
        </w:rPr>
      </w:pPr>
      <w:r w:rsidRPr="00B81B30">
        <w:rPr>
          <w:szCs w:val="22"/>
        </w:rPr>
        <w:t>Baud Rate:</w:t>
      </w:r>
      <w:r>
        <w:rPr>
          <w:b w:val="0"/>
          <w:szCs w:val="22"/>
        </w:rPr>
        <w:t xml:space="preserve"> Set the appropriate </w:t>
      </w:r>
      <w:proofErr w:type="spellStart"/>
      <w:r>
        <w:rPr>
          <w:b w:val="0"/>
          <w:szCs w:val="22"/>
        </w:rPr>
        <w:t>baudrate</w:t>
      </w:r>
      <w:proofErr w:type="spellEnd"/>
      <w:r>
        <w:rPr>
          <w:b w:val="0"/>
          <w:szCs w:val="22"/>
        </w:rPr>
        <w:t xml:space="preserve"> (see manual attached device)</w:t>
      </w:r>
    </w:p>
    <w:p w:rsidR="005E0FE4" w:rsidRDefault="005E0FE4" w:rsidP="005E0FE4">
      <w:pPr>
        <w:pStyle w:val="Caption"/>
        <w:numPr>
          <w:ilvl w:val="0"/>
          <w:numId w:val="43"/>
        </w:numPr>
        <w:rPr>
          <w:b w:val="0"/>
          <w:szCs w:val="22"/>
        </w:rPr>
      </w:pPr>
      <w:r w:rsidRPr="00B81B30">
        <w:rPr>
          <w:szCs w:val="22"/>
        </w:rPr>
        <w:t>Data Bits:</w:t>
      </w:r>
      <w:r>
        <w:rPr>
          <w:b w:val="0"/>
          <w:szCs w:val="22"/>
        </w:rPr>
        <w:t xml:space="preserve"> </w:t>
      </w:r>
      <w:r w:rsidRPr="00B81B30">
        <w:rPr>
          <w:b w:val="0"/>
          <w:szCs w:val="22"/>
        </w:rPr>
        <w:t xml:space="preserve">The number of data bits in each character can be 5 (for </w:t>
      </w:r>
      <w:proofErr w:type="spellStart"/>
      <w:r w:rsidRPr="00B81B30">
        <w:rPr>
          <w:b w:val="0"/>
          <w:szCs w:val="22"/>
        </w:rPr>
        <w:t>Baudot</w:t>
      </w:r>
      <w:proofErr w:type="spellEnd"/>
      <w:r w:rsidRPr="00B81B30">
        <w:rPr>
          <w:b w:val="0"/>
          <w:szCs w:val="22"/>
        </w:rPr>
        <w:t xml:space="preserve"> code), 6 (rarely used), 7 (for true ASCII), 8 (for any kind of data, as this matches the size of a </w:t>
      </w:r>
      <w:r w:rsidRPr="00B81B30">
        <w:rPr>
          <w:b w:val="0"/>
          <w:szCs w:val="22"/>
        </w:rPr>
        <w:lastRenderedPageBreak/>
        <w:t xml:space="preserve">byte), or 9 (rarely used). 8 data bits are almost universally used in newer applications. 5 or 7 bits generally only make sense with older equipment such as </w:t>
      </w:r>
      <w:proofErr w:type="spellStart"/>
      <w:r w:rsidRPr="00B81B30">
        <w:rPr>
          <w:b w:val="0"/>
          <w:szCs w:val="22"/>
        </w:rPr>
        <w:t>teleprinters</w:t>
      </w:r>
      <w:proofErr w:type="spellEnd"/>
      <w:r w:rsidRPr="00B81B30">
        <w:rPr>
          <w:b w:val="0"/>
          <w:szCs w:val="22"/>
        </w:rPr>
        <w:t>.</w:t>
      </w:r>
    </w:p>
    <w:p w:rsidR="005E0FE4" w:rsidRPr="00B81B30" w:rsidRDefault="005E0FE4" w:rsidP="005E0FE4">
      <w:pPr>
        <w:pStyle w:val="Caption"/>
        <w:numPr>
          <w:ilvl w:val="0"/>
          <w:numId w:val="43"/>
        </w:numPr>
        <w:rPr>
          <w:szCs w:val="22"/>
        </w:rPr>
      </w:pPr>
      <w:r w:rsidRPr="00B81B30">
        <w:rPr>
          <w:szCs w:val="22"/>
        </w:rPr>
        <w:t>Parity:</w:t>
      </w:r>
      <w:r>
        <w:rPr>
          <w:szCs w:val="22"/>
        </w:rPr>
        <w:t xml:space="preserve"> </w:t>
      </w:r>
      <w:r w:rsidRPr="00B81B30">
        <w:rPr>
          <w:b w:val="0"/>
          <w:szCs w:val="22"/>
        </w:rPr>
        <w:t>The parity bit in each character can be set to none (N), odd (O), even (E), mark (M), or space (S). None means that no parity bit is sent at all. Mark parity means that the parity bit is always set to the mark signal condition (logical 1) and likewise space parity always sends the parity bit in the space signal condition. Aside from uncommon applications that use the 9th (parity) bit for some form of addressing or special signalling, mark or space parity is uncommon, as it adds no error detection information. Odd parity is more common than even, since it ensures that at least one state transition occurs in each character, which makes it more reliable. The most common parity setting, however, is "none", with error detection handled by a communication protocol.</w:t>
      </w:r>
    </w:p>
    <w:p w:rsidR="005E0FE4" w:rsidRPr="00B81B30" w:rsidRDefault="005E0FE4" w:rsidP="005E0FE4">
      <w:pPr>
        <w:pStyle w:val="Caption"/>
        <w:numPr>
          <w:ilvl w:val="0"/>
          <w:numId w:val="43"/>
        </w:numPr>
        <w:rPr>
          <w:szCs w:val="22"/>
        </w:rPr>
      </w:pPr>
      <w:r w:rsidRPr="00B81B30">
        <w:rPr>
          <w:szCs w:val="22"/>
        </w:rPr>
        <w:t>Stop Bits:</w:t>
      </w:r>
      <w:r>
        <w:rPr>
          <w:szCs w:val="22"/>
        </w:rPr>
        <w:t xml:space="preserve"> </w:t>
      </w:r>
      <w:r w:rsidRPr="00B81B30">
        <w:rPr>
          <w:b w:val="0"/>
          <w:szCs w:val="22"/>
        </w:rPr>
        <w:t>Stop bits sent at the end of every character allow the receiving signal hardware to detect the end of a character and to resynchronise with the character stream. Electronic devices usually use one stop bit.</w:t>
      </w:r>
    </w:p>
    <w:p w:rsidR="005E0FE4" w:rsidRPr="00B81B30" w:rsidRDefault="005E0FE4" w:rsidP="005E0FE4">
      <w:pPr>
        <w:pStyle w:val="Caption"/>
        <w:numPr>
          <w:ilvl w:val="0"/>
          <w:numId w:val="43"/>
        </w:numPr>
        <w:rPr>
          <w:szCs w:val="22"/>
        </w:rPr>
      </w:pPr>
      <w:r w:rsidRPr="00B81B30">
        <w:rPr>
          <w:szCs w:val="22"/>
        </w:rPr>
        <w:t>Mode:</w:t>
      </w:r>
      <w:r>
        <w:rPr>
          <w:szCs w:val="22"/>
        </w:rPr>
        <w:t xml:space="preserve"> </w:t>
      </w:r>
      <w:r>
        <w:rPr>
          <w:b w:val="0"/>
          <w:szCs w:val="22"/>
        </w:rPr>
        <w:t xml:space="preserve">In mode you can set the protocol that the serial port is using to communicate. Refer to your device for the proper protocol. You can choose between RS232, RS422 and RS485. In some occasions you can’t choose Mode </w:t>
      </w:r>
      <w:proofErr w:type="gramStart"/>
      <w:r>
        <w:rPr>
          <w:b w:val="0"/>
          <w:szCs w:val="22"/>
        </w:rPr>
        <w:t>cause</w:t>
      </w:r>
      <w:proofErr w:type="gramEnd"/>
      <w:r>
        <w:rPr>
          <w:b w:val="0"/>
          <w:szCs w:val="22"/>
        </w:rPr>
        <w:t xml:space="preserve"> the interface protocol can only work in a predefined Mode (</w:t>
      </w:r>
      <w:proofErr w:type="spellStart"/>
      <w:r>
        <w:rPr>
          <w:b w:val="0"/>
          <w:szCs w:val="22"/>
        </w:rPr>
        <w:t>i.e</w:t>
      </w:r>
      <w:proofErr w:type="spellEnd"/>
      <w:r>
        <w:rPr>
          <w:b w:val="0"/>
          <w:szCs w:val="22"/>
        </w:rPr>
        <w:t xml:space="preserve"> NMEA is always RS232).</w:t>
      </w:r>
    </w:p>
    <w:p w:rsidR="005E0FE4" w:rsidRPr="00B81B30" w:rsidRDefault="005E0FE4" w:rsidP="005E0FE4">
      <w:pPr>
        <w:pStyle w:val="Caption"/>
        <w:numPr>
          <w:ilvl w:val="0"/>
          <w:numId w:val="43"/>
        </w:numPr>
        <w:rPr>
          <w:szCs w:val="22"/>
        </w:rPr>
      </w:pPr>
      <w:r w:rsidRPr="00B81B30">
        <w:rPr>
          <w:szCs w:val="22"/>
        </w:rPr>
        <w:t>DTR:</w:t>
      </w:r>
      <w:r>
        <w:rPr>
          <w:szCs w:val="22"/>
        </w:rPr>
        <w:t xml:space="preserve"> </w:t>
      </w:r>
      <w:r>
        <w:rPr>
          <w:b w:val="0"/>
          <w:szCs w:val="22"/>
        </w:rPr>
        <w:t>Data Terminal Ready, indicates presence of DTE to DCE (set high or low)</w:t>
      </w:r>
    </w:p>
    <w:p w:rsidR="005E0FE4" w:rsidRPr="00B81B30" w:rsidRDefault="005E0FE4" w:rsidP="005E0FE4">
      <w:pPr>
        <w:pStyle w:val="Caption"/>
        <w:numPr>
          <w:ilvl w:val="0"/>
          <w:numId w:val="43"/>
        </w:numPr>
        <w:rPr>
          <w:szCs w:val="22"/>
        </w:rPr>
      </w:pPr>
      <w:r w:rsidRPr="00B81B30">
        <w:rPr>
          <w:szCs w:val="22"/>
        </w:rPr>
        <w:t>RTS:</w:t>
      </w:r>
      <w:r>
        <w:rPr>
          <w:szCs w:val="22"/>
        </w:rPr>
        <w:t xml:space="preserve"> </w:t>
      </w:r>
      <w:r>
        <w:rPr>
          <w:b w:val="0"/>
          <w:szCs w:val="22"/>
        </w:rPr>
        <w:t xml:space="preserve">Request to send, </w:t>
      </w:r>
      <w:r w:rsidRPr="00A513C2">
        <w:rPr>
          <w:b w:val="0"/>
          <w:szCs w:val="22"/>
        </w:rPr>
        <w:t>DTE requests the DCE prepare to receive data</w:t>
      </w:r>
      <w:r>
        <w:rPr>
          <w:b w:val="0"/>
          <w:szCs w:val="22"/>
        </w:rPr>
        <w:t xml:space="preserve"> (set high or low)</w:t>
      </w:r>
    </w:p>
    <w:p w:rsidR="005E0FE4" w:rsidRPr="00B81B30" w:rsidRDefault="005E0FE4" w:rsidP="005E0FE4">
      <w:pPr>
        <w:pStyle w:val="Caption"/>
        <w:numPr>
          <w:ilvl w:val="0"/>
          <w:numId w:val="43"/>
        </w:numPr>
        <w:rPr>
          <w:szCs w:val="22"/>
        </w:rPr>
      </w:pPr>
      <w:r w:rsidRPr="00B81B30">
        <w:rPr>
          <w:szCs w:val="22"/>
        </w:rPr>
        <w:t>Alarm on no data:</w:t>
      </w:r>
      <w:r>
        <w:rPr>
          <w:szCs w:val="22"/>
        </w:rPr>
        <w:t xml:space="preserve"> </w:t>
      </w:r>
      <w:r w:rsidRPr="0018010C">
        <w:rPr>
          <w:b w:val="0"/>
          <w:szCs w:val="22"/>
        </w:rPr>
        <w:t xml:space="preserve">Gives an alarm when there is no data on the </w:t>
      </w:r>
      <w:proofErr w:type="spellStart"/>
      <w:r w:rsidRPr="0018010C">
        <w:rPr>
          <w:b w:val="0"/>
          <w:szCs w:val="22"/>
        </w:rPr>
        <w:t>Comm</w:t>
      </w:r>
      <w:proofErr w:type="spellEnd"/>
      <w:r w:rsidRPr="0018010C">
        <w:rPr>
          <w:b w:val="0"/>
          <w:szCs w:val="22"/>
        </w:rPr>
        <w:t xml:space="preserve"> port</w:t>
      </w:r>
    </w:p>
    <w:p w:rsidR="005E0FE4" w:rsidRPr="0018010C" w:rsidRDefault="005E0FE4" w:rsidP="005E0FE4">
      <w:pPr>
        <w:pStyle w:val="Caption"/>
        <w:numPr>
          <w:ilvl w:val="0"/>
          <w:numId w:val="43"/>
        </w:numPr>
        <w:rPr>
          <w:noProof/>
          <w:sz w:val="18"/>
          <w:szCs w:val="18"/>
          <w:lang w:eastAsia="nl-NL"/>
        </w:rPr>
      </w:pPr>
      <w:r w:rsidRPr="00B81B30">
        <w:rPr>
          <w:szCs w:val="22"/>
        </w:rPr>
        <w:t>Reset to protocol default:</w:t>
      </w:r>
      <w:r>
        <w:rPr>
          <w:szCs w:val="22"/>
        </w:rPr>
        <w:t xml:space="preserve"> </w:t>
      </w:r>
      <w:r>
        <w:rPr>
          <w:b w:val="0"/>
          <w:szCs w:val="22"/>
        </w:rPr>
        <w:t>Resets standard configuration for chosen protocol</w:t>
      </w:r>
    </w:p>
    <w:p w:rsidR="005E0FE4" w:rsidRDefault="00A12BDB" w:rsidP="00A12BDB">
      <w:pPr>
        <w:pStyle w:val="Heading2"/>
        <w:rPr>
          <w:lang w:val="en-US"/>
        </w:rPr>
      </w:pPr>
      <w:bookmarkStart w:id="362" w:name="_Toc379547810"/>
      <w:r w:rsidRPr="00FA4074">
        <w:rPr>
          <w:lang w:val="en-US"/>
        </w:rPr>
        <w:t xml:space="preserve">ICP DAS </w:t>
      </w:r>
      <w:r>
        <w:rPr>
          <w:lang w:val="en-US"/>
        </w:rPr>
        <w:t>i-7540D</w:t>
      </w:r>
      <w:bookmarkEnd w:id="362"/>
    </w:p>
    <w:p w:rsidR="00515C5F" w:rsidRDefault="00515C5F" w:rsidP="00E55B1C">
      <w:pPr>
        <w:pStyle w:val="Heading3"/>
        <w:rPr>
          <w:lang w:val="en-US"/>
        </w:rPr>
      </w:pPr>
      <w:bookmarkStart w:id="363" w:name="_Toc270411062"/>
      <w:bookmarkStart w:id="364" w:name="_Toc379547811"/>
      <w:r>
        <w:rPr>
          <w:lang w:val="en-US"/>
        </w:rPr>
        <w:t>Power supply connection</w:t>
      </w:r>
      <w:bookmarkEnd w:id="363"/>
      <w:bookmarkEnd w:id="364"/>
    </w:p>
    <w:p w:rsidR="00515C5F" w:rsidRPr="00023032" w:rsidRDefault="00515C5F" w:rsidP="00515C5F">
      <w:pPr>
        <w:rPr>
          <w:ins w:id="365" w:author="Unknown"/>
          <w:lang w:val="en-US"/>
        </w:rPr>
      </w:pPr>
      <w:ins w:id="366" w:author="Unknown">
        <w:r>
          <w:rPr>
            <w:lang w:val="en-US"/>
          </w:rPr>
          <w:t xml:space="preserve">The </w:t>
        </w:r>
        <w:r w:rsidRPr="00FA4074">
          <w:rPr>
            <w:lang w:val="en-US"/>
          </w:rPr>
          <w:t xml:space="preserve">ICP DAS </w:t>
        </w:r>
        <w:r>
          <w:rPr>
            <w:lang w:val="en-US"/>
          </w:rPr>
          <w:t xml:space="preserve">i-7540D must be supplied with 10 – 30 VDC electrical power. The VS+ and GND are easily recognizable on the lower front of the gateway housing (see </w:t>
        </w:r>
        <w:r>
          <w:rPr>
            <w:lang w:val="en-US"/>
          </w:rPr>
          <w:fldChar w:fldCharType="begin"/>
        </w:r>
        <w:r>
          <w:rPr>
            <w:lang w:val="en-US"/>
          </w:rPr>
          <w:instrText xml:space="preserve"> REF _Ref258568577 \h </w:instrText>
        </w:r>
      </w:ins>
      <w:r>
        <w:rPr>
          <w:lang w:val="en-US"/>
        </w:rPr>
      </w:r>
      <w:ins w:id="367" w:author="Unknown">
        <w:r>
          <w:rPr>
            <w:lang w:val="en-US"/>
          </w:rPr>
          <w:fldChar w:fldCharType="separate"/>
        </w:r>
      </w:ins>
      <w:r w:rsidR="00013DAE">
        <w:t xml:space="preserve">Figure </w:t>
      </w:r>
      <w:r w:rsidR="00013DAE">
        <w:rPr>
          <w:noProof/>
        </w:rPr>
        <w:t>14</w:t>
      </w:r>
      <w:r w:rsidR="00013DAE">
        <w:noBreakHyphen/>
      </w:r>
      <w:r w:rsidR="00013DAE">
        <w:rPr>
          <w:noProof/>
        </w:rPr>
        <w:t>6</w:t>
      </w:r>
      <w:ins w:id="368" w:author="Unknown">
        <w:r>
          <w:rPr>
            <w:lang w:val="en-US"/>
          </w:rPr>
          <w:fldChar w:fldCharType="end"/>
        </w:r>
        <w:r>
          <w:rPr>
            <w:lang w:val="en-US"/>
          </w:rPr>
          <w:t>).</w:t>
        </w:r>
      </w:ins>
    </w:p>
    <w:p w:rsidR="00515C5F" w:rsidRDefault="00515C5F" w:rsidP="00515C5F">
      <w:pPr>
        <w:pStyle w:val="Text"/>
        <w:rPr>
          <w:lang w:val="en-US"/>
        </w:rPr>
      </w:pPr>
    </w:p>
    <w:p w:rsidR="00515C5F" w:rsidRDefault="00515C5F" w:rsidP="00515C5F">
      <w:pPr>
        <w:pStyle w:val="Text"/>
        <w:keepNext/>
      </w:pPr>
      <w:r>
        <w:rPr>
          <w:noProof/>
          <w:lang w:val="nl-NL" w:eastAsia="nl-NL"/>
        </w:rPr>
        <w:lastRenderedPageBreak/>
        <w:drawing>
          <wp:inline distT="0" distB="0" distL="0" distR="0">
            <wp:extent cx="4191000" cy="2686050"/>
            <wp:effectExtent l="0" t="0" r="0" b="0"/>
            <wp:docPr id="20" name="Afbeelding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1000" cy="2686050"/>
                    </a:xfrm>
                    <a:prstGeom prst="rect">
                      <a:avLst/>
                    </a:prstGeom>
                    <a:noFill/>
                    <a:ln>
                      <a:noFill/>
                    </a:ln>
                  </pic:spPr>
                </pic:pic>
              </a:graphicData>
            </a:graphic>
          </wp:inline>
        </w:drawing>
      </w:r>
    </w:p>
    <w:p w:rsidR="00515C5F" w:rsidRDefault="00515C5F" w:rsidP="00515C5F">
      <w:pPr>
        <w:pStyle w:val="Onderschrift"/>
      </w:pPr>
      <w:bookmarkStart w:id="369" w:name="_Ref258568577"/>
      <w:bookmarkStart w:id="370" w:name="_Toc253143319"/>
      <w:bookmarkStart w:id="371" w:name="_Toc270411074"/>
      <w:bookmarkStart w:id="372" w:name="_Toc379547835"/>
      <w:r>
        <w:t xml:space="preserve">Figure </w:t>
      </w:r>
      <w:r w:rsidR="0070739A">
        <w:fldChar w:fldCharType="begin"/>
      </w:r>
      <w:r w:rsidR="0070739A">
        <w:instrText xml:space="preserve"> STYLEREF 1 \s </w:instrText>
      </w:r>
      <w:r w:rsidR="0070739A">
        <w:fldChar w:fldCharType="separate"/>
      </w:r>
      <w:r w:rsidR="00013DAE">
        <w:rPr>
          <w:noProof/>
        </w:rPr>
        <w:t>14</w:t>
      </w:r>
      <w:r w:rsidR="0070739A">
        <w:fldChar w:fldCharType="end"/>
      </w:r>
      <w:r w:rsidR="0070739A">
        <w:noBreakHyphen/>
      </w:r>
      <w:r w:rsidR="0070739A">
        <w:fldChar w:fldCharType="begin"/>
      </w:r>
      <w:r w:rsidR="0070739A">
        <w:instrText xml:space="preserve"> SEQ Figure \* ARABIC \s 1 </w:instrText>
      </w:r>
      <w:r w:rsidR="0070739A">
        <w:fldChar w:fldCharType="separate"/>
      </w:r>
      <w:r w:rsidR="00013DAE">
        <w:rPr>
          <w:noProof/>
        </w:rPr>
        <w:t>6</w:t>
      </w:r>
      <w:r w:rsidR="0070739A">
        <w:fldChar w:fldCharType="end"/>
      </w:r>
      <w:bookmarkEnd w:id="369"/>
      <w:r>
        <w:t>: Power connection</w:t>
      </w:r>
      <w:bookmarkEnd w:id="370"/>
      <w:bookmarkEnd w:id="371"/>
      <w:bookmarkEnd w:id="372"/>
    </w:p>
    <w:p w:rsidR="00515C5F" w:rsidRDefault="00515C5F" w:rsidP="00E55B1C">
      <w:pPr>
        <w:pStyle w:val="Heading3"/>
        <w:rPr>
          <w:lang w:val="en-US"/>
        </w:rPr>
      </w:pPr>
      <w:bookmarkStart w:id="373" w:name="_Toc270411063"/>
      <w:bookmarkStart w:id="374" w:name="_Toc379547812"/>
      <w:r>
        <w:rPr>
          <w:lang w:val="en-US"/>
        </w:rPr>
        <w:t>Connection to CAN bus</w:t>
      </w:r>
      <w:bookmarkEnd w:id="373"/>
      <w:bookmarkEnd w:id="374"/>
    </w:p>
    <w:p w:rsidR="00515C5F" w:rsidRDefault="00515C5F" w:rsidP="00515C5F">
      <w:pPr>
        <w:rPr>
          <w:ins w:id="375" w:author="Unknown"/>
          <w:lang w:val="en-US"/>
        </w:rPr>
      </w:pPr>
      <w:ins w:id="376" w:author="Unknown">
        <w:r>
          <w:rPr>
            <w:lang w:val="en-US"/>
          </w:rPr>
          <w:t xml:space="preserve">In order to provide an easy CAN bus wiring, the I-7540D supplies one CAN port with two CAN bus connector interfaces. Each connector built on the I-7540D looks like </w:t>
        </w:r>
        <w:r>
          <w:rPr>
            <w:lang w:val="en-US"/>
          </w:rPr>
          <w:fldChar w:fldCharType="begin"/>
        </w:r>
        <w:r>
          <w:rPr>
            <w:lang w:val="en-US"/>
          </w:rPr>
          <w:instrText xml:space="preserve"> REF _Ref258567119 \h </w:instrText>
        </w:r>
      </w:ins>
      <w:r>
        <w:rPr>
          <w:lang w:val="en-US"/>
        </w:rPr>
      </w:r>
      <w:ins w:id="377" w:author="Unknown">
        <w:r>
          <w:rPr>
            <w:lang w:val="en-US"/>
          </w:rPr>
          <w:fldChar w:fldCharType="separate"/>
        </w:r>
      </w:ins>
      <w:r w:rsidR="00013DAE">
        <w:t xml:space="preserve">Figure </w:t>
      </w:r>
      <w:r w:rsidR="00013DAE">
        <w:rPr>
          <w:noProof/>
        </w:rPr>
        <w:t>14</w:t>
      </w:r>
      <w:r w:rsidR="00013DAE">
        <w:noBreakHyphen/>
      </w:r>
      <w:r w:rsidR="00013DAE">
        <w:rPr>
          <w:noProof/>
        </w:rPr>
        <w:t>7</w:t>
      </w:r>
      <w:ins w:id="378" w:author="Unknown">
        <w:r>
          <w:rPr>
            <w:lang w:val="en-US"/>
          </w:rPr>
          <w:fldChar w:fldCharType="end"/>
        </w:r>
        <w:r>
          <w:rPr>
            <w:lang w:val="en-US"/>
          </w:rPr>
          <w:t>.</w:t>
        </w:r>
      </w:ins>
    </w:p>
    <w:p w:rsidR="00515C5F" w:rsidRPr="00DD6144" w:rsidRDefault="00515C5F" w:rsidP="00515C5F">
      <w:pPr>
        <w:rPr>
          <w:ins w:id="379" w:author="Unknown"/>
          <w:lang w:val="en-US"/>
        </w:rPr>
      </w:pPr>
    </w:p>
    <w:p w:rsidR="00515C5F" w:rsidRDefault="00515C5F" w:rsidP="00515C5F">
      <w:pPr>
        <w:keepNext/>
        <w:rPr>
          <w:ins w:id="380" w:author="Unknown"/>
        </w:rPr>
      </w:pPr>
      <w:r>
        <w:rPr>
          <w:noProof/>
          <w:lang w:val="nl-NL" w:eastAsia="nl-NL"/>
        </w:rPr>
        <w:drawing>
          <wp:inline distT="0" distB="0" distL="0" distR="0">
            <wp:extent cx="2447925" cy="1190625"/>
            <wp:effectExtent l="0" t="0" r="9525" b="9525"/>
            <wp:docPr id="19" name="Afbeelding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7925" cy="1190625"/>
                    </a:xfrm>
                    <a:prstGeom prst="rect">
                      <a:avLst/>
                    </a:prstGeom>
                    <a:noFill/>
                    <a:ln>
                      <a:noFill/>
                    </a:ln>
                  </pic:spPr>
                </pic:pic>
              </a:graphicData>
            </a:graphic>
          </wp:inline>
        </w:drawing>
      </w:r>
    </w:p>
    <w:p w:rsidR="00515C5F" w:rsidRDefault="00515C5F" w:rsidP="00515C5F">
      <w:pPr>
        <w:pStyle w:val="Onderschrift"/>
      </w:pPr>
      <w:bookmarkStart w:id="381" w:name="_Ref258567119"/>
      <w:bookmarkStart w:id="382" w:name="_Toc253143320"/>
      <w:bookmarkStart w:id="383" w:name="_Toc270411075"/>
      <w:bookmarkStart w:id="384" w:name="_Toc379547836"/>
      <w:r>
        <w:t xml:space="preserve">Figure </w:t>
      </w:r>
      <w:r w:rsidR="0070739A">
        <w:fldChar w:fldCharType="begin"/>
      </w:r>
      <w:r w:rsidR="0070739A">
        <w:instrText xml:space="preserve"> STYLEREF 1 \s </w:instrText>
      </w:r>
      <w:r w:rsidR="0070739A">
        <w:fldChar w:fldCharType="separate"/>
      </w:r>
      <w:r w:rsidR="00013DAE">
        <w:rPr>
          <w:noProof/>
        </w:rPr>
        <w:t>14</w:t>
      </w:r>
      <w:r w:rsidR="0070739A">
        <w:fldChar w:fldCharType="end"/>
      </w:r>
      <w:r w:rsidR="0070739A">
        <w:noBreakHyphen/>
      </w:r>
      <w:r w:rsidR="0070739A">
        <w:fldChar w:fldCharType="begin"/>
      </w:r>
      <w:r w:rsidR="0070739A">
        <w:instrText xml:space="preserve"> SEQ Figure \* ARABIC \s 1 </w:instrText>
      </w:r>
      <w:r w:rsidR="0070739A">
        <w:fldChar w:fldCharType="separate"/>
      </w:r>
      <w:r w:rsidR="00013DAE">
        <w:rPr>
          <w:noProof/>
        </w:rPr>
        <w:t>7</w:t>
      </w:r>
      <w:r w:rsidR="0070739A">
        <w:fldChar w:fldCharType="end"/>
      </w:r>
      <w:bookmarkEnd w:id="381"/>
      <w:r>
        <w:t>: CAN bus connector</w:t>
      </w:r>
      <w:bookmarkEnd w:id="382"/>
      <w:bookmarkEnd w:id="383"/>
      <w:bookmarkEnd w:id="384"/>
    </w:p>
    <w:tbl>
      <w:tblPr>
        <w:tblStyle w:val="TableGrid"/>
        <w:tblW w:w="0" w:type="auto"/>
        <w:tblLook w:val="01E0" w:firstRow="1" w:lastRow="1" w:firstColumn="1" w:lastColumn="1" w:noHBand="0" w:noVBand="0"/>
      </w:tblPr>
      <w:tblGrid>
        <w:gridCol w:w="559"/>
        <w:gridCol w:w="1320"/>
        <w:gridCol w:w="3520"/>
      </w:tblGrid>
      <w:tr w:rsidR="00515C5F" w:rsidRPr="00097AD4" w:rsidTr="006D07DF">
        <w:trPr>
          <w:ins w:id="385" w:author="Unknown"/>
        </w:trPr>
        <w:tc>
          <w:tcPr>
            <w:tcW w:w="548" w:type="dxa"/>
            <w:shd w:val="clear" w:color="auto" w:fill="0C0C0C"/>
          </w:tcPr>
          <w:p w:rsidR="00515C5F" w:rsidRPr="00097AD4" w:rsidRDefault="00515C5F" w:rsidP="006D07DF">
            <w:pPr>
              <w:rPr>
                <w:ins w:id="386" w:author="Unknown"/>
                <w:b/>
              </w:rPr>
            </w:pPr>
            <w:ins w:id="387" w:author="Unknown">
              <w:r w:rsidRPr="00097AD4">
                <w:rPr>
                  <w:b/>
                </w:rPr>
                <w:t>Pin</w:t>
              </w:r>
            </w:ins>
          </w:p>
        </w:tc>
        <w:tc>
          <w:tcPr>
            <w:tcW w:w="1320" w:type="dxa"/>
            <w:shd w:val="clear" w:color="auto" w:fill="0C0C0C"/>
          </w:tcPr>
          <w:p w:rsidR="00515C5F" w:rsidRPr="00097AD4" w:rsidRDefault="00515C5F" w:rsidP="006D07DF">
            <w:pPr>
              <w:rPr>
                <w:ins w:id="388" w:author="Unknown"/>
                <w:b/>
              </w:rPr>
            </w:pPr>
            <w:ins w:id="389" w:author="Unknown">
              <w:r w:rsidRPr="00097AD4">
                <w:rPr>
                  <w:b/>
                </w:rPr>
                <w:t>Signal</w:t>
              </w:r>
            </w:ins>
          </w:p>
        </w:tc>
        <w:tc>
          <w:tcPr>
            <w:tcW w:w="3520" w:type="dxa"/>
            <w:shd w:val="clear" w:color="auto" w:fill="0C0C0C"/>
          </w:tcPr>
          <w:p w:rsidR="00515C5F" w:rsidRPr="00097AD4" w:rsidRDefault="00515C5F" w:rsidP="006D07DF">
            <w:pPr>
              <w:rPr>
                <w:ins w:id="390" w:author="Unknown"/>
                <w:b/>
              </w:rPr>
            </w:pPr>
            <w:ins w:id="391" w:author="Unknown">
              <w:r w:rsidRPr="00097AD4">
                <w:rPr>
                  <w:b/>
                </w:rPr>
                <w:t>Description</w:t>
              </w:r>
            </w:ins>
          </w:p>
        </w:tc>
      </w:tr>
      <w:tr w:rsidR="00515C5F" w:rsidTr="006D07DF">
        <w:trPr>
          <w:ins w:id="392" w:author="Unknown"/>
        </w:trPr>
        <w:tc>
          <w:tcPr>
            <w:tcW w:w="548" w:type="dxa"/>
          </w:tcPr>
          <w:p w:rsidR="00515C5F" w:rsidRDefault="00515C5F" w:rsidP="006D07DF">
            <w:pPr>
              <w:rPr>
                <w:ins w:id="393" w:author="Unknown"/>
              </w:rPr>
            </w:pPr>
            <w:ins w:id="394" w:author="Unknown">
              <w:r>
                <w:t>1</w:t>
              </w:r>
            </w:ins>
          </w:p>
        </w:tc>
        <w:tc>
          <w:tcPr>
            <w:tcW w:w="1320" w:type="dxa"/>
          </w:tcPr>
          <w:p w:rsidR="00515C5F" w:rsidRDefault="00515C5F" w:rsidP="006D07DF">
            <w:pPr>
              <w:rPr>
                <w:ins w:id="395" w:author="Unknown"/>
              </w:rPr>
            </w:pPr>
            <w:ins w:id="396" w:author="Unknown">
              <w:r>
                <w:t>N/A</w:t>
              </w:r>
            </w:ins>
          </w:p>
        </w:tc>
        <w:tc>
          <w:tcPr>
            <w:tcW w:w="3520" w:type="dxa"/>
          </w:tcPr>
          <w:p w:rsidR="00515C5F" w:rsidRDefault="00515C5F" w:rsidP="006D07DF">
            <w:pPr>
              <w:rPr>
                <w:ins w:id="397" w:author="Unknown"/>
              </w:rPr>
            </w:pPr>
            <w:ins w:id="398" w:author="Unknown">
              <w:r>
                <w:t>Not connected</w:t>
              </w:r>
            </w:ins>
          </w:p>
        </w:tc>
      </w:tr>
      <w:tr w:rsidR="00515C5F" w:rsidTr="006D07DF">
        <w:trPr>
          <w:ins w:id="399" w:author="Unknown"/>
        </w:trPr>
        <w:tc>
          <w:tcPr>
            <w:tcW w:w="548" w:type="dxa"/>
          </w:tcPr>
          <w:p w:rsidR="00515C5F" w:rsidRDefault="00515C5F" w:rsidP="006D07DF">
            <w:pPr>
              <w:rPr>
                <w:ins w:id="400" w:author="Unknown"/>
              </w:rPr>
            </w:pPr>
            <w:ins w:id="401" w:author="Unknown">
              <w:r>
                <w:t>2</w:t>
              </w:r>
            </w:ins>
          </w:p>
        </w:tc>
        <w:tc>
          <w:tcPr>
            <w:tcW w:w="1320" w:type="dxa"/>
          </w:tcPr>
          <w:p w:rsidR="00515C5F" w:rsidRDefault="00515C5F" w:rsidP="006D07DF">
            <w:pPr>
              <w:rPr>
                <w:ins w:id="402" w:author="Unknown"/>
              </w:rPr>
            </w:pPr>
            <w:ins w:id="403" w:author="Unknown">
              <w:r>
                <w:t>CAN_L</w:t>
              </w:r>
            </w:ins>
          </w:p>
        </w:tc>
        <w:tc>
          <w:tcPr>
            <w:tcW w:w="3520" w:type="dxa"/>
          </w:tcPr>
          <w:p w:rsidR="00515C5F" w:rsidRDefault="00515C5F" w:rsidP="006D07DF">
            <w:pPr>
              <w:rPr>
                <w:ins w:id="404" w:author="Unknown"/>
              </w:rPr>
            </w:pPr>
            <w:ins w:id="405" w:author="Unknown">
              <w:r>
                <w:t>CAN_L bus line (dominant low)</w:t>
              </w:r>
            </w:ins>
          </w:p>
        </w:tc>
      </w:tr>
      <w:tr w:rsidR="00515C5F" w:rsidTr="006D07DF">
        <w:trPr>
          <w:ins w:id="406" w:author="Unknown"/>
        </w:trPr>
        <w:tc>
          <w:tcPr>
            <w:tcW w:w="548" w:type="dxa"/>
          </w:tcPr>
          <w:p w:rsidR="00515C5F" w:rsidRDefault="00515C5F" w:rsidP="006D07DF">
            <w:pPr>
              <w:rPr>
                <w:ins w:id="407" w:author="Unknown"/>
              </w:rPr>
            </w:pPr>
            <w:ins w:id="408" w:author="Unknown">
              <w:r>
                <w:t>3</w:t>
              </w:r>
            </w:ins>
          </w:p>
        </w:tc>
        <w:tc>
          <w:tcPr>
            <w:tcW w:w="1320" w:type="dxa"/>
          </w:tcPr>
          <w:p w:rsidR="00515C5F" w:rsidRDefault="00515C5F" w:rsidP="006D07DF">
            <w:pPr>
              <w:rPr>
                <w:ins w:id="409" w:author="Unknown"/>
              </w:rPr>
            </w:pPr>
            <w:ins w:id="410" w:author="Unknown">
              <w:r>
                <w:t>N/A</w:t>
              </w:r>
            </w:ins>
          </w:p>
        </w:tc>
        <w:tc>
          <w:tcPr>
            <w:tcW w:w="3520" w:type="dxa"/>
          </w:tcPr>
          <w:p w:rsidR="00515C5F" w:rsidRDefault="00515C5F" w:rsidP="006D07DF">
            <w:pPr>
              <w:rPr>
                <w:ins w:id="411" w:author="Unknown"/>
              </w:rPr>
            </w:pPr>
            <w:ins w:id="412" w:author="Unknown">
              <w:r>
                <w:t>Not connected</w:t>
              </w:r>
            </w:ins>
          </w:p>
        </w:tc>
      </w:tr>
      <w:tr w:rsidR="00515C5F" w:rsidTr="006D07DF">
        <w:trPr>
          <w:ins w:id="413" w:author="Unknown"/>
        </w:trPr>
        <w:tc>
          <w:tcPr>
            <w:tcW w:w="548" w:type="dxa"/>
          </w:tcPr>
          <w:p w:rsidR="00515C5F" w:rsidRDefault="00515C5F" w:rsidP="006D07DF">
            <w:pPr>
              <w:rPr>
                <w:ins w:id="414" w:author="Unknown"/>
              </w:rPr>
            </w:pPr>
            <w:ins w:id="415" w:author="Unknown">
              <w:r>
                <w:t>4</w:t>
              </w:r>
            </w:ins>
          </w:p>
        </w:tc>
        <w:tc>
          <w:tcPr>
            <w:tcW w:w="1320" w:type="dxa"/>
          </w:tcPr>
          <w:p w:rsidR="00515C5F" w:rsidRDefault="00515C5F" w:rsidP="006D07DF">
            <w:pPr>
              <w:rPr>
                <w:ins w:id="416" w:author="Unknown"/>
              </w:rPr>
            </w:pPr>
            <w:ins w:id="417" w:author="Unknown">
              <w:r>
                <w:t>CAN_H</w:t>
              </w:r>
            </w:ins>
          </w:p>
        </w:tc>
        <w:tc>
          <w:tcPr>
            <w:tcW w:w="3520" w:type="dxa"/>
          </w:tcPr>
          <w:p w:rsidR="00515C5F" w:rsidRDefault="00515C5F" w:rsidP="006D07DF">
            <w:pPr>
              <w:rPr>
                <w:ins w:id="418" w:author="Unknown"/>
              </w:rPr>
            </w:pPr>
            <w:ins w:id="419" w:author="Unknown">
              <w:r>
                <w:t>CAN_H bus line (dominant high)</w:t>
              </w:r>
            </w:ins>
          </w:p>
        </w:tc>
      </w:tr>
      <w:tr w:rsidR="00515C5F" w:rsidTr="006D07DF">
        <w:trPr>
          <w:ins w:id="420" w:author="Unknown"/>
        </w:trPr>
        <w:tc>
          <w:tcPr>
            <w:tcW w:w="548" w:type="dxa"/>
          </w:tcPr>
          <w:p w:rsidR="00515C5F" w:rsidRDefault="00515C5F" w:rsidP="006D07DF">
            <w:pPr>
              <w:rPr>
                <w:ins w:id="421" w:author="Unknown"/>
              </w:rPr>
            </w:pPr>
            <w:ins w:id="422" w:author="Unknown">
              <w:r>
                <w:t>5</w:t>
              </w:r>
            </w:ins>
          </w:p>
        </w:tc>
        <w:tc>
          <w:tcPr>
            <w:tcW w:w="1320" w:type="dxa"/>
          </w:tcPr>
          <w:p w:rsidR="00515C5F" w:rsidRDefault="00515C5F" w:rsidP="006D07DF">
            <w:pPr>
              <w:rPr>
                <w:ins w:id="423" w:author="Unknown"/>
              </w:rPr>
            </w:pPr>
            <w:ins w:id="424" w:author="Unknown">
              <w:r>
                <w:t>N/A</w:t>
              </w:r>
            </w:ins>
          </w:p>
        </w:tc>
        <w:tc>
          <w:tcPr>
            <w:tcW w:w="3520" w:type="dxa"/>
          </w:tcPr>
          <w:p w:rsidR="00515C5F" w:rsidRDefault="00515C5F" w:rsidP="006D07DF">
            <w:pPr>
              <w:keepNext/>
              <w:rPr>
                <w:ins w:id="425" w:author="Unknown"/>
              </w:rPr>
            </w:pPr>
            <w:ins w:id="426" w:author="Unknown">
              <w:r>
                <w:t>Not connected</w:t>
              </w:r>
            </w:ins>
          </w:p>
        </w:tc>
      </w:tr>
    </w:tbl>
    <w:p w:rsidR="00515C5F" w:rsidRDefault="00515C5F" w:rsidP="00515C5F">
      <w:pPr>
        <w:pStyle w:val="Onderschrift"/>
      </w:pPr>
      <w:bookmarkStart w:id="427" w:name="_Toc270411084"/>
      <w:bookmarkStart w:id="428" w:name="_Toc379547871"/>
      <w:r>
        <w:t xml:space="preserve">Table </w:t>
      </w:r>
      <w:r w:rsidR="005C2FC8">
        <w:fldChar w:fldCharType="begin"/>
      </w:r>
      <w:r w:rsidR="005C2FC8">
        <w:instrText xml:space="preserve"> STYLEREF 1 \s </w:instrText>
      </w:r>
      <w:r w:rsidR="005C2FC8">
        <w:fldChar w:fldCharType="separate"/>
      </w:r>
      <w:r w:rsidR="00013DAE">
        <w:rPr>
          <w:noProof/>
        </w:rPr>
        <w:t>14</w:t>
      </w:r>
      <w:r w:rsidR="005C2FC8">
        <w:fldChar w:fldCharType="end"/>
      </w:r>
      <w:r w:rsidR="005C2FC8">
        <w:noBreakHyphen/>
      </w:r>
      <w:r w:rsidR="005C2FC8">
        <w:fldChar w:fldCharType="begin"/>
      </w:r>
      <w:r w:rsidR="005C2FC8">
        <w:instrText xml:space="preserve"> SEQ Table \* ARABIC \s 1 </w:instrText>
      </w:r>
      <w:r w:rsidR="005C2FC8">
        <w:fldChar w:fldCharType="separate"/>
      </w:r>
      <w:r w:rsidR="00013DAE">
        <w:rPr>
          <w:noProof/>
        </w:rPr>
        <w:t>2</w:t>
      </w:r>
      <w:r w:rsidR="005C2FC8">
        <w:fldChar w:fldCharType="end"/>
      </w:r>
      <w:r>
        <w:t xml:space="preserve">: </w:t>
      </w:r>
      <w:r w:rsidRPr="00797790">
        <w:t>Pin assignment (CAN bus)</w:t>
      </w:r>
      <w:bookmarkEnd w:id="427"/>
      <w:bookmarkEnd w:id="428"/>
    </w:p>
    <w:p w:rsidR="00515C5F" w:rsidRPr="00A60983" w:rsidRDefault="00515C5F" w:rsidP="00515C5F">
      <w:pPr>
        <w:pStyle w:val="Text"/>
        <w:rPr>
          <w:i/>
        </w:rPr>
      </w:pPr>
      <w:r>
        <w:br/>
      </w:r>
      <w:r w:rsidRPr="00A60983">
        <w:rPr>
          <w:i/>
        </w:rPr>
        <w:t xml:space="preserve">NOTE: </w:t>
      </w:r>
      <w:r>
        <w:rPr>
          <w:i/>
        </w:rPr>
        <w:br/>
      </w:r>
      <w:r w:rsidRPr="00A60983">
        <w:rPr>
          <w:i/>
        </w:rPr>
        <w:t xml:space="preserve">The electronic circuit comprises of a 120 </w:t>
      </w:r>
      <w:r w:rsidRPr="00A60983">
        <w:rPr>
          <w:rFonts w:cs="Arial"/>
          <w:i/>
        </w:rPr>
        <w:t>Ω</w:t>
      </w:r>
      <w:r w:rsidRPr="00A60983">
        <w:rPr>
          <w:i/>
        </w:rPr>
        <w:t xml:space="preserve"> resistor. </w:t>
      </w:r>
    </w:p>
    <w:p w:rsidR="00515C5F" w:rsidRPr="00A60983" w:rsidRDefault="00515C5F" w:rsidP="00515C5F">
      <w:pPr>
        <w:pStyle w:val="Text"/>
        <w:rPr>
          <w:i/>
        </w:rPr>
      </w:pPr>
    </w:p>
    <w:p w:rsidR="00515C5F" w:rsidRDefault="00515C5F" w:rsidP="00515C5F">
      <w:pPr>
        <w:pStyle w:val="Text"/>
      </w:pPr>
      <w:r>
        <w:t xml:space="preserve">Note that the bypass CAN bus wiring, the I-7540D supplies one CAN port with two CAN bus connector interfaces. Each connector built on the I-7540D and looks like </w:t>
      </w:r>
      <w:r>
        <w:fldChar w:fldCharType="begin"/>
      </w:r>
      <w:r>
        <w:instrText xml:space="preserve"> REF _Ref246828314 \h </w:instrText>
      </w:r>
      <w:r>
        <w:fldChar w:fldCharType="separate"/>
      </w:r>
      <w:r w:rsidR="00013DAE">
        <w:t xml:space="preserve">Figure </w:t>
      </w:r>
      <w:r w:rsidR="00013DAE">
        <w:rPr>
          <w:noProof/>
        </w:rPr>
        <w:t>14</w:t>
      </w:r>
      <w:r w:rsidR="00013DAE">
        <w:noBreakHyphen/>
      </w:r>
      <w:r w:rsidR="00013DAE">
        <w:rPr>
          <w:noProof/>
        </w:rPr>
        <w:t>8</w:t>
      </w:r>
      <w:r>
        <w:fldChar w:fldCharType="end"/>
      </w:r>
      <w:r>
        <w:t>.</w:t>
      </w:r>
    </w:p>
    <w:p w:rsidR="00515C5F" w:rsidRDefault="00515C5F" w:rsidP="00515C5F">
      <w:pPr>
        <w:pStyle w:val="Bijschrift10"/>
      </w:pPr>
      <w:r>
        <w:rPr>
          <w:noProof/>
          <w:lang w:val="nl-NL" w:eastAsia="nl-NL"/>
        </w:rPr>
        <w:lastRenderedPageBreak/>
        <w:drawing>
          <wp:inline distT="0" distB="0" distL="0" distR="0" wp14:anchorId="72B22A02" wp14:editId="380271A2">
            <wp:extent cx="3514725" cy="2419350"/>
            <wp:effectExtent l="0" t="0" r="9525" b="0"/>
            <wp:docPr id="18" name="Afbeelding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4725" cy="2419350"/>
                    </a:xfrm>
                    <a:prstGeom prst="rect">
                      <a:avLst/>
                    </a:prstGeom>
                    <a:noFill/>
                    <a:ln>
                      <a:noFill/>
                    </a:ln>
                  </pic:spPr>
                </pic:pic>
              </a:graphicData>
            </a:graphic>
          </wp:inline>
        </w:drawing>
      </w:r>
    </w:p>
    <w:p w:rsidR="00515C5F" w:rsidRDefault="00515C5F" w:rsidP="00515C5F">
      <w:pPr>
        <w:pStyle w:val="Onderschrift"/>
      </w:pPr>
      <w:bookmarkStart w:id="429" w:name="_Ref246828314"/>
      <w:bookmarkStart w:id="430" w:name="_Toc253143321"/>
      <w:bookmarkStart w:id="431" w:name="_Toc270411076"/>
      <w:bookmarkStart w:id="432" w:name="_Toc379547837"/>
      <w:r>
        <w:t xml:space="preserve">Figure </w:t>
      </w:r>
      <w:r w:rsidR="0070739A">
        <w:fldChar w:fldCharType="begin"/>
      </w:r>
      <w:r w:rsidR="0070739A">
        <w:instrText xml:space="preserve"> STYLEREF 1 \s </w:instrText>
      </w:r>
      <w:r w:rsidR="0070739A">
        <w:fldChar w:fldCharType="separate"/>
      </w:r>
      <w:r w:rsidR="00013DAE">
        <w:rPr>
          <w:noProof/>
        </w:rPr>
        <w:t>14</w:t>
      </w:r>
      <w:r w:rsidR="0070739A">
        <w:fldChar w:fldCharType="end"/>
      </w:r>
      <w:r w:rsidR="0070739A">
        <w:noBreakHyphen/>
      </w:r>
      <w:r w:rsidR="0070739A">
        <w:fldChar w:fldCharType="begin"/>
      </w:r>
      <w:r w:rsidR="0070739A">
        <w:instrText xml:space="preserve"> SEQ Figure \* ARABIC \s 1 </w:instrText>
      </w:r>
      <w:r w:rsidR="0070739A">
        <w:fldChar w:fldCharType="separate"/>
      </w:r>
      <w:r w:rsidR="00013DAE">
        <w:rPr>
          <w:noProof/>
        </w:rPr>
        <w:t>8</w:t>
      </w:r>
      <w:r w:rsidR="0070739A">
        <w:fldChar w:fldCharType="end"/>
      </w:r>
      <w:bookmarkEnd w:id="429"/>
      <w:r>
        <w:t>: Electronic circuit CAN bus connector</w:t>
      </w:r>
      <w:bookmarkEnd w:id="430"/>
      <w:bookmarkEnd w:id="431"/>
      <w:bookmarkEnd w:id="432"/>
    </w:p>
    <w:p w:rsidR="00515C5F" w:rsidRDefault="00515C5F" w:rsidP="00E55B1C">
      <w:pPr>
        <w:pStyle w:val="Heading3"/>
      </w:pPr>
      <w:bookmarkStart w:id="433" w:name="_Toc270411064"/>
      <w:bookmarkStart w:id="434" w:name="_Toc379547813"/>
      <w:r>
        <w:t>Resistance check</w:t>
      </w:r>
      <w:bookmarkEnd w:id="433"/>
      <w:bookmarkEnd w:id="434"/>
    </w:p>
    <w:p w:rsidR="00515C5F" w:rsidRDefault="00515C5F" w:rsidP="00515C5F">
      <w:pPr>
        <w:rPr>
          <w:ins w:id="435" w:author="Unknown"/>
        </w:rPr>
      </w:pPr>
      <w:ins w:id="436" w:author="Unknown">
        <w:r>
          <w:t xml:space="preserve">Users should check the resistances of their CAN bus, before installing a new network as shown in </w:t>
        </w:r>
        <w:r>
          <w:fldChar w:fldCharType="begin"/>
        </w:r>
        <w:r>
          <w:instrText xml:space="preserve"> REF _Ref245530618 \h </w:instrText>
        </w:r>
      </w:ins>
      <w:ins w:id="437" w:author="Unknown">
        <w:r>
          <w:fldChar w:fldCharType="separate"/>
        </w:r>
      </w:ins>
      <w:r w:rsidR="00013DAE">
        <w:t xml:space="preserve">Figure </w:t>
      </w:r>
      <w:r w:rsidR="00013DAE">
        <w:rPr>
          <w:noProof/>
        </w:rPr>
        <w:t>14</w:t>
      </w:r>
      <w:r w:rsidR="00013DAE">
        <w:noBreakHyphen/>
      </w:r>
      <w:r w:rsidR="00013DAE">
        <w:rPr>
          <w:noProof/>
        </w:rPr>
        <w:t>9</w:t>
      </w:r>
      <w:ins w:id="438" w:author="Unknown">
        <w:r>
          <w:fldChar w:fldCharType="end"/>
        </w:r>
        <w:r>
          <w:t>.</w:t>
        </w:r>
      </w:ins>
    </w:p>
    <w:p w:rsidR="00515C5F" w:rsidRDefault="00515C5F" w:rsidP="00515C5F">
      <w:pPr>
        <w:rPr>
          <w:ins w:id="439" w:author="Unknown"/>
        </w:rPr>
      </w:pPr>
    </w:p>
    <w:p w:rsidR="00515C5F" w:rsidRDefault="00515C5F" w:rsidP="00515C5F">
      <w:pPr>
        <w:keepNext/>
        <w:jc w:val="center"/>
        <w:rPr>
          <w:ins w:id="440" w:author="Unknown"/>
        </w:rPr>
      </w:pPr>
      <w:r>
        <w:rPr>
          <w:noProof/>
          <w:lang w:val="nl-NL" w:eastAsia="nl-NL"/>
        </w:rPr>
        <w:drawing>
          <wp:inline distT="0" distB="0" distL="0" distR="0" wp14:anchorId="50CE24B3" wp14:editId="0F62C07F">
            <wp:extent cx="4333875" cy="1495425"/>
            <wp:effectExtent l="0" t="0" r="9525" b="9525"/>
            <wp:docPr id="17" name="Afbeelding 17" descr="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ˌ°"/>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3875" cy="1495425"/>
                    </a:xfrm>
                    <a:prstGeom prst="rect">
                      <a:avLst/>
                    </a:prstGeom>
                    <a:noFill/>
                    <a:ln>
                      <a:noFill/>
                    </a:ln>
                  </pic:spPr>
                </pic:pic>
              </a:graphicData>
            </a:graphic>
          </wp:inline>
        </w:drawing>
      </w:r>
    </w:p>
    <w:p w:rsidR="00515C5F" w:rsidRDefault="00515C5F" w:rsidP="00515C5F">
      <w:pPr>
        <w:pStyle w:val="Onderschrift"/>
      </w:pPr>
      <w:bookmarkStart w:id="441" w:name="_Ref245530618"/>
      <w:bookmarkStart w:id="442" w:name="_Toc253143316"/>
      <w:bookmarkStart w:id="443" w:name="_Toc270411077"/>
      <w:bookmarkStart w:id="444" w:name="_Toc379547838"/>
      <w:r>
        <w:t xml:space="preserve">Figure </w:t>
      </w:r>
      <w:r w:rsidR="0070739A">
        <w:fldChar w:fldCharType="begin"/>
      </w:r>
      <w:r w:rsidR="0070739A">
        <w:instrText xml:space="preserve"> STYLEREF 1 \s </w:instrText>
      </w:r>
      <w:r w:rsidR="0070739A">
        <w:fldChar w:fldCharType="separate"/>
      </w:r>
      <w:r w:rsidR="00013DAE">
        <w:rPr>
          <w:noProof/>
        </w:rPr>
        <w:t>14</w:t>
      </w:r>
      <w:r w:rsidR="0070739A">
        <w:fldChar w:fldCharType="end"/>
      </w:r>
      <w:r w:rsidR="0070739A">
        <w:noBreakHyphen/>
      </w:r>
      <w:r w:rsidR="0070739A">
        <w:fldChar w:fldCharType="begin"/>
      </w:r>
      <w:r w:rsidR="0070739A">
        <w:instrText xml:space="preserve"> SEQ Figure \* ARABIC \s 1 </w:instrText>
      </w:r>
      <w:r w:rsidR="0070739A">
        <w:fldChar w:fldCharType="separate"/>
      </w:r>
      <w:r w:rsidR="00013DAE">
        <w:rPr>
          <w:noProof/>
        </w:rPr>
        <w:t>9</w:t>
      </w:r>
      <w:r w:rsidR="0070739A">
        <w:fldChar w:fldCharType="end"/>
      </w:r>
      <w:bookmarkEnd w:id="441"/>
      <w:r>
        <w:t>: Terminator resistor</w:t>
      </w:r>
      <w:bookmarkEnd w:id="442"/>
      <w:bookmarkEnd w:id="443"/>
      <w:bookmarkEnd w:id="444"/>
    </w:p>
    <w:p w:rsidR="00A12BDB" w:rsidRDefault="00E55B1C" w:rsidP="00E55B1C">
      <w:pPr>
        <w:pStyle w:val="Heading3"/>
        <w:rPr>
          <w:lang w:val="en-US"/>
        </w:rPr>
      </w:pPr>
      <w:bookmarkStart w:id="445" w:name="_Toc379547814"/>
      <w:r>
        <w:rPr>
          <w:lang w:val="en-US"/>
        </w:rPr>
        <w:t>Com Ports</w:t>
      </w:r>
      <w:bookmarkEnd w:id="445"/>
    </w:p>
    <w:p w:rsidR="00E55B1C" w:rsidRDefault="00E55B1C" w:rsidP="00E55B1C">
      <w:pPr>
        <w:rPr>
          <w:lang w:val="en-US"/>
        </w:rPr>
      </w:pPr>
      <w:r>
        <w:rPr>
          <w:lang w:val="en-US"/>
        </w:rPr>
        <w:t xml:space="preserve">In addition there are also two Com-ports available on the </w:t>
      </w:r>
      <w:r w:rsidRPr="00FA4074">
        <w:rPr>
          <w:lang w:val="en-US"/>
        </w:rPr>
        <w:t xml:space="preserve">ICP DAS </w:t>
      </w:r>
      <w:r>
        <w:rPr>
          <w:lang w:val="en-US"/>
        </w:rPr>
        <w:t xml:space="preserve">i-7540D (see </w:t>
      </w:r>
      <w:r>
        <w:rPr>
          <w:lang w:val="en-US"/>
        </w:rPr>
        <w:fldChar w:fldCharType="begin"/>
      </w:r>
      <w:r>
        <w:rPr>
          <w:lang w:val="en-US"/>
        </w:rPr>
        <w:instrText xml:space="preserve"> REF _Ref258568577 \h </w:instrText>
      </w:r>
      <w:r>
        <w:rPr>
          <w:lang w:val="en-US"/>
        </w:rPr>
      </w:r>
      <w:r>
        <w:rPr>
          <w:lang w:val="en-US"/>
        </w:rPr>
        <w:fldChar w:fldCharType="separate"/>
      </w:r>
      <w:r w:rsidR="00013DAE">
        <w:t xml:space="preserve">Figure </w:t>
      </w:r>
      <w:r w:rsidR="00013DAE">
        <w:rPr>
          <w:noProof/>
        </w:rPr>
        <w:t>14</w:t>
      </w:r>
      <w:r w:rsidR="00013DAE">
        <w:noBreakHyphen/>
      </w:r>
      <w:r w:rsidR="00013DAE">
        <w:rPr>
          <w:noProof/>
        </w:rPr>
        <w:t>6</w:t>
      </w:r>
      <w:r>
        <w:rPr>
          <w:lang w:val="en-US"/>
        </w:rPr>
        <w:fldChar w:fldCharType="end"/>
      </w:r>
      <w:r>
        <w:rPr>
          <w:lang w:val="en-US"/>
        </w:rPr>
        <w:t xml:space="preserve">). </w:t>
      </w:r>
      <w:r w:rsidR="003F633E">
        <w:rPr>
          <w:lang w:val="en-US"/>
        </w:rPr>
        <w:t>COM1 is a RS232 connection and COM2 is a RS485H connection.</w:t>
      </w:r>
    </w:p>
    <w:p w:rsidR="00E55B1C" w:rsidRDefault="00E55B1C" w:rsidP="00E55B1C">
      <w:pPr>
        <w:rPr>
          <w:lang w:val="en-US"/>
        </w:rPr>
      </w:pPr>
    </w:p>
    <w:p w:rsidR="002B006D" w:rsidRPr="00E76B6F" w:rsidRDefault="002B006D" w:rsidP="002B006D">
      <w:pPr>
        <w:pStyle w:val="Heading3"/>
        <w:numPr>
          <w:ilvl w:val="2"/>
          <w:numId w:val="2"/>
        </w:numPr>
        <w:rPr>
          <w:lang w:val="en-US"/>
        </w:rPr>
      </w:pPr>
      <w:bookmarkStart w:id="446" w:name="_Toc335863643"/>
      <w:bookmarkStart w:id="447" w:name="_Toc379547815"/>
      <w:r w:rsidRPr="00E76B6F">
        <w:rPr>
          <w:lang w:val="en-US"/>
        </w:rPr>
        <w:t>CAN ports</w:t>
      </w:r>
      <w:bookmarkEnd w:id="446"/>
      <w:bookmarkEnd w:id="447"/>
    </w:p>
    <w:p w:rsidR="002B006D" w:rsidRPr="00E76B6F" w:rsidRDefault="002B006D" w:rsidP="002B006D">
      <w:pPr>
        <w:rPr>
          <w:lang w:val="en-US"/>
        </w:rPr>
      </w:pPr>
      <w:r w:rsidRPr="00E76B6F">
        <w:rPr>
          <w:lang w:val="en-US"/>
        </w:rPr>
        <w:t>Under “Serial</w:t>
      </w:r>
      <w:r>
        <w:rPr>
          <w:lang w:val="en-US"/>
        </w:rPr>
        <w:fldChar w:fldCharType="begin"/>
      </w:r>
      <w:r>
        <w:rPr>
          <w:lang w:val="en-US"/>
        </w:rPr>
        <w:instrText xml:space="preserve"> XE "</w:instrText>
      </w:r>
      <w:r w:rsidRPr="00CA46A0">
        <w:rPr>
          <w:lang w:val="en-US"/>
        </w:rPr>
        <w:instrText>Serial"</w:instrText>
      </w:r>
      <w:r>
        <w:rPr>
          <w:lang w:val="en-US"/>
        </w:rPr>
        <w:instrText xml:space="preserve"> </w:instrText>
      </w:r>
      <w:r>
        <w:rPr>
          <w:lang w:val="en-US"/>
        </w:rPr>
        <w:fldChar w:fldCharType="end"/>
      </w:r>
      <w:r w:rsidRPr="00E76B6F">
        <w:rPr>
          <w:lang w:val="en-US"/>
        </w:rPr>
        <w:t xml:space="preserve"> &gt; CAN ports” the following menus are available:</w:t>
      </w:r>
    </w:p>
    <w:p w:rsidR="002B006D" w:rsidRPr="00E76B6F" w:rsidRDefault="002B006D" w:rsidP="002B006D">
      <w:pPr>
        <w:numPr>
          <w:ilvl w:val="0"/>
          <w:numId w:val="44"/>
        </w:numPr>
        <w:rPr>
          <w:lang w:val="en-US"/>
        </w:rPr>
      </w:pPr>
      <w:r w:rsidRPr="00E76B6F">
        <w:rPr>
          <w:lang w:val="en-US"/>
        </w:rPr>
        <w:t>Interface</w:t>
      </w:r>
    </w:p>
    <w:p w:rsidR="002B006D" w:rsidRPr="00E76B6F" w:rsidRDefault="002B006D" w:rsidP="002B006D">
      <w:pPr>
        <w:numPr>
          <w:ilvl w:val="0"/>
          <w:numId w:val="44"/>
        </w:numPr>
        <w:rPr>
          <w:lang w:val="en-US"/>
        </w:rPr>
      </w:pPr>
      <w:r w:rsidRPr="00E76B6F">
        <w:rPr>
          <w:lang w:val="en-US"/>
        </w:rPr>
        <w:t>Standard</w:t>
      </w:r>
    </w:p>
    <w:p w:rsidR="002B006D" w:rsidRPr="00E76B6F" w:rsidRDefault="002B006D" w:rsidP="002B006D">
      <w:pPr>
        <w:numPr>
          <w:ilvl w:val="0"/>
          <w:numId w:val="44"/>
        </w:numPr>
        <w:rPr>
          <w:lang w:val="en-US"/>
        </w:rPr>
      </w:pPr>
      <w:r w:rsidRPr="00E76B6F">
        <w:rPr>
          <w:lang w:val="en-US"/>
        </w:rPr>
        <w:t>IP</w:t>
      </w:r>
      <w:r>
        <w:rPr>
          <w:lang w:val="en-US"/>
        </w:rPr>
        <w:fldChar w:fldCharType="begin"/>
      </w:r>
      <w:r>
        <w:rPr>
          <w:lang w:val="en-US"/>
        </w:rPr>
        <w:instrText xml:space="preserve"> XE "</w:instrText>
      </w:r>
      <w:r>
        <w:instrText>IP"</w:instrText>
      </w:r>
      <w:r>
        <w:rPr>
          <w:lang w:val="en-US"/>
        </w:rPr>
        <w:instrText xml:space="preserve"> </w:instrText>
      </w:r>
      <w:r>
        <w:rPr>
          <w:lang w:val="en-US"/>
        </w:rPr>
        <w:fldChar w:fldCharType="end"/>
      </w:r>
    </w:p>
    <w:p w:rsidR="002B006D" w:rsidRPr="00E76B6F" w:rsidRDefault="002B006D" w:rsidP="002B006D">
      <w:pPr>
        <w:numPr>
          <w:ilvl w:val="0"/>
          <w:numId w:val="44"/>
        </w:numPr>
        <w:rPr>
          <w:lang w:val="en-US"/>
        </w:rPr>
      </w:pPr>
      <w:r w:rsidRPr="00E76B6F">
        <w:rPr>
          <w:lang w:val="en-US"/>
        </w:rPr>
        <w:t>Group.</w:t>
      </w:r>
    </w:p>
    <w:p w:rsidR="002B006D" w:rsidRPr="00E76B6F" w:rsidRDefault="002B006D" w:rsidP="002B006D">
      <w:pPr>
        <w:rPr>
          <w:rFonts w:cs="Arial"/>
          <w:b/>
          <w:sz w:val="18"/>
          <w:lang w:val="en-US"/>
        </w:rPr>
      </w:pPr>
    </w:p>
    <w:p w:rsidR="002B006D" w:rsidRPr="00E76B6F" w:rsidRDefault="002B006D" w:rsidP="002B006D">
      <w:pPr>
        <w:rPr>
          <w:rFonts w:cs="Arial"/>
          <w:b/>
          <w:sz w:val="18"/>
          <w:lang w:val="en-US"/>
        </w:rPr>
      </w:pPr>
    </w:p>
    <w:p w:rsidR="002B006D" w:rsidRPr="00E76B6F" w:rsidRDefault="002B006D" w:rsidP="002B006D">
      <w:pPr>
        <w:keepNext/>
        <w:rPr>
          <w:rFonts w:cs="Arial"/>
          <w:b/>
          <w:sz w:val="18"/>
          <w:lang w:val="en-US"/>
        </w:rPr>
      </w:pPr>
      <w:r>
        <w:rPr>
          <w:rFonts w:cs="Arial"/>
          <w:b/>
          <w:noProof/>
          <w:sz w:val="18"/>
          <w:lang w:val="nl-NL" w:eastAsia="nl-NL"/>
        </w:rPr>
        <w:lastRenderedPageBreak/>
        <w:drawing>
          <wp:inline distT="0" distB="0" distL="0" distR="0" wp14:anchorId="61A3DF8A" wp14:editId="66C39C21">
            <wp:extent cx="5934075" cy="3095625"/>
            <wp:effectExtent l="19050" t="0" r="9525"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934075" cy="3095625"/>
                    </a:xfrm>
                    <a:prstGeom prst="rect">
                      <a:avLst/>
                    </a:prstGeom>
                    <a:noFill/>
                    <a:ln w="9525">
                      <a:noFill/>
                      <a:miter lim="800000"/>
                      <a:headEnd/>
                      <a:tailEnd/>
                    </a:ln>
                  </pic:spPr>
                </pic:pic>
              </a:graphicData>
            </a:graphic>
          </wp:inline>
        </w:drawing>
      </w:r>
    </w:p>
    <w:p w:rsidR="002B006D" w:rsidRPr="00D92197" w:rsidRDefault="002B006D" w:rsidP="002B006D">
      <w:pPr>
        <w:pStyle w:val="Onderschrift"/>
      </w:pPr>
      <w:bookmarkStart w:id="448" w:name="_Ref330820689"/>
      <w:bookmarkStart w:id="449" w:name="_Toc335863838"/>
      <w:bookmarkStart w:id="450" w:name="_Toc379547839"/>
      <w:r w:rsidRPr="00D92197">
        <w:t xml:space="preserve">Figure </w:t>
      </w:r>
      <w:r w:rsidR="0070739A">
        <w:fldChar w:fldCharType="begin"/>
      </w:r>
      <w:r w:rsidR="0070739A">
        <w:instrText xml:space="preserve"> STYLEREF 1 \s </w:instrText>
      </w:r>
      <w:r w:rsidR="0070739A">
        <w:fldChar w:fldCharType="separate"/>
      </w:r>
      <w:r w:rsidR="00013DAE">
        <w:rPr>
          <w:noProof/>
        </w:rPr>
        <w:t>14</w:t>
      </w:r>
      <w:r w:rsidR="0070739A">
        <w:fldChar w:fldCharType="end"/>
      </w:r>
      <w:r w:rsidR="0070739A">
        <w:noBreakHyphen/>
      </w:r>
      <w:r w:rsidR="0070739A">
        <w:fldChar w:fldCharType="begin"/>
      </w:r>
      <w:r w:rsidR="0070739A">
        <w:instrText xml:space="preserve"> SEQ Figure \* ARABIC \s 1 </w:instrText>
      </w:r>
      <w:r w:rsidR="0070739A">
        <w:fldChar w:fldCharType="separate"/>
      </w:r>
      <w:r w:rsidR="00013DAE">
        <w:rPr>
          <w:noProof/>
        </w:rPr>
        <w:t>10</w:t>
      </w:r>
      <w:r w:rsidR="0070739A">
        <w:fldChar w:fldCharType="end"/>
      </w:r>
      <w:bookmarkEnd w:id="448"/>
      <w:r w:rsidRPr="00D92197">
        <w:t xml:space="preserve">: </w:t>
      </w:r>
      <w:r>
        <w:t>Interface</w:t>
      </w:r>
      <w:bookmarkEnd w:id="449"/>
      <w:bookmarkEnd w:id="450"/>
    </w:p>
    <w:p w:rsidR="002B006D" w:rsidRDefault="002B006D" w:rsidP="002B006D">
      <w:pPr>
        <w:rPr>
          <w:lang w:val="en-US"/>
        </w:rPr>
      </w:pPr>
      <w:r>
        <w:rPr>
          <w:lang w:val="en-US"/>
        </w:rPr>
        <w:t>Under interface you can choose different kinds of Can</w:t>
      </w:r>
      <w:r>
        <w:rPr>
          <w:lang w:val="en-US"/>
        </w:rPr>
        <w:fldChar w:fldCharType="begin"/>
      </w:r>
      <w:r>
        <w:rPr>
          <w:lang w:val="en-US"/>
        </w:rPr>
        <w:instrText xml:space="preserve"> XE "</w:instrText>
      </w:r>
      <w:r w:rsidRPr="00CA46A0">
        <w:rPr>
          <w:lang w:val="en-US"/>
        </w:rPr>
        <w:instrText>Can"</w:instrText>
      </w:r>
      <w:r>
        <w:rPr>
          <w:lang w:val="en-US"/>
        </w:rPr>
        <w:instrText xml:space="preserve"> </w:instrText>
      </w:r>
      <w:r>
        <w:rPr>
          <w:lang w:val="en-US"/>
        </w:rPr>
        <w:fldChar w:fldCharType="end"/>
      </w:r>
      <w:r>
        <w:rPr>
          <w:lang w:val="en-US"/>
        </w:rPr>
        <w:t>-interfaces. The most used one is the ICP</w:t>
      </w:r>
      <w:r>
        <w:rPr>
          <w:lang w:val="en-US"/>
        </w:rPr>
        <w:fldChar w:fldCharType="begin"/>
      </w:r>
      <w:r>
        <w:rPr>
          <w:lang w:val="en-US"/>
        </w:rPr>
        <w:instrText xml:space="preserve"> XE "</w:instrText>
      </w:r>
      <w:r w:rsidRPr="00CA46A0">
        <w:rPr>
          <w:lang w:val="en-US"/>
        </w:rPr>
        <w:instrText>ICP"</w:instrText>
      </w:r>
      <w:r>
        <w:rPr>
          <w:lang w:val="en-US"/>
        </w:rPr>
        <w:instrText xml:space="preserve"> </w:instrText>
      </w:r>
      <w:r>
        <w:rPr>
          <w:lang w:val="en-US"/>
        </w:rPr>
        <w:fldChar w:fldCharType="end"/>
      </w:r>
      <w:r>
        <w:rPr>
          <w:lang w:val="en-US"/>
        </w:rPr>
        <w:t>. If you come across an older version, you can choose it here. (</w:t>
      </w:r>
      <w:proofErr w:type="gramStart"/>
      <w:r>
        <w:rPr>
          <w:lang w:val="en-US"/>
        </w:rPr>
        <w:t>see</w:t>
      </w:r>
      <w:proofErr w:type="gramEnd"/>
      <w:r>
        <w:t xml:space="preserve"> </w:t>
      </w:r>
      <w:r>
        <w:fldChar w:fldCharType="begin"/>
      </w:r>
      <w:r>
        <w:instrText xml:space="preserve"> REF _Ref330820689 \h </w:instrText>
      </w:r>
      <w:r>
        <w:fldChar w:fldCharType="separate"/>
      </w:r>
      <w:r w:rsidR="00013DAE" w:rsidRPr="00D92197">
        <w:t xml:space="preserve">Figure </w:t>
      </w:r>
      <w:r w:rsidR="00013DAE">
        <w:rPr>
          <w:noProof/>
        </w:rPr>
        <w:t>14</w:t>
      </w:r>
      <w:r w:rsidR="00013DAE">
        <w:noBreakHyphen/>
      </w:r>
      <w:r w:rsidR="00013DAE">
        <w:rPr>
          <w:noProof/>
        </w:rPr>
        <w:t>10</w:t>
      </w:r>
      <w:r>
        <w:fldChar w:fldCharType="end"/>
      </w:r>
      <w:r>
        <w:rPr>
          <w:lang w:val="en-US"/>
        </w:rPr>
        <w:t>).</w:t>
      </w:r>
    </w:p>
    <w:p w:rsidR="002B006D" w:rsidRDefault="002B006D" w:rsidP="002B006D">
      <w:pPr>
        <w:pStyle w:val="Caption"/>
        <w:rPr>
          <w:b w:val="0"/>
          <w:lang w:val="en-US" w:eastAsia="nl-NL"/>
        </w:rPr>
      </w:pPr>
      <w:r>
        <w:rPr>
          <w:b w:val="0"/>
          <w:noProof/>
          <w:lang w:val="nl-NL" w:eastAsia="nl-NL"/>
        </w:rPr>
        <w:drawing>
          <wp:inline distT="0" distB="0" distL="0" distR="0" wp14:anchorId="73F3B077" wp14:editId="66C5CA00">
            <wp:extent cx="5934075" cy="3105150"/>
            <wp:effectExtent l="19050" t="0" r="9525"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5934075" cy="3105150"/>
                    </a:xfrm>
                    <a:prstGeom prst="rect">
                      <a:avLst/>
                    </a:prstGeom>
                    <a:noFill/>
                    <a:ln w="9525">
                      <a:noFill/>
                      <a:miter lim="800000"/>
                      <a:headEnd/>
                      <a:tailEnd/>
                    </a:ln>
                  </pic:spPr>
                </pic:pic>
              </a:graphicData>
            </a:graphic>
          </wp:inline>
        </w:drawing>
      </w:r>
    </w:p>
    <w:p w:rsidR="002B006D" w:rsidRPr="00D92197" w:rsidRDefault="002B006D" w:rsidP="002B006D">
      <w:pPr>
        <w:pStyle w:val="Onderschrift"/>
      </w:pPr>
      <w:bookmarkStart w:id="451" w:name="_Ref330820720"/>
      <w:bookmarkStart w:id="452" w:name="_Toc335863839"/>
      <w:bookmarkStart w:id="453" w:name="_Toc379547840"/>
      <w:r w:rsidRPr="00D92197">
        <w:t xml:space="preserve">Figure </w:t>
      </w:r>
      <w:r w:rsidR="0070739A">
        <w:fldChar w:fldCharType="begin"/>
      </w:r>
      <w:r w:rsidR="0070739A">
        <w:instrText xml:space="preserve"> STYLEREF 1 \s </w:instrText>
      </w:r>
      <w:r w:rsidR="0070739A">
        <w:fldChar w:fldCharType="separate"/>
      </w:r>
      <w:r w:rsidR="00013DAE">
        <w:rPr>
          <w:noProof/>
        </w:rPr>
        <w:t>14</w:t>
      </w:r>
      <w:r w:rsidR="0070739A">
        <w:fldChar w:fldCharType="end"/>
      </w:r>
      <w:r w:rsidR="0070739A">
        <w:noBreakHyphen/>
      </w:r>
      <w:r w:rsidR="0070739A">
        <w:fldChar w:fldCharType="begin"/>
      </w:r>
      <w:r w:rsidR="0070739A">
        <w:instrText xml:space="preserve"> SEQ Figure \* ARABIC \s 1 </w:instrText>
      </w:r>
      <w:r w:rsidR="0070739A">
        <w:fldChar w:fldCharType="separate"/>
      </w:r>
      <w:r w:rsidR="00013DAE">
        <w:rPr>
          <w:noProof/>
        </w:rPr>
        <w:t>11</w:t>
      </w:r>
      <w:r w:rsidR="0070739A">
        <w:fldChar w:fldCharType="end"/>
      </w:r>
      <w:bookmarkEnd w:id="451"/>
      <w:r w:rsidRPr="00D92197">
        <w:t xml:space="preserve">: </w:t>
      </w:r>
      <w:r>
        <w:t>Standard</w:t>
      </w:r>
      <w:bookmarkEnd w:id="452"/>
      <w:bookmarkEnd w:id="453"/>
    </w:p>
    <w:p w:rsidR="002B006D" w:rsidRDefault="002B006D" w:rsidP="002B006D">
      <w:pPr>
        <w:rPr>
          <w:lang w:val="en-US"/>
        </w:rPr>
      </w:pPr>
      <w:r>
        <w:rPr>
          <w:lang w:val="en-US"/>
        </w:rPr>
        <w:t>Under Standard you choose the protocol you want to use with the interface (see</w:t>
      </w:r>
      <w:r w:rsidRPr="00CA0364">
        <w:rPr>
          <w:lang w:val="en-US"/>
        </w:rPr>
        <w:t xml:space="preserve"> </w:t>
      </w:r>
      <w:r>
        <w:fldChar w:fldCharType="begin"/>
      </w:r>
      <w:r w:rsidRPr="00CA0364">
        <w:rPr>
          <w:lang w:val="en-US"/>
        </w:rPr>
        <w:instrText xml:space="preserve"> REF _Ref330820720 \h </w:instrText>
      </w:r>
      <w:r>
        <w:fldChar w:fldCharType="separate"/>
      </w:r>
      <w:r w:rsidR="00013DAE" w:rsidRPr="00D92197">
        <w:t xml:space="preserve">Figure </w:t>
      </w:r>
      <w:r w:rsidR="00013DAE">
        <w:rPr>
          <w:noProof/>
        </w:rPr>
        <w:t>14</w:t>
      </w:r>
      <w:r w:rsidR="00013DAE">
        <w:noBreakHyphen/>
      </w:r>
      <w:r w:rsidR="00013DAE">
        <w:rPr>
          <w:noProof/>
        </w:rPr>
        <w:t>11</w:t>
      </w:r>
      <w:r>
        <w:fldChar w:fldCharType="end"/>
      </w:r>
      <w:r>
        <w:rPr>
          <w:lang w:val="en-US"/>
        </w:rPr>
        <w:t>). Most widely used are the NMEA 2000 and the SAE J1939</w:t>
      </w:r>
      <w:r>
        <w:rPr>
          <w:lang w:val="en-US"/>
        </w:rPr>
        <w:fldChar w:fldCharType="begin"/>
      </w:r>
      <w:r>
        <w:rPr>
          <w:lang w:val="en-US"/>
        </w:rPr>
        <w:instrText xml:space="preserve"> XE "</w:instrText>
      </w:r>
      <w:r w:rsidRPr="00CA46A0">
        <w:rPr>
          <w:lang w:val="en-US"/>
        </w:rPr>
        <w:instrText>J1939"</w:instrText>
      </w:r>
      <w:r>
        <w:rPr>
          <w:lang w:val="en-US"/>
        </w:rPr>
        <w:instrText xml:space="preserve"> </w:instrText>
      </w:r>
      <w:r>
        <w:rPr>
          <w:lang w:val="en-US"/>
        </w:rPr>
        <w:fldChar w:fldCharType="end"/>
      </w:r>
      <w:r>
        <w:rPr>
          <w:lang w:val="en-US"/>
        </w:rPr>
        <w:t>. Which to use is depending on your attached protocol.</w:t>
      </w:r>
    </w:p>
    <w:p w:rsidR="002B006D" w:rsidRDefault="002B006D" w:rsidP="002B006D">
      <w:pPr>
        <w:pStyle w:val="Caption"/>
        <w:rPr>
          <w:b w:val="0"/>
          <w:lang w:val="en-US" w:eastAsia="nl-NL"/>
        </w:rPr>
      </w:pPr>
      <w:r>
        <w:rPr>
          <w:b w:val="0"/>
          <w:lang w:val="en-US" w:eastAsia="nl-NL"/>
        </w:rPr>
        <w:t>Under IP</w:t>
      </w:r>
      <w:r>
        <w:rPr>
          <w:b w:val="0"/>
          <w:lang w:val="en-US" w:eastAsia="nl-NL"/>
        </w:rPr>
        <w:fldChar w:fldCharType="begin"/>
      </w:r>
      <w:r>
        <w:rPr>
          <w:b w:val="0"/>
          <w:lang w:val="en-US" w:eastAsia="nl-NL"/>
        </w:rPr>
        <w:instrText xml:space="preserve"> XE "</w:instrText>
      </w:r>
      <w:r>
        <w:instrText>IP"</w:instrText>
      </w:r>
      <w:r>
        <w:rPr>
          <w:b w:val="0"/>
          <w:lang w:val="en-US" w:eastAsia="nl-NL"/>
        </w:rPr>
        <w:instrText xml:space="preserve"> </w:instrText>
      </w:r>
      <w:r>
        <w:rPr>
          <w:b w:val="0"/>
          <w:lang w:val="en-US" w:eastAsia="nl-NL"/>
        </w:rPr>
        <w:fldChar w:fldCharType="end"/>
      </w:r>
      <w:r>
        <w:rPr>
          <w:b w:val="0"/>
          <w:lang w:val="en-US" w:eastAsia="nl-NL"/>
        </w:rPr>
        <w:t xml:space="preserve"> you can select the right IP address that reflects the connected ICP</w:t>
      </w:r>
      <w:r>
        <w:rPr>
          <w:b w:val="0"/>
          <w:lang w:val="en-US" w:eastAsia="nl-NL"/>
        </w:rPr>
        <w:fldChar w:fldCharType="begin"/>
      </w:r>
      <w:r>
        <w:rPr>
          <w:b w:val="0"/>
          <w:lang w:val="en-US" w:eastAsia="nl-NL"/>
        </w:rPr>
        <w:instrText xml:space="preserve"> XE "</w:instrText>
      </w:r>
      <w:r>
        <w:instrText>ICP"</w:instrText>
      </w:r>
      <w:r>
        <w:rPr>
          <w:b w:val="0"/>
          <w:lang w:val="en-US" w:eastAsia="nl-NL"/>
        </w:rPr>
        <w:instrText xml:space="preserve"> </w:instrText>
      </w:r>
      <w:r>
        <w:rPr>
          <w:b w:val="0"/>
          <w:lang w:val="en-US" w:eastAsia="nl-NL"/>
        </w:rPr>
        <w:fldChar w:fldCharType="end"/>
      </w:r>
      <w:r>
        <w:rPr>
          <w:b w:val="0"/>
          <w:lang w:val="en-US" w:eastAsia="nl-NL"/>
        </w:rPr>
        <w:t xml:space="preserve"> for example. You can best leave it as it is by default (which will become the 172.16.1.x range). For </w:t>
      </w:r>
      <w:r>
        <w:rPr>
          <w:b w:val="0"/>
          <w:lang w:val="en-US" w:eastAsia="nl-NL"/>
        </w:rPr>
        <w:lastRenderedPageBreak/>
        <w:t>information on how to set the right IP-address in the ICP, please refer to the ICP installation manual.</w:t>
      </w:r>
    </w:p>
    <w:p w:rsidR="002B006D" w:rsidRDefault="002B006D" w:rsidP="002B006D">
      <w:pPr>
        <w:rPr>
          <w:lang w:val="en-US"/>
        </w:rPr>
      </w:pPr>
      <w:r>
        <w:rPr>
          <w:lang w:val="en-US"/>
        </w:rPr>
        <w:t xml:space="preserve">The group you choose reflects under which group the information will be stored in </w:t>
      </w:r>
      <w:proofErr w:type="spellStart"/>
      <w:r>
        <w:rPr>
          <w:lang w:val="en-US"/>
        </w:rPr>
        <w:t>NavVision</w:t>
      </w:r>
      <w:proofErr w:type="spellEnd"/>
      <w:r>
        <w:rPr>
          <w:lang w:val="en-US"/>
        </w:rPr>
        <w:t>. If you, for example, want the information from the interface to show up under Engine Port, you select that under Group (see</w:t>
      </w:r>
      <w:r w:rsidRPr="00CA0364">
        <w:rPr>
          <w:lang w:val="en-US"/>
        </w:rPr>
        <w:t xml:space="preserve"> </w:t>
      </w:r>
      <w:r>
        <w:fldChar w:fldCharType="begin"/>
      </w:r>
      <w:r w:rsidRPr="00CA0364">
        <w:rPr>
          <w:lang w:val="en-US"/>
        </w:rPr>
        <w:instrText xml:space="preserve"> REF _Ref330820720 \h </w:instrText>
      </w:r>
      <w:r>
        <w:fldChar w:fldCharType="separate"/>
      </w:r>
      <w:r w:rsidR="00013DAE" w:rsidRPr="00D92197">
        <w:t xml:space="preserve">Figure </w:t>
      </w:r>
      <w:r w:rsidR="00013DAE">
        <w:rPr>
          <w:noProof/>
        </w:rPr>
        <w:t>14</w:t>
      </w:r>
      <w:r w:rsidR="00013DAE">
        <w:noBreakHyphen/>
      </w:r>
      <w:r w:rsidR="00013DAE">
        <w:rPr>
          <w:noProof/>
        </w:rPr>
        <w:t>11</w:t>
      </w:r>
      <w:r>
        <w:fldChar w:fldCharType="end"/>
      </w:r>
      <w:r>
        <w:rPr>
          <w:lang w:val="en-US"/>
        </w:rPr>
        <w:t>).</w:t>
      </w:r>
    </w:p>
    <w:p w:rsidR="002B006D" w:rsidRDefault="002B006D" w:rsidP="002B006D">
      <w:pPr>
        <w:pStyle w:val="Caption"/>
        <w:rPr>
          <w:b w:val="0"/>
          <w:lang w:val="en-US" w:eastAsia="nl-NL"/>
        </w:rPr>
      </w:pPr>
      <w:r>
        <w:rPr>
          <w:b w:val="0"/>
          <w:lang w:val="en-US" w:eastAsia="nl-NL"/>
        </w:rPr>
        <w:t>After each change you need to hit “Accept and restart communication” to save it to the system.</w:t>
      </w:r>
    </w:p>
    <w:p w:rsidR="002B006D" w:rsidRDefault="002B006D" w:rsidP="002B006D">
      <w:pPr>
        <w:pStyle w:val="Heading3"/>
        <w:rPr>
          <w:lang w:eastAsia="nl-NL"/>
        </w:rPr>
      </w:pPr>
      <w:bookmarkStart w:id="454" w:name="_Toc335863642"/>
      <w:bookmarkStart w:id="455" w:name="_Toc379547816"/>
      <w:r>
        <w:rPr>
          <w:lang w:eastAsia="nl-NL"/>
        </w:rPr>
        <w:t>Type (</w:t>
      </w:r>
      <w:proofErr w:type="spellStart"/>
      <w:r>
        <w:rPr>
          <w:lang w:eastAsia="nl-NL"/>
        </w:rPr>
        <w:t>ICPdas</w:t>
      </w:r>
      <w:proofErr w:type="spellEnd"/>
      <w:r>
        <w:rPr>
          <w:lang w:eastAsia="nl-NL"/>
        </w:rPr>
        <w:t xml:space="preserve"> i7540D)</w:t>
      </w:r>
      <w:bookmarkEnd w:id="454"/>
      <w:bookmarkEnd w:id="455"/>
    </w:p>
    <w:p w:rsidR="002B006D" w:rsidRPr="00CA0364" w:rsidRDefault="002B006D" w:rsidP="002B006D">
      <w:pPr>
        <w:rPr>
          <w:lang w:val="en-US"/>
        </w:rPr>
      </w:pPr>
      <w:r>
        <w:rPr>
          <w:lang w:val="en-US"/>
        </w:rPr>
        <w:t xml:space="preserve">The </w:t>
      </w:r>
      <w:proofErr w:type="spellStart"/>
      <w:r>
        <w:rPr>
          <w:lang w:val="en-US"/>
        </w:rPr>
        <w:t>ICPdas</w:t>
      </w:r>
      <w:proofErr w:type="spellEnd"/>
      <w:r>
        <w:rPr>
          <w:lang w:val="en-US"/>
        </w:rPr>
        <w:t xml:space="preserve"> is found under “Type” “</w:t>
      </w:r>
      <w:proofErr w:type="spellStart"/>
      <w:r>
        <w:rPr>
          <w:lang w:val="en-US"/>
        </w:rPr>
        <w:t>ICPdas</w:t>
      </w:r>
      <w:proofErr w:type="spellEnd"/>
      <w:r>
        <w:rPr>
          <w:lang w:val="en-US"/>
        </w:rPr>
        <w:t xml:space="preserve"> i7540D” (see </w:t>
      </w:r>
      <w:r>
        <w:rPr>
          <w:lang w:val="en-US"/>
        </w:rPr>
        <w:fldChar w:fldCharType="begin"/>
      </w:r>
      <w:r>
        <w:rPr>
          <w:lang w:val="en-US"/>
        </w:rPr>
        <w:instrText xml:space="preserve"> REF _Ref330820598 \h </w:instrText>
      </w:r>
      <w:r>
        <w:rPr>
          <w:lang w:val="en-US"/>
        </w:rPr>
      </w:r>
      <w:r>
        <w:rPr>
          <w:lang w:val="en-US"/>
        </w:rPr>
        <w:fldChar w:fldCharType="separate"/>
      </w:r>
      <w:r w:rsidR="00013DAE" w:rsidRPr="00D92197">
        <w:t xml:space="preserve">Figure </w:t>
      </w:r>
      <w:r w:rsidR="00013DAE">
        <w:rPr>
          <w:noProof/>
        </w:rPr>
        <w:t>14</w:t>
      </w:r>
      <w:r w:rsidR="00013DAE">
        <w:noBreakHyphen/>
      </w:r>
      <w:r w:rsidR="00013DAE">
        <w:rPr>
          <w:noProof/>
        </w:rPr>
        <w:t>12</w:t>
      </w:r>
      <w:r>
        <w:rPr>
          <w:lang w:val="en-US"/>
        </w:rPr>
        <w:fldChar w:fldCharType="end"/>
      </w:r>
      <w:r>
        <w:rPr>
          <w:lang w:val="en-US"/>
        </w:rPr>
        <w:t xml:space="preserve">). </w:t>
      </w:r>
      <w:r>
        <w:rPr>
          <w:lang w:val="en-US"/>
        </w:rPr>
        <w:br/>
        <w:t>Fill in the IP</w:t>
      </w:r>
      <w:r>
        <w:rPr>
          <w:lang w:val="en-US"/>
        </w:rPr>
        <w:fldChar w:fldCharType="begin"/>
      </w:r>
      <w:r>
        <w:rPr>
          <w:lang w:val="en-US"/>
        </w:rPr>
        <w:instrText xml:space="preserve"> XE "</w:instrText>
      </w:r>
      <w:r w:rsidRPr="00CA46A0">
        <w:rPr>
          <w:lang w:val="en-US"/>
        </w:rPr>
        <w:instrText>IP"</w:instrText>
      </w:r>
      <w:r>
        <w:rPr>
          <w:lang w:val="en-US"/>
        </w:rPr>
        <w:instrText xml:space="preserve"> </w:instrText>
      </w:r>
      <w:r>
        <w:rPr>
          <w:lang w:val="en-US"/>
        </w:rPr>
        <w:fldChar w:fldCharType="end"/>
      </w:r>
      <w:r>
        <w:rPr>
          <w:lang w:val="en-US"/>
        </w:rPr>
        <w:t xml:space="preserve"> address of the </w:t>
      </w:r>
      <w:proofErr w:type="spellStart"/>
      <w:r>
        <w:rPr>
          <w:lang w:val="en-US"/>
        </w:rPr>
        <w:t>ICPdas</w:t>
      </w:r>
      <w:proofErr w:type="spellEnd"/>
      <w:r>
        <w:rPr>
          <w:lang w:val="en-US"/>
        </w:rPr>
        <w:t xml:space="preserve"> server under “IP Address” (same range as the PC i.e. 172.168.x.x, for ICP</w:t>
      </w:r>
      <w:r>
        <w:rPr>
          <w:lang w:val="en-US"/>
        </w:rPr>
        <w:fldChar w:fldCharType="begin"/>
      </w:r>
      <w:r>
        <w:rPr>
          <w:lang w:val="en-US"/>
        </w:rPr>
        <w:instrText xml:space="preserve"> XE "</w:instrText>
      </w:r>
      <w:r w:rsidRPr="00CA46A0">
        <w:rPr>
          <w:lang w:val="en-US"/>
        </w:rPr>
        <w:instrText>ICP"</w:instrText>
      </w:r>
      <w:r>
        <w:rPr>
          <w:lang w:val="en-US"/>
        </w:rPr>
        <w:instrText xml:space="preserve"> </w:instrText>
      </w:r>
      <w:r>
        <w:rPr>
          <w:lang w:val="en-US"/>
        </w:rPr>
        <w:fldChar w:fldCharType="end"/>
      </w:r>
      <w:r>
        <w:rPr>
          <w:lang w:val="en-US"/>
        </w:rPr>
        <w:t xml:space="preserve"> the last digits are in the 30 range). The very first connected ICP</w:t>
      </w:r>
      <w:r>
        <w:rPr>
          <w:lang w:val="en-US"/>
        </w:rPr>
        <w:fldChar w:fldCharType="begin"/>
      </w:r>
      <w:r>
        <w:rPr>
          <w:lang w:val="en-US"/>
        </w:rPr>
        <w:instrText xml:space="preserve"> XE "</w:instrText>
      </w:r>
      <w:r w:rsidRPr="00CA46A0">
        <w:rPr>
          <w:lang w:val="en-US"/>
        </w:rPr>
        <w:instrText>ICP"</w:instrText>
      </w:r>
      <w:r>
        <w:rPr>
          <w:lang w:val="en-US"/>
        </w:rPr>
        <w:instrText xml:space="preserve"> </w:instrText>
      </w:r>
      <w:r>
        <w:rPr>
          <w:lang w:val="en-US"/>
        </w:rPr>
        <w:fldChar w:fldCharType="end"/>
      </w:r>
      <w:r>
        <w:rPr>
          <w:lang w:val="en-US"/>
        </w:rPr>
        <w:t xml:space="preserve"> is set to IP</w:t>
      </w:r>
      <w:r>
        <w:rPr>
          <w:lang w:val="en-US"/>
        </w:rPr>
        <w:fldChar w:fldCharType="begin"/>
      </w:r>
      <w:r>
        <w:rPr>
          <w:lang w:val="en-US"/>
        </w:rPr>
        <w:instrText xml:space="preserve"> XE "</w:instrText>
      </w:r>
      <w:r w:rsidRPr="00CA46A0">
        <w:rPr>
          <w:lang w:val="en-US"/>
        </w:rPr>
        <w:instrText>IP"</w:instrText>
      </w:r>
      <w:r>
        <w:rPr>
          <w:lang w:val="en-US"/>
        </w:rPr>
        <w:instrText xml:space="preserve"> </w:instrText>
      </w:r>
      <w:r>
        <w:rPr>
          <w:lang w:val="en-US"/>
        </w:rPr>
        <w:fldChar w:fldCharType="end"/>
      </w:r>
      <w:r>
        <w:rPr>
          <w:lang w:val="en-US"/>
        </w:rPr>
        <w:t xml:space="preserve"> address 172.16.1.31 and the next available to 172.16.1.32 etc.</w:t>
      </w:r>
    </w:p>
    <w:p w:rsidR="002B006D" w:rsidRPr="00CA0364" w:rsidRDefault="002B006D" w:rsidP="002B006D">
      <w:pPr>
        <w:keepNext/>
        <w:rPr>
          <w:noProof/>
          <w:lang w:val="en-US"/>
        </w:rPr>
      </w:pPr>
    </w:p>
    <w:p w:rsidR="002B006D" w:rsidRPr="00E76B6F" w:rsidRDefault="002B006D" w:rsidP="002B006D">
      <w:pPr>
        <w:keepNext/>
        <w:rPr>
          <w:rFonts w:cs="Arial"/>
          <w:b/>
          <w:sz w:val="18"/>
          <w:lang w:val="en-US"/>
        </w:rPr>
      </w:pPr>
      <w:r>
        <w:rPr>
          <w:noProof/>
          <w:lang w:val="nl-NL" w:eastAsia="nl-NL"/>
        </w:rPr>
        <w:drawing>
          <wp:inline distT="0" distB="0" distL="0" distR="0" wp14:anchorId="0E9005AA" wp14:editId="4635F6E4">
            <wp:extent cx="5934075" cy="3895725"/>
            <wp:effectExtent l="19050" t="0" r="9525" b="0"/>
            <wp:docPr id="23" name="Afbeelding 23" descr="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ݻ°"/>
                    <pic:cNvPicPr>
                      <a:picLocks noChangeAspect="1" noChangeArrowheads="1"/>
                    </pic:cNvPicPr>
                  </pic:nvPicPr>
                  <pic:blipFill>
                    <a:blip r:embed="rId29" cstate="print"/>
                    <a:srcRect/>
                    <a:stretch>
                      <a:fillRect/>
                    </a:stretch>
                  </pic:blipFill>
                  <pic:spPr bwMode="auto">
                    <a:xfrm>
                      <a:off x="0" y="0"/>
                      <a:ext cx="5934075" cy="3895725"/>
                    </a:xfrm>
                    <a:prstGeom prst="rect">
                      <a:avLst/>
                    </a:prstGeom>
                    <a:noFill/>
                    <a:ln w="9525">
                      <a:noFill/>
                      <a:miter lim="800000"/>
                      <a:headEnd/>
                      <a:tailEnd/>
                    </a:ln>
                  </pic:spPr>
                </pic:pic>
              </a:graphicData>
            </a:graphic>
          </wp:inline>
        </w:drawing>
      </w:r>
    </w:p>
    <w:p w:rsidR="002B006D" w:rsidRPr="00D92197" w:rsidRDefault="002B006D" w:rsidP="002B006D">
      <w:pPr>
        <w:pStyle w:val="Onderschrift"/>
      </w:pPr>
      <w:bookmarkStart w:id="456" w:name="_Ref330820598"/>
      <w:bookmarkStart w:id="457" w:name="_Toc335863837"/>
      <w:bookmarkStart w:id="458" w:name="_Toc379547841"/>
      <w:r w:rsidRPr="00D92197">
        <w:t xml:space="preserve">Figure </w:t>
      </w:r>
      <w:r w:rsidR="0070739A">
        <w:fldChar w:fldCharType="begin"/>
      </w:r>
      <w:r w:rsidR="0070739A">
        <w:instrText xml:space="preserve"> STYLEREF 1 \s </w:instrText>
      </w:r>
      <w:r w:rsidR="0070739A">
        <w:fldChar w:fldCharType="separate"/>
      </w:r>
      <w:r w:rsidR="00013DAE">
        <w:rPr>
          <w:noProof/>
        </w:rPr>
        <w:t>14</w:t>
      </w:r>
      <w:r w:rsidR="0070739A">
        <w:fldChar w:fldCharType="end"/>
      </w:r>
      <w:r w:rsidR="0070739A">
        <w:noBreakHyphen/>
      </w:r>
      <w:r w:rsidR="0070739A">
        <w:fldChar w:fldCharType="begin"/>
      </w:r>
      <w:r w:rsidR="0070739A">
        <w:instrText xml:space="preserve"> SEQ Figure \* ARABIC \s 1 </w:instrText>
      </w:r>
      <w:r w:rsidR="0070739A">
        <w:fldChar w:fldCharType="separate"/>
      </w:r>
      <w:r w:rsidR="00013DAE">
        <w:rPr>
          <w:noProof/>
        </w:rPr>
        <w:t>12</w:t>
      </w:r>
      <w:r w:rsidR="0070739A">
        <w:fldChar w:fldCharType="end"/>
      </w:r>
      <w:bookmarkEnd w:id="456"/>
      <w:r w:rsidRPr="00D92197">
        <w:t>: Type (</w:t>
      </w:r>
      <w:proofErr w:type="spellStart"/>
      <w:r w:rsidRPr="00D92197">
        <w:t>ICPdas</w:t>
      </w:r>
      <w:proofErr w:type="spellEnd"/>
      <w:r w:rsidRPr="00D92197">
        <w:t xml:space="preserve"> i7540D)</w:t>
      </w:r>
      <w:bookmarkEnd w:id="457"/>
      <w:bookmarkEnd w:id="458"/>
    </w:p>
    <w:p w:rsidR="002B006D" w:rsidRPr="00E76B6F" w:rsidRDefault="002B006D" w:rsidP="002B006D">
      <w:pPr>
        <w:rPr>
          <w:lang w:val="en-US"/>
        </w:rPr>
      </w:pPr>
      <w:r w:rsidRPr="00E76B6F">
        <w:rPr>
          <w:lang w:val="en-US"/>
        </w:rPr>
        <w:t>Verify the LAN1 and LAN2 settings (if available) and select the appropriate protocol (see</w:t>
      </w:r>
      <w:r>
        <w:rPr>
          <w:lang w:val="en-US"/>
        </w:rPr>
        <w:t xml:space="preserve"> chapter 4.9.2.1 Hardware installation and commissioning manual</w:t>
      </w:r>
      <w:r w:rsidRPr="00E76B6F">
        <w:rPr>
          <w:lang w:val="en-US"/>
        </w:rPr>
        <w:t>).</w:t>
      </w:r>
    </w:p>
    <w:p w:rsidR="002B006D" w:rsidRDefault="002B006D" w:rsidP="002B006D">
      <w:pPr>
        <w:rPr>
          <w:lang w:val="en-US"/>
        </w:rPr>
      </w:pPr>
      <w:r w:rsidRPr="00E76B6F">
        <w:rPr>
          <w:lang w:val="en-US"/>
        </w:rPr>
        <w:t xml:space="preserve">To confirm the settings, click “Accept and restart communication” and verify if the serial data is working within </w:t>
      </w:r>
      <w:r>
        <w:rPr>
          <w:lang w:val="en-US"/>
        </w:rPr>
        <w:t xml:space="preserve">FT </w:t>
      </w:r>
      <w:proofErr w:type="spellStart"/>
      <w:r>
        <w:rPr>
          <w:lang w:val="en-US"/>
        </w:rPr>
        <w:t>NavVision</w:t>
      </w:r>
      <w:proofErr w:type="spellEnd"/>
      <w:r w:rsidRPr="00E76B6F">
        <w:rPr>
          <w:lang w:val="en-US"/>
        </w:rPr>
        <w:t>®.</w:t>
      </w:r>
    </w:p>
    <w:p w:rsidR="001865E5" w:rsidRDefault="001865E5" w:rsidP="002B006D">
      <w:pPr>
        <w:rPr>
          <w:lang w:val="en-US"/>
        </w:rPr>
      </w:pPr>
    </w:p>
    <w:p w:rsidR="00332F1D" w:rsidRDefault="00332F1D" w:rsidP="00C07B33">
      <w:pPr>
        <w:pStyle w:val="Heading2"/>
      </w:pPr>
      <w:bookmarkStart w:id="459" w:name="_Ref262725580"/>
      <w:bookmarkStart w:id="460" w:name="_Ref262725581"/>
      <w:bookmarkStart w:id="461" w:name="_Ref262726705"/>
      <w:bookmarkStart w:id="462" w:name="_Ref262729423"/>
      <w:bookmarkStart w:id="463" w:name="_Ref333581077"/>
      <w:bookmarkStart w:id="464" w:name="_Ref333581173"/>
      <w:bookmarkStart w:id="465" w:name="_Ref333581187"/>
      <w:bookmarkStart w:id="466" w:name="_Ref333581356"/>
      <w:bookmarkStart w:id="467" w:name="_Ref333581370"/>
      <w:bookmarkStart w:id="468" w:name="_Ref333581576"/>
      <w:bookmarkStart w:id="469" w:name="_Toc335863637"/>
      <w:bookmarkStart w:id="470" w:name="_Toc379547817"/>
      <w:r>
        <w:t xml:space="preserve">COM port </w:t>
      </w:r>
      <w:bookmarkEnd w:id="459"/>
      <w:bookmarkEnd w:id="460"/>
      <w:bookmarkEnd w:id="461"/>
      <w:bookmarkEnd w:id="462"/>
      <w:r>
        <w:t>assignment</w:t>
      </w:r>
      <w:bookmarkEnd w:id="463"/>
      <w:bookmarkEnd w:id="464"/>
      <w:bookmarkEnd w:id="465"/>
      <w:bookmarkEnd w:id="466"/>
      <w:bookmarkEnd w:id="467"/>
      <w:bookmarkEnd w:id="468"/>
      <w:bookmarkEnd w:id="469"/>
      <w:bookmarkEnd w:id="470"/>
    </w:p>
    <w:p w:rsidR="00332F1D" w:rsidRDefault="00332F1D" w:rsidP="00332F1D">
      <w:pPr>
        <w:rPr>
          <w:lang w:val="en-US"/>
        </w:rPr>
      </w:pPr>
    </w:p>
    <w:p w:rsidR="00332F1D" w:rsidRDefault="00332F1D" w:rsidP="00332F1D">
      <w:pPr>
        <w:rPr>
          <w:i/>
          <w:noProof/>
          <w:lang w:val="en-US"/>
        </w:rPr>
      </w:pPr>
      <w:r w:rsidRPr="00ED4BCB">
        <w:rPr>
          <w:i/>
          <w:noProof/>
          <w:lang w:val="en-US"/>
        </w:rPr>
        <w:t>NOTE</w:t>
      </w:r>
      <w:r>
        <w:rPr>
          <w:i/>
          <w:noProof/>
          <w:lang w:val="en-US"/>
        </w:rPr>
        <w:t>:</w:t>
      </w:r>
    </w:p>
    <w:p w:rsidR="00332F1D" w:rsidRPr="00ED4BCB" w:rsidRDefault="00332F1D" w:rsidP="00332F1D">
      <w:pPr>
        <w:rPr>
          <w:i/>
          <w:noProof/>
          <w:lang w:val="en-US"/>
        </w:rPr>
      </w:pPr>
      <w:r>
        <w:rPr>
          <w:i/>
          <w:noProof/>
          <w:lang w:val="en-US"/>
        </w:rPr>
        <w:t>U</w:t>
      </w:r>
      <w:r w:rsidRPr="00ED4BCB">
        <w:rPr>
          <w:i/>
          <w:noProof/>
          <w:lang w:val="en-US"/>
        </w:rPr>
        <w:t xml:space="preserve">se the right </w:t>
      </w:r>
      <w:r>
        <w:rPr>
          <w:i/>
          <w:noProof/>
          <w:lang w:val="en-US"/>
        </w:rPr>
        <w:t>device interface (</w:t>
      </w:r>
      <w:r w:rsidRPr="00ED4BCB">
        <w:rPr>
          <w:i/>
          <w:noProof/>
          <w:lang w:val="en-US"/>
        </w:rPr>
        <w:t>protocol</w:t>
      </w:r>
      <w:r>
        <w:rPr>
          <w:i/>
          <w:noProof/>
          <w:lang w:val="en-US"/>
        </w:rPr>
        <w:t xml:space="preserve">) and verify the </w:t>
      </w:r>
      <w:r w:rsidRPr="00ED4BCB">
        <w:rPr>
          <w:i/>
          <w:noProof/>
          <w:lang w:val="en-US"/>
        </w:rPr>
        <w:t>baudrate etc.</w:t>
      </w:r>
    </w:p>
    <w:p w:rsidR="00332F1D" w:rsidRPr="00536886" w:rsidRDefault="00332F1D" w:rsidP="00332F1D">
      <w:pPr>
        <w:rPr>
          <w:lang w:val="en-US"/>
        </w:rPr>
      </w:pPr>
    </w:p>
    <w:p w:rsidR="00332F1D" w:rsidRDefault="00332F1D" w:rsidP="00332F1D">
      <w:pPr>
        <w:rPr>
          <w:noProof/>
          <w:lang w:val="en-US"/>
        </w:rPr>
      </w:pPr>
      <w:r>
        <w:rPr>
          <w:lang w:val="en-US"/>
        </w:rPr>
        <w:t xml:space="preserve">Check the respective wiring schematics to determine the COM port arrangement and assignment. Tick off the relevant COM port (1, 2, 3, etc.) and select the required device interface (protocol) by means of the drop-down menu (see </w:t>
      </w:r>
      <w:r>
        <w:rPr>
          <w:lang w:val="en-US"/>
        </w:rPr>
        <w:fldChar w:fldCharType="begin"/>
      </w:r>
      <w:r>
        <w:rPr>
          <w:lang w:val="en-US"/>
        </w:rPr>
        <w:instrText xml:space="preserve"> REF _Ref261421099 \h </w:instrText>
      </w:r>
      <w:r>
        <w:rPr>
          <w:lang w:val="en-US"/>
        </w:rPr>
      </w:r>
      <w:r>
        <w:rPr>
          <w:lang w:val="en-US"/>
        </w:rPr>
        <w:fldChar w:fldCharType="separate"/>
      </w:r>
      <w:r w:rsidR="00013DAE" w:rsidRPr="00D92197">
        <w:t xml:space="preserve">Figure </w:t>
      </w:r>
      <w:r w:rsidR="00013DAE">
        <w:rPr>
          <w:noProof/>
        </w:rPr>
        <w:t>14</w:t>
      </w:r>
      <w:r w:rsidR="00013DAE">
        <w:noBreakHyphen/>
      </w:r>
      <w:r w:rsidR="00013DAE">
        <w:rPr>
          <w:noProof/>
        </w:rPr>
        <w:t>13</w:t>
      </w:r>
      <w:r>
        <w:rPr>
          <w:lang w:val="en-US"/>
        </w:rPr>
        <w:fldChar w:fldCharType="end"/>
      </w:r>
      <w:r>
        <w:rPr>
          <w:lang w:val="en-US"/>
        </w:rPr>
        <w:t xml:space="preserve">). </w:t>
      </w:r>
    </w:p>
    <w:p w:rsidR="00332F1D" w:rsidRDefault="00332F1D" w:rsidP="00332F1D">
      <w:pPr>
        <w:rPr>
          <w:noProof/>
          <w:lang w:val="en-US"/>
        </w:rPr>
      </w:pPr>
    </w:p>
    <w:p w:rsidR="00332F1D" w:rsidRDefault="00332F1D" w:rsidP="00332F1D">
      <w:pPr>
        <w:keepNext/>
      </w:pPr>
      <w:r>
        <w:rPr>
          <w:noProof/>
          <w:lang w:val="nl-NL" w:eastAsia="nl-NL"/>
        </w:rPr>
        <w:drawing>
          <wp:inline distT="0" distB="0" distL="0" distR="0" wp14:anchorId="0F172E95" wp14:editId="0762CC85">
            <wp:extent cx="5934075" cy="3124200"/>
            <wp:effectExtent l="19050" t="0" r="9525"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5934075" cy="3124200"/>
                    </a:xfrm>
                    <a:prstGeom prst="rect">
                      <a:avLst/>
                    </a:prstGeom>
                    <a:noFill/>
                    <a:ln w="9525">
                      <a:noFill/>
                      <a:miter lim="800000"/>
                      <a:headEnd/>
                      <a:tailEnd/>
                    </a:ln>
                  </pic:spPr>
                </pic:pic>
              </a:graphicData>
            </a:graphic>
          </wp:inline>
        </w:drawing>
      </w:r>
    </w:p>
    <w:p w:rsidR="00332F1D" w:rsidRPr="00D92197" w:rsidRDefault="00332F1D" w:rsidP="00332F1D">
      <w:pPr>
        <w:pStyle w:val="Onderschrift"/>
      </w:pPr>
      <w:bookmarkStart w:id="471" w:name="_Ref261421099"/>
      <w:bookmarkStart w:id="472" w:name="_Ref262720752"/>
      <w:bookmarkStart w:id="473" w:name="_Toc335863830"/>
      <w:bookmarkStart w:id="474" w:name="_Toc379547842"/>
      <w:r w:rsidRPr="00D92197">
        <w:t xml:space="preserve">Figure </w:t>
      </w:r>
      <w:r w:rsidR="0070739A">
        <w:fldChar w:fldCharType="begin"/>
      </w:r>
      <w:r w:rsidR="0070739A">
        <w:instrText xml:space="preserve"> STYLEREF 1 \s </w:instrText>
      </w:r>
      <w:r w:rsidR="0070739A">
        <w:fldChar w:fldCharType="separate"/>
      </w:r>
      <w:r w:rsidR="00013DAE">
        <w:rPr>
          <w:noProof/>
        </w:rPr>
        <w:t>14</w:t>
      </w:r>
      <w:r w:rsidR="0070739A">
        <w:fldChar w:fldCharType="end"/>
      </w:r>
      <w:r w:rsidR="0070739A">
        <w:noBreakHyphen/>
      </w:r>
      <w:r w:rsidR="0070739A">
        <w:fldChar w:fldCharType="begin"/>
      </w:r>
      <w:r w:rsidR="0070739A">
        <w:instrText xml:space="preserve"> SEQ Figure \* ARABIC \s 1 </w:instrText>
      </w:r>
      <w:r w:rsidR="0070739A">
        <w:fldChar w:fldCharType="separate"/>
      </w:r>
      <w:r w:rsidR="00013DAE">
        <w:rPr>
          <w:noProof/>
        </w:rPr>
        <w:t>13</w:t>
      </w:r>
      <w:r w:rsidR="0070739A">
        <w:fldChar w:fldCharType="end"/>
      </w:r>
      <w:bookmarkEnd w:id="471"/>
      <w:r w:rsidRPr="00D92197">
        <w:t>: Drop-down menu</w:t>
      </w:r>
      <w:bookmarkEnd w:id="472"/>
      <w:r w:rsidRPr="00D92197">
        <w:t xml:space="preserve"> (device interfaces)</w:t>
      </w:r>
      <w:bookmarkEnd w:id="473"/>
      <w:bookmarkEnd w:id="474"/>
    </w:p>
    <w:p w:rsidR="00332F1D" w:rsidRDefault="00332F1D" w:rsidP="00332F1D">
      <w:pPr>
        <w:rPr>
          <w:noProof/>
          <w:lang w:val="en-US"/>
        </w:rPr>
      </w:pPr>
      <w:r>
        <w:rPr>
          <w:noProof/>
          <w:lang w:val="en-US"/>
        </w:rPr>
        <w:t xml:space="preserve">At completion, confirm the settings by clicking “Accept and restart communication” (see </w:t>
      </w:r>
      <w:r>
        <w:rPr>
          <w:noProof/>
          <w:lang w:val="en-US"/>
        </w:rPr>
        <w:fldChar w:fldCharType="begin"/>
      </w:r>
      <w:r>
        <w:rPr>
          <w:noProof/>
          <w:lang w:val="en-US"/>
        </w:rPr>
        <w:instrText xml:space="preserve"> REF _Ref261421099 \h </w:instrText>
      </w:r>
      <w:r>
        <w:rPr>
          <w:noProof/>
          <w:lang w:val="en-US"/>
        </w:rPr>
      </w:r>
      <w:r>
        <w:rPr>
          <w:noProof/>
          <w:lang w:val="en-US"/>
        </w:rPr>
        <w:fldChar w:fldCharType="separate"/>
      </w:r>
      <w:r w:rsidR="00013DAE" w:rsidRPr="00D92197">
        <w:t xml:space="preserve">Figure </w:t>
      </w:r>
      <w:r w:rsidR="00013DAE">
        <w:rPr>
          <w:noProof/>
        </w:rPr>
        <w:t>14</w:t>
      </w:r>
      <w:r w:rsidR="00013DAE">
        <w:noBreakHyphen/>
      </w:r>
      <w:r w:rsidR="00013DAE">
        <w:rPr>
          <w:noProof/>
        </w:rPr>
        <w:t>13</w:t>
      </w:r>
      <w:r>
        <w:rPr>
          <w:noProof/>
          <w:lang w:val="en-US"/>
        </w:rPr>
        <w:fldChar w:fldCharType="end"/>
      </w:r>
      <w:r>
        <w:rPr>
          <w:noProof/>
          <w:lang w:val="en-US"/>
        </w:rPr>
        <w:t>).</w:t>
      </w:r>
    </w:p>
    <w:p w:rsidR="00332F1D" w:rsidRDefault="00332F1D" w:rsidP="00332F1D">
      <w:pPr>
        <w:rPr>
          <w:noProof/>
          <w:lang w:val="en-US"/>
        </w:rPr>
      </w:pPr>
    </w:p>
    <w:p w:rsidR="00332F1D" w:rsidRDefault="00332F1D" w:rsidP="00332F1D">
      <w:pPr>
        <w:rPr>
          <w:lang w:val="en-US"/>
        </w:rPr>
      </w:pPr>
      <w:r>
        <w:rPr>
          <w:lang w:val="en-US"/>
        </w:rPr>
        <w:t xml:space="preserve">Check the appropriate FT </w:t>
      </w:r>
      <w:proofErr w:type="spellStart"/>
      <w:r>
        <w:rPr>
          <w:lang w:val="en-US"/>
        </w:rPr>
        <w:t>NavVision</w:t>
      </w:r>
      <w:proofErr w:type="spellEnd"/>
      <w:r>
        <w:rPr>
          <w:lang w:val="en-US"/>
        </w:rPr>
        <w:t xml:space="preserve">® </w:t>
      </w:r>
      <w:r w:rsidRPr="006D7BA7">
        <w:rPr>
          <w:rFonts w:cs="Arial"/>
          <w:vertAlign w:val="superscript"/>
          <w:lang w:val="en-US"/>
        </w:rPr>
        <w:t>®</w:t>
      </w:r>
      <w:r>
        <w:rPr>
          <w:lang w:val="en-US"/>
        </w:rPr>
        <w:t xml:space="preserve"> viewer to verify if the COM-port is correct and if there is any data communication. For example: select the “Video Sounder” viewer (see </w:t>
      </w:r>
      <w:r>
        <w:rPr>
          <w:lang w:val="en-US"/>
        </w:rPr>
        <w:fldChar w:fldCharType="begin"/>
      </w:r>
      <w:r>
        <w:rPr>
          <w:lang w:val="en-US"/>
        </w:rPr>
        <w:instrText xml:space="preserve"> REF _Ref262807031 \h </w:instrText>
      </w:r>
      <w:r>
        <w:rPr>
          <w:lang w:val="en-US"/>
        </w:rPr>
      </w:r>
      <w:r>
        <w:rPr>
          <w:lang w:val="en-US"/>
        </w:rPr>
        <w:fldChar w:fldCharType="separate"/>
      </w:r>
      <w:r w:rsidR="00013DAE" w:rsidRPr="00D92197">
        <w:t xml:space="preserve">Figure </w:t>
      </w:r>
      <w:r w:rsidR="00013DAE">
        <w:rPr>
          <w:noProof/>
        </w:rPr>
        <w:t>14</w:t>
      </w:r>
      <w:r w:rsidR="00013DAE">
        <w:noBreakHyphen/>
      </w:r>
      <w:r w:rsidR="00013DAE">
        <w:rPr>
          <w:noProof/>
        </w:rPr>
        <w:t>14</w:t>
      </w:r>
      <w:r>
        <w:rPr>
          <w:lang w:val="en-US"/>
        </w:rPr>
        <w:fldChar w:fldCharType="end"/>
      </w:r>
      <w:r>
        <w:rPr>
          <w:lang w:val="en-US"/>
        </w:rPr>
        <w:t>) to verify that the device interface (protocol) on “COM1” is correct. Repeat this procedure for all other listed COM ports.</w:t>
      </w:r>
    </w:p>
    <w:p w:rsidR="00332F1D" w:rsidRPr="00A646F0" w:rsidRDefault="00332F1D" w:rsidP="00332F1D">
      <w:pPr>
        <w:rPr>
          <w:lang w:val="en-US"/>
        </w:rPr>
      </w:pPr>
    </w:p>
    <w:p w:rsidR="00332F1D" w:rsidRDefault="00332F1D" w:rsidP="00332F1D">
      <w:pPr>
        <w:keepNext/>
      </w:pPr>
      <w:r>
        <w:rPr>
          <w:noProof/>
          <w:lang w:val="nl-NL" w:eastAsia="nl-NL"/>
        </w:rPr>
        <w:lastRenderedPageBreak/>
        <w:drawing>
          <wp:inline distT="0" distB="0" distL="0" distR="0" wp14:anchorId="03386CAD" wp14:editId="26ADE3F8">
            <wp:extent cx="5934075" cy="3838575"/>
            <wp:effectExtent l="19050" t="0" r="9525" b="0"/>
            <wp:docPr id="25" name="Afbeelding 25" descr="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ݻ°"/>
                    <pic:cNvPicPr>
                      <a:picLocks noChangeAspect="1" noChangeArrowheads="1"/>
                    </pic:cNvPicPr>
                  </pic:nvPicPr>
                  <pic:blipFill>
                    <a:blip r:embed="rId31" cstate="print"/>
                    <a:srcRect/>
                    <a:stretch>
                      <a:fillRect/>
                    </a:stretch>
                  </pic:blipFill>
                  <pic:spPr bwMode="auto">
                    <a:xfrm>
                      <a:off x="0" y="0"/>
                      <a:ext cx="5934075" cy="3838575"/>
                    </a:xfrm>
                    <a:prstGeom prst="rect">
                      <a:avLst/>
                    </a:prstGeom>
                    <a:noFill/>
                    <a:ln w="9525">
                      <a:noFill/>
                      <a:miter lim="800000"/>
                      <a:headEnd/>
                      <a:tailEnd/>
                    </a:ln>
                  </pic:spPr>
                </pic:pic>
              </a:graphicData>
            </a:graphic>
          </wp:inline>
        </w:drawing>
      </w:r>
    </w:p>
    <w:p w:rsidR="00332F1D" w:rsidRPr="00D92197" w:rsidRDefault="00332F1D" w:rsidP="00332F1D">
      <w:pPr>
        <w:pStyle w:val="Onderschrift"/>
      </w:pPr>
      <w:bookmarkStart w:id="475" w:name="_Ref262807031"/>
      <w:bookmarkStart w:id="476" w:name="_Toc335863831"/>
      <w:bookmarkStart w:id="477" w:name="_Toc379547843"/>
      <w:r w:rsidRPr="00D92197">
        <w:t xml:space="preserve">Figure </w:t>
      </w:r>
      <w:r w:rsidR="0070739A">
        <w:fldChar w:fldCharType="begin"/>
      </w:r>
      <w:r w:rsidR="0070739A">
        <w:instrText xml:space="preserve"> STYLEREF 1 \s </w:instrText>
      </w:r>
      <w:r w:rsidR="0070739A">
        <w:fldChar w:fldCharType="separate"/>
      </w:r>
      <w:r w:rsidR="00013DAE">
        <w:rPr>
          <w:noProof/>
        </w:rPr>
        <w:t>14</w:t>
      </w:r>
      <w:r w:rsidR="0070739A">
        <w:fldChar w:fldCharType="end"/>
      </w:r>
      <w:r w:rsidR="0070739A">
        <w:noBreakHyphen/>
      </w:r>
      <w:r w:rsidR="0070739A">
        <w:fldChar w:fldCharType="begin"/>
      </w:r>
      <w:r w:rsidR="0070739A">
        <w:instrText xml:space="preserve"> SEQ Figure \* ARABIC \s 1 </w:instrText>
      </w:r>
      <w:r w:rsidR="0070739A">
        <w:fldChar w:fldCharType="separate"/>
      </w:r>
      <w:r w:rsidR="00013DAE">
        <w:rPr>
          <w:noProof/>
        </w:rPr>
        <w:t>14</w:t>
      </w:r>
      <w:r w:rsidR="0070739A">
        <w:fldChar w:fldCharType="end"/>
      </w:r>
      <w:bookmarkEnd w:id="475"/>
      <w:r w:rsidRPr="00D92197">
        <w:t>: COM port assignment</w:t>
      </w:r>
      <w:bookmarkEnd w:id="476"/>
      <w:bookmarkEnd w:id="477"/>
    </w:p>
    <w:p w:rsidR="00332F1D" w:rsidRPr="00AA4AE2" w:rsidRDefault="00332F1D" w:rsidP="00332F1D">
      <w:pPr>
        <w:rPr>
          <w:lang w:val="en-US"/>
        </w:rPr>
      </w:pPr>
      <w:r w:rsidRPr="00CA0364">
        <w:rPr>
          <w:lang w:val="en-US"/>
        </w:rPr>
        <w:t xml:space="preserve">Additional information on the selected port can be configured by clicking on the sign behind the drop-down menu (see </w:t>
      </w:r>
      <w:r>
        <w:fldChar w:fldCharType="begin"/>
      </w:r>
      <w:r w:rsidRPr="00CA0364">
        <w:rPr>
          <w:lang w:val="en-US"/>
        </w:rPr>
        <w:instrText xml:space="preserve"> REF _Ref330820306 \h  \* MERGEFORMAT </w:instrText>
      </w:r>
      <w:r>
        <w:fldChar w:fldCharType="separate"/>
      </w:r>
      <w:r w:rsidR="00013DAE" w:rsidRPr="00013DAE">
        <w:rPr>
          <w:lang w:val="en-US"/>
        </w:rPr>
        <w:t xml:space="preserve">Figure </w:t>
      </w:r>
      <w:r w:rsidR="00013DAE" w:rsidRPr="00013DAE">
        <w:rPr>
          <w:noProof/>
          <w:lang w:val="en-US"/>
        </w:rPr>
        <w:t>14</w:t>
      </w:r>
      <w:r w:rsidR="00013DAE" w:rsidRPr="00013DAE">
        <w:rPr>
          <w:noProof/>
          <w:lang w:val="en-US"/>
        </w:rPr>
        <w:noBreakHyphen/>
        <w:t>15</w:t>
      </w:r>
      <w:r>
        <w:fldChar w:fldCharType="end"/>
      </w:r>
      <w:r w:rsidRPr="00CA0364">
        <w:rPr>
          <w:lang w:val="en-US"/>
        </w:rPr>
        <w:t xml:space="preserve">). </w:t>
      </w:r>
      <w:r w:rsidRPr="00AA4AE2">
        <w:rPr>
          <w:lang w:val="en-US"/>
        </w:rPr>
        <w:t>A new box will open.</w:t>
      </w:r>
    </w:p>
    <w:p w:rsidR="00332F1D" w:rsidRPr="00AA4AE2" w:rsidRDefault="00332F1D" w:rsidP="00332F1D">
      <w:pPr>
        <w:rPr>
          <w:lang w:val="en-US"/>
        </w:rPr>
      </w:pPr>
    </w:p>
    <w:p w:rsidR="00332F1D" w:rsidRPr="00D92197" w:rsidRDefault="00332F1D" w:rsidP="00332F1D">
      <w:pPr>
        <w:rPr>
          <w:ins w:id="478" w:author="Unknown"/>
        </w:rPr>
      </w:pPr>
      <w:r w:rsidRPr="00D92197">
        <w:rPr>
          <w:noProof/>
          <w:lang w:val="nl-NL" w:eastAsia="nl-NL"/>
        </w:rPr>
        <w:drawing>
          <wp:inline distT="0" distB="0" distL="0" distR="0" wp14:anchorId="4FCE9E9A" wp14:editId="44A748FF">
            <wp:extent cx="5934075" cy="3095625"/>
            <wp:effectExtent l="19050" t="0" r="9525"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934075" cy="3095625"/>
                    </a:xfrm>
                    <a:prstGeom prst="rect">
                      <a:avLst/>
                    </a:prstGeom>
                    <a:noFill/>
                    <a:ln w="9525">
                      <a:noFill/>
                      <a:miter lim="800000"/>
                      <a:headEnd/>
                      <a:tailEnd/>
                    </a:ln>
                  </pic:spPr>
                </pic:pic>
              </a:graphicData>
            </a:graphic>
          </wp:inline>
        </w:drawing>
      </w:r>
    </w:p>
    <w:p w:rsidR="00332F1D" w:rsidRPr="00D92197" w:rsidRDefault="00332F1D" w:rsidP="00332F1D">
      <w:pPr>
        <w:pStyle w:val="Onderschrift"/>
        <w:rPr>
          <w:szCs w:val="18"/>
        </w:rPr>
      </w:pPr>
      <w:bookmarkStart w:id="479" w:name="_Ref330820306"/>
      <w:bookmarkStart w:id="480" w:name="_Toc335863832"/>
      <w:bookmarkStart w:id="481" w:name="_Toc379547844"/>
      <w:r w:rsidRPr="00D92197">
        <w:t xml:space="preserve">Figure </w:t>
      </w:r>
      <w:r w:rsidR="0070739A">
        <w:fldChar w:fldCharType="begin"/>
      </w:r>
      <w:r w:rsidR="0070739A">
        <w:instrText xml:space="preserve"> STYLEREF 1 \s </w:instrText>
      </w:r>
      <w:r w:rsidR="0070739A">
        <w:fldChar w:fldCharType="separate"/>
      </w:r>
      <w:r w:rsidR="00013DAE">
        <w:rPr>
          <w:noProof/>
        </w:rPr>
        <w:t>14</w:t>
      </w:r>
      <w:r w:rsidR="0070739A">
        <w:fldChar w:fldCharType="end"/>
      </w:r>
      <w:r w:rsidR="0070739A">
        <w:noBreakHyphen/>
      </w:r>
      <w:r w:rsidR="0070739A">
        <w:fldChar w:fldCharType="begin"/>
      </w:r>
      <w:r w:rsidR="0070739A">
        <w:instrText xml:space="preserve"> SEQ Figure \* ARABIC \s 1 </w:instrText>
      </w:r>
      <w:r w:rsidR="0070739A">
        <w:fldChar w:fldCharType="separate"/>
      </w:r>
      <w:r w:rsidR="00013DAE">
        <w:rPr>
          <w:noProof/>
        </w:rPr>
        <w:t>15</w:t>
      </w:r>
      <w:r w:rsidR="0070739A">
        <w:fldChar w:fldCharType="end"/>
      </w:r>
      <w:bookmarkEnd w:id="479"/>
      <w:r w:rsidRPr="00D92197">
        <w:t>: additional configuration</w:t>
      </w:r>
      <w:bookmarkEnd w:id="480"/>
      <w:bookmarkEnd w:id="481"/>
    </w:p>
    <w:p w:rsidR="00332F1D" w:rsidRPr="00D92197" w:rsidRDefault="00332F1D" w:rsidP="00332F1D">
      <w:pPr>
        <w:pStyle w:val="Bijschrift10"/>
      </w:pPr>
    </w:p>
    <w:p w:rsidR="00332F1D" w:rsidRDefault="00332F1D" w:rsidP="00332F1D">
      <w:pPr>
        <w:pStyle w:val="Caption"/>
      </w:pPr>
      <w:r>
        <w:rPr>
          <w:noProof/>
          <w:lang w:val="nl-NL" w:eastAsia="nl-NL"/>
        </w:rPr>
        <w:lastRenderedPageBreak/>
        <w:drawing>
          <wp:inline distT="0" distB="0" distL="0" distR="0" wp14:anchorId="7ACC6FA8" wp14:editId="0FE47F90">
            <wp:extent cx="5934075" cy="3038475"/>
            <wp:effectExtent l="19050" t="0" r="952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5934075" cy="3038475"/>
                    </a:xfrm>
                    <a:prstGeom prst="rect">
                      <a:avLst/>
                    </a:prstGeom>
                    <a:noFill/>
                    <a:ln w="9525">
                      <a:noFill/>
                      <a:miter lim="800000"/>
                      <a:headEnd/>
                      <a:tailEnd/>
                    </a:ln>
                  </pic:spPr>
                </pic:pic>
              </a:graphicData>
            </a:graphic>
          </wp:inline>
        </w:drawing>
      </w:r>
    </w:p>
    <w:p w:rsidR="00332F1D" w:rsidRPr="00D92197" w:rsidRDefault="00332F1D" w:rsidP="00332F1D">
      <w:pPr>
        <w:pStyle w:val="Onderschrift"/>
      </w:pPr>
      <w:bookmarkStart w:id="482" w:name="_Toc379547845"/>
      <w:r w:rsidRPr="00D92197">
        <w:t xml:space="preserve">Figure </w:t>
      </w:r>
      <w:r w:rsidR="0070739A">
        <w:fldChar w:fldCharType="begin"/>
      </w:r>
      <w:r w:rsidR="0070739A">
        <w:instrText xml:space="preserve"> STYLEREF 1 \s </w:instrText>
      </w:r>
      <w:r w:rsidR="0070739A">
        <w:fldChar w:fldCharType="separate"/>
      </w:r>
      <w:r w:rsidR="00013DAE">
        <w:rPr>
          <w:noProof/>
        </w:rPr>
        <w:t>14</w:t>
      </w:r>
      <w:r w:rsidR="0070739A">
        <w:fldChar w:fldCharType="end"/>
      </w:r>
      <w:r w:rsidR="0070739A">
        <w:noBreakHyphen/>
      </w:r>
      <w:r w:rsidR="0070739A">
        <w:fldChar w:fldCharType="begin"/>
      </w:r>
      <w:r w:rsidR="0070739A">
        <w:instrText xml:space="preserve"> SEQ Figure \* ARABIC \s 1 </w:instrText>
      </w:r>
      <w:r w:rsidR="0070739A">
        <w:fldChar w:fldCharType="separate"/>
      </w:r>
      <w:r w:rsidR="00013DAE">
        <w:rPr>
          <w:noProof/>
        </w:rPr>
        <w:t>16</w:t>
      </w:r>
      <w:r w:rsidR="0070739A">
        <w:fldChar w:fldCharType="end"/>
      </w:r>
      <w:r w:rsidRPr="00D92197">
        <w:t xml:space="preserve">: </w:t>
      </w:r>
      <w:proofErr w:type="spellStart"/>
      <w:r w:rsidRPr="00D92197">
        <w:t>Comm</w:t>
      </w:r>
      <w:proofErr w:type="spellEnd"/>
      <w:r w:rsidRPr="00D92197">
        <w:t xml:space="preserve"> Port Settings</w:t>
      </w:r>
      <w:bookmarkEnd w:id="482"/>
      <w:r>
        <w:fldChar w:fldCharType="begin"/>
      </w:r>
      <w:r>
        <w:instrText xml:space="preserve"> XE "Settings" </w:instrText>
      </w:r>
      <w:r>
        <w:fldChar w:fldCharType="end"/>
      </w:r>
    </w:p>
    <w:p w:rsidR="00332F1D" w:rsidRDefault="00332F1D" w:rsidP="00332F1D">
      <w:pPr>
        <w:pStyle w:val="Caption"/>
        <w:rPr>
          <w:sz w:val="18"/>
          <w:szCs w:val="18"/>
        </w:rPr>
      </w:pPr>
    </w:p>
    <w:p w:rsidR="00332F1D" w:rsidRDefault="00332F1D" w:rsidP="00332F1D">
      <w:pPr>
        <w:pStyle w:val="Caption"/>
        <w:rPr>
          <w:sz w:val="18"/>
          <w:szCs w:val="18"/>
        </w:rPr>
      </w:pPr>
    </w:p>
    <w:p w:rsidR="00332F1D" w:rsidRDefault="00332F1D" w:rsidP="00332F1D">
      <w:pPr>
        <w:rPr>
          <w:lang w:val="en-US"/>
        </w:rPr>
      </w:pPr>
      <w:r w:rsidRPr="00CA0364">
        <w:rPr>
          <w:lang w:val="en-US"/>
        </w:rPr>
        <w:t xml:space="preserve">In this additional configuration menu (see </w:t>
      </w:r>
      <w:r>
        <w:fldChar w:fldCharType="begin"/>
      </w:r>
      <w:r w:rsidRPr="00CA0364">
        <w:rPr>
          <w:lang w:val="en-US"/>
        </w:rPr>
        <w:instrText xml:space="preserve"> REF _Ref330820391 \h </w:instrText>
      </w:r>
      <w:r>
        <w:fldChar w:fldCharType="separate"/>
      </w:r>
      <w:r w:rsidR="00013DAE" w:rsidRPr="00D92197">
        <w:t xml:space="preserve">Figure </w:t>
      </w:r>
      <w:r w:rsidR="00013DAE">
        <w:rPr>
          <w:noProof/>
        </w:rPr>
        <w:t>14</w:t>
      </w:r>
      <w:r w:rsidR="00013DAE">
        <w:noBreakHyphen/>
      </w:r>
      <w:r w:rsidR="00013DAE">
        <w:rPr>
          <w:noProof/>
        </w:rPr>
        <w:t>5</w:t>
      </w:r>
      <w:r>
        <w:fldChar w:fldCharType="end"/>
      </w:r>
      <w:r w:rsidRPr="00CA0364">
        <w:rPr>
          <w:lang w:val="en-US"/>
        </w:rPr>
        <w:t xml:space="preserve">) you can force all the settings for the regarding </w:t>
      </w:r>
      <w:proofErr w:type="spellStart"/>
      <w:r w:rsidRPr="00CA0364">
        <w:rPr>
          <w:lang w:val="en-US"/>
        </w:rPr>
        <w:t>Comm</w:t>
      </w:r>
      <w:proofErr w:type="spellEnd"/>
      <w:r w:rsidRPr="00CA0364">
        <w:rPr>
          <w:lang w:val="en-US"/>
        </w:rPr>
        <w:t xml:space="preserve"> port. </w:t>
      </w:r>
      <w:r w:rsidRPr="00AA4AE2">
        <w:rPr>
          <w:lang w:val="en-US"/>
        </w:rPr>
        <w:t>The following fields apply:</w:t>
      </w:r>
    </w:p>
    <w:p w:rsidR="00332F1D" w:rsidRPr="00AA4AE2" w:rsidRDefault="00332F1D" w:rsidP="00332F1D">
      <w:pPr>
        <w:rPr>
          <w:lang w:val="en-US"/>
        </w:rPr>
      </w:pPr>
    </w:p>
    <w:p w:rsidR="00332F1D" w:rsidRPr="009E447E" w:rsidRDefault="00332F1D" w:rsidP="00332F1D">
      <w:pPr>
        <w:pStyle w:val="Caption"/>
        <w:numPr>
          <w:ilvl w:val="0"/>
          <w:numId w:val="43"/>
        </w:numPr>
        <w:rPr>
          <w:b w:val="0"/>
          <w:szCs w:val="22"/>
        </w:rPr>
      </w:pPr>
      <w:r w:rsidRPr="00B81B30">
        <w:rPr>
          <w:szCs w:val="22"/>
        </w:rPr>
        <w:t>Baud Rate:</w:t>
      </w:r>
      <w:r>
        <w:rPr>
          <w:b w:val="0"/>
          <w:szCs w:val="22"/>
        </w:rPr>
        <w:t xml:space="preserve"> Set the appropriate </w:t>
      </w:r>
      <w:proofErr w:type="spellStart"/>
      <w:r>
        <w:rPr>
          <w:b w:val="0"/>
          <w:szCs w:val="22"/>
        </w:rPr>
        <w:t>baudrate</w:t>
      </w:r>
      <w:proofErr w:type="spellEnd"/>
      <w:r>
        <w:rPr>
          <w:b w:val="0"/>
          <w:szCs w:val="22"/>
        </w:rPr>
        <w:t xml:space="preserve"> (see manual attached device)</w:t>
      </w:r>
    </w:p>
    <w:p w:rsidR="00332F1D" w:rsidRDefault="00332F1D" w:rsidP="00332F1D">
      <w:pPr>
        <w:pStyle w:val="Caption"/>
        <w:numPr>
          <w:ilvl w:val="0"/>
          <w:numId w:val="43"/>
        </w:numPr>
        <w:rPr>
          <w:b w:val="0"/>
          <w:szCs w:val="22"/>
        </w:rPr>
      </w:pPr>
      <w:r w:rsidRPr="00B81B30">
        <w:rPr>
          <w:szCs w:val="22"/>
        </w:rPr>
        <w:t>Data Bits:</w:t>
      </w:r>
      <w:r>
        <w:rPr>
          <w:b w:val="0"/>
          <w:szCs w:val="22"/>
        </w:rPr>
        <w:t xml:space="preserve"> </w:t>
      </w:r>
      <w:r w:rsidRPr="00B81B30">
        <w:rPr>
          <w:b w:val="0"/>
          <w:szCs w:val="22"/>
        </w:rPr>
        <w:t xml:space="preserve">The number of data bits in each character can be 5 (for </w:t>
      </w:r>
      <w:proofErr w:type="spellStart"/>
      <w:r w:rsidRPr="00B81B30">
        <w:rPr>
          <w:b w:val="0"/>
          <w:szCs w:val="22"/>
        </w:rPr>
        <w:t>Baudot</w:t>
      </w:r>
      <w:proofErr w:type="spellEnd"/>
      <w:r w:rsidRPr="00B81B30">
        <w:rPr>
          <w:b w:val="0"/>
          <w:szCs w:val="22"/>
        </w:rPr>
        <w:t xml:space="preserve"> code), 6 (rarely used), 7 (for true ASCII), 8 (for any kind of data, as this matches the size of a byte), or 9 (rarely used). 8 data bits are almost universally used in newer applications. 5 or 7 bits generally only make sense with older equipment such as </w:t>
      </w:r>
      <w:proofErr w:type="spellStart"/>
      <w:r w:rsidRPr="00B81B30">
        <w:rPr>
          <w:b w:val="0"/>
          <w:szCs w:val="22"/>
        </w:rPr>
        <w:t>teleprinters</w:t>
      </w:r>
      <w:proofErr w:type="spellEnd"/>
      <w:r w:rsidRPr="00B81B30">
        <w:rPr>
          <w:b w:val="0"/>
          <w:szCs w:val="22"/>
        </w:rPr>
        <w:t>.</w:t>
      </w:r>
    </w:p>
    <w:p w:rsidR="00332F1D" w:rsidRPr="00B81B30" w:rsidRDefault="00332F1D" w:rsidP="00332F1D">
      <w:pPr>
        <w:pStyle w:val="Caption"/>
        <w:numPr>
          <w:ilvl w:val="0"/>
          <w:numId w:val="43"/>
        </w:numPr>
        <w:rPr>
          <w:szCs w:val="22"/>
        </w:rPr>
      </w:pPr>
      <w:r w:rsidRPr="00B81B30">
        <w:rPr>
          <w:szCs w:val="22"/>
        </w:rPr>
        <w:t>Parity:</w:t>
      </w:r>
      <w:r>
        <w:rPr>
          <w:szCs w:val="22"/>
        </w:rPr>
        <w:t xml:space="preserve"> </w:t>
      </w:r>
      <w:r w:rsidRPr="00B81B30">
        <w:rPr>
          <w:b w:val="0"/>
          <w:szCs w:val="22"/>
        </w:rPr>
        <w:t>The parity bit in each character can be set to none (N), odd (O), even (E), mark (M), or space (S). None means that no parity bit is sent at all. Mark parity means that the parity bit is always set to the mark signal condition (logical 1) and likewise space parity always sends the parity bit in the space signal condition. Aside from uncommon applications that use the 9th (parity) bit for some form of addressing or special signalling, mark or space parity is uncommon, as it adds no error detection information. Odd parity is more common than even, since it ensures that at least one state transition occurs in each character, which makes it more reliable. The most common parity setting, however, is "none", with error detection handled by a communication protocol.</w:t>
      </w:r>
    </w:p>
    <w:p w:rsidR="00332F1D" w:rsidRPr="00B81B30" w:rsidRDefault="00332F1D" w:rsidP="00332F1D">
      <w:pPr>
        <w:pStyle w:val="Caption"/>
        <w:numPr>
          <w:ilvl w:val="0"/>
          <w:numId w:val="43"/>
        </w:numPr>
        <w:rPr>
          <w:szCs w:val="22"/>
        </w:rPr>
      </w:pPr>
      <w:r w:rsidRPr="00B81B30">
        <w:rPr>
          <w:szCs w:val="22"/>
        </w:rPr>
        <w:t>Stop Bits:</w:t>
      </w:r>
      <w:r>
        <w:rPr>
          <w:szCs w:val="22"/>
        </w:rPr>
        <w:t xml:space="preserve"> </w:t>
      </w:r>
      <w:r w:rsidRPr="00B81B30">
        <w:rPr>
          <w:b w:val="0"/>
          <w:szCs w:val="22"/>
        </w:rPr>
        <w:t>Stop bits sent at the end of every character allow the receiving signal hardware to detect the end of a character and to resynchronise with the character stream. Electronic devices usually use one stop bit.</w:t>
      </w:r>
    </w:p>
    <w:p w:rsidR="00332F1D" w:rsidRPr="00B81B30" w:rsidRDefault="00332F1D" w:rsidP="00332F1D">
      <w:pPr>
        <w:pStyle w:val="Caption"/>
        <w:numPr>
          <w:ilvl w:val="0"/>
          <w:numId w:val="43"/>
        </w:numPr>
        <w:rPr>
          <w:szCs w:val="22"/>
        </w:rPr>
      </w:pPr>
      <w:r w:rsidRPr="00B81B30">
        <w:rPr>
          <w:szCs w:val="22"/>
        </w:rPr>
        <w:t>Mode:</w:t>
      </w:r>
      <w:r>
        <w:rPr>
          <w:szCs w:val="22"/>
        </w:rPr>
        <w:t xml:space="preserve"> </w:t>
      </w:r>
      <w:r>
        <w:rPr>
          <w:b w:val="0"/>
          <w:szCs w:val="22"/>
        </w:rPr>
        <w:t xml:space="preserve">In mode you can set the protocol that the serial port is using to communicate. Refer to your device for the proper protocol. You can choose between RS232, RS422 </w:t>
      </w:r>
      <w:r>
        <w:rPr>
          <w:b w:val="0"/>
          <w:szCs w:val="22"/>
        </w:rPr>
        <w:lastRenderedPageBreak/>
        <w:t xml:space="preserve">and RS485. In some occasions you can’t choose Mode </w:t>
      </w:r>
      <w:proofErr w:type="gramStart"/>
      <w:r>
        <w:rPr>
          <w:b w:val="0"/>
          <w:szCs w:val="22"/>
        </w:rPr>
        <w:t>cause</w:t>
      </w:r>
      <w:proofErr w:type="gramEnd"/>
      <w:r>
        <w:rPr>
          <w:b w:val="0"/>
          <w:szCs w:val="22"/>
        </w:rPr>
        <w:t xml:space="preserve"> the interface protocol can only work in a predefined Mode (</w:t>
      </w:r>
      <w:proofErr w:type="spellStart"/>
      <w:r>
        <w:rPr>
          <w:b w:val="0"/>
          <w:szCs w:val="22"/>
        </w:rPr>
        <w:t>i.e</w:t>
      </w:r>
      <w:proofErr w:type="spellEnd"/>
      <w:r>
        <w:rPr>
          <w:b w:val="0"/>
          <w:szCs w:val="22"/>
        </w:rPr>
        <w:t xml:space="preserve"> NMEA is always RS232).</w:t>
      </w:r>
    </w:p>
    <w:p w:rsidR="00332F1D" w:rsidRPr="00B81B30" w:rsidRDefault="00332F1D" w:rsidP="00332F1D">
      <w:pPr>
        <w:pStyle w:val="Caption"/>
        <w:numPr>
          <w:ilvl w:val="0"/>
          <w:numId w:val="43"/>
        </w:numPr>
        <w:rPr>
          <w:szCs w:val="22"/>
        </w:rPr>
      </w:pPr>
      <w:r w:rsidRPr="00B81B30">
        <w:rPr>
          <w:szCs w:val="22"/>
        </w:rPr>
        <w:t>DTR:</w:t>
      </w:r>
      <w:r>
        <w:rPr>
          <w:szCs w:val="22"/>
        </w:rPr>
        <w:t xml:space="preserve"> </w:t>
      </w:r>
      <w:r>
        <w:rPr>
          <w:b w:val="0"/>
          <w:szCs w:val="22"/>
        </w:rPr>
        <w:t>Data Terminal Ready, indicates presence of DTE to DCE (set high or low)</w:t>
      </w:r>
    </w:p>
    <w:p w:rsidR="00332F1D" w:rsidRPr="00B81B30" w:rsidRDefault="00332F1D" w:rsidP="00332F1D">
      <w:pPr>
        <w:pStyle w:val="Caption"/>
        <w:numPr>
          <w:ilvl w:val="0"/>
          <w:numId w:val="43"/>
        </w:numPr>
        <w:rPr>
          <w:szCs w:val="22"/>
        </w:rPr>
      </w:pPr>
      <w:r w:rsidRPr="00B81B30">
        <w:rPr>
          <w:szCs w:val="22"/>
        </w:rPr>
        <w:t>RTS:</w:t>
      </w:r>
      <w:r>
        <w:rPr>
          <w:szCs w:val="22"/>
        </w:rPr>
        <w:t xml:space="preserve"> </w:t>
      </w:r>
      <w:r>
        <w:rPr>
          <w:b w:val="0"/>
          <w:szCs w:val="22"/>
        </w:rPr>
        <w:t xml:space="preserve">Request to send, </w:t>
      </w:r>
      <w:r w:rsidRPr="00A513C2">
        <w:rPr>
          <w:b w:val="0"/>
          <w:szCs w:val="22"/>
        </w:rPr>
        <w:t>DTE requests the DCE prepare to receive data</w:t>
      </w:r>
      <w:r>
        <w:rPr>
          <w:b w:val="0"/>
          <w:szCs w:val="22"/>
        </w:rPr>
        <w:t xml:space="preserve"> (set high or low)</w:t>
      </w:r>
    </w:p>
    <w:p w:rsidR="00332F1D" w:rsidRPr="00B81B30" w:rsidRDefault="00332F1D" w:rsidP="00332F1D">
      <w:pPr>
        <w:pStyle w:val="Caption"/>
        <w:numPr>
          <w:ilvl w:val="0"/>
          <w:numId w:val="43"/>
        </w:numPr>
        <w:rPr>
          <w:szCs w:val="22"/>
        </w:rPr>
      </w:pPr>
      <w:r w:rsidRPr="00B81B30">
        <w:rPr>
          <w:szCs w:val="22"/>
        </w:rPr>
        <w:t>Alarm on no data:</w:t>
      </w:r>
      <w:r>
        <w:rPr>
          <w:szCs w:val="22"/>
        </w:rPr>
        <w:t xml:space="preserve"> </w:t>
      </w:r>
      <w:r w:rsidRPr="0018010C">
        <w:rPr>
          <w:b w:val="0"/>
          <w:szCs w:val="22"/>
        </w:rPr>
        <w:t xml:space="preserve">Gives an alarm when there is no data on the </w:t>
      </w:r>
      <w:proofErr w:type="spellStart"/>
      <w:r w:rsidRPr="0018010C">
        <w:rPr>
          <w:b w:val="0"/>
          <w:szCs w:val="22"/>
        </w:rPr>
        <w:t>Comm</w:t>
      </w:r>
      <w:proofErr w:type="spellEnd"/>
      <w:r w:rsidRPr="0018010C">
        <w:rPr>
          <w:b w:val="0"/>
          <w:szCs w:val="22"/>
        </w:rPr>
        <w:t xml:space="preserve"> port</w:t>
      </w:r>
    </w:p>
    <w:p w:rsidR="00332F1D" w:rsidRPr="0018010C" w:rsidRDefault="00332F1D" w:rsidP="00332F1D">
      <w:pPr>
        <w:pStyle w:val="Caption"/>
        <w:numPr>
          <w:ilvl w:val="0"/>
          <w:numId w:val="43"/>
        </w:numPr>
        <w:rPr>
          <w:noProof/>
          <w:sz w:val="18"/>
          <w:szCs w:val="18"/>
          <w:lang w:eastAsia="nl-NL"/>
        </w:rPr>
      </w:pPr>
      <w:r w:rsidRPr="00B81B30">
        <w:rPr>
          <w:szCs w:val="22"/>
        </w:rPr>
        <w:t>Reset to protocol default:</w:t>
      </w:r>
      <w:r>
        <w:rPr>
          <w:szCs w:val="22"/>
        </w:rPr>
        <w:t xml:space="preserve"> </w:t>
      </w:r>
      <w:r>
        <w:rPr>
          <w:b w:val="0"/>
          <w:szCs w:val="22"/>
        </w:rPr>
        <w:t>Resets standard configuration for chosen protocol</w:t>
      </w:r>
    </w:p>
    <w:p w:rsidR="001865E5" w:rsidRDefault="00AB426F" w:rsidP="00AB426F">
      <w:pPr>
        <w:pStyle w:val="Heading2"/>
      </w:pPr>
      <w:bookmarkStart w:id="483" w:name="_Toc379547818"/>
      <w:r w:rsidRPr="00AB426F">
        <w:t>485LDRC9</w:t>
      </w:r>
      <w:bookmarkEnd w:id="483"/>
    </w:p>
    <w:p w:rsidR="00AB426F" w:rsidRDefault="00AB426F" w:rsidP="00AB426F">
      <w:r>
        <w:t>The 485LDRC9 is an industrial RS-232 to RS-422/485 converter. RS-232 signals interface via a terminal block or a convenient DB9 (DCE) female connector. RS-422/485 signals are connect to a terminal block. B&amp;B’s Automatic Send Data Control circuitry eliminates the requirement for software control of the RS-422/RS-485 handshake signals. Position the DIP Switches in accordance with tables one and two to change the communications mode and data rate. You can also use a pair of these converters to extend and isolate RS-232 signals. An external 10 – 30 VDC power supply (not included), is required.</w:t>
      </w:r>
    </w:p>
    <w:p w:rsidR="00AB426F" w:rsidRDefault="00AB426F" w:rsidP="00AB426F"/>
    <w:p w:rsidR="00AB426F" w:rsidRDefault="009931FF" w:rsidP="009931FF">
      <w:pPr>
        <w:pStyle w:val="Heading3"/>
      </w:pPr>
      <w:bookmarkStart w:id="484" w:name="_Toc379547819"/>
      <w:r>
        <w:t>Operation</w:t>
      </w:r>
      <w:bookmarkEnd w:id="484"/>
    </w:p>
    <w:p w:rsidR="00631EDA" w:rsidRDefault="009931FF" w:rsidP="009931FF">
      <w:r w:rsidRPr="009931FF">
        <w:t xml:space="preserve">Select Data rate and mode by positioning the DIP Switches in accordance with </w:t>
      </w:r>
      <w:r w:rsidR="00752D03">
        <w:fldChar w:fldCharType="begin"/>
      </w:r>
      <w:r w:rsidR="00752D03">
        <w:instrText xml:space="preserve"> REF _Ref338797839 \h </w:instrText>
      </w:r>
      <w:r w:rsidR="00752D03">
        <w:fldChar w:fldCharType="separate"/>
      </w:r>
      <w:r w:rsidR="00013DAE">
        <w:t xml:space="preserve">Table </w:t>
      </w:r>
      <w:r w:rsidR="00013DAE">
        <w:rPr>
          <w:noProof/>
        </w:rPr>
        <w:t>14</w:t>
      </w:r>
      <w:r w:rsidR="00013DAE">
        <w:noBreakHyphen/>
      </w:r>
      <w:r w:rsidR="00013DAE">
        <w:rPr>
          <w:noProof/>
        </w:rPr>
        <w:t>3</w:t>
      </w:r>
      <w:r w:rsidR="00752D03">
        <w:fldChar w:fldCharType="end"/>
      </w:r>
      <w:r w:rsidR="00752D03">
        <w:t xml:space="preserve"> </w:t>
      </w:r>
      <w:r w:rsidRPr="009931FF">
        <w:t xml:space="preserve">and </w:t>
      </w:r>
      <w:r w:rsidR="00752D03">
        <w:fldChar w:fldCharType="begin"/>
      </w:r>
      <w:r w:rsidR="00752D03">
        <w:instrText xml:space="preserve"> REF _Ref338797849 \h </w:instrText>
      </w:r>
      <w:r w:rsidR="00752D03">
        <w:fldChar w:fldCharType="separate"/>
      </w:r>
      <w:r w:rsidR="00013DAE">
        <w:t xml:space="preserve">Table </w:t>
      </w:r>
      <w:r w:rsidR="00013DAE">
        <w:rPr>
          <w:noProof/>
        </w:rPr>
        <w:t>14</w:t>
      </w:r>
      <w:r w:rsidR="00013DAE">
        <w:noBreakHyphen/>
      </w:r>
      <w:r w:rsidR="00013DAE">
        <w:rPr>
          <w:noProof/>
        </w:rPr>
        <w:t>4</w:t>
      </w:r>
      <w:r w:rsidR="00752D03">
        <w:fldChar w:fldCharType="end"/>
      </w:r>
      <w:r w:rsidR="00752D03">
        <w:t>.</w:t>
      </w:r>
    </w:p>
    <w:p w:rsidR="00631EDA" w:rsidRDefault="00631EDA" w:rsidP="009931FF"/>
    <w:p w:rsidR="00631EDA" w:rsidRDefault="00631EDA" w:rsidP="009931FF"/>
    <w:p w:rsidR="00631EDA" w:rsidRDefault="00631EDA" w:rsidP="009931FF"/>
    <w:p w:rsidR="00631EDA" w:rsidRDefault="00631EDA" w:rsidP="009931FF"/>
    <w:p w:rsidR="00631EDA" w:rsidRDefault="00631EDA" w:rsidP="009931FF"/>
    <w:p w:rsidR="009931FF" w:rsidRDefault="009931FF" w:rsidP="009931F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57"/>
        <w:gridCol w:w="1858"/>
        <w:gridCol w:w="1857"/>
        <w:gridCol w:w="1858"/>
        <w:gridCol w:w="1858"/>
      </w:tblGrid>
      <w:tr w:rsidR="009931FF" w:rsidRPr="00A4227F" w:rsidTr="009931FF">
        <w:trPr>
          <w:trHeight w:val="255"/>
        </w:trPr>
        <w:tc>
          <w:tcPr>
            <w:tcW w:w="1857" w:type="dxa"/>
            <w:shd w:val="clear" w:color="auto" w:fill="0C0C0C"/>
          </w:tcPr>
          <w:p w:rsidR="009931FF" w:rsidRPr="00A4227F" w:rsidRDefault="009931FF" w:rsidP="009931FF">
            <w:pPr>
              <w:jc w:val="center"/>
              <w:rPr>
                <w:b/>
                <w:lang w:val="es-ES"/>
              </w:rPr>
            </w:pPr>
            <w:r>
              <w:rPr>
                <w:b/>
                <w:lang w:val="es-ES"/>
              </w:rPr>
              <w:t>RS</w:t>
            </w:r>
          </w:p>
        </w:tc>
        <w:tc>
          <w:tcPr>
            <w:tcW w:w="1858" w:type="dxa"/>
            <w:shd w:val="clear" w:color="auto" w:fill="0C0C0C"/>
          </w:tcPr>
          <w:p w:rsidR="009931FF" w:rsidRDefault="009931FF" w:rsidP="009931FF">
            <w:pPr>
              <w:jc w:val="center"/>
              <w:rPr>
                <w:b/>
                <w:lang w:val="es-ES"/>
              </w:rPr>
            </w:pPr>
            <w:proofErr w:type="spellStart"/>
            <w:r>
              <w:rPr>
                <w:b/>
                <w:lang w:val="es-ES"/>
              </w:rPr>
              <w:t>Switch</w:t>
            </w:r>
            <w:proofErr w:type="spellEnd"/>
            <w:r>
              <w:rPr>
                <w:b/>
                <w:lang w:val="es-ES"/>
              </w:rPr>
              <w:t xml:space="preserve"> 1</w:t>
            </w:r>
          </w:p>
          <w:p w:rsidR="009931FF" w:rsidRPr="00A4227F" w:rsidRDefault="009931FF" w:rsidP="009931FF">
            <w:pPr>
              <w:jc w:val="center"/>
              <w:rPr>
                <w:b/>
                <w:lang w:val="es-ES"/>
              </w:rPr>
            </w:pPr>
            <w:proofErr w:type="spellStart"/>
            <w:r>
              <w:rPr>
                <w:b/>
                <w:lang w:val="es-ES"/>
              </w:rPr>
              <w:t>Tx</w:t>
            </w:r>
            <w:proofErr w:type="spellEnd"/>
            <w:r>
              <w:rPr>
                <w:b/>
                <w:lang w:val="es-ES"/>
              </w:rPr>
              <w:t xml:space="preserve"> </w:t>
            </w:r>
            <w:proofErr w:type="spellStart"/>
            <w:r>
              <w:rPr>
                <w:b/>
                <w:lang w:val="es-ES"/>
              </w:rPr>
              <w:t>Enable</w:t>
            </w:r>
            <w:proofErr w:type="spellEnd"/>
          </w:p>
        </w:tc>
        <w:tc>
          <w:tcPr>
            <w:tcW w:w="1857" w:type="dxa"/>
            <w:shd w:val="clear" w:color="auto" w:fill="0C0C0C"/>
          </w:tcPr>
          <w:p w:rsidR="009931FF" w:rsidRDefault="009931FF" w:rsidP="009931FF">
            <w:pPr>
              <w:jc w:val="center"/>
              <w:rPr>
                <w:b/>
                <w:lang w:val="es-ES"/>
              </w:rPr>
            </w:pPr>
            <w:proofErr w:type="spellStart"/>
            <w:r>
              <w:rPr>
                <w:b/>
                <w:lang w:val="es-ES"/>
              </w:rPr>
              <w:t>Switch</w:t>
            </w:r>
            <w:proofErr w:type="spellEnd"/>
            <w:r>
              <w:rPr>
                <w:b/>
                <w:lang w:val="es-ES"/>
              </w:rPr>
              <w:t xml:space="preserve"> 2</w:t>
            </w:r>
          </w:p>
          <w:p w:rsidR="009931FF" w:rsidRPr="00A4227F" w:rsidRDefault="009931FF" w:rsidP="009931FF">
            <w:pPr>
              <w:jc w:val="center"/>
              <w:rPr>
                <w:b/>
                <w:lang w:val="es-ES"/>
              </w:rPr>
            </w:pPr>
            <w:r>
              <w:rPr>
                <w:b/>
                <w:lang w:val="es-ES"/>
              </w:rPr>
              <w:t xml:space="preserve">RX </w:t>
            </w:r>
            <w:proofErr w:type="spellStart"/>
            <w:r>
              <w:rPr>
                <w:b/>
                <w:lang w:val="es-ES"/>
              </w:rPr>
              <w:t>Enable</w:t>
            </w:r>
            <w:proofErr w:type="spellEnd"/>
          </w:p>
        </w:tc>
        <w:tc>
          <w:tcPr>
            <w:tcW w:w="1858" w:type="dxa"/>
            <w:shd w:val="clear" w:color="auto" w:fill="0C0C0C"/>
          </w:tcPr>
          <w:p w:rsidR="009931FF" w:rsidRDefault="009931FF" w:rsidP="009931FF">
            <w:pPr>
              <w:jc w:val="center"/>
              <w:rPr>
                <w:b/>
                <w:lang w:val="es-ES"/>
              </w:rPr>
            </w:pPr>
            <w:proofErr w:type="spellStart"/>
            <w:r>
              <w:rPr>
                <w:b/>
                <w:lang w:val="es-ES"/>
              </w:rPr>
              <w:t>Switch</w:t>
            </w:r>
            <w:proofErr w:type="spellEnd"/>
            <w:r>
              <w:rPr>
                <w:b/>
                <w:lang w:val="es-ES"/>
              </w:rPr>
              <w:t xml:space="preserve"> 3</w:t>
            </w:r>
          </w:p>
          <w:p w:rsidR="009931FF" w:rsidRPr="00A4227F" w:rsidRDefault="009931FF" w:rsidP="009931FF">
            <w:pPr>
              <w:jc w:val="center"/>
              <w:rPr>
                <w:b/>
                <w:lang w:val="es-ES"/>
              </w:rPr>
            </w:pPr>
            <w:r>
              <w:rPr>
                <w:b/>
                <w:lang w:val="es-ES"/>
              </w:rPr>
              <w:t xml:space="preserve">2/4 </w:t>
            </w:r>
            <w:proofErr w:type="spellStart"/>
            <w:r>
              <w:rPr>
                <w:b/>
                <w:lang w:val="es-ES"/>
              </w:rPr>
              <w:t>Wire</w:t>
            </w:r>
            <w:proofErr w:type="spellEnd"/>
          </w:p>
        </w:tc>
        <w:tc>
          <w:tcPr>
            <w:tcW w:w="1858" w:type="dxa"/>
            <w:shd w:val="clear" w:color="auto" w:fill="0C0C0C"/>
          </w:tcPr>
          <w:p w:rsidR="009931FF" w:rsidRDefault="009931FF" w:rsidP="009931FF">
            <w:pPr>
              <w:jc w:val="center"/>
              <w:rPr>
                <w:b/>
                <w:lang w:val="es-ES"/>
              </w:rPr>
            </w:pPr>
            <w:proofErr w:type="spellStart"/>
            <w:r>
              <w:rPr>
                <w:b/>
                <w:lang w:val="es-ES"/>
              </w:rPr>
              <w:t>Switch</w:t>
            </w:r>
            <w:proofErr w:type="spellEnd"/>
            <w:r>
              <w:rPr>
                <w:b/>
                <w:lang w:val="es-ES"/>
              </w:rPr>
              <w:t xml:space="preserve"> 4</w:t>
            </w:r>
          </w:p>
          <w:p w:rsidR="009931FF" w:rsidRDefault="009931FF" w:rsidP="009931FF">
            <w:pPr>
              <w:jc w:val="center"/>
              <w:rPr>
                <w:b/>
                <w:lang w:val="es-ES"/>
              </w:rPr>
            </w:pPr>
            <w:r>
              <w:rPr>
                <w:b/>
                <w:lang w:val="es-ES"/>
              </w:rPr>
              <w:t xml:space="preserve">2/4 </w:t>
            </w:r>
            <w:proofErr w:type="spellStart"/>
            <w:r>
              <w:rPr>
                <w:b/>
                <w:lang w:val="es-ES"/>
              </w:rPr>
              <w:t>Wire</w:t>
            </w:r>
            <w:proofErr w:type="spellEnd"/>
          </w:p>
        </w:tc>
      </w:tr>
      <w:tr w:rsidR="009931FF" w:rsidRPr="00A4227F" w:rsidTr="009931FF">
        <w:trPr>
          <w:trHeight w:val="255"/>
        </w:trPr>
        <w:tc>
          <w:tcPr>
            <w:tcW w:w="1857" w:type="dxa"/>
          </w:tcPr>
          <w:p w:rsidR="009931FF" w:rsidRDefault="009931FF" w:rsidP="009931FF">
            <w:pPr>
              <w:jc w:val="center"/>
              <w:rPr>
                <w:lang w:val="es-ES"/>
              </w:rPr>
            </w:pPr>
            <w:r>
              <w:rPr>
                <w:lang w:val="es-ES"/>
              </w:rPr>
              <w:t>RS485 2-wire</w:t>
            </w:r>
          </w:p>
          <w:p w:rsidR="009931FF" w:rsidRPr="00A4227F" w:rsidRDefault="009931FF" w:rsidP="009931FF">
            <w:pPr>
              <w:jc w:val="center"/>
              <w:rPr>
                <w:lang w:val="es-ES"/>
              </w:rPr>
            </w:pPr>
            <w:r>
              <w:rPr>
                <w:lang w:val="es-ES"/>
              </w:rPr>
              <w:t>(</w:t>
            </w:r>
            <w:proofErr w:type="spellStart"/>
            <w:r>
              <w:rPr>
                <w:lang w:val="es-ES"/>
              </w:rPr>
              <w:t>Half-Duplex</w:t>
            </w:r>
            <w:proofErr w:type="spellEnd"/>
            <w:r>
              <w:rPr>
                <w:lang w:val="es-ES"/>
              </w:rPr>
              <w:t>)</w:t>
            </w:r>
          </w:p>
        </w:tc>
        <w:tc>
          <w:tcPr>
            <w:tcW w:w="1858" w:type="dxa"/>
          </w:tcPr>
          <w:p w:rsidR="009931FF" w:rsidRPr="00A4227F" w:rsidRDefault="00631EDA" w:rsidP="009931FF">
            <w:pPr>
              <w:jc w:val="center"/>
              <w:rPr>
                <w:lang w:val="es-ES"/>
              </w:rPr>
            </w:pPr>
            <w:r>
              <w:rPr>
                <w:lang w:val="es-ES"/>
              </w:rPr>
              <w:t>ON</w:t>
            </w:r>
          </w:p>
        </w:tc>
        <w:tc>
          <w:tcPr>
            <w:tcW w:w="1857" w:type="dxa"/>
          </w:tcPr>
          <w:p w:rsidR="009931FF" w:rsidRPr="00A4227F" w:rsidRDefault="00631EDA" w:rsidP="009931FF">
            <w:pPr>
              <w:jc w:val="center"/>
              <w:rPr>
                <w:lang w:val="es-ES"/>
              </w:rPr>
            </w:pPr>
            <w:r>
              <w:rPr>
                <w:lang w:val="es-ES"/>
              </w:rPr>
              <w:t>ON</w:t>
            </w:r>
          </w:p>
        </w:tc>
        <w:tc>
          <w:tcPr>
            <w:tcW w:w="1858" w:type="dxa"/>
          </w:tcPr>
          <w:p w:rsidR="009931FF" w:rsidRPr="00A4227F" w:rsidRDefault="00631EDA" w:rsidP="009931FF">
            <w:pPr>
              <w:jc w:val="center"/>
              <w:rPr>
                <w:lang w:val="es-ES"/>
              </w:rPr>
            </w:pPr>
            <w:r>
              <w:rPr>
                <w:lang w:val="es-ES"/>
              </w:rPr>
              <w:t>ON</w:t>
            </w:r>
          </w:p>
        </w:tc>
        <w:tc>
          <w:tcPr>
            <w:tcW w:w="1858" w:type="dxa"/>
          </w:tcPr>
          <w:p w:rsidR="009931FF" w:rsidRPr="00A4227F" w:rsidRDefault="00631EDA" w:rsidP="009931FF">
            <w:pPr>
              <w:jc w:val="center"/>
              <w:rPr>
                <w:lang w:val="es-ES"/>
              </w:rPr>
            </w:pPr>
            <w:r>
              <w:rPr>
                <w:lang w:val="es-ES"/>
              </w:rPr>
              <w:t>ON</w:t>
            </w:r>
          </w:p>
        </w:tc>
      </w:tr>
      <w:tr w:rsidR="009931FF" w:rsidRPr="00A4227F" w:rsidTr="009931FF">
        <w:trPr>
          <w:trHeight w:val="255"/>
        </w:trPr>
        <w:tc>
          <w:tcPr>
            <w:tcW w:w="1857" w:type="dxa"/>
          </w:tcPr>
          <w:p w:rsidR="009931FF" w:rsidRDefault="009931FF" w:rsidP="009931FF">
            <w:pPr>
              <w:jc w:val="center"/>
              <w:rPr>
                <w:lang w:val="es-ES"/>
              </w:rPr>
            </w:pPr>
            <w:r>
              <w:rPr>
                <w:lang w:val="es-ES"/>
              </w:rPr>
              <w:t>RS485 4-wire</w:t>
            </w:r>
          </w:p>
          <w:p w:rsidR="009931FF" w:rsidRPr="00A4227F" w:rsidRDefault="009931FF" w:rsidP="009931FF">
            <w:pPr>
              <w:jc w:val="center"/>
              <w:rPr>
                <w:lang w:val="es-ES"/>
              </w:rPr>
            </w:pPr>
            <w:r>
              <w:rPr>
                <w:lang w:val="es-ES"/>
              </w:rPr>
              <w:t>(Full-</w:t>
            </w:r>
            <w:proofErr w:type="spellStart"/>
            <w:r>
              <w:rPr>
                <w:lang w:val="es-ES"/>
              </w:rPr>
              <w:t>Duplex</w:t>
            </w:r>
            <w:proofErr w:type="spellEnd"/>
            <w:r>
              <w:rPr>
                <w:lang w:val="es-ES"/>
              </w:rPr>
              <w:t>)</w:t>
            </w:r>
          </w:p>
        </w:tc>
        <w:tc>
          <w:tcPr>
            <w:tcW w:w="1858" w:type="dxa"/>
          </w:tcPr>
          <w:p w:rsidR="009931FF" w:rsidRPr="00A4227F" w:rsidRDefault="00631EDA" w:rsidP="009931FF">
            <w:pPr>
              <w:jc w:val="center"/>
              <w:rPr>
                <w:lang w:val="es-ES"/>
              </w:rPr>
            </w:pPr>
            <w:r>
              <w:rPr>
                <w:lang w:val="es-ES"/>
              </w:rPr>
              <w:t>ON</w:t>
            </w:r>
          </w:p>
        </w:tc>
        <w:tc>
          <w:tcPr>
            <w:tcW w:w="1857" w:type="dxa"/>
          </w:tcPr>
          <w:p w:rsidR="009931FF" w:rsidRPr="00A4227F" w:rsidRDefault="00631EDA" w:rsidP="009931FF">
            <w:pPr>
              <w:jc w:val="center"/>
              <w:rPr>
                <w:lang w:val="es-ES"/>
              </w:rPr>
            </w:pPr>
            <w:r>
              <w:rPr>
                <w:lang w:val="es-ES"/>
              </w:rPr>
              <w:t>OFF</w:t>
            </w:r>
          </w:p>
        </w:tc>
        <w:tc>
          <w:tcPr>
            <w:tcW w:w="1858" w:type="dxa"/>
          </w:tcPr>
          <w:p w:rsidR="009931FF" w:rsidRPr="00A4227F" w:rsidRDefault="00631EDA" w:rsidP="009931FF">
            <w:pPr>
              <w:jc w:val="center"/>
              <w:rPr>
                <w:lang w:val="es-ES"/>
              </w:rPr>
            </w:pPr>
            <w:r>
              <w:rPr>
                <w:lang w:val="es-ES"/>
              </w:rPr>
              <w:t>OFF</w:t>
            </w:r>
          </w:p>
        </w:tc>
        <w:tc>
          <w:tcPr>
            <w:tcW w:w="1858" w:type="dxa"/>
          </w:tcPr>
          <w:p w:rsidR="009931FF" w:rsidRPr="00A4227F" w:rsidRDefault="00631EDA" w:rsidP="009931FF">
            <w:pPr>
              <w:jc w:val="center"/>
              <w:rPr>
                <w:lang w:val="es-ES"/>
              </w:rPr>
            </w:pPr>
            <w:r>
              <w:rPr>
                <w:lang w:val="es-ES"/>
              </w:rPr>
              <w:t>OFF</w:t>
            </w:r>
          </w:p>
        </w:tc>
      </w:tr>
      <w:tr w:rsidR="009931FF" w:rsidRPr="00A4227F" w:rsidTr="009931FF">
        <w:trPr>
          <w:trHeight w:val="255"/>
        </w:trPr>
        <w:tc>
          <w:tcPr>
            <w:tcW w:w="1857" w:type="dxa"/>
          </w:tcPr>
          <w:p w:rsidR="009931FF" w:rsidRDefault="009931FF" w:rsidP="009931FF">
            <w:pPr>
              <w:jc w:val="center"/>
              <w:rPr>
                <w:lang w:val="es-ES"/>
              </w:rPr>
            </w:pPr>
            <w:r>
              <w:rPr>
                <w:lang w:val="es-ES"/>
              </w:rPr>
              <w:t>RS422</w:t>
            </w:r>
          </w:p>
          <w:p w:rsidR="009931FF" w:rsidRPr="00A4227F" w:rsidRDefault="009931FF" w:rsidP="009931FF">
            <w:pPr>
              <w:jc w:val="center"/>
              <w:rPr>
                <w:lang w:val="es-ES"/>
              </w:rPr>
            </w:pPr>
            <w:r>
              <w:rPr>
                <w:lang w:val="es-ES"/>
              </w:rPr>
              <w:t>(Full-</w:t>
            </w:r>
            <w:proofErr w:type="spellStart"/>
            <w:r>
              <w:rPr>
                <w:lang w:val="es-ES"/>
              </w:rPr>
              <w:t>Duplex</w:t>
            </w:r>
            <w:proofErr w:type="spellEnd"/>
            <w:r>
              <w:rPr>
                <w:lang w:val="es-ES"/>
              </w:rPr>
              <w:t>)</w:t>
            </w:r>
          </w:p>
        </w:tc>
        <w:tc>
          <w:tcPr>
            <w:tcW w:w="1858" w:type="dxa"/>
          </w:tcPr>
          <w:p w:rsidR="009931FF" w:rsidRPr="00A4227F" w:rsidRDefault="00631EDA" w:rsidP="009931FF">
            <w:pPr>
              <w:jc w:val="center"/>
              <w:rPr>
                <w:lang w:val="es-ES"/>
              </w:rPr>
            </w:pPr>
            <w:r>
              <w:rPr>
                <w:lang w:val="es-ES"/>
              </w:rPr>
              <w:t>OFF</w:t>
            </w:r>
          </w:p>
        </w:tc>
        <w:tc>
          <w:tcPr>
            <w:tcW w:w="1857" w:type="dxa"/>
          </w:tcPr>
          <w:p w:rsidR="009931FF" w:rsidRPr="00A4227F" w:rsidRDefault="00631EDA" w:rsidP="009931FF">
            <w:pPr>
              <w:jc w:val="center"/>
              <w:rPr>
                <w:lang w:val="es-ES"/>
              </w:rPr>
            </w:pPr>
            <w:r>
              <w:rPr>
                <w:lang w:val="es-ES"/>
              </w:rPr>
              <w:t>OFF</w:t>
            </w:r>
          </w:p>
        </w:tc>
        <w:tc>
          <w:tcPr>
            <w:tcW w:w="1858" w:type="dxa"/>
          </w:tcPr>
          <w:p w:rsidR="009931FF" w:rsidRPr="00A4227F" w:rsidRDefault="00631EDA" w:rsidP="009931FF">
            <w:pPr>
              <w:jc w:val="center"/>
              <w:rPr>
                <w:lang w:val="es-ES"/>
              </w:rPr>
            </w:pPr>
            <w:r>
              <w:rPr>
                <w:lang w:val="es-ES"/>
              </w:rPr>
              <w:t>OFF</w:t>
            </w:r>
          </w:p>
        </w:tc>
        <w:tc>
          <w:tcPr>
            <w:tcW w:w="1858" w:type="dxa"/>
          </w:tcPr>
          <w:p w:rsidR="009931FF" w:rsidRPr="00A4227F" w:rsidRDefault="00631EDA" w:rsidP="009931FF">
            <w:pPr>
              <w:jc w:val="center"/>
              <w:rPr>
                <w:lang w:val="es-ES"/>
              </w:rPr>
            </w:pPr>
            <w:r>
              <w:rPr>
                <w:lang w:val="es-ES"/>
              </w:rPr>
              <w:t>OFF</w:t>
            </w:r>
          </w:p>
        </w:tc>
      </w:tr>
    </w:tbl>
    <w:p w:rsidR="009931FF" w:rsidRDefault="00631EDA" w:rsidP="00631EDA">
      <w:pPr>
        <w:pStyle w:val="Onderschrift"/>
      </w:pPr>
      <w:bookmarkStart w:id="485" w:name="_Ref338797839"/>
      <w:bookmarkStart w:id="486" w:name="_Toc379547872"/>
      <w:r>
        <w:t xml:space="preserve">Table </w:t>
      </w:r>
      <w:r w:rsidR="005C2FC8">
        <w:fldChar w:fldCharType="begin"/>
      </w:r>
      <w:r w:rsidR="005C2FC8">
        <w:instrText xml:space="preserve"> STYLEREF 1 \s </w:instrText>
      </w:r>
      <w:r w:rsidR="005C2FC8">
        <w:fldChar w:fldCharType="separate"/>
      </w:r>
      <w:r w:rsidR="00013DAE">
        <w:rPr>
          <w:noProof/>
        </w:rPr>
        <w:t>14</w:t>
      </w:r>
      <w:r w:rsidR="005C2FC8">
        <w:fldChar w:fldCharType="end"/>
      </w:r>
      <w:r w:rsidR="005C2FC8">
        <w:noBreakHyphen/>
      </w:r>
      <w:r w:rsidR="005C2FC8">
        <w:fldChar w:fldCharType="begin"/>
      </w:r>
      <w:r w:rsidR="005C2FC8">
        <w:instrText xml:space="preserve"> SEQ Table \* ARABIC \s 1 </w:instrText>
      </w:r>
      <w:r w:rsidR="005C2FC8">
        <w:fldChar w:fldCharType="separate"/>
      </w:r>
      <w:r w:rsidR="00013DAE">
        <w:rPr>
          <w:noProof/>
        </w:rPr>
        <w:t>3</w:t>
      </w:r>
      <w:r w:rsidR="005C2FC8">
        <w:fldChar w:fldCharType="end"/>
      </w:r>
      <w:bookmarkEnd w:id="485"/>
      <w:r>
        <w:t>: Communications mode selection</w:t>
      </w:r>
      <w:bookmarkEnd w:id="486"/>
    </w:p>
    <w:tbl>
      <w:tblPr>
        <w:tblW w:w="80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1"/>
        <w:gridCol w:w="1601"/>
        <w:gridCol w:w="1601"/>
        <w:gridCol w:w="1601"/>
        <w:gridCol w:w="1601"/>
      </w:tblGrid>
      <w:tr w:rsidR="00631EDA" w:rsidRPr="00A4227F" w:rsidTr="00631EDA">
        <w:trPr>
          <w:trHeight w:val="320"/>
        </w:trPr>
        <w:tc>
          <w:tcPr>
            <w:tcW w:w="1601" w:type="dxa"/>
            <w:shd w:val="clear" w:color="auto" w:fill="0C0C0C"/>
          </w:tcPr>
          <w:p w:rsidR="00631EDA" w:rsidRPr="00A4227F" w:rsidRDefault="00631EDA" w:rsidP="0070739A">
            <w:pPr>
              <w:jc w:val="center"/>
              <w:rPr>
                <w:b/>
                <w:lang w:val="es-ES"/>
              </w:rPr>
            </w:pPr>
            <w:proofErr w:type="spellStart"/>
            <w:r>
              <w:rPr>
                <w:b/>
                <w:lang w:val="es-ES"/>
              </w:rPr>
              <w:t>Baud</w:t>
            </w:r>
            <w:proofErr w:type="spellEnd"/>
            <w:r>
              <w:rPr>
                <w:b/>
                <w:lang w:val="es-ES"/>
              </w:rPr>
              <w:t xml:space="preserve"> </w:t>
            </w:r>
            <w:proofErr w:type="spellStart"/>
            <w:r>
              <w:rPr>
                <w:b/>
                <w:lang w:val="es-ES"/>
              </w:rPr>
              <w:t>rate</w:t>
            </w:r>
            <w:proofErr w:type="spellEnd"/>
          </w:p>
        </w:tc>
        <w:tc>
          <w:tcPr>
            <w:tcW w:w="1601" w:type="dxa"/>
            <w:shd w:val="clear" w:color="auto" w:fill="0C0C0C"/>
          </w:tcPr>
          <w:p w:rsidR="00631EDA" w:rsidRPr="00A4227F" w:rsidRDefault="00631EDA" w:rsidP="00631EDA">
            <w:pPr>
              <w:jc w:val="center"/>
              <w:rPr>
                <w:b/>
                <w:lang w:val="es-ES"/>
              </w:rPr>
            </w:pPr>
            <w:proofErr w:type="spellStart"/>
            <w:r>
              <w:rPr>
                <w:b/>
                <w:lang w:val="es-ES"/>
              </w:rPr>
              <w:t>Switch</w:t>
            </w:r>
            <w:proofErr w:type="spellEnd"/>
            <w:r>
              <w:rPr>
                <w:b/>
                <w:lang w:val="es-ES"/>
              </w:rPr>
              <w:t xml:space="preserve"> 6</w:t>
            </w:r>
          </w:p>
        </w:tc>
        <w:tc>
          <w:tcPr>
            <w:tcW w:w="1601" w:type="dxa"/>
            <w:shd w:val="clear" w:color="auto" w:fill="0C0C0C"/>
          </w:tcPr>
          <w:p w:rsidR="00631EDA" w:rsidRPr="00A4227F" w:rsidRDefault="00631EDA" w:rsidP="00631EDA">
            <w:pPr>
              <w:jc w:val="center"/>
              <w:rPr>
                <w:b/>
                <w:lang w:val="es-ES"/>
              </w:rPr>
            </w:pPr>
            <w:proofErr w:type="spellStart"/>
            <w:r>
              <w:rPr>
                <w:b/>
                <w:lang w:val="es-ES"/>
              </w:rPr>
              <w:t>Switch</w:t>
            </w:r>
            <w:proofErr w:type="spellEnd"/>
            <w:r>
              <w:rPr>
                <w:b/>
                <w:lang w:val="es-ES"/>
              </w:rPr>
              <w:t xml:space="preserve"> 7</w:t>
            </w:r>
          </w:p>
        </w:tc>
        <w:tc>
          <w:tcPr>
            <w:tcW w:w="1601" w:type="dxa"/>
            <w:shd w:val="clear" w:color="auto" w:fill="0C0C0C"/>
          </w:tcPr>
          <w:p w:rsidR="00631EDA" w:rsidRPr="00A4227F" w:rsidRDefault="00631EDA" w:rsidP="00631EDA">
            <w:pPr>
              <w:jc w:val="center"/>
              <w:rPr>
                <w:b/>
                <w:lang w:val="es-ES"/>
              </w:rPr>
            </w:pPr>
            <w:proofErr w:type="spellStart"/>
            <w:r>
              <w:rPr>
                <w:b/>
                <w:lang w:val="es-ES"/>
              </w:rPr>
              <w:t>Switch</w:t>
            </w:r>
            <w:proofErr w:type="spellEnd"/>
            <w:r>
              <w:rPr>
                <w:b/>
                <w:lang w:val="es-ES"/>
              </w:rPr>
              <w:t xml:space="preserve"> 8</w:t>
            </w:r>
          </w:p>
        </w:tc>
        <w:tc>
          <w:tcPr>
            <w:tcW w:w="1601" w:type="dxa"/>
            <w:shd w:val="clear" w:color="auto" w:fill="0C0C0C"/>
          </w:tcPr>
          <w:p w:rsidR="00631EDA" w:rsidRDefault="00631EDA" w:rsidP="0070739A">
            <w:pPr>
              <w:jc w:val="center"/>
              <w:rPr>
                <w:b/>
                <w:lang w:val="es-ES"/>
              </w:rPr>
            </w:pPr>
            <w:r>
              <w:rPr>
                <w:b/>
                <w:lang w:val="es-ES"/>
              </w:rPr>
              <w:t>R11</w:t>
            </w:r>
          </w:p>
        </w:tc>
      </w:tr>
      <w:tr w:rsidR="00631EDA" w:rsidRPr="00A4227F" w:rsidTr="00631EDA">
        <w:trPr>
          <w:trHeight w:val="255"/>
        </w:trPr>
        <w:tc>
          <w:tcPr>
            <w:tcW w:w="1601" w:type="dxa"/>
          </w:tcPr>
          <w:p w:rsidR="00631EDA" w:rsidRPr="00A4227F" w:rsidRDefault="00631EDA" w:rsidP="0070739A">
            <w:pPr>
              <w:jc w:val="center"/>
              <w:rPr>
                <w:lang w:val="es-ES"/>
              </w:rPr>
            </w:pPr>
            <w:r>
              <w:rPr>
                <w:lang w:val="es-ES"/>
              </w:rPr>
              <w:t>1200</w:t>
            </w:r>
          </w:p>
        </w:tc>
        <w:tc>
          <w:tcPr>
            <w:tcW w:w="1601" w:type="dxa"/>
          </w:tcPr>
          <w:p w:rsidR="00631EDA" w:rsidRPr="00A4227F" w:rsidRDefault="00631EDA" w:rsidP="0070739A">
            <w:pPr>
              <w:jc w:val="center"/>
              <w:rPr>
                <w:lang w:val="es-ES"/>
              </w:rPr>
            </w:pPr>
            <w:r>
              <w:rPr>
                <w:lang w:val="es-ES"/>
              </w:rPr>
              <w:t>OFF</w:t>
            </w:r>
          </w:p>
        </w:tc>
        <w:tc>
          <w:tcPr>
            <w:tcW w:w="1601" w:type="dxa"/>
          </w:tcPr>
          <w:p w:rsidR="00631EDA" w:rsidRPr="00A4227F" w:rsidRDefault="00631EDA" w:rsidP="0070739A">
            <w:pPr>
              <w:jc w:val="center"/>
              <w:rPr>
                <w:lang w:val="es-ES"/>
              </w:rPr>
            </w:pPr>
            <w:r>
              <w:rPr>
                <w:lang w:val="es-ES"/>
              </w:rPr>
              <w:t>OFF</w:t>
            </w:r>
          </w:p>
        </w:tc>
        <w:tc>
          <w:tcPr>
            <w:tcW w:w="1601" w:type="dxa"/>
          </w:tcPr>
          <w:p w:rsidR="00631EDA" w:rsidRPr="00A4227F" w:rsidRDefault="00631EDA" w:rsidP="0070739A">
            <w:pPr>
              <w:jc w:val="center"/>
              <w:rPr>
                <w:lang w:val="es-ES"/>
              </w:rPr>
            </w:pPr>
            <w:r>
              <w:rPr>
                <w:lang w:val="es-ES"/>
              </w:rPr>
              <w:t>OFF</w:t>
            </w:r>
          </w:p>
        </w:tc>
        <w:tc>
          <w:tcPr>
            <w:tcW w:w="1601" w:type="dxa"/>
          </w:tcPr>
          <w:p w:rsidR="00631EDA" w:rsidRDefault="005C2FC8" w:rsidP="0070739A">
            <w:pPr>
              <w:jc w:val="center"/>
              <w:rPr>
                <w:lang w:val="es-ES"/>
              </w:rPr>
            </w:pPr>
            <w:r>
              <w:rPr>
                <w:lang w:val="es-ES"/>
              </w:rPr>
              <w:t>820 KΩ</w:t>
            </w:r>
          </w:p>
        </w:tc>
      </w:tr>
      <w:tr w:rsidR="00631EDA" w:rsidRPr="00A4227F" w:rsidTr="00631EDA">
        <w:trPr>
          <w:trHeight w:val="255"/>
        </w:trPr>
        <w:tc>
          <w:tcPr>
            <w:tcW w:w="1601" w:type="dxa"/>
          </w:tcPr>
          <w:p w:rsidR="00631EDA" w:rsidRPr="00A4227F" w:rsidRDefault="00631EDA" w:rsidP="0070739A">
            <w:pPr>
              <w:jc w:val="center"/>
              <w:rPr>
                <w:lang w:val="es-ES"/>
              </w:rPr>
            </w:pPr>
            <w:r>
              <w:rPr>
                <w:lang w:val="es-ES"/>
              </w:rPr>
              <w:t>2400</w:t>
            </w:r>
          </w:p>
        </w:tc>
        <w:tc>
          <w:tcPr>
            <w:tcW w:w="1601" w:type="dxa"/>
          </w:tcPr>
          <w:p w:rsidR="00631EDA" w:rsidRPr="00A4227F" w:rsidRDefault="00631EDA" w:rsidP="0070739A">
            <w:pPr>
              <w:jc w:val="center"/>
              <w:rPr>
                <w:lang w:val="es-ES"/>
              </w:rPr>
            </w:pPr>
            <w:r>
              <w:rPr>
                <w:lang w:val="es-ES"/>
              </w:rPr>
              <w:t>OFF</w:t>
            </w:r>
          </w:p>
        </w:tc>
        <w:tc>
          <w:tcPr>
            <w:tcW w:w="1601" w:type="dxa"/>
          </w:tcPr>
          <w:p w:rsidR="00631EDA" w:rsidRPr="00A4227F" w:rsidRDefault="00631EDA" w:rsidP="0070739A">
            <w:pPr>
              <w:jc w:val="center"/>
              <w:rPr>
                <w:lang w:val="es-ES"/>
              </w:rPr>
            </w:pPr>
            <w:r>
              <w:rPr>
                <w:lang w:val="es-ES"/>
              </w:rPr>
              <w:t>OFF</w:t>
            </w:r>
          </w:p>
        </w:tc>
        <w:tc>
          <w:tcPr>
            <w:tcW w:w="1601" w:type="dxa"/>
          </w:tcPr>
          <w:p w:rsidR="00631EDA" w:rsidRPr="00A4227F" w:rsidRDefault="00631EDA" w:rsidP="0070739A">
            <w:pPr>
              <w:jc w:val="center"/>
              <w:rPr>
                <w:lang w:val="es-ES"/>
              </w:rPr>
            </w:pPr>
            <w:r>
              <w:rPr>
                <w:lang w:val="es-ES"/>
              </w:rPr>
              <w:t>ON</w:t>
            </w:r>
          </w:p>
        </w:tc>
        <w:tc>
          <w:tcPr>
            <w:tcW w:w="1601" w:type="dxa"/>
          </w:tcPr>
          <w:p w:rsidR="00631EDA" w:rsidRDefault="005C2FC8" w:rsidP="0070739A">
            <w:pPr>
              <w:jc w:val="center"/>
              <w:rPr>
                <w:lang w:val="es-ES"/>
              </w:rPr>
            </w:pPr>
            <w:proofErr w:type="spellStart"/>
            <w:r>
              <w:rPr>
                <w:lang w:val="es-ES"/>
              </w:rPr>
              <w:t>Not</w:t>
            </w:r>
            <w:proofErr w:type="spellEnd"/>
            <w:r>
              <w:rPr>
                <w:lang w:val="es-ES"/>
              </w:rPr>
              <w:t xml:space="preserve"> </w:t>
            </w:r>
            <w:proofErr w:type="spellStart"/>
            <w:r>
              <w:rPr>
                <w:lang w:val="es-ES"/>
              </w:rPr>
              <w:t>Used</w:t>
            </w:r>
            <w:proofErr w:type="spellEnd"/>
          </w:p>
        </w:tc>
      </w:tr>
      <w:tr w:rsidR="00631EDA" w:rsidRPr="00A4227F" w:rsidTr="00631EDA">
        <w:trPr>
          <w:trHeight w:val="255"/>
        </w:trPr>
        <w:tc>
          <w:tcPr>
            <w:tcW w:w="1601" w:type="dxa"/>
          </w:tcPr>
          <w:p w:rsidR="00631EDA" w:rsidRPr="00A4227F" w:rsidRDefault="00631EDA" w:rsidP="0070739A">
            <w:pPr>
              <w:jc w:val="center"/>
              <w:rPr>
                <w:lang w:val="es-ES"/>
              </w:rPr>
            </w:pPr>
            <w:r>
              <w:rPr>
                <w:lang w:val="es-ES"/>
              </w:rPr>
              <w:t>4800</w:t>
            </w:r>
          </w:p>
        </w:tc>
        <w:tc>
          <w:tcPr>
            <w:tcW w:w="1601" w:type="dxa"/>
          </w:tcPr>
          <w:p w:rsidR="00631EDA" w:rsidRPr="00A4227F" w:rsidRDefault="00631EDA" w:rsidP="0070739A">
            <w:pPr>
              <w:jc w:val="center"/>
              <w:rPr>
                <w:lang w:val="es-ES"/>
              </w:rPr>
            </w:pPr>
            <w:r>
              <w:rPr>
                <w:lang w:val="es-ES"/>
              </w:rPr>
              <w:t>OFF</w:t>
            </w:r>
          </w:p>
        </w:tc>
        <w:tc>
          <w:tcPr>
            <w:tcW w:w="1601" w:type="dxa"/>
          </w:tcPr>
          <w:p w:rsidR="00631EDA" w:rsidRPr="00A4227F" w:rsidRDefault="00631EDA" w:rsidP="0070739A">
            <w:pPr>
              <w:jc w:val="center"/>
              <w:rPr>
                <w:lang w:val="es-ES"/>
              </w:rPr>
            </w:pPr>
            <w:r>
              <w:rPr>
                <w:lang w:val="es-ES"/>
              </w:rPr>
              <w:t>ON</w:t>
            </w:r>
          </w:p>
        </w:tc>
        <w:tc>
          <w:tcPr>
            <w:tcW w:w="1601" w:type="dxa"/>
          </w:tcPr>
          <w:p w:rsidR="00631EDA" w:rsidRPr="00A4227F" w:rsidRDefault="00631EDA" w:rsidP="0070739A">
            <w:pPr>
              <w:jc w:val="center"/>
              <w:rPr>
                <w:lang w:val="es-ES"/>
              </w:rPr>
            </w:pPr>
            <w:r>
              <w:rPr>
                <w:lang w:val="es-ES"/>
              </w:rPr>
              <w:t>OFF</w:t>
            </w:r>
          </w:p>
        </w:tc>
        <w:tc>
          <w:tcPr>
            <w:tcW w:w="1601" w:type="dxa"/>
          </w:tcPr>
          <w:p w:rsidR="00631EDA" w:rsidRDefault="005C2FC8" w:rsidP="0070739A">
            <w:pPr>
              <w:jc w:val="center"/>
              <w:rPr>
                <w:lang w:val="es-ES"/>
              </w:rPr>
            </w:pPr>
            <w:proofErr w:type="spellStart"/>
            <w:r>
              <w:rPr>
                <w:lang w:val="es-ES"/>
              </w:rPr>
              <w:t>Not</w:t>
            </w:r>
            <w:proofErr w:type="spellEnd"/>
            <w:r>
              <w:rPr>
                <w:lang w:val="es-ES"/>
              </w:rPr>
              <w:t xml:space="preserve"> </w:t>
            </w:r>
            <w:proofErr w:type="spellStart"/>
            <w:r>
              <w:rPr>
                <w:lang w:val="es-ES"/>
              </w:rPr>
              <w:t>Used</w:t>
            </w:r>
            <w:proofErr w:type="spellEnd"/>
          </w:p>
        </w:tc>
      </w:tr>
      <w:tr w:rsidR="00631EDA" w:rsidRPr="00A4227F" w:rsidTr="00631EDA">
        <w:trPr>
          <w:trHeight w:val="255"/>
        </w:trPr>
        <w:tc>
          <w:tcPr>
            <w:tcW w:w="1601" w:type="dxa"/>
          </w:tcPr>
          <w:p w:rsidR="00631EDA" w:rsidRDefault="00631EDA" w:rsidP="0070739A">
            <w:pPr>
              <w:jc w:val="center"/>
              <w:rPr>
                <w:lang w:val="es-ES"/>
              </w:rPr>
            </w:pPr>
            <w:r>
              <w:rPr>
                <w:lang w:val="es-ES"/>
              </w:rPr>
              <w:t>9600</w:t>
            </w:r>
          </w:p>
        </w:tc>
        <w:tc>
          <w:tcPr>
            <w:tcW w:w="1601" w:type="dxa"/>
          </w:tcPr>
          <w:p w:rsidR="00631EDA" w:rsidRDefault="00631EDA" w:rsidP="0070739A">
            <w:pPr>
              <w:jc w:val="center"/>
              <w:rPr>
                <w:lang w:val="es-ES"/>
              </w:rPr>
            </w:pPr>
            <w:r>
              <w:rPr>
                <w:lang w:val="es-ES"/>
              </w:rPr>
              <w:t>ON</w:t>
            </w:r>
          </w:p>
        </w:tc>
        <w:tc>
          <w:tcPr>
            <w:tcW w:w="1601" w:type="dxa"/>
          </w:tcPr>
          <w:p w:rsidR="00631EDA" w:rsidRDefault="00631EDA" w:rsidP="0070739A">
            <w:pPr>
              <w:jc w:val="center"/>
              <w:rPr>
                <w:lang w:val="es-ES"/>
              </w:rPr>
            </w:pPr>
            <w:r>
              <w:rPr>
                <w:lang w:val="es-ES"/>
              </w:rPr>
              <w:t>OFF</w:t>
            </w:r>
          </w:p>
        </w:tc>
        <w:tc>
          <w:tcPr>
            <w:tcW w:w="1601" w:type="dxa"/>
          </w:tcPr>
          <w:p w:rsidR="00631EDA" w:rsidRDefault="00631EDA" w:rsidP="0070739A">
            <w:pPr>
              <w:jc w:val="center"/>
              <w:rPr>
                <w:lang w:val="es-ES"/>
              </w:rPr>
            </w:pPr>
            <w:r>
              <w:rPr>
                <w:lang w:val="es-ES"/>
              </w:rPr>
              <w:t>OFF</w:t>
            </w:r>
          </w:p>
        </w:tc>
        <w:tc>
          <w:tcPr>
            <w:tcW w:w="1601" w:type="dxa"/>
          </w:tcPr>
          <w:p w:rsidR="00631EDA" w:rsidRDefault="005C2FC8" w:rsidP="0070739A">
            <w:pPr>
              <w:jc w:val="center"/>
              <w:rPr>
                <w:lang w:val="es-ES"/>
              </w:rPr>
            </w:pPr>
            <w:proofErr w:type="spellStart"/>
            <w:r>
              <w:rPr>
                <w:lang w:val="es-ES"/>
              </w:rPr>
              <w:t>Not</w:t>
            </w:r>
            <w:proofErr w:type="spellEnd"/>
            <w:r>
              <w:rPr>
                <w:lang w:val="es-ES"/>
              </w:rPr>
              <w:t xml:space="preserve"> </w:t>
            </w:r>
            <w:proofErr w:type="spellStart"/>
            <w:r>
              <w:rPr>
                <w:lang w:val="es-ES"/>
              </w:rPr>
              <w:t>Used</w:t>
            </w:r>
            <w:proofErr w:type="spellEnd"/>
          </w:p>
        </w:tc>
      </w:tr>
      <w:tr w:rsidR="00631EDA" w:rsidRPr="00A4227F" w:rsidTr="00631EDA">
        <w:trPr>
          <w:trHeight w:val="255"/>
        </w:trPr>
        <w:tc>
          <w:tcPr>
            <w:tcW w:w="1601" w:type="dxa"/>
          </w:tcPr>
          <w:p w:rsidR="00631EDA" w:rsidRDefault="00631EDA" w:rsidP="0070739A">
            <w:pPr>
              <w:jc w:val="center"/>
              <w:rPr>
                <w:lang w:val="es-ES"/>
              </w:rPr>
            </w:pPr>
            <w:r>
              <w:rPr>
                <w:lang w:val="es-ES"/>
              </w:rPr>
              <w:t>19200</w:t>
            </w:r>
          </w:p>
        </w:tc>
        <w:tc>
          <w:tcPr>
            <w:tcW w:w="1601" w:type="dxa"/>
          </w:tcPr>
          <w:p w:rsidR="00631EDA" w:rsidRDefault="005C2FC8" w:rsidP="0070739A">
            <w:pPr>
              <w:jc w:val="center"/>
              <w:rPr>
                <w:lang w:val="es-ES"/>
              </w:rPr>
            </w:pPr>
            <w:r>
              <w:rPr>
                <w:lang w:val="es-ES"/>
              </w:rPr>
              <w:t>ON</w:t>
            </w:r>
          </w:p>
        </w:tc>
        <w:tc>
          <w:tcPr>
            <w:tcW w:w="1601" w:type="dxa"/>
          </w:tcPr>
          <w:p w:rsidR="00631EDA" w:rsidRDefault="005C2FC8" w:rsidP="0070739A">
            <w:pPr>
              <w:jc w:val="center"/>
              <w:rPr>
                <w:lang w:val="es-ES"/>
              </w:rPr>
            </w:pPr>
            <w:r>
              <w:rPr>
                <w:lang w:val="es-ES"/>
              </w:rPr>
              <w:t>ON</w:t>
            </w:r>
          </w:p>
        </w:tc>
        <w:tc>
          <w:tcPr>
            <w:tcW w:w="1601" w:type="dxa"/>
          </w:tcPr>
          <w:p w:rsidR="00631EDA" w:rsidRDefault="005C2FC8" w:rsidP="0070739A">
            <w:pPr>
              <w:jc w:val="center"/>
              <w:rPr>
                <w:lang w:val="es-ES"/>
              </w:rPr>
            </w:pPr>
            <w:r>
              <w:rPr>
                <w:lang w:val="es-ES"/>
              </w:rPr>
              <w:t>ON</w:t>
            </w:r>
          </w:p>
        </w:tc>
        <w:tc>
          <w:tcPr>
            <w:tcW w:w="1601" w:type="dxa"/>
          </w:tcPr>
          <w:p w:rsidR="00631EDA" w:rsidRDefault="005C2FC8" w:rsidP="0070739A">
            <w:pPr>
              <w:jc w:val="center"/>
              <w:rPr>
                <w:lang w:val="es-ES"/>
              </w:rPr>
            </w:pPr>
            <w:proofErr w:type="spellStart"/>
            <w:r>
              <w:rPr>
                <w:lang w:val="es-ES"/>
              </w:rPr>
              <w:t>Not</w:t>
            </w:r>
            <w:proofErr w:type="spellEnd"/>
            <w:r>
              <w:rPr>
                <w:lang w:val="es-ES"/>
              </w:rPr>
              <w:t xml:space="preserve"> </w:t>
            </w:r>
            <w:proofErr w:type="spellStart"/>
            <w:r>
              <w:rPr>
                <w:lang w:val="es-ES"/>
              </w:rPr>
              <w:t>Used</w:t>
            </w:r>
            <w:proofErr w:type="spellEnd"/>
          </w:p>
        </w:tc>
      </w:tr>
      <w:tr w:rsidR="00631EDA" w:rsidRPr="00A4227F" w:rsidTr="00631EDA">
        <w:trPr>
          <w:trHeight w:val="255"/>
        </w:trPr>
        <w:tc>
          <w:tcPr>
            <w:tcW w:w="1601" w:type="dxa"/>
          </w:tcPr>
          <w:p w:rsidR="00631EDA" w:rsidRDefault="00631EDA" w:rsidP="0070739A">
            <w:pPr>
              <w:jc w:val="center"/>
              <w:rPr>
                <w:lang w:val="es-ES"/>
              </w:rPr>
            </w:pPr>
            <w:r>
              <w:rPr>
                <w:lang w:val="es-ES"/>
              </w:rPr>
              <w:t>38400</w:t>
            </w:r>
          </w:p>
        </w:tc>
        <w:tc>
          <w:tcPr>
            <w:tcW w:w="1601" w:type="dxa"/>
          </w:tcPr>
          <w:p w:rsidR="00631EDA" w:rsidRPr="00A4227F" w:rsidRDefault="00631EDA" w:rsidP="0070739A">
            <w:pPr>
              <w:jc w:val="center"/>
              <w:rPr>
                <w:lang w:val="es-ES"/>
              </w:rPr>
            </w:pPr>
            <w:r>
              <w:rPr>
                <w:lang w:val="es-ES"/>
              </w:rPr>
              <w:t>OFF</w:t>
            </w:r>
          </w:p>
        </w:tc>
        <w:tc>
          <w:tcPr>
            <w:tcW w:w="1601" w:type="dxa"/>
          </w:tcPr>
          <w:p w:rsidR="00631EDA" w:rsidRPr="00A4227F" w:rsidRDefault="00631EDA" w:rsidP="0070739A">
            <w:pPr>
              <w:jc w:val="center"/>
              <w:rPr>
                <w:lang w:val="es-ES"/>
              </w:rPr>
            </w:pPr>
            <w:r>
              <w:rPr>
                <w:lang w:val="es-ES"/>
              </w:rPr>
              <w:t>OFF</w:t>
            </w:r>
          </w:p>
        </w:tc>
        <w:tc>
          <w:tcPr>
            <w:tcW w:w="1601" w:type="dxa"/>
          </w:tcPr>
          <w:p w:rsidR="00631EDA" w:rsidRPr="00A4227F" w:rsidRDefault="00631EDA" w:rsidP="0070739A">
            <w:pPr>
              <w:jc w:val="center"/>
              <w:rPr>
                <w:lang w:val="es-ES"/>
              </w:rPr>
            </w:pPr>
            <w:r>
              <w:rPr>
                <w:lang w:val="es-ES"/>
              </w:rPr>
              <w:t>OFF</w:t>
            </w:r>
          </w:p>
        </w:tc>
        <w:tc>
          <w:tcPr>
            <w:tcW w:w="1601" w:type="dxa"/>
          </w:tcPr>
          <w:p w:rsidR="00631EDA" w:rsidRDefault="005C2FC8" w:rsidP="0070739A">
            <w:pPr>
              <w:jc w:val="center"/>
              <w:rPr>
                <w:lang w:val="es-ES"/>
              </w:rPr>
            </w:pPr>
            <w:r>
              <w:rPr>
                <w:lang w:val="es-ES"/>
              </w:rPr>
              <w:t>27 KΩ</w:t>
            </w:r>
          </w:p>
        </w:tc>
      </w:tr>
      <w:tr w:rsidR="00631EDA" w:rsidRPr="00A4227F" w:rsidTr="00631EDA">
        <w:trPr>
          <w:trHeight w:val="255"/>
        </w:trPr>
        <w:tc>
          <w:tcPr>
            <w:tcW w:w="1601" w:type="dxa"/>
          </w:tcPr>
          <w:p w:rsidR="00631EDA" w:rsidRDefault="00631EDA" w:rsidP="0070739A">
            <w:pPr>
              <w:jc w:val="center"/>
              <w:rPr>
                <w:lang w:val="es-ES"/>
              </w:rPr>
            </w:pPr>
            <w:r>
              <w:rPr>
                <w:lang w:val="es-ES"/>
              </w:rPr>
              <w:t>57600</w:t>
            </w:r>
          </w:p>
        </w:tc>
        <w:tc>
          <w:tcPr>
            <w:tcW w:w="1601" w:type="dxa"/>
          </w:tcPr>
          <w:p w:rsidR="00631EDA" w:rsidRPr="00A4227F" w:rsidRDefault="00631EDA" w:rsidP="0070739A">
            <w:pPr>
              <w:jc w:val="center"/>
              <w:rPr>
                <w:lang w:val="es-ES"/>
              </w:rPr>
            </w:pPr>
            <w:r>
              <w:rPr>
                <w:lang w:val="es-ES"/>
              </w:rPr>
              <w:t>OFF</w:t>
            </w:r>
          </w:p>
        </w:tc>
        <w:tc>
          <w:tcPr>
            <w:tcW w:w="1601" w:type="dxa"/>
          </w:tcPr>
          <w:p w:rsidR="00631EDA" w:rsidRPr="00A4227F" w:rsidRDefault="00631EDA" w:rsidP="0070739A">
            <w:pPr>
              <w:jc w:val="center"/>
              <w:rPr>
                <w:lang w:val="es-ES"/>
              </w:rPr>
            </w:pPr>
            <w:r>
              <w:rPr>
                <w:lang w:val="es-ES"/>
              </w:rPr>
              <w:t>OFF</w:t>
            </w:r>
          </w:p>
        </w:tc>
        <w:tc>
          <w:tcPr>
            <w:tcW w:w="1601" w:type="dxa"/>
          </w:tcPr>
          <w:p w:rsidR="00631EDA" w:rsidRPr="00A4227F" w:rsidRDefault="00631EDA" w:rsidP="0070739A">
            <w:pPr>
              <w:jc w:val="center"/>
              <w:rPr>
                <w:lang w:val="es-ES"/>
              </w:rPr>
            </w:pPr>
            <w:r>
              <w:rPr>
                <w:lang w:val="es-ES"/>
              </w:rPr>
              <w:t>OFF</w:t>
            </w:r>
          </w:p>
        </w:tc>
        <w:tc>
          <w:tcPr>
            <w:tcW w:w="1601" w:type="dxa"/>
          </w:tcPr>
          <w:p w:rsidR="00631EDA" w:rsidRDefault="005C2FC8" w:rsidP="0070739A">
            <w:pPr>
              <w:jc w:val="center"/>
              <w:rPr>
                <w:lang w:val="es-ES"/>
              </w:rPr>
            </w:pPr>
            <w:r>
              <w:rPr>
                <w:lang w:val="es-ES"/>
              </w:rPr>
              <w:t>16 KΩ</w:t>
            </w:r>
          </w:p>
        </w:tc>
      </w:tr>
      <w:tr w:rsidR="00631EDA" w:rsidRPr="00A4227F" w:rsidTr="00631EDA">
        <w:trPr>
          <w:trHeight w:val="255"/>
        </w:trPr>
        <w:tc>
          <w:tcPr>
            <w:tcW w:w="1601" w:type="dxa"/>
          </w:tcPr>
          <w:p w:rsidR="00631EDA" w:rsidRDefault="00631EDA" w:rsidP="0070739A">
            <w:pPr>
              <w:jc w:val="center"/>
              <w:rPr>
                <w:lang w:val="es-ES"/>
              </w:rPr>
            </w:pPr>
            <w:r>
              <w:rPr>
                <w:lang w:val="es-ES"/>
              </w:rPr>
              <w:t>115200</w:t>
            </w:r>
          </w:p>
        </w:tc>
        <w:tc>
          <w:tcPr>
            <w:tcW w:w="1601" w:type="dxa"/>
          </w:tcPr>
          <w:p w:rsidR="00631EDA" w:rsidRPr="00A4227F" w:rsidRDefault="00631EDA" w:rsidP="0070739A">
            <w:pPr>
              <w:jc w:val="center"/>
              <w:rPr>
                <w:lang w:val="es-ES"/>
              </w:rPr>
            </w:pPr>
            <w:r>
              <w:rPr>
                <w:lang w:val="es-ES"/>
              </w:rPr>
              <w:t>OFF</w:t>
            </w:r>
          </w:p>
        </w:tc>
        <w:tc>
          <w:tcPr>
            <w:tcW w:w="1601" w:type="dxa"/>
          </w:tcPr>
          <w:p w:rsidR="00631EDA" w:rsidRPr="00A4227F" w:rsidRDefault="00631EDA" w:rsidP="0070739A">
            <w:pPr>
              <w:jc w:val="center"/>
              <w:rPr>
                <w:lang w:val="es-ES"/>
              </w:rPr>
            </w:pPr>
            <w:r>
              <w:rPr>
                <w:lang w:val="es-ES"/>
              </w:rPr>
              <w:t>OFF</w:t>
            </w:r>
          </w:p>
        </w:tc>
        <w:tc>
          <w:tcPr>
            <w:tcW w:w="1601" w:type="dxa"/>
          </w:tcPr>
          <w:p w:rsidR="00631EDA" w:rsidRPr="00A4227F" w:rsidRDefault="00631EDA" w:rsidP="0070739A">
            <w:pPr>
              <w:jc w:val="center"/>
              <w:rPr>
                <w:lang w:val="es-ES"/>
              </w:rPr>
            </w:pPr>
            <w:r>
              <w:rPr>
                <w:lang w:val="es-ES"/>
              </w:rPr>
              <w:t>OFF</w:t>
            </w:r>
          </w:p>
        </w:tc>
        <w:tc>
          <w:tcPr>
            <w:tcW w:w="1601" w:type="dxa"/>
          </w:tcPr>
          <w:p w:rsidR="00631EDA" w:rsidRDefault="005C2FC8" w:rsidP="0070739A">
            <w:pPr>
              <w:jc w:val="center"/>
              <w:rPr>
                <w:lang w:val="es-ES"/>
              </w:rPr>
            </w:pPr>
            <w:r>
              <w:rPr>
                <w:lang w:val="es-ES"/>
              </w:rPr>
              <w:t>8.2 KΩ</w:t>
            </w:r>
          </w:p>
        </w:tc>
      </w:tr>
    </w:tbl>
    <w:p w:rsidR="00631EDA" w:rsidRDefault="005C2FC8" w:rsidP="005C2FC8">
      <w:pPr>
        <w:pStyle w:val="Onderschrift"/>
      </w:pPr>
      <w:bookmarkStart w:id="487" w:name="_Ref338797849"/>
      <w:bookmarkStart w:id="488" w:name="_Toc379547873"/>
      <w:r>
        <w:t xml:space="preserve">Table </w:t>
      </w:r>
      <w:r>
        <w:fldChar w:fldCharType="begin"/>
      </w:r>
      <w:r>
        <w:instrText xml:space="preserve"> STYLEREF 1 \s </w:instrText>
      </w:r>
      <w:r>
        <w:fldChar w:fldCharType="separate"/>
      </w:r>
      <w:r w:rsidR="00013DAE">
        <w:rPr>
          <w:noProof/>
        </w:rPr>
        <w:t>14</w:t>
      </w:r>
      <w:r>
        <w:fldChar w:fldCharType="end"/>
      </w:r>
      <w:r>
        <w:noBreakHyphen/>
      </w:r>
      <w:r>
        <w:fldChar w:fldCharType="begin"/>
      </w:r>
      <w:r>
        <w:instrText xml:space="preserve"> SEQ Table \* ARABIC \s 1 </w:instrText>
      </w:r>
      <w:r>
        <w:fldChar w:fldCharType="separate"/>
      </w:r>
      <w:r w:rsidR="00013DAE">
        <w:rPr>
          <w:noProof/>
        </w:rPr>
        <w:t>4</w:t>
      </w:r>
      <w:r>
        <w:fldChar w:fldCharType="end"/>
      </w:r>
      <w:bookmarkEnd w:id="487"/>
      <w:r>
        <w:t>: Data rate selection</w:t>
      </w:r>
      <w:bookmarkEnd w:id="488"/>
    </w:p>
    <w:p w:rsidR="005C2FC8" w:rsidRDefault="00752D03" w:rsidP="00752D03">
      <w:r>
        <w:lastRenderedPageBreak/>
        <w:t xml:space="preserve">Automatic Send Data Control: The first bit of data from the RS-232 side enables the transmitter and disables the receiver. After receiving the last RS-232 data bit, the timeout circuit waits one character length, then disables the transmitter and enables the receiver. Select the timeout by positioning the DIP Switches or changing the value of R-11. Refer to </w:t>
      </w:r>
      <w:r>
        <w:fldChar w:fldCharType="begin"/>
      </w:r>
      <w:r>
        <w:instrText xml:space="preserve"> REF _Ref338797849 \h </w:instrText>
      </w:r>
      <w:r>
        <w:fldChar w:fldCharType="separate"/>
      </w:r>
      <w:r w:rsidR="00013DAE">
        <w:t xml:space="preserve">Table </w:t>
      </w:r>
      <w:r w:rsidR="00013DAE">
        <w:rPr>
          <w:noProof/>
        </w:rPr>
        <w:t>14</w:t>
      </w:r>
      <w:r w:rsidR="00013DAE">
        <w:noBreakHyphen/>
      </w:r>
      <w:r w:rsidR="00013DAE">
        <w:rPr>
          <w:noProof/>
        </w:rPr>
        <w:t>4</w:t>
      </w:r>
      <w:r>
        <w:fldChar w:fldCharType="end"/>
      </w:r>
      <w:r>
        <w:t xml:space="preserve"> for R-11 values and DIP Switch positions.</w:t>
      </w:r>
    </w:p>
    <w:p w:rsidR="00752D03" w:rsidRDefault="00752D03" w:rsidP="00752D03"/>
    <w:p w:rsidR="00752D03" w:rsidRDefault="00752D03" w:rsidP="00752D03">
      <w:r>
        <w:t>If necessary, use termination resistance for high data rates or long cable runs by positioning Switch 5 to “on.”</w:t>
      </w:r>
    </w:p>
    <w:p w:rsidR="00752D03" w:rsidRDefault="00752D03" w:rsidP="00752D03"/>
    <w:p w:rsidR="0070739A" w:rsidRDefault="0070739A" w:rsidP="0070739A">
      <w:pPr>
        <w:rPr>
          <w:lang w:val="en-US" w:eastAsia="nl-NL"/>
        </w:rPr>
      </w:pPr>
      <w:r>
        <w:rPr>
          <w:lang w:val="en-US" w:eastAsia="nl-NL"/>
        </w:rPr>
        <w:fldChar w:fldCharType="begin"/>
      </w:r>
      <w:r>
        <w:rPr>
          <w:lang w:val="en-US" w:eastAsia="nl-NL"/>
        </w:rPr>
        <w:instrText xml:space="preserve"> REF _Ref338798870 \h </w:instrText>
      </w:r>
      <w:r>
        <w:rPr>
          <w:lang w:val="en-US" w:eastAsia="nl-NL"/>
        </w:rPr>
      </w:r>
      <w:r>
        <w:rPr>
          <w:lang w:val="en-US" w:eastAsia="nl-NL"/>
        </w:rPr>
        <w:fldChar w:fldCharType="separate"/>
      </w:r>
      <w:r w:rsidR="00013DAE">
        <w:t xml:space="preserve">Figure </w:t>
      </w:r>
      <w:r w:rsidR="00013DAE">
        <w:rPr>
          <w:noProof/>
        </w:rPr>
        <w:t>14</w:t>
      </w:r>
      <w:r w:rsidR="00013DAE">
        <w:noBreakHyphen/>
      </w:r>
      <w:r w:rsidR="00013DAE">
        <w:rPr>
          <w:noProof/>
        </w:rPr>
        <w:t>17</w:t>
      </w:r>
      <w:r>
        <w:rPr>
          <w:lang w:val="en-US" w:eastAsia="nl-NL"/>
        </w:rPr>
        <w:fldChar w:fldCharType="end"/>
      </w:r>
      <w:r>
        <w:rPr>
          <w:lang w:val="en-US" w:eastAsia="nl-NL"/>
        </w:rPr>
        <w:t xml:space="preserve">, </w:t>
      </w:r>
      <w:r>
        <w:rPr>
          <w:lang w:val="en-US" w:eastAsia="nl-NL"/>
        </w:rPr>
        <w:fldChar w:fldCharType="begin"/>
      </w:r>
      <w:r>
        <w:rPr>
          <w:lang w:val="en-US" w:eastAsia="nl-NL"/>
        </w:rPr>
        <w:instrText xml:space="preserve"> REF _Ref338798879 \h </w:instrText>
      </w:r>
      <w:r>
        <w:rPr>
          <w:lang w:val="en-US" w:eastAsia="nl-NL"/>
        </w:rPr>
      </w:r>
      <w:r>
        <w:rPr>
          <w:lang w:val="en-US" w:eastAsia="nl-NL"/>
        </w:rPr>
        <w:fldChar w:fldCharType="separate"/>
      </w:r>
      <w:r w:rsidR="00013DAE">
        <w:t xml:space="preserve">Figure </w:t>
      </w:r>
      <w:r w:rsidR="00013DAE">
        <w:rPr>
          <w:noProof/>
        </w:rPr>
        <w:t>14</w:t>
      </w:r>
      <w:r w:rsidR="00013DAE">
        <w:noBreakHyphen/>
      </w:r>
      <w:r w:rsidR="00013DAE">
        <w:rPr>
          <w:noProof/>
        </w:rPr>
        <w:t>18</w:t>
      </w:r>
      <w:r>
        <w:rPr>
          <w:lang w:val="en-US" w:eastAsia="nl-NL"/>
        </w:rPr>
        <w:fldChar w:fldCharType="end"/>
      </w:r>
      <w:r>
        <w:rPr>
          <w:lang w:val="en-US" w:eastAsia="nl-NL"/>
        </w:rPr>
        <w:t xml:space="preserve"> and </w:t>
      </w:r>
      <w:r>
        <w:rPr>
          <w:lang w:val="en-US" w:eastAsia="nl-NL"/>
        </w:rPr>
        <w:fldChar w:fldCharType="begin"/>
      </w:r>
      <w:r>
        <w:rPr>
          <w:lang w:val="en-US" w:eastAsia="nl-NL"/>
        </w:rPr>
        <w:instrText xml:space="preserve"> REF _Ref338798889 \h </w:instrText>
      </w:r>
      <w:r>
        <w:rPr>
          <w:lang w:val="en-US" w:eastAsia="nl-NL"/>
        </w:rPr>
      </w:r>
      <w:r>
        <w:rPr>
          <w:lang w:val="en-US" w:eastAsia="nl-NL"/>
        </w:rPr>
        <w:fldChar w:fldCharType="separate"/>
      </w:r>
      <w:r w:rsidR="00013DAE">
        <w:t xml:space="preserve">Figure </w:t>
      </w:r>
      <w:r w:rsidR="00013DAE">
        <w:rPr>
          <w:noProof/>
        </w:rPr>
        <w:t>14</w:t>
      </w:r>
      <w:r w:rsidR="00013DAE">
        <w:noBreakHyphen/>
      </w:r>
      <w:r w:rsidR="00013DAE">
        <w:rPr>
          <w:noProof/>
        </w:rPr>
        <w:t>19</w:t>
      </w:r>
      <w:r>
        <w:rPr>
          <w:lang w:val="en-US" w:eastAsia="nl-NL"/>
        </w:rPr>
        <w:fldChar w:fldCharType="end"/>
      </w:r>
      <w:r>
        <w:rPr>
          <w:lang w:val="en-US" w:eastAsia="nl-NL"/>
        </w:rPr>
        <w:t xml:space="preserve"> </w:t>
      </w:r>
      <w:r w:rsidRPr="0070739A">
        <w:rPr>
          <w:lang w:val="en-US" w:eastAsia="nl-NL"/>
        </w:rPr>
        <w:t>are examples of a DTE to DCE connection. The DB9 female connector on</w:t>
      </w:r>
      <w:r>
        <w:rPr>
          <w:lang w:val="en-US" w:eastAsia="nl-NL"/>
        </w:rPr>
        <w:t xml:space="preserve"> </w:t>
      </w:r>
      <w:r w:rsidRPr="0070739A">
        <w:rPr>
          <w:lang w:val="en-US" w:eastAsia="nl-NL"/>
        </w:rPr>
        <w:t>this converter will make the same connections using a straight through DB9F to DB9M cable. If the</w:t>
      </w:r>
      <w:r>
        <w:rPr>
          <w:lang w:val="en-US" w:eastAsia="nl-NL"/>
        </w:rPr>
        <w:t xml:space="preserve"> </w:t>
      </w:r>
      <w:r w:rsidRPr="0070739A">
        <w:rPr>
          <w:lang w:val="en-US" w:eastAsia="nl-NL"/>
        </w:rPr>
        <w:t>RS-232 device is wired for DCE, then cross pins 2 and 3.</w:t>
      </w:r>
    </w:p>
    <w:p w:rsidR="0070739A" w:rsidRDefault="0070739A" w:rsidP="0070739A">
      <w:pPr>
        <w:rPr>
          <w:lang w:val="en-US" w:eastAsia="nl-NL"/>
        </w:rPr>
      </w:pPr>
    </w:p>
    <w:p w:rsidR="0070739A" w:rsidRDefault="0070739A" w:rsidP="0070739A">
      <w:pPr>
        <w:rPr>
          <w:lang w:val="en-US"/>
        </w:rPr>
      </w:pPr>
      <w:r>
        <w:rPr>
          <w:noProof/>
          <w:lang w:val="nl-NL" w:eastAsia="nl-NL"/>
        </w:rPr>
        <w:drawing>
          <wp:inline distT="0" distB="0" distL="0" distR="0" wp14:anchorId="1C73AF9A" wp14:editId="1D247399">
            <wp:extent cx="3600000" cy="2480400"/>
            <wp:effectExtent l="0" t="0" r="635"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00000" cy="2480400"/>
                    </a:xfrm>
                    <a:prstGeom prst="rect">
                      <a:avLst/>
                    </a:prstGeom>
                  </pic:spPr>
                </pic:pic>
              </a:graphicData>
            </a:graphic>
          </wp:inline>
        </w:drawing>
      </w:r>
    </w:p>
    <w:p w:rsidR="0070739A" w:rsidRDefault="0070739A" w:rsidP="0070739A">
      <w:pPr>
        <w:pStyle w:val="Onderschrift"/>
      </w:pPr>
      <w:bookmarkStart w:id="489" w:name="_Ref338798870"/>
      <w:bookmarkStart w:id="490" w:name="_Ref338798850"/>
      <w:bookmarkStart w:id="491" w:name="_Toc379547846"/>
      <w:r>
        <w:t xml:space="preserve">Figure </w:t>
      </w:r>
      <w:r>
        <w:fldChar w:fldCharType="begin"/>
      </w:r>
      <w:r>
        <w:instrText xml:space="preserve"> STYLEREF 1 \s </w:instrText>
      </w:r>
      <w:r>
        <w:fldChar w:fldCharType="separate"/>
      </w:r>
      <w:r w:rsidR="00013DAE">
        <w:rPr>
          <w:noProof/>
        </w:rPr>
        <w:t>14</w:t>
      </w:r>
      <w:r>
        <w:fldChar w:fldCharType="end"/>
      </w:r>
      <w:r>
        <w:noBreakHyphen/>
      </w:r>
      <w:r>
        <w:fldChar w:fldCharType="begin"/>
      </w:r>
      <w:r>
        <w:instrText xml:space="preserve"> SEQ Figure \* ARABIC \s 1 </w:instrText>
      </w:r>
      <w:r>
        <w:fldChar w:fldCharType="separate"/>
      </w:r>
      <w:r w:rsidR="00013DAE">
        <w:rPr>
          <w:noProof/>
        </w:rPr>
        <w:t>17</w:t>
      </w:r>
      <w:r>
        <w:fldChar w:fldCharType="end"/>
      </w:r>
      <w:bookmarkEnd w:id="489"/>
      <w:r>
        <w:t>: 2-wire RS485</w:t>
      </w:r>
      <w:bookmarkEnd w:id="490"/>
      <w:bookmarkEnd w:id="491"/>
    </w:p>
    <w:p w:rsidR="0070739A" w:rsidRDefault="0070739A" w:rsidP="0070739A">
      <w:pPr>
        <w:rPr>
          <w:lang w:val="en-US"/>
        </w:rPr>
      </w:pPr>
      <w:r>
        <w:rPr>
          <w:noProof/>
          <w:lang w:val="nl-NL" w:eastAsia="nl-NL"/>
        </w:rPr>
        <w:drawing>
          <wp:inline distT="0" distB="0" distL="0" distR="0" wp14:anchorId="1A738775" wp14:editId="5D2042EF">
            <wp:extent cx="3600000" cy="2682000"/>
            <wp:effectExtent l="0" t="0" r="635" b="444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00000" cy="2682000"/>
                    </a:xfrm>
                    <a:prstGeom prst="rect">
                      <a:avLst/>
                    </a:prstGeom>
                  </pic:spPr>
                </pic:pic>
              </a:graphicData>
            </a:graphic>
          </wp:inline>
        </w:drawing>
      </w:r>
    </w:p>
    <w:p w:rsidR="0070739A" w:rsidRDefault="0070739A" w:rsidP="0070739A">
      <w:pPr>
        <w:pStyle w:val="Onderschrift"/>
      </w:pPr>
      <w:bookmarkStart w:id="492" w:name="_Ref338798879"/>
      <w:bookmarkStart w:id="493" w:name="_Toc379547847"/>
      <w:r>
        <w:t xml:space="preserve">Figure </w:t>
      </w:r>
      <w:r>
        <w:fldChar w:fldCharType="begin"/>
      </w:r>
      <w:r>
        <w:instrText xml:space="preserve"> STYLEREF 1 \s </w:instrText>
      </w:r>
      <w:r>
        <w:fldChar w:fldCharType="separate"/>
      </w:r>
      <w:r w:rsidR="00013DAE">
        <w:rPr>
          <w:noProof/>
        </w:rPr>
        <w:t>14</w:t>
      </w:r>
      <w:r>
        <w:fldChar w:fldCharType="end"/>
      </w:r>
      <w:r>
        <w:noBreakHyphen/>
      </w:r>
      <w:r>
        <w:fldChar w:fldCharType="begin"/>
      </w:r>
      <w:r>
        <w:instrText xml:space="preserve"> SEQ Figure \* ARABIC \s 1 </w:instrText>
      </w:r>
      <w:r>
        <w:fldChar w:fldCharType="separate"/>
      </w:r>
      <w:r w:rsidR="00013DAE">
        <w:rPr>
          <w:noProof/>
        </w:rPr>
        <w:t>18</w:t>
      </w:r>
      <w:r>
        <w:fldChar w:fldCharType="end"/>
      </w:r>
      <w:bookmarkEnd w:id="492"/>
      <w:r>
        <w:t>: 4-wire RS485</w:t>
      </w:r>
      <w:bookmarkEnd w:id="493"/>
    </w:p>
    <w:p w:rsidR="0070739A" w:rsidRDefault="0070739A" w:rsidP="0070739A">
      <w:pPr>
        <w:rPr>
          <w:lang w:val="en-US"/>
        </w:rPr>
      </w:pPr>
      <w:r>
        <w:rPr>
          <w:noProof/>
          <w:lang w:val="nl-NL" w:eastAsia="nl-NL"/>
        </w:rPr>
        <w:lastRenderedPageBreak/>
        <w:drawing>
          <wp:inline distT="0" distB="0" distL="0" distR="0" wp14:anchorId="39B4A3D7" wp14:editId="61FE40DA">
            <wp:extent cx="3600000" cy="2163600"/>
            <wp:effectExtent l="0" t="0" r="635" b="825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00000" cy="2163600"/>
                    </a:xfrm>
                    <a:prstGeom prst="rect">
                      <a:avLst/>
                    </a:prstGeom>
                  </pic:spPr>
                </pic:pic>
              </a:graphicData>
            </a:graphic>
          </wp:inline>
        </w:drawing>
      </w:r>
    </w:p>
    <w:p w:rsidR="0070739A" w:rsidRDefault="0070739A" w:rsidP="0070739A">
      <w:pPr>
        <w:pStyle w:val="Onderschrift"/>
      </w:pPr>
      <w:bookmarkStart w:id="494" w:name="_Ref338798889"/>
      <w:bookmarkStart w:id="495" w:name="_Toc379547848"/>
      <w:r>
        <w:t xml:space="preserve">Figure </w:t>
      </w:r>
      <w:r>
        <w:fldChar w:fldCharType="begin"/>
      </w:r>
      <w:r>
        <w:instrText xml:space="preserve"> STYLEREF 1 \s </w:instrText>
      </w:r>
      <w:r>
        <w:fldChar w:fldCharType="separate"/>
      </w:r>
      <w:r w:rsidR="00013DAE">
        <w:rPr>
          <w:noProof/>
        </w:rPr>
        <w:t>14</w:t>
      </w:r>
      <w:r>
        <w:fldChar w:fldCharType="end"/>
      </w:r>
      <w:r>
        <w:noBreakHyphen/>
      </w:r>
      <w:r>
        <w:fldChar w:fldCharType="begin"/>
      </w:r>
      <w:r>
        <w:instrText xml:space="preserve"> SEQ Figure \* ARABIC \s 1 </w:instrText>
      </w:r>
      <w:r>
        <w:fldChar w:fldCharType="separate"/>
      </w:r>
      <w:r w:rsidR="00013DAE">
        <w:rPr>
          <w:noProof/>
        </w:rPr>
        <w:t>19</w:t>
      </w:r>
      <w:r>
        <w:fldChar w:fldCharType="end"/>
      </w:r>
      <w:bookmarkEnd w:id="494"/>
      <w:r>
        <w:t>: RS422</w:t>
      </w:r>
      <w:bookmarkEnd w:id="495"/>
    </w:p>
    <w:p w:rsidR="0070739A" w:rsidRDefault="0070739A" w:rsidP="0070739A">
      <w:r>
        <w:fldChar w:fldCharType="begin"/>
      </w:r>
      <w:r>
        <w:instrText xml:space="preserve"> REF _Ref338799033 \h </w:instrText>
      </w:r>
      <w:r>
        <w:fldChar w:fldCharType="separate"/>
      </w:r>
      <w:r w:rsidR="00013DAE">
        <w:t xml:space="preserve">Figure </w:t>
      </w:r>
      <w:r w:rsidR="00013DAE">
        <w:rPr>
          <w:noProof/>
        </w:rPr>
        <w:t>14</w:t>
      </w:r>
      <w:r w:rsidR="00013DAE">
        <w:noBreakHyphen/>
      </w:r>
      <w:r w:rsidR="00013DAE">
        <w:rPr>
          <w:noProof/>
        </w:rPr>
        <w:t>20</w:t>
      </w:r>
      <w:r>
        <w:fldChar w:fldCharType="end"/>
      </w:r>
      <w:r w:rsidRPr="0070739A">
        <w:t xml:space="preserve"> demonstrates how to use two converters to extend and isolate RS-232 signals.</w:t>
      </w:r>
    </w:p>
    <w:p w:rsidR="0070739A" w:rsidRDefault="0070739A" w:rsidP="0070739A"/>
    <w:p w:rsidR="0070739A" w:rsidRDefault="0070739A" w:rsidP="0070739A">
      <w:r>
        <w:rPr>
          <w:noProof/>
          <w:lang w:val="nl-NL" w:eastAsia="nl-NL"/>
        </w:rPr>
        <w:drawing>
          <wp:inline distT="0" distB="0" distL="0" distR="0" wp14:anchorId="1F4E7017" wp14:editId="1F2EDD8D">
            <wp:extent cx="5760720" cy="2688663"/>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2688663"/>
                    </a:xfrm>
                    <a:prstGeom prst="rect">
                      <a:avLst/>
                    </a:prstGeom>
                  </pic:spPr>
                </pic:pic>
              </a:graphicData>
            </a:graphic>
          </wp:inline>
        </w:drawing>
      </w:r>
    </w:p>
    <w:p w:rsidR="0070739A" w:rsidRDefault="0070739A" w:rsidP="0070739A">
      <w:pPr>
        <w:pStyle w:val="Onderschrift"/>
      </w:pPr>
      <w:bookmarkStart w:id="496" w:name="_Ref338799033"/>
      <w:bookmarkStart w:id="497" w:name="_Toc379547849"/>
      <w:r>
        <w:t xml:space="preserve">Figure </w:t>
      </w:r>
      <w:r>
        <w:fldChar w:fldCharType="begin"/>
      </w:r>
      <w:r>
        <w:instrText xml:space="preserve"> STYLEREF 1 \s </w:instrText>
      </w:r>
      <w:r>
        <w:fldChar w:fldCharType="separate"/>
      </w:r>
      <w:r w:rsidR="00013DAE">
        <w:rPr>
          <w:noProof/>
        </w:rPr>
        <w:t>14</w:t>
      </w:r>
      <w:r>
        <w:fldChar w:fldCharType="end"/>
      </w:r>
      <w:r>
        <w:noBreakHyphen/>
      </w:r>
      <w:r>
        <w:fldChar w:fldCharType="begin"/>
      </w:r>
      <w:r>
        <w:instrText xml:space="preserve"> SEQ Figure \* ARABIC \s 1 </w:instrText>
      </w:r>
      <w:r>
        <w:fldChar w:fldCharType="separate"/>
      </w:r>
      <w:r w:rsidR="00013DAE">
        <w:rPr>
          <w:noProof/>
        </w:rPr>
        <w:t>20</w:t>
      </w:r>
      <w:r>
        <w:fldChar w:fldCharType="end"/>
      </w:r>
      <w:bookmarkEnd w:id="496"/>
      <w:r>
        <w:t>: Extend and isolate RS232</w:t>
      </w:r>
      <w:bookmarkEnd w:id="497"/>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Default="00DB0C75" w:rsidP="00DB0C75">
      <w:pPr>
        <w:rPr>
          <w:rFonts w:ascii="Frutiger-ExtraBlackCn" w:hAnsi="Frutiger-ExtraBlackCn" w:cs="Frutiger-ExtraBlackCn"/>
          <w:bCs/>
          <w:sz w:val="17"/>
          <w:szCs w:val="17"/>
          <w:lang w:val="en-US"/>
        </w:rPr>
      </w:pPr>
    </w:p>
    <w:p w:rsidR="00DB0C75" w:rsidRPr="00CA0364" w:rsidRDefault="00DB0C75" w:rsidP="00DB0C75">
      <w:pPr>
        <w:rPr>
          <w:rFonts w:ascii="Frutiger-ExtraBlackCn" w:hAnsi="Frutiger-ExtraBlackCn" w:cs="Frutiger-ExtraBlackCn"/>
          <w:b/>
          <w:bCs/>
          <w:sz w:val="17"/>
          <w:szCs w:val="17"/>
          <w:lang w:val="en-US"/>
        </w:rPr>
      </w:pPr>
      <w:r w:rsidRPr="00CA0364">
        <w:rPr>
          <w:rFonts w:ascii="Frutiger-ExtraBlackCn" w:hAnsi="Frutiger-ExtraBlackCn" w:cs="Frutiger-ExtraBlackCn"/>
          <w:bCs/>
          <w:sz w:val="17"/>
          <w:szCs w:val="17"/>
          <w:lang w:val="en-US"/>
        </w:rPr>
        <w:t>Technical &amp; customer support</w:t>
      </w:r>
      <w:r w:rsidRPr="00CA0364">
        <w:rPr>
          <w:rFonts w:ascii="Frutiger-ExtraBlackCn" w:hAnsi="Frutiger-ExtraBlackCn" w:cs="Frutiger-ExtraBlackCn"/>
          <w:b/>
          <w:bCs/>
          <w:sz w:val="17"/>
          <w:szCs w:val="17"/>
          <w:lang w:val="en-US"/>
        </w:rPr>
        <w:t xml:space="preserve"> </w:t>
      </w:r>
      <w:r w:rsidRPr="00CA0364">
        <w:rPr>
          <w:rFonts w:ascii="Frutiger-ExtraBlackCn" w:hAnsi="Frutiger-ExtraBlackCn" w:cs="Frutiger-ExtraBlackCn"/>
          <w:b/>
          <w:bCs/>
          <w:sz w:val="17"/>
          <w:szCs w:val="17"/>
          <w:lang w:val="en-US"/>
        </w:rPr>
        <w:br/>
        <w:t>The Netherlands</w:t>
      </w:r>
    </w:p>
    <w:p w:rsidR="00DB0C75" w:rsidRPr="00CA0364" w:rsidRDefault="00DB0C75" w:rsidP="00DB0C75">
      <w:pPr>
        <w:rPr>
          <w:rFonts w:ascii="Frutiger-ExtraBlackCn" w:hAnsi="Frutiger-ExtraBlackCn" w:cs="Frutiger-ExtraBlackCn"/>
          <w:b/>
          <w:bCs/>
          <w:sz w:val="17"/>
          <w:szCs w:val="17"/>
          <w:lang w:val="en-US"/>
        </w:rPr>
      </w:pPr>
    </w:p>
    <w:p w:rsidR="00DB0C75" w:rsidRPr="00013DAE" w:rsidRDefault="00DB0C75" w:rsidP="00DB0C75">
      <w:pPr>
        <w:rPr>
          <w:rFonts w:ascii="Frutiger-ExtraBlackCn" w:hAnsi="Frutiger-ExtraBlackCn" w:cs="Frutiger-ExtraBlackCn"/>
          <w:bCs/>
          <w:sz w:val="17"/>
          <w:szCs w:val="17"/>
          <w:lang w:val="nl-NL"/>
        </w:rPr>
      </w:pPr>
      <w:r w:rsidRPr="00013DAE">
        <w:rPr>
          <w:rFonts w:ascii="Frutiger-ExtraBlackCn" w:hAnsi="Frutiger-ExtraBlackCn" w:cs="Frutiger-ExtraBlackCn"/>
          <w:bCs/>
          <w:sz w:val="17"/>
          <w:szCs w:val="17"/>
          <w:lang w:val="nl-NL"/>
        </w:rPr>
        <w:t xml:space="preserve">Free </w:t>
      </w:r>
      <w:proofErr w:type="spellStart"/>
      <w:r w:rsidRPr="00013DAE">
        <w:rPr>
          <w:rFonts w:ascii="Frutiger-ExtraBlackCn" w:hAnsi="Frutiger-ExtraBlackCn" w:cs="Frutiger-ExtraBlackCn"/>
          <w:bCs/>
          <w:sz w:val="17"/>
          <w:szCs w:val="17"/>
          <w:lang w:val="nl-NL"/>
        </w:rPr>
        <w:t>Technics</w:t>
      </w:r>
      <w:proofErr w:type="spellEnd"/>
      <w:r w:rsidRPr="00013DAE">
        <w:rPr>
          <w:rFonts w:ascii="Frutiger-ExtraBlackCn" w:hAnsi="Frutiger-ExtraBlackCn" w:cs="Frutiger-ExtraBlackCn"/>
          <w:bCs/>
          <w:sz w:val="17"/>
          <w:szCs w:val="17"/>
          <w:lang w:val="nl-NL"/>
        </w:rPr>
        <w:t xml:space="preserve"> B.V.</w:t>
      </w:r>
    </w:p>
    <w:p w:rsidR="00DB0C75" w:rsidRPr="00FC2936" w:rsidRDefault="00DB0C75" w:rsidP="00DB0C75">
      <w:pPr>
        <w:rPr>
          <w:rFonts w:ascii="Frutiger-ExtraBlackCn" w:hAnsi="Frutiger-ExtraBlackCn" w:cs="Frutiger-ExtraBlackCn"/>
          <w:bCs/>
          <w:sz w:val="17"/>
          <w:szCs w:val="17"/>
          <w:lang w:val="nl-NL"/>
        </w:rPr>
      </w:pPr>
      <w:r w:rsidRPr="00FC2936">
        <w:rPr>
          <w:rFonts w:ascii="Frutiger-ExtraBlackCn" w:hAnsi="Frutiger-ExtraBlackCn" w:cs="Frutiger-ExtraBlackCn"/>
          <w:bCs/>
          <w:sz w:val="17"/>
          <w:szCs w:val="17"/>
          <w:lang w:val="nl-NL"/>
        </w:rPr>
        <w:t>Eikenlaan 259J</w:t>
      </w:r>
    </w:p>
    <w:p w:rsidR="00DB0C75" w:rsidRPr="00FC2936" w:rsidRDefault="00DB0C75" w:rsidP="00DB0C75">
      <w:pPr>
        <w:rPr>
          <w:rFonts w:ascii="Frutiger-ExtraBlackCn" w:hAnsi="Frutiger-ExtraBlackCn" w:cs="Frutiger-ExtraBlackCn"/>
          <w:bCs/>
          <w:sz w:val="17"/>
          <w:szCs w:val="17"/>
          <w:lang w:val="nl-NL"/>
        </w:rPr>
      </w:pPr>
      <w:r w:rsidRPr="00FC2936">
        <w:rPr>
          <w:rFonts w:ascii="Frutiger-ExtraBlackCn" w:hAnsi="Frutiger-ExtraBlackCn" w:cs="Frutiger-ExtraBlackCn"/>
          <w:bCs/>
          <w:sz w:val="17"/>
          <w:szCs w:val="17"/>
          <w:lang w:val="nl-NL"/>
        </w:rPr>
        <w:t>2404 BP, Alphen aan den Rijn</w:t>
      </w:r>
    </w:p>
    <w:p w:rsidR="00DB0C75" w:rsidRPr="00013DAE" w:rsidRDefault="00DB0C75" w:rsidP="00DB0C75">
      <w:pPr>
        <w:rPr>
          <w:rFonts w:ascii="Frutiger-ExtraBlackCn" w:hAnsi="Frutiger-ExtraBlackCn" w:cs="Frutiger-ExtraBlackCn"/>
          <w:bCs/>
          <w:sz w:val="17"/>
          <w:szCs w:val="17"/>
          <w:lang w:val="nl-NL"/>
        </w:rPr>
      </w:pPr>
      <w:r w:rsidRPr="00013DAE">
        <w:rPr>
          <w:rFonts w:ascii="Frutiger-ExtraBlackCn" w:hAnsi="Frutiger-ExtraBlackCn" w:cs="Frutiger-ExtraBlackCn"/>
          <w:bCs/>
          <w:sz w:val="17"/>
          <w:szCs w:val="17"/>
          <w:lang w:val="nl-NL"/>
        </w:rPr>
        <w:t>The Netherlands</w:t>
      </w:r>
    </w:p>
    <w:p w:rsidR="00DB0C75" w:rsidRPr="00013DAE" w:rsidRDefault="00DB0C75" w:rsidP="00DB0C75">
      <w:pPr>
        <w:rPr>
          <w:rFonts w:ascii="Frutiger-ExtraBlackCn" w:hAnsi="Frutiger-ExtraBlackCn" w:cs="Frutiger-ExtraBlackCn"/>
          <w:bCs/>
          <w:sz w:val="17"/>
          <w:szCs w:val="17"/>
          <w:lang w:val="nl-NL"/>
        </w:rPr>
      </w:pPr>
    </w:p>
    <w:p w:rsidR="00DB0C75" w:rsidRPr="00CA46A0" w:rsidRDefault="00DB0C75" w:rsidP="00DB0C75">
      <w:pPr>
        <w:rPr>
          <w:rFonts w:ascii="Frutiger-ExtraBlackCn" w:hAnsi="Frutiger-ExtraBlackCn" w:cs="Frutiger-ExtraBlackCn"/>
          <w:bCs/>
          <w:sz w:val="17"/>
          <w:szCs w:val="17"/>
          <w:lang w:val="en-US"/>
        </w:rPr>
      </w:pPr>
      <w:r w:rsidRPr="00CA46A0">
        <w:rPr>
          <w:rFonts w:ascii="Frutiger-ExtraBlackCn" w:hAnsi="Frutiger-ExtraBlackCn" w:cs="Frutiger-ExtraBlackCn"/>
          <w:bCs/>
          <w:sz w:val="17"/>
          <w:szCs w:val="17"/>
          <w:lang w:val="en-US"/>
        </w:rPr>
        <w:t>Telephone: +31 172418 890</w:t>
      </w:r>
    </w:p>
    <w:p w:rsidR="00DB0C75" w:rsidRPr="00CA46A0" w:rsidRDefault="00DB0C75" w:rsidP="00DB0C75">
      <w:pPr>
        <w:rPr>
          <w:rFonts w:ascii="Frutiger-ExtraBlackCn" w:hAnsi="Frutiger-ExtraBlackCn" w:cs="Frutiger-ExtraBlackCn"/>
          <w:bCs/>
          <w:sz w:val="17"/>
          <w:szCs w:val="17"/>
          <w:lang w:val="en-US"/>
        </w:rPr>
      </w:pPr>
      <w:r w:rsidRPr="00CA46A0">
        <w:rPr>
          <w:rFonts w:ascii="Frutiger-ExtraBlackCn" w:hAnsi="Frutiger-ExtraBlackCn" w:cs="Frutiger-ExtraBlackCn"/>
          <w:bCs/>
          <w:sz w:val="17"/>
          <w:szCs w:val="17"/>
          <w:lang w:val="en-US"/>
        </w:rPr>
        <w:t>Fax: +31 172418 899</w:t>
      </w:r>
    </w:p>
    <w:p w:rsidR="00DB0C75" w:rsidRDefault="00DB0C75" w:rsidP="00DB0C75">
      <w:r w:rsidRPr="00CA46A0">
        <w:rPr>
          <w:rFonts w:ascii="Frutiger-ExtraBlackCn" w:hAnsi="Frutiger-ExtraBlackCn" w:cs="Frutiger-ExtraBlackCn"/>
          <w:bCs/>
          <w:sz w:val="17"/>
          <w:szCs w:val="17"/>
          <w:lang w:val="en-US"/>
        </w:rPr>
        <w:t>www.freetechnics.eu</w:t>
      </w:r>
    </w:p>
    <w:bookmarkEnd w:id="0"/>
    <w:p w:rsidR="00DB0C75" w:rsidRPr="00DB0C75" w:rsidRDefault="00DB0C75" w:rsidP="0070739A">
      <w:pPr>
        <w:pStyle w:val="Onderschrift"/>
        <w:rPr>
          <w:lang w:val="en-GB"/>
        </w:rPr>
      </w:pPr>
    </w:p>
    <w:sectPr w:rsidR="00DB0C75" w:rsidRPr="00DB0C75">
      <w:headerReference w:type="default" r:id="rId37"/>
      <w:footerReference w:type="defaul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7A41" w:rsidRDefault="000A7A41" w:rsidP="0035583E">
      <w:r>
        <w:separator/>
      </w:r>
    </w:p>
  </w:endnote>
  <w:endnote w:type="continuationSeparator" w:id="0">
    <w:p w:rsidR="000A7A41" w:rsidRDefault="000A7A41" w:rsidP="003558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Frugal Sans">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02FF" w:usb1="4000ACFF" w:usb2="00000001" w:usb3="00000000" w:csb0="0000019F" w:csb1="00000000"/>
  </w:font>
  <w:font w:name="Times">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Frutiger">
    <w:altName w:val="Arial"/>
    <w:panose1 w:val="00000000000000000000"/>
    <w:charset w:val="00"/>
    <w:family w:val="modern"/>
    <w:notTrueType/>
    <w:pitch w:val="variable"/>
    <w:sig w:usb0="00000001" w:usb1="50002048" w:usb2="00000000" w:usb3="00000000" w:csb0="00000193" w:csb1="00000000"/>
  </w:font>
  <w:font w:name="Raavi">
    <w:panose1 w:val="020B0502040204020203"/>
    <w:charset w:val="00"/>
    <w:family w:val="swiss"/>
    <w:pitch w:val="variable"/>
    <w:sig w:usb0="0002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504020202020204"/>
    <w:charset w:val="00"/>
    <w:family w:val="swiss"/>
    <w:notTrueType/>
    <w:pitch w:val="variable"/>
    <w:sig w:usb0="00000003" w:usb1="00000000" w:usb2="00000000" w:usb3="00000000" w:csb0="00000001" w:csb1="00000000"/>
  </w:font>
  <w:font w:name="Frutiger-ExtraBlackC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08" w:type="dxa"/>
      <w:tblLayout w:type="fixed"/>
      <w:tblCellMar>
        <w:right w:w="0" w:type="dxa"/>
      </w:tblCellMar>
      <w:tblLook w:val="0000" w:firstRow="0" w:lastRow="0" w:firstColumn="0" w:lastColumn="0" w:noHBand="0" w:noVBand="0"/>
    </w:tblPr>
    <w:tblGrid>
      <w:gridCol w:w="976"/>
      <w:gridCol w:w="3149"/>
      <w:gridCol w:w="970"/>
      <w:gridCol w:w="2649"/>
      <w:gridCol w:w="2064"/>
    </w:tblGrid>
    <w:tr w:rsidR="00013DAE" w:rsidRPr="00F6161C" w:rsidTr="00013DAE">
      <w:trPr>
        <w:trHeight w:val="122"/>
      </w:trPr>
      <w:tc>
        <w:tcPr>
          <w:tcW w:w="976" w:type="dxa"/>
        </w:tcPr>
        <w:p w:rsidR="00013DAE" w:rsidRPr="00F6161C" w:rsidRDefault="00013DAE" w:rsidP="00013DAE">
          <w:pPr>
            <w:pStyle w:val="zFooterText1"/>
          </w:pPr>
          <w:bookmarkStart w:id="498" w:name="OLE_LINK3"/>
          <w:r>
            <w:t>File</w:t>
          </w:r>
          <w:r>
            <w:tab/>
            <w:t>:</w:t>
          </w:r>
        </w:p>
      </w:tc>
      <w:tc>
        <w:tcPr>
          <w:tcW w:w="3149" w:type="dxa"/>
          <w:tcMar>
            <w:left w:w="0" w:type="dxa"/>
            <w:right w:w="0" w:type="dxa"/>
          </w:tcMar>
        </w:tcPr>
        <w:p w:rsidR="00013DAE" w:rsidRPr="00F6161C" w:rsidRDefault="00013DAE" w:rsidP="00013DAE">
          <w:pPr>
            <w:pStyle w:val="zFooterText1"/>
          </w:pPr>
          <w:r>
            <w:t>ACC-Connections-and-Protocols-on-the-FT-NavVision-AMCS v1.3.18</w:t>
          </w:r>
        </w:p>
      </w:tc>
      <w:tc>
        <w:tcPr>
          <w:tcW w:w="970" w:type="dxa"/>
        </w:tcPr>
        <w:p w:rsidR="00013DAE" w:rsidRPr="00F6161C" w:rsidRDefault="00013DAE" w:rsidP="00013DAE">
          <w:pPr>
            <w:pStyle w:val="zFooterText1"/>
          </w:pPr>
          <w:r>
            <w:t>Issue</w:t>
          </w:r>
          <w:r>
            <w:tab/>
            <w:t>:</w:t>
          </w:r>
        </w:p>
      </w:tc>
      <w:tc>
        <w:tcPr>
          <w:tcW w:w="4713" w:type="dxa"/>
          <w:gridSpan w:val="2"/>
          <w:tcMar>
            <w:left w:w="0" w:type="dxa"/>
            <w:right w:w="0" w:type="dxa"/>
          </w:tcMar>
        </w:tcPr>
        <w:p w:rsidR="00013DAE" w:rsidRPr="00F6161C" w:rsidRDefault="00013DAE" w:rsidP="00013DAE">
          <w:pPr>
            <w:pStyle w:val="zFooterText1"/>
          </w:pPr>
          <w:r>
            <w:t>1.3.18</w:t>
          </w:r>
        </w:p>
      </w:tc>
    </w:tr>
    <w:tr w:rsidR="00013DAE" w:rsidRPr="00CB56C1" w:rsidTr="00013DAE">
      <w:trPr>
        <w:trHeight w:val="134"/>
      </w:trPr>
      <w:tc>
        <w:tcPr>
          <w:tcW w:w="976" w:type="dxa"/>
        </w:tcPr>
        <w:p w:rsidR="00013DAE" w:rsidRPr="00CB56C1" w:rsidRDefault="00013DAE" w:rsidP="00013DAE">
          <w:pPr>
            <w:pStyle w:val="zFooterText1"/>
          </w:pPr>
          <w:r>
            <w:t>Ref.No.</w:t>
          </w:r>
          <w:r>
            <w:tab/>
            <w:t>:</w:t>
          </w:r>
        </w:p>
      </w:tc>
      <w:tc>
        <w:tcPr>
          <w:tcW w:w="3149" w:type="dxa"/>
          <w:tcMar>
            <w:left w:w="0" w:type="dxa"/>
            <w:right w:w="0" w:type="dxa"/>
          </w:tcMar>
        </w:tcPr>
        <w:p w:rsidR="00013DAE" w:rsidRPr="00CB56C1" w:rsidRDefault="00013DAE" w:rsidP="00013DAE">
          <w:pPr>
            <w:pStyle w:val="zFooterText1"/>
          </w:pPr>
          <w:r>
            <w:fldChar w:fldCharType="begin"/>
          </w:r>
          <w:r>
            <w:instrText xml:space="preserve"> Subject  \* MERGEFORMAT </w:instrText>
          </w:r>
          <w:r>
            <w:fldChar w:fldCharType="end"/>
          </w:r>
          <w:r>
            <w:t>HMS</w:t>
          </w:r>
        </w:p>
      </w:tc>
      <w:tc>
        <w:tcPr>
          <w:tcW w:w="970" w:type="dxa"/>
        </w:tcPr>
        <w:p w:rsidR="00013DAE" w:rsidRPr="00CB56C1" w:rsidRDefault="00013DAE" w:rsidP="00013DAE">
          <w:pPr>
            <w:pStyle w:val="zFooterText1"/>
          </w:pPr>
          <w:r>
            <w:t>Date</w:t>
          </w:r>
          <w:r>
            <w:tab/>
            <w:t>:</w:t>
          </w:r>
        </w:p>
      </w:tc>
      <w:tc>
        <w:tcPr>
          <w:tcW w:w="2649" w:type="dxa"/>
          <w:tcMar>
            <w:left w:w="0" w:type="dxa"/>
            <w:right w:w="0" w:type="dxa"/>
          </w:tcMar>
        </w:tcPr>
        <w:p w:rsidR="00013DAE" w:rsidRPr="00F6161C" w:rsidRDefault="00013DAE" w:rsidP="00013DAE">
          <w:pPr>
            <w:pStyle w:val="zFooterText1"/>
          </w:pPr>
          <w:r>
            <w:fldChar w:fldCharType="begin"/>
          </w:r>
          <w:r>
            <w:instrText xml:space="preserve"> SAVEDATE  \@ "d MMMM yyyy"  \* MERGEFORMAT </w:instrText>
          </w:r>
          <w:r>
            <w:fldChar w:fldCharType="separate"/>
          </w:r>
          <w:r>
            <w:t>30 August 2013</w:t>
          </w:r>
          <w:r>
            <w:fldChar w:fldCharType="end"/>
          </w:r>
        </w:p>
      </w:tc>
      <w:tc>
        <w:tcPr>
          <w:tcW w:w="2064" w:type="dxa"/>
        </w:tcPr>
        <w:p w:rsidR="00013DAE" w:rsidRPr="00CB56C1" w:rsidRDefault="00013DAE" w:rsidP="00013DAE">
          <w:pPr>
            <w:pStyle w:val="zFooterText1"/>
          </w:pPr>
          <w:r w:rsidRPr="00CB56C1">
            <w:t xml:space="preserve">Page </w:t>
          </w:r>
          <w:r>
            <w:fldChar w:fldCharType="begin"/>
          </w:r>
          <w:r>
            <w:instrText xml:space="preserve"> Page  \* MERGEFORMAT </w:instrText>
          </w:r>
          <w:r>
            <w:fldChar w:fldCharType="separate"/>
          </w:r>
          <w:r w:rsidR="00291356">
            <w:t>33</w:t>
          </w:r>
          <w:r>
            <w:fldChar w:fldCharType="end"/>
          </w:r>
          <w:r w:rsidRPr="00CB56C1">
            <w:t xml:space="preserve"> of </w:t>
          </w:r>
          <w:fldSimple w:instr=" NumPages  \* MERGEFORMAT ">
            <w:r w:rsidR="00291356">
              <w:t>57</w:t>
            </w:r>
          </w:fldSimple>
        </w:p>
      </w:tc>
    </w:tr>
    <w:tr w:rsidR="00013DAE" w:rsidRPr="00596789" w:rsidTr="00013DAE">
      <w:trPr>
        <w:cantSplit/>
        <w:trHeight w:val="401"/>
      </w:trPr>
      <w:tc>
        <w:tcPr>
          <w:tcW w:w="4125" w:type="dxa"/>
          <w:gridSpan w:val="2"/>
        </w:tcPr>
        <w:p w:rsidR="00013DAE" w:rsidRDefault="00013DAE" w:rsidP="00013DAE">
          <w:pPr>
            <w:pStyle w:val="zIFooter1"/>
          </w:pPr>
          <w:bookmarkStart w:id="499" w:name="_Hlk379543705"/>
          <w:r>
            <w:t>Part of the stock exchange listed Imtech</w:t>
          </w:r>
        </w:p>
        <w:p w:rsidR="00013DAE" w:rsidRPr="00CB56C1" w:rsidRDefault="00013DAE" w:rsidP="00013DAE">
          <w:pPr>
            <w:pStyle w:val="zIFooter2"/>
            <w:ind w:firstLine="708"/>
          </w:pPr>
        </w:p>
      </w:tc>
      <w:tc>
        <w:tcPr>
          <w:tcW w:w="3619" w:type="dxa"/>
          <w:gridSpan w:val="2"/>
        </w:tcPr>
        <w:p w:rsidR="00013DAE" w:rsidRDefault="00013DAE" w:rsidP="00013DAE">
          <w:pPr>
            <w:pStyle w:val="zCopyright"/>
          </w:pPr>
        </w:p>
      </w:tc>
      <w:tc>
        <w:tcPr>
          <w:tcW w:w="2064" w:type="dxa"/>
        </w:tcPr>
        <w:p w:rsidR="00013DAE" w:rsidRPr="0067464B" w:rsidRDefault="00013DAE" w:rsidP="00013DAE">
          <w:pPr>
            <w:pStyle w:val="zIFooter1"/>
            <w:rPr>
              <w:lang w:val="nl-NL"/>
            </w:rPr>
          </w:pPr>
          <w:r w:rsidRPr="0067464B">
            <w:rPr>
              <w:lang w:val="nl-NL"/>
            </w:rPr>
            <w:t>C.o.C. Rotterdam 24193093</w:t>
          </w:r>
        </w:p>
        <w:p w:rsidR="00013DAE" w:rsidRPr="0067464B" w:rsidRDefault="00013DAE" w:rsidP="00013DAE">
          <w:pPr>
            <w:pStyle w:val="zIFooter1"/>
            <w:rPr>
              <w:lang w:val="nl-NL"/>
            </w:rPr>
          </w:pPr>
          <w:r w:rsidRPr="0067464B">
            <w:rPr>
              <w:lang w:val="nl-NL"/>
            </w:rPr>
            <w:t>VAT no.: NL800793572B01</w:t>
          </w:r>
        </w:p>
      </w:tc>
    </w:tr>
    <w:bookmarkEnd w:id="498"/>
    <w:bookmarkEnd w:id="499"/>
  </w:tbl>
  <w:p w:rsidR="00013DAE" w:rsidRPr="00013DAE" w:rsidRDefault="00013DAE" w:rsidP="00194540">
    <w:pPr>
      <w:pStyle w:val="Footer"/>
      <w:rPr>
        <w:lang w:val="nl-N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7A41" w:rsidRDefault="000A7A41" w:rsidP="0035583E">
      <w:r>
        <w:separator/>
      </w:r>
    </w:p>
  </w:footnote>
  <w:footnote w:type="continuationSeparator" w:id="0">
    <w:p w:rsidR="000A7A41" w:rsidRDefault="000A7A41" w:rsidP="003558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3DAE" w:rsidRDefault="00013DAE" w:rsidP="00203A9D">
    <w:pPr>
      <w:pStyle w:val="Header"/>
      <w:jc w:val="right"/>
    </w:pPr>
    <w:r>
      <w:rPr>
        <w:noProof/>
        <w:lang w:val="nl-NL" w:eastAsia="nl-NL"/>
      </w:rPr>
      <w:drawing>
        <wp:inline distT="0" distB="0" distL="0" distR="0" wp14:anchorId="37AA5CB4" wp14:editId="1DB336FD">
          <wp:extent cx="2407285" cy="533400"/>
          <wp:effectExtent l="19050" t="0" r="0" b="0"/>
          <wp:docPr id="78"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407285" cy="53340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7FD0DFA8"/>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AAC8454"/>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A649A3C"/>
    <w:lvl w:ilvl="0">
      <w:start w:val="1"/>
      <w:numFmt w:val="decimal"/>
      <w:pStyle w:val="ListNumber3"/>
      <w:lvlText w:val="%1."/>
      <w:lvlJc w:val="left"/>
      <w:pPr>
        <w:tabs>
          <w:tab w:val="num" w:pos="926"/>
        </w:tabs>
        <w:ind w:left="926" w:hanging="360"/>
      </w:pPr>
    </w:lvl>
  </w:abstractNum>
  <w:abstractNum w:abstractNumId="3">
    <w:nsid w:val="FFFFFF7F"/>
    <w:multiLevelType w:val="singleLevel"/>
    <w:tmpl w:val="C988EE14"/>
    <w:lvl w:ilvl="0">
      <w:start w:val="1"/>
      <w:numFmt w:val="decimal"/>
      <w:pStyle w:val="ListNumber2"/>
      <w:lvlText w:val="%1."/>
      <w:lvlJc w:val="left"/>
      <w:pPr>
        <w:tabs>
          <w:tab w:val="num" w:pos="643"/>
        </w:tabs>
        <w:ind w:left="643" w:hanging="360"/>
      </w:pPr>
    </w:lvl>
  </w:abstractNum>
  <w:abstractNum w:abstractNumId="4">
    <w:nsid w:val="FFFFFF80"/>
    <w:multiLevelType w:val="singleLevel"/>
    <w:tmpl w:val="3F5283D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EC1ECBB6"/>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9456552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FB"/>
    <w:multiLevelType w:val="multilevel"/>
    <w:tmpl w:val="B27477D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lang w:val="en-GB"/>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8">
    <w:nsid w:val="0C61068C"/>
    <w:multiLevelType w:val="hybridMultilevel"/>
    <w:tmpl w:val="86284A54"/>
    <w:lvl w:ilvl="0" w:tplc="FFFFFFFF">
      <w:start w:val="1"/>
      <w:numFmt w:val="decimal"/>
      <w:lvlText w:val="%1."/>
      <w:lvlJc w:val="left"/>
      <w:pPr>
        <w:tabs>
          <w:tab w:val="num" w:pos="720"/>
        </w:tabs>
        <w:ind w:left="720" w:hanging="360"/>
      </w:pPr>
      <w:rPr>
        <w:b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
    <w:nsid w:val="0D152167"/>
    <w:multiLevelType w:val="hybridMultilevel"/>
    <w:tmpl w:val="52620B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0EBF5DCB"/>
    <w:multiLevelType w:val="hybridMultilevel"/>
    <w:tmpl w:val="040A6720"/>
    <w:lvl w:ilvl="0" w:tplc="5CEE96B0">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117E548E"/>
    <w:multiLevelType w:val="hybridMultilevel"/>
    <w:tmpl w:val="271A900C"/>
    <w:lvl w:ilvl="0" w:tplc="CE3A1732">
      <w:numFmt w:val="bullet"/>
      <w:lvlText w:val=""/>
      <w:lvlJc w:val="left"/>
      <w:pPr>
        <w:tabs>
          <w:tab w:val="num" w:pos="720"/>
        </w:tabs>
        <w:ind w:left="720" w:hanging="360"/>
      </w:pPr>
      <w:rPr>
        <w:rFonts w:ascii="Symbol" w:eastAsia="Times New Roman"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284C20E2"/>
    <w:multiLevelType w:val="hybridMultilevel"/>
    <w:tmpl w:val="8D905158"/>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8B556DA"/>
    <w:multiLevelType w:val="hybridMultilevel"/>
    <w:tmpl w:val="3F46D5A0"/>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BAC1946"/>
    <w:multiLevelType w:val="hybridMultilevel"/>
    <w:tmpl w:val="988469A2"/>
    <w:lvl w:ilvl="0" w:tplc="5CEE96B0">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1635DD7"/>
    <w:multiLevelType w:val="hybridMultilevel"/>
    <w:tmpl w:val="9486872E"/>
    <w:lvl w:ilvl="0" w:tplc="CE3A173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4154CCD"/>
    <w:multiLevelType w:val="hybridMultilevel"/>
    <w:tmpl w:val="36583044"/>
    <w:lvl w:ilvl="0" w:tplc="5CEE96B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35E01721"/>
    <w:multiLevelType w:val="hybridMultilevel"/>
    <w:tmpl w:val="EF8A11B0"/>
    <w:lvl w:ilvl="0" w:tplc="04090001">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6BA3443"/>
    <w:multiLevelType w:val="hybridMultilevel"/>
    <w:tmpl w:val="7BA4B1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454417D1"/>
    <w:multiLevelType w:val="multilevel"/>
    <w:tmpl w:val="CFBA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9E21D01"/>
    <w:multiLevelType w:val="hybridMultilevel"/>
    <w:tmpl w:val="CA3A8C56"/>
    <w:lvl w:ilvl="0" w:tplc="04090001">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D6F6A02"/>
    <w:multiLevelType w:val="hybridMultilevel"/>
    <w:tmpl w:val="2634EA1C"/>
    <w:lvl w:ilvl="0" w:tplc="CE3A1732">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504830B2"/>
    <w:multiLevelType w:val="hybridMultilevel"/>
    <w:tmpl w:val="80105F0E"/>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2250C13"/>
    <w:multiLevelType w:val="hybridMultilevel"/>
    <w:tmpl w:val="AA3E8F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50A30A4"/>
    <w:multiLevelType w:val="hybridMultilevel"/>
    <w:tmpl w:val="99524C62"/>
    <w:lvl w:ilvl="0" w:tplc="CE3A173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5E57AC8"/>
    <w:multiLevelType w:val="hybridMultilevel"/>
    <w:tmpl w:val="5290C2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70346FD"/>
    <w:multiLevelType w:val="hybridMultilevel"/>
    <w:tmpl w:val="3D4295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nsid w:val="5DB710B1"/>
    <w:multiLevelType w:val="hybridMultilevel"/>
    <w:tmpl w:val="2B8C050A"/>
    <w:lvl w:ilvl="0" w:tplc="E1D08B86">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68E2F89"/>
    <w:multiLevelType w:val="hybridMultilevel"/>
    <w:tmpl w:val="CB809706"/>
    <w:lvl w:ilvl="0" w:tplc="4C7A77BE">
      <w:start w:val="1"/>
      <w:numFmt w:val="decimal"/>
      <w:pStyle w:val="ListNumber"/>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nsid w:val="677072BD"/>
    <w:multiLevelType w:val="hybridMultilevel"/>
    <w:tmpl w:val="FEE8A4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nsid w:val="67B559D7"/>
    <w:multiLevelType w:val="hybridMultilevel"/>
    <w:tmpl w:val="9BC07F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nsid w:val="70DE3B4B"/>
    <w:multiLevelType w:val="hybridMultilevel"/>
    <w:tmpl w:val="CA687D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nsid w:val="75D671A2"/>
    <w:multiLevelType w:val="hybridMultilevel"/>
    <w:tmpl w:val="3DD69E46"/>
    <w:lvl w:ilvl="0" w:tplc="CE3A173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79E06915"/>
    <w:multiLevelType w:val="hybridMultilevel"/>
    <w:tmpl w:val="EF4604EA"/>
    <w:lvl w:ilvl="0" w:tplc="D0BEB7F0">
      <w:start w:val="1"/>
      <w:numFmt w:val="decimal"/>
      <w:pStyle w:val="References"/>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7C8133F2"/>
    <w:multiLevelType w:val="hybridMultilevel"/>
    <w:tmpl w:val="F384BBA2"/>
    <w:lvl w:ilvl="0" w:tplc="04090001">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3"/>
  </w:num>
  <w:num w:numId="2">
    <w:abstractNumId w:val="7"/>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28"/>
  </w:num>
  <w:num w:numId="11">
    <w:abstractNumId w:val="11"/>
  </w:num>
  <w:num w:numId="12">
    <w:abstractNumId w:val="23"/>
  </w:num>
  <w:num w:numId="13">
    <w:abstractNumId w:val="15"/>
  </w:num>
  <w:num w:numId="14">
    <w:abstractNumId w:val="32"/>
  </w:num>
  <w:num w:numId="15">
    <w:abstractNumId w:val="21"/>
  </w:num>
  <w:num w:numId="16">
    <w:abstractNumId w:val="25"/>
  </w:num>
  <w:num w:numId="17">
    <w:abstractNumId w:val="24"/>
  </w:num>
  <w:num w:numId="18">
    <w:abstractNumId w:val="16"/>
  </w:num>
  <w:num w:numId="19">
    <w:abstractNumId w:val="20"/>
  </w:num>
  <w:num w:numId="20">
    <w:abstractNumId w:val="13"/>
  </w:num>
  <w:num w:numId="21">
    <w:abstractNumId w:val="27"/>
  </w:num>
  <w:num w:numId="22">
    <w:abstractNumId w:val="22"/>
  </w:num>
  <w:num w:numId="23">
    <w:abstractNumId w:val="17"/>
  </w:num>
  <w:num w:numId="24">
    <w:abstractNumId w:val="8"/>
  </w:num>
  <w:num w:numId="25">
    <w:abstractNumId w:val="34"/>
  </w:num>
  <w:num w:numId="26">
    <w:abstractNumId w:val="7"/>
  </w:num>
  <w:num w:numId="27">
    <w:abstractNumId w:val="7"/>
  </w:num>
  <w:num w:numId="28">
    <w:abstractNumId w:val="7"/>
  </w:num>
  <w:num w:numId="29">
    <w:abstractNumId w:val="7"/>
  </w:num>
  <w:num w:numId="30">
    <w:abstractNumId w:val="7"/>
  </w:num>
  <w:num w:numId="31">
    <w:abstractNumId w:val="7"/>
  </w:num>
  <w:num w:numId="32">
    <w:abstractNumId w:val="7"/>
  </w:num>
  <w:num w:numId="33">
    <w:abstractNumId w:val="7"/>
  </w:num>
  <w:num w:numId="34">
    <w:abstractNumId w:val="7"/>
  </w:num>
  <w:num w:numId="35">
    <w:abstractNumId w:val="31"/>
  </w:num>
  <w:num w:numId="36">
    <w:abstractNumId w:val="29"/>
  </w:num>
  <w:num w:numId="37">
    <w:abstractNumId w:val="9"/>
  </w:num>
  <w:num w:numId="38">
    <w:abstractNumId w:val="30"/>
  </w:num>
  <w:num w:numId="39">
    <w:abstractNumId w:val="19"/>
  </w:num>
  <w:num w:numId="40">
    <w:abstractNumId w:val="12"/>
  </w:num>
  <w:num w:numId="41">
    <w:abstractNumId w:val="14"/>
  </w:num>
  <w:num w:numId="42">
    <w:abstractNumId w:val="10"/>
  </w:num>
  <w:num w:numId="43">
    <w:abstractNumId w:val="18"/>
  </w:num>
  <w:num w:numId="44">
    <w:abstractNumId w:val="2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7E87"/>
    <w:rsid w:val="00013DAE"/>
    <w:rsid w:val="000973BB"/>
    <w:rsid w:val="000A7A41"/>
    <w:rsid w:val="000F161F"/>
    <w:rsid w:val="000F70BE"/>
    <w:rsid w:val="00144C9D"/>
    <w:rsid w:val="0016513E"/>
    <w:rsid w:val="00166BFC"/>
    <w:rsid w:val="001865E5"/>
    <w:rsid w:val="00194540"/>
    <w:rsid w:val="001A38D4"/>
    <w:rsid w:val="001C0B54"/>
    <w:rsid w:val="001E3CC7"/>
    <w:rsid w:val="001F4FDD"/>
    <w:rsid w:val="00203A9D"/>
    <w:rsid w:val="00242BE9"/>
    <w:rsid w:val="00291356"/>
    <w:rsid w:val="00292CE3"/>
    <w:rsid w:val="002A106A"/>
    <w:rsid w:val="002B006D"/>
    <w:rsid w:val="002D66B2"/>
    <w:rsid w:val="002E3F73"/>
    <w:rsid w:val="002E459C"/>
    <w:rsid w:val="002E5AE2"/>
    <w:rsid w:val="002F1B1B"/>
    <w:rsid w:val="00310A44"/>
    <w:rsid w:val="00313FB6"/>
    <w:rsid w:val="00332F1D"/>
    <w:rsid w:val="0035583E"/>
    <w:rsid w:val="003731B8"/>
    <w:rsid w:val="00390862"/>
    <w:rsid w:val="003F633E"/>
    <w:rsid w:val="00400653"/>
    <w:rsid w:val="00415AF1"/>
    <w:rsid w:val="00423D4F"/>
    <w:rsid w:val="00441E0E"/>
    <w:rsid w:val="00444603"/>
    <w:rsid w:val="004B5605"/>
    <w:rsid w:val="004C6118"/>
    <w:rsid w:val="00515C5F"/>
    <w:rsid w:val="005907E1"/>
    <w:rsid w:val="00596B28"/>
    <w:rsid w:val="005B70AA"/>
    <w:rsid w:val="005C2FC8"/>
    <w:rsid w:val="005E0FE4"/>
    <w:rsid w:val="005F35E8"/>
    <w:rsid w:val="00605D15"/>
    <w:rsid w:val="00613A6C"/>
    <w:rsid w:val="006166D9"/>
    <w:rsid w:val="00631EDA"/>
    <w:rsid w:val="00654C6F"/>
    <w:rsid w:val="00670352"/>
    <w:rsid w:val="006C460D"/>
    <w:rsid w:val="006D07DF"/>
    <w:rsid w:val="006D32D0"/>
    <w:rsid w:val="006F5307"/>
    <w:rsid w:val="0070739A"/>
    <w:rsid w:val="00711C20"/>
    <w:rsid w:val="00752D03"/>
    <w:rsid w:val="007540C6"/>
    <w:rsid w:val="007828B5"/>
    <w:rsid w:val="007B67FD"/>
    <w:rsid w:val="007D56AA"/>
    <w:rsid w:val="007E0E28"/>
    <w:rsid w:val="007E7725"/>
    <w:rsid w:val="007E7770"/>
    <w:rsid w:val="007F4EEA"/>
    <w:rsid w:val="00817724"/>
    <w:rsid w:val="00821B4F"/>
    <w:rsid w:val="00843109"/>
    <w:rsid w:val="00900146"/>
    <w:rsid w:val="00916F18"/>
    <w:rsid w:val="00943D08"/>
    <w:rsid w:val="00962193"/>
    <w:rsid w:val="00965C13"/>
    <w:rsid w:val="009931FF"/>
    <w:rsid w:val="00995FCE"/>
    <w:rsid w:val="009A7B9E"/>
    <w:rsid w:val="009D0F62"/>
    <w:rsid w:val="00A0443C"/>
    <w:rsid w:val="00A05600"/>
    <w:rsid w:val="00A12BDB"/>
    <w:rsid w:val="00A4227F"/>
    <w:rsid w:val="00A4440B"/>
    <w:rsid w:val="00A61DA4"/>
    <w:rsid w:val="00AA7FE3"/>
    <w:rsid w:val="00AB426F"/>
    <w:rsid w:val="00B1155A"/>
    <w:rsid w:val="00B71768"/>
    <w:rsid w:val="00B97659"/>
    <w:rsid w:val="00BC6CE3"/>
    <w:rsid w:val="00BE096F"/>
    <w:rsid w:val="00C07B33"/>
    <w:rsid w:val="00C105D3"/>
    <w:rsid w:val="00CC3675"/>
    <w:rsid w:val="00D0279F"/>
    <w:rsid w:val="00D161AB"/>
    <w:rsid w:val="00D17774"/>
    <w:rsid w:val="00DB0C75"/>
    <w:rsid w:val="00DF433B"/>
    <w:rsid w:val="00E55B1C"/>
    <w:rsid w:val="00E57E87"/>
    <w:rsid w:val="00E626F2"/>
    <w:rsid w:val="00E925E8"/>
    <w:rsid w:val="00EF69FC"/>
    <w:rsid w:val="00F21F3A"/>
    <w:rsid w:val="00F22304"/>
    <w:rsid w:val="00F538C5"/>
    <w:rsid w:val="00F5501D"/>
    <w:rsid w:val="00F969AE"/>
    <w:rsid w:val="00FB0216"/>
    <w:rsid w:val="00FB2BD0"/>
    <w:rsid w:val="00FC183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F609B4F-D4ED-4588-AD58-26C9A9B37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440B"/>
    <w:pPr>
      <w:overflowPunct w:val="0"/>
      <w:autoSpaceDE w:val="0"/>
      <w:autoSpaceDN w:val="0"/>
      <w:adjustRightInd w:val="0"/>
      <w:textAlignment w:val="baseline"/>
    </w:pPr>
    <w:rPr>
      <w:rFonts w:ascii="Arial" w:hAnsi="Arial"/>
      <w:sz w:val="22"/>
      <w:lang w:val="en-GB" w:eastAsia="en-US"/>
    </w:rPr>
  </w:style>
  <w:style w:type="paragraph" w:styleId="Heading1">
    <w:name w:val="heading 1"/>
    <w:aliases w:val="Hoofdstuk"/>
    <w:basedOn w:val="Normal"/>
    <w:next w:val="Heading2"/>
    <w:link w:val="Heading1Char"/>
    <w:qFormat/>
    <w:rsid w:val="00A4440B"/>
    <w:pPr>
      <w:keepNext/>
      <w:numPr>
        <w:numId w:val="34"/>
      </w:numPr>
      <w:spacing w:before="240" w:after="120" w:line="480" w:lineRule="atLeast"/>
      <w:outlineLvl w:val="0"/>
    </w:pPr>
    <w:rPr>
      <w:rFonts w:eastAsiaTheme="majorEastAsia" w:cstheme="majorBidi"/>
      <w:b/>
      <w:sz w:val="32"/>
    </w:rPr>
  </w:style>
  <w:style w:type="paragraph" w:styleId="Heading2">
    <w:name w:val="heading 2"/>
    <w:basedOn w:val="Normal"/>
    <w:next w:val="Normal"/>
    <w:link w:val="Heading2Char"/>
    <w:qFormat/>
    <w:rsid w:val="00A4440B"/>
    <w:pPr>
      <w:keepNext/>
      <w:numPr>
        <w:ilvl w:val="1"/>
        <w:numId w:val="34"/>
      </w:numPr>
      <w:spacing w:before="240"/>
      <w:outlineLvl w:val="1"/>
    </w:pPr>
    <w:rPr>
      <w:rFonts w:eastAsiaTheme="majorEastAsia" w:cstheme="majorBidi"/>
      <w:b/>
      <w:sz w:val="24"/>
    </w:rPr>
  </w:style>
  <w:style w:type="paragraph" w:styleId="Heading3">
    <w:name w:val="heading 3"/>
    <w:basedOn w:val="Heading2"/>
    <w:next w:val="Normal"/>
    <w:link w:val="Heading3Char"/>
    <w:qFormat/>
    <w:rsid w:val="00A4440B"/>
    <w:pPr>
      <w:numPr>
        <w:ilvl w:val="2"/>
      </w:numPr>
      <w:outlineLvl w:val="2"/>
    </w:pPr>
    <w:rPr>
      <w:sz w:val="22"/>
    </w:rPr>
  </w:style>
  <w:style w:type="paragraph" w:styleId="Heading4">
    <w:name w:val="heading 4"/>
    <w:basedOn w:val="Heading2"/>
    <w:next w:val="Normal"/>
    <w:link w:val="Heading4Char"/>
    <w:qFormat/>
    <w:rsid w:val="00AA7FE3"/>
    <w:pPr>
      <w:numPr>
        <w:ilvl w:val="3"/>
      </w:numPr>
      <w:outlineLvl w:val="3"/>
    </w:pPr>
    <w:rPr>
      <w:sz w:val="22"/>
    </w:rPr>
  </w:style>
  <w:style w:type="paragraph" w:styleId="Heading5">
    <w:name w:val="heading 5"/>
    <w:basedOn w:val="Heading2"/>
    <w:next w:val="Normal"/>
    <w:link w:val="Heading5Char"/>
    <w:qFormat/>
    <w:rsid w:val="00A4440B"/>
    <w:pPr>
      <w:numPr>
        <w:ilvl w:val="4"/>
      </w:numPr>
      <w:outlineLvl w:val="4"/>
    </w:pPr>
  </w:style>
  <w:style w:type="paragraph" w:styleId="Heading6">
    <w:name w:val="heading 6"/>
    <w:basedOn w:val="Heading2"/>
    <w:next w:val="Normal"/>
    <w:link w:val="Heading6Char"/>
    <w:qFormat/>
    <w:rsid w:val="00A4440B"/>
    <w:pPr>
      <w:numPr>
        <w:ilvl w:val="5"/>
      </w:numPr>
      <w:outlineLvl w:val="5"/>
    </w:pPr>
  </w:style>
  <w:style w:type="paragraph" w:styleId="Heading7">
    <w:name w:val="heading 7"/>
    <w:basedOn w:val="Heading2"/>
    <w:next w:val="Normal"/>
    <w:link w:val="Heading7Char"/>
    <w:qFormat/>
    <w:rsid w:val="00A4440B"/>
    <w:pPr>
      <w:numPr>
        <w:ilvl w:val="6"/>
      </w:numPr>
      <w:outlineLvl w:val="6"/>
    </w:pPr>
  </w:style>
  <w:style w:type="paragraph" w:styleId="Heading8">
    <w:name w:val="heading 8"/>
    <w:basedOn w:val="Heading2"/>
    <w:next w:val="Normal"/>
    <w:link w:val="Heading8Char"/>
    <w:qFormat/>
    <w:rsid w:val="00A4440B"/>
    <w:pPr>
      <w:numPr>
        <w:ilvl w:val="7"/>
      </w:numPr>
      <w:outlineLvl w:val="7"/>
    </w:pPr>
  </w:style>
  <w:style w:type="paragraph" w:styleId="Heading9">
    <w:name w:val="heading 9"/>
    <w:basedOn w:val="Heading2"/>
    <w:next w:val="Normal"/>
    <w:link w:val="Heading9Char"/>
    <w:qFormat/>
    <w:rsid w:val="00A4440B"/>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oofdstuk Char"/>
    <w:basedOn w:val="DefaultParagraphFont"/>
    <w:link w:val="Heading1"/>
    <w:rsid w:val="00E57E87"/>
    <w:rPr>
      <w:rFonts w:ascii="Arial" w:eastAsiaTheme="majorEastAsia" w:hAnsi="Arial" w:cstheme="majorBidi"/>
      <w:b/>
      <w:sz w:val="32"/>
      <w:lang w:val="en-GB" w:eastAsia="en-US"/>
    </w:rPr>
  </w:style>
  <w:style w:type="character" w:styleId="SubtleReference">
    <w:name w:val="Subtle Reference"/>
    <w:aliases w:val="masterkop"/>
    <w:basedOn w:val="DefaultParagraphFont"/>
    <w:uiPriority w:val="31"/>
    <w:rsid w:val="00E57E87"/>
    <w:rPr>
      <w:smallCaps/>
      <w:color w:val="C0504D" w:themeColor="accent2"/>
      <w:u w:val="single"/>
    </w:rPr>
  </w:style>
  <w:style w:type="character" w:customStyle="1" w:styleId="Heading2Char">
    <w:name w:val="Heading 2 Char"/>
    <w:basedOn w:val="DefaultParagraphFont"/>
    <w:link w:val="Heading2"/>
    <w:rsid w:val="00A4440B"/>
    <w:rPr>
      <w:rFonts w:ascii="Arial" w:eastAsiaTheme="majorEastAsia" w:hAnsi="Arial" w:cstheme="majorBidi"/>
      <w:b/>
      <w:sz w:val="24"/>
      <w:lang w:val="en-GB" w:eastAsia="en-US"/>
    </w:rPr>
  </w:style>
  <w:style w:type="character" w:customStyle="1" w:styleId="Heading3Char">
    <w:name w:val="Heading 3 Char"/>
    <w:basedOn w:val="DefaultParagraphFont"/>
    <w:link w:val="Heading3"/>
    <w:rsid w:val="00A4440B"/>
    <w:rPr>
      <w:rFonts w:ascii="Arial" w:eastAsiaTheme="majorEastAsia" w:hAnsi="Arial" w:cstheme="majorBidi"/>
      <w:b/>
      <w:sz w:val="22"/>
      <w:lang w:val="en-GB" w:eastAsia="en-US"/>
    </w:rPr>
  </w:style>
  <w:style w:type="character" w:customStyle="1" w:styleId="Heading4Char">
    <w:name w:val="Heading 4 Char"/>
    <w:link w:val="Heading4"/>
    <w:rsid w:val="00AA7FE3"/>
    <w:rPr>
      <w:rFonts w:ascii="Arial" w:eastAsiaTheme="majorEastAsia" w:hAnsi="Arial" w:cstheme="majorBidi"/>
      <w:b/>
      <w:sz w:val="22"/>
      <w:lang w:val="en-GB" w:eastAsia="en-US"/>
    </w:rPr>
  </w:style>
  <w:style w:type="character" w:customStyle="1" w:styleId="Heading5Char">
    <w:name w:val="Heading 5 Char"/>
    <w:basedOn w:val="DefaultParagraphFont"/>
    <w:link w:val="Heading5"/>
    <w:rsid w:val="0035583E"/>
    <w:rPr>
      <w:rFonts w:ascii="Arial" w:eastAsiaTheme="majorEastAsia" w:hAnsi="Arial" w:cstheme="majorBidi"/>
      <w:b/>
      <w:sz w:val="24"/>
      <w:lang w:val="en-GB" w:eastAsia="en-US"/>
    </w:rPr>
  </w:style>
  <w:style w:type="character" w:customStyle="1" w:styleId="Heading6Char">
    <w:name w:val="Heading 6 Char"/>
    <w:basedOn w:val="DefaultParagraphFont"/>
    <w:link w:val="Heading6"/>
    <w:rsid w:val="0035583E"/>
    <w:rPr>
      <w:rFonts w:ascii="Arial" w:eastAsiaTheme="majorEastAsia" w:hAnsi="Arial" w:cstheme="majorBidi"/>
      <w:b/>
      <w:sz w:val="24"/>
      <w:lang w:val="en-GB" w:eastAsia="en-US"/>
    </w:rPr>
  </w:style>
  <w:style w:type="character" w:customStyle="1" w:styleId="Heading7Char">
    <w:name w:val="Heading 7 Char"/>
    <w:basedOn w:val="DefaultParagraphFont"/>
    <w:link w:val="Heading7"/>
    <w:rsid w:val="0035583E"/>
    <w:rPr>
      <w:rFonts w:ascii="Arial" w:eastAsiaTheme="majorEastAsia" w:hAnsi="Arial" w:cstheme="majorBidi"/>
      <w:b/>
      <w:sz w:val="24"/>
      <w:lang w:val="en-GB" w:eastAsia="en-US"/>
    </w:rPr>
  </w:style>
  <w:style w:type="character" w:customStyle="1" w:styleId="Heading8Char">
    <w:name w:val="Heading 8 Char"/>
    <w:basedOn w:val="DefaultParagraphFont"/>
    <w:link w:val="Heading8"/>
    <w:rsid w:val="0035583E"/>
    <w:rPr>
      <w:rFonts w:ascii="Arial" w:eastAsiaTheme="majorEastAsia" w:hAnsi="Arial" w:cstheme="majorBidi"/>
      <w:b/>
      <w:sz w:val="24"/>
      <w:lang w:val="en-GB" w:eastAsia="en-US"/>
    </w:rPr>
  </w:style>
  <w:style w:type="character" w:customStyle="1" w:styleId="Heading9Char">
    <w:name w:val="Heading 9 Char"/>
    <w:basedOn w:val="DefaultParagraphFont"/>
    <w:link w:val="Heading9"/>
    <w:rsid w:val="0035583E"/>
    <w:rPr>
      <w:rFonts w:ascii="Arial" w:eastAsiaTheme="majorEastAsia" w:hAnsi="Arial" w:cstheme="majorBidi"/>
      <w:b/>
      <w:sz w:val="24"/>
      <w:lang w:val="en-GB" w:eastAsia="en-US"/>
    </w:rPr>
  </w:style>
  <w:style w:type="paragraph" w:styleId="ListParagraph">
    <w:name w:val="List Paragraph"/>
    <w:basedOn w:val="Normal"/>
    <w:uiPriority w:val="34"/>
    <w:rsid w:val="00A4440B"/>
    <w:pPr>
      <w:ind w:left="720"/>
      <w:contextualSpacing/>
    </w:pPr>
  </w:style>
  <w:style w:type="character" w:customStyle="1" w:styleId="Kop2Char1">
    <w:name w:val="Kop 2 Char1"/>
    <w:aliases w:val="2 Char,Para level 2 Char,h2 Char,heading 2 Char,Level 2 Char,hd2 Char,w2 Char,sub-sect Char,Titre 2 Char,l2 Char,l 2 Char,two Char,Memo 2 Char,21 Char,22 Char,23 Char,24 Char,211 Char,221 Char,231 Char,Sub Char,Module + Onder: (Enkel Char"/>
    <w:basedOn w:val="DefaultParagraphFont"/>
    <w:rsid w:val="0035583E"/>
    <w:rPr>
      <w:rFonts w:ascii="Arial" w:hAnsi="Arial"/>
      <w:b/>
      <w:sz w:val="24"/>
      <w:lang w:val="en-GB" w:eastAsia="en-US"/>
    </w:rPr>
  </w:style>
  <w:style w:type="character" w:customStyle="1" w:styleId="Kop3Char1">
    <w:name w:val="Kop 3 Char1"/>
    <w:aliases w:val="Paragraaf Char"/>
    <w:basedOn w:val="DefaultParagraphFont"/>
    <w:rsid w:val="0035583E"/>
    <w:rPr>
      <w:rFonts w:ascii="Arial" w:hAnsi="Arial"/>
      <w:b/>
      <w:sz w:val="22"/>
      <w:lang w:val="en-GB" w:eastAsia="en-US"/>
    </w:rPr>
  </w:style>
  <w:style w:type="character" w:customStyle="1" w:styleId="Kop4Char1">
    <w:name w:val="Kop 4 Char1"/>
    <w:aliases w:val="Sectie Char"/>
    <w:locked/>
    <w:rsid w:val="0035583E"/>
    <w:rPr>
      <w:rFonts w:ascii="Arial" w:hAnsi="Arial"/>
      <w:b/>
      <w:sz w:val="24"/>
      <w:lang w:val="en-GB" w:eastAsia="en-US"/>
    </w:rPr>
  </w:style>
  <w:style w:type="paragraph" w:styleId="Header">
    <w:name w:val="header"/>
    <w:aliases w:val="Header style"/>
    <w:basedOn w:val="Normal"/>
    <w:link w:val="HeaderChar"/>
    <w:rsid w:val="0035583E"/>
    <w:pPr>
      <w:tabs>
        <w:tab w:val="center" w:pos="4153"/>
        <w:tab w:val="right" w:pos="8306"/>
      </w:tabs>
    </w:pPr>
  </w:style>
  <w:style w:type="character" w:customStyle="1" w:styleId="HeaderChar">
    <w:name w:val="Header Char"/>
    <w:aliases w:val="Header style Char"/>
    <w:basedOn w:val="DefaultParagraphFont"/>
    <w:link w:val="Header"/>
    <w:rsid w:val="0035583E"/>
    <w:rPr>
      <w:rFonts w:ascii="Arial" w:eastAsia="Times New Roman" w:hAnsi="Arial" w:cs="Times New Roman"/>
      <w:szCs w:val="20"/>
      <w:lang w:val="en-GB" w:eastAsia="en-US"/>
    </w:rPr>
  </w:style>
  <w:style w:type="paragraph" w:styleId="Footer">
    <w:name w:val="footer"/>
    <w:basedOn w:val="Normal"/>
    <w:link w:val="FooterChar"/>
    <w:rsid w:val="0035583E"/>
    <w:pPr>
      <w:tabs>
        <w:tab w:val="center" w:pos="4153"/>
        <w:tab w:val="right" w:pos="8306"/>
      </w:tabs>
    </w:pPr>
  </w:style>
  <w:style w:type="character" w:customStyle="1" w:styleId="FooterChar">
    <w:name w:val="Footer Char"/>
    <w:basedOn w:val="DefaultParagraphFont"/>
    <w:link w:val="Footer"/>
    <w:rsid w:val="0035583E"/>
    <w:rPr>
      <w:rFonts w:ascii="Arial" w:eastAsia="Times New Roman" w:hAnsi="Arial" w:cs="Times New Roman"/>
      <w:szCs w:val="20"/>
      <w:lang w:val="en-GB" w:eastAsia="en-US"/>
    </w:rPr>
  </w:style>
  <w:style w:type="paragraph" w:customStyle="1" w:styleId="Abbreviations">
    <w:name w:val="Abbreviations"/>
    <w:basedOn w:val="Normal"/>
    <w:rsid w:val="0035583E"/>
    <w:pPr>
      <w:ind w:left="1134" w:hanging="1134"/>
    </w:pPr>
  </w:style>
  <w:style w:type="paragraph" w:customStyle="1" w:styleId="Appendix">
    <w:name w:val="Appendix"/>
    <w:basedOn w:val="Heading1"/>
    <w:next w:val="Normal"/>
    <w:rsid w:val="0035583E"/>
    <w:pPr>
      <w:ind w:left="1701" w:hanging="1701"/>
      <w:outlineLvl w:val="9"/>
    </w:pPr>
    <w:rPr>
      <w:rFonts w:eastAsia="Times New Roman" w:cs="Times New Roman"/>
      <w:bCs/>
    </w:rPr>
  </w:style>
  <w:style w:type="paragraph" w:styleId="Caption">
    <w:name w:val="caption"/>
    <w:basedOn w:val="Normal"/>
    <w:next w:val="Normal"/>
    <w:qFormat/>
    <w:rsid w:val="00A4440B"/>
    <w:pPr>
      <w:spacing w:before="120" w:after="240"/>
    </w:pPr>
    <w:rPr>
      <w:b/>
    </w:rPr>
  </w:style>
  <w:style w:type="paragraph" w:customStyle="1" w:styleId="CaptionCentre">
    <w:name w:val="CaptionCentre"/>
    <w:basedOn w:val="Caption"/>
    <w:next w:val="Normal"/>
    <w:rsid w:val="0035583E"/>
    <w:pPr>
      <w:jc w:val="center"/>
    </w:pPr>
  </w:style>
  <w:style w:type="paragraph" w:customStyle="1" w:styleId="CaptionLeft">
    <w:name w:val="CaptionLeft"/>
    <w:basedOn w:val="Caption"/>
    <w:next w:val="Normal"/>
    <w:rsid w:val="0035583E"/>
  </w:style>
  <w:style w:type="paragraph" w:customStyle="1" w:styleId="CaptionRight">
    <w:name w:val="CaptionRight"/>
    <w:basedOn w:val="Caption"/>
    <w:next w:val="Normal"/>
    <w:rsid w:val="0035583E"/>
    <w:pPr>
      <w:jc w:val="right"/>
    </w:pPr>
  </w:style>
  <w:style w:type="paragraph" w:styleId="Closing">
    <w:name w:val="Closing"/>
    <w:basedOn w:val="Normal"/>
    <w:link w:val="ClosingChar"/>
    <w:rsid w:val="0035583E"/>
    <w:pPr>
      <w:ind w:left="4252"/>
    </w:pPr>
  </w:style>
  <w:style w:type="character" w:customStyle="1" w:styleId="ClosingChar">
    <w:name w:val="Closing Char"/>
    <w:basedOn w:val="DefaultParagraphFont"/>
    <w:link w:val="Closing"/>
    <w:rsid w:val="0035583E"/>
    <w:rPr>
      <w:rFonts w:ascii="Arial" w:eastAsia="Times New Roman" w:hAnsi="Arial" w:cs="Times New Roman"/>
      <w:szCs w:val="20"/>
      <w:lang w:val="en-GB" w:eastAsia="en-US"/>
    </w:rPr>
  </w:style>
  <w:style w:type="character" w:styleId="CommentReference">
    <w:name w:val="annotation reference"/>
    <w:semiHidden/>
    <w:rsid w:val="0035583E"/>
    <w:rPr>
      <w:sz w:val="16"/>
    </w:rPr>
  </w:style>
  <w:style w:type="paragraph" w:styleId="CommentText">
    <w:name w:val="annotation text"/>
    <w:basedOn w:val="Normal"/>
    <w:link w:val="CommentTextChar"/>
    <w:semiHidden/>
    <w:rsid w:val="0035583E"/>
  </w:style>
  <w:style w:type="character" w:customStyle="1" w:styleId="CommentTextChar">
    <w:name w:val="Comment Text Char"/>
    <w:basedOn w:val="DefaultParagraphFont"/>
    <w:link w:val="CommentText"/>
    <w:semiHidden/>
    <w:rsid w:val="0035583E"/>
    <w:rPr>
      <w:rFonts w:ascii="Arial" w:eastAsia="Times New Roman" w:hAnsi="Arial" w:cs="Times New Roman"/>
      <w:szCs w:val="20"/>
      <w:lang w:val="en-GB" w:eastAsia="en-US"/>
    </w:rPr>
  </w:style>
  <w:style w:type="character" w:styleId="FootnoteReference">
    <w:name w:val="footnote reference"/>
    <w:semiHidden/>
    <w:rsid w:val="0035583E"/>
    <w:rPr>
      <w:position w:val="6"/>
      <w:sz w:val="16"/>
    </w:rPr>
  </w:style>
  <w:style w:type="paragraph" w:styleId="FootnoteText">
    <w:name w:val="footnote text"/>
    <w:basedOn w:val="Normal"/>
    <w:link w:val="FootnoteTextChar"/>
    <w:semiHidden/>
    <w:rsid w:val="0035583E"/>
  </w:style>
  <w:style w:type="character" w:customStyle="1" w:styleId="FootnoteTextChar">
    <w:name w:val="Footnote Text Char"/>
    <w:basedOn w:val="DefaultParagraphFont"/>
    <w:link w:val="FootnoteText"/>
    <w:semiHidden/>
    <w:rsid w:val="0035583E"/>
    <w:rPr>
      <w:rFonts w:ascii="Arial" w:eastAsia="Times New Roman" w:hAnsi="Arial" w:cs="Times New Roman"/>
      <w:szCs w:val="20"/>
      <w:lang w:val="en-GB" w:eastAsia="en-US"/>
    </w:rPr>
  </w:style>
  <w:style w:type="paragraph" w:customStyle="1" w:styleId="Heading1noNr">
    <w:name w:val="Heading 1 no Nr."/>
    <w:basedOn w:val="Heading1"/>
    <w:next w:val="Normal"/>
    <w:rsid w:val="0035583E"/>
    <w:pPr>
      <w:outlineLvl w:val="9"/>
    </w:pPr>
    <w:rPr>
      <w:rFonts w:eastAsia="Times New Roman" w:cs="Times New Roman"/>
      <w:bCs/>
    </w:rPr>
  </w:style>
  <w:style w:type="paragraph" w:customStyle="1" w:styleId="Heading2noNr">
    <w:name w:val="Heading 2 no Nr."/>
    <w:basedOn w:val="Heading2"/>
    <w:next w:val="Normal"/>
    <w:rsid w:val="0035583E"/>
    <w:pPr>
      <w:outlineLvl w:val="9"/>
    </w:pPr>
  </w:style>
  <w:style w:type="paragraph" w:customStyle="1" w:styleId="Heading3noNr">
    <w:name w:val="Heading 3 no Nr."/>
    <w:basedOn w:val="Heading3"/>
    <w:next w:val="Normal"/>
    <w:rsid w:val="0035583E"/>
    <w:pPr>
      <w:outlineLvl w:val="9"/>
    </w:pPr>
  </w:style>
  <w:style w:type="paragraph" w:customStyle="1" w:styleId="Heading4noNr">
    <w:name w:val="Heading 4 no Nr."/>
    <w:basedOn w:val="Heading4"/>
    <w:next w:val="Normal"/>
    <w:rsid w:val="0035583E"/>
    <w:pPr>
      <w:outlineLvl w:val="9"/>
    </w:pPr>
  </w:style>
  <w:style w:type="paragraph" w:customStyle="1" w:styleId="Heading5noNr">
    <w:name w:val="Heading 5 no Nr."/>
    <w:basedOn w:val="Heading5"/>
    <w:next w:val="Normal"/>
    <w:link w:val="Heading5noNrChar"/>
    <w:rsid w:val="0035583E"/>
    <w:pPr>
      <w:outlineLvl w:val="9"/>
    </w:pPr>
  </w:style>
  <w:style w:type="paragraph" w:customStyle="1" w:styleId="Heading6noNr">
    <w:name w:val="Heading 6 no Nr."/>
    <w:basedOn w:val="Heading6"/>
    <w:next w:val="Normal"/>
    <w:rsid w:val="0035583E"/>
    <w:pPr>
      <w:outlineLvl w:val="9"/>
    </w:pPr>
  </w:style>
  <w:style w:type="paragraph" w:customStyle="1" w:styleId="Heading7noNr">
    <w:name w:val="Heading 7 no Nr."/>
    <w:basedOn w:val="Heading7"/>
    <w:next w:val="Normal"/>
    <w:rsid w:val="0035583E"/>
    <w:pPr>
      <w:outlineLvl w:val="9"/>
    </w:pPr>
  </w:style>
  <w:style w:type="paragraph" w:customStyle="1" w:styleId="Heading8noNr">
    <w:name w:val="Heading 8 no Nr."/>
    <w:basedOn w:val="Heading8"/>
    <w:next w:val="Normal"/>
    <w:rsid w:val="0035583E"/>
    <w:pPr>
      <w:outlineLvl w:val="9"/>
    </w:pPr>
  </w:style>
  <w:style w:type="paragraph" w:customStyle="1" w:styleId="Heading9noNr">
    <w:name w:val="Heading 9 no Nr."/>
    <w:basedOn w:val="Heading9"/>
    <w:next w:val="Normal"/>
    <w:rsid w:val="0035583E"/>
    <w:pPr>
      <w:outlineLvl w:val="9"/>
    </w:pPr>
  </w:style>
  <w:style w:type="paragraph" w:customStyle="1" w:styleId="Text">
    <w:name w:val="Text"/>
    <w:basedOn w:val="Normal"/>
    <w:link w:val="TextChar"/>
    <w:rsid w:val="0035583E"/>
  </w:style>
  <w:style w:type="character" w:customStyle="1" w:styleId="TextChar">
    <w:name w:val="Text Char"/>
    <w:link w:val="Text"/>
    <w:rsid w:val="0035583E"/>
    <w:rPr>
      <w:rFonts w:ascii="Arial" w:eastAsia="Times New Roman" w:hAnsi="Arial" w:cs="Times New Roman"/>
      <w:szCs w:val="20"/>
      <w:lang w:val="en-GB" w:eastAsia="en-US"/>
    </w:rPr>
  </w:style>
  <w:style w:type="paragraph" w:customStyle="1" w:styleId="INDENT05">
    <w:name w:val="INDENT 0.5"/>
    <w:basedOn w:val="Text"/>
    <w:rsid w:val="0035583E"/>
    <w:pPr>
      <w:keepNext/>
      <w:keepLines/>
      <w:ind w:left="284"/>
    </w:pPr>
  </w:style>
  <w:style w:type="paragraph" w:customStyle="1" w:styleId="INDENT1">
    <w:name w:val="INDENT 1"/>
    <w:basedOn w:val="INDENT05"/>
    <w:rsid w:val="0035583E"/>
    <w:pPr>
      <w:ind w:left="567"/>
    </w:pPr>
  </w:style>
  <w:style w:type="paragraph" w:customStyle="1" w:styleId="INDENT15">
    <w:name w:val="INDENT 1.5"/>
    <w:basedOn w:val="INDENT05"/>
    <w:rsid w:val="0035583E"/>
    <w:pPr>
      <w:ind w:left="851"/>
    </w:pPr>
  </w:style>
  <w:style w:type="paragraph" w:customStyle="1" w:styleId="INDENT2">
    <w:name w:val="INDENT 2"/>
    <w:basedOn w:val="INDENT05"/>
    <w:rsid w:val="0035583E"/>
    <w:pPr>
      <w:ind w:left="1134"/>
    </w:pPr>
  </w:style>
  <w:style w:type="paragraph" w:customStyle="1" w:styleId="INDENT25">
    <w:name w:val="INDENT 2.5"/>
    <w:basedOn w:val="INDENT05"/>
    <w:rsid w:val="0035583E"/>
    <w:pPr>
      <w:ind w:left="1418"/>
    </w:pPr>
  </w:style>
  <w:style w:type="paragraph" w:customStyle="1" w:styleId="INDENT3">
    <w:name w:val="INDENT 3"/>
    <w:basedOn w:val="INDENT2"/>
    <w:rsid w:val="0035583E"/>
    <w:pPr>
      <w:ind w:left="1701"/>
    </w:pPr>
  </w:style>
  <w:style w:type="paragraph" w:styleId="Index1">
    <w:name w:val="index 1"/>
    <w:basedOn w:val="Normal"/>
    <w:next w:val="Normal"/>
    <w:semiHidden/>
    <w:rsid w:val="0035583E"/>
  </w:style>
  <w:style w:type="paragraph" w:styleId="Index2">
    <w:name w:val="index 2"/>
    <w:basedOn w:val="Normal"/>
    <w:next w:val="Normal"/>
    <w:semiHidden/>
    <w:rsid w:val="0035583E"/>
    <w:pPr>
      <w:ind w:left="283"/>
    </w:pPr>
  </w:style>
  <w:style w:type="paragraph" w:styleId="Index3">
    <w:name w:val="index 3"/>
    <w:basedOn w:val="Normal"/>
    <w:next w:val="Normal"/>
    <w:semiHidden/>
    <w:rsid w:val="0035583E"/>
    <w:pPr>
      <w:ind w:left="566"/>
    </w:pPr>
  </w:style>
  <w:style w:type="paragraph" w:styleId="Index4">
    <w:name w:val="index 4"/>
    <w:basedOn w:val="Normal"/>
    <w:next w:val="Normal"/>
    <w:semiHidden/>
    <w:rsid w:val="0035583E"/>
    <w:pPr>
      <w:ind w:left="849"/>
    </w:pPr>
  </w:style>
  <w:style w:type="paragraph" w:styleId="Index5">
    <w:name w:val="index 5"/>
    <w:basedOn w:val="Normal"/>
    <w:next w:val="Normal"/>
    <w:semiHidden/>
    <w:rsid w:val="0035583E"/>
    <w:pPr>
      <w:ind w:left="1132"/>
    </w:pPr>
  </w:style>
  <w:style w:type="paragraph" w:styleId="Index6">
    <w:name w:val="index 6"/>
    <w:basedOn w:val="Normal"/>
    <w:next w:val="Normal"/>
    <w:semiHidden/>
    <w:rsid w:val="0035583E"/>
    <w:pPr>
      <w:ind w:left="1415"/>
    </w:pPr>
  </w:style>
  <w:style w:type="paragraph" w:styleId="Index7">
    <w:name w:val="index 7"/>
    <w:basedOn w:val="Normal"/>
    <w:next w:val="Normal"/>
    <w:semiHidden/>
    <w:rsid w:val="0035583E"/>
    <w:pPr>
      <w:ind w:left="1698"/>
    </w:pPr>
  </w:style>
  <w:style w:type="paragraph" w:styleId="IndexHeading">
    <w:name w:val="index heading"/>
    <w:basedOn w:val="Normal"/>
    <w:next w:val="Index1"/>
    <w:semiHidden/>
    <w:rsid w:val="0035583E"/>
  </w:style>
  <w:style w:type="paragraph" w:customStyle="1" w:styleId="KWNposCentre">
    <w:name w:val="KWNposCentre"/>
    <w:basedOn w:val="Text"/>
    <w:next w:val="Text"/>
    <w:rsid w:val="0035583E"/>
    <w:pPr>
      <w:keepNext/>
      <w:jc w:val="center"/>
    </w:pPr>
  </w:style>
  <w:style w:type="paragraph" w:customStyle="1" w:styleId="KWNposLeft">
    <w:name w:val="KWNposLeft"/>
    <w:basedOn w:val="Text"/>
    <w:next w:val="Text"/>
    <w:rsid w:val="0035583E"/>
    <w:pPr>
      <w:keepNext/>
    </w:pPr>
  </w:style>
  <w:style w:type="paragraph" w:customStyle="1" w:styleId="KWNposRight">
    <w:name w:val="KWNposRight"/>
    <w:basedOn w:val="Text"/>
    <w:next w:val="Text"/>
    <w:rsid w:val="0035583E"/>
    <w:pPr>
      <w:keepNext/>
      <w:jc w:val="right"/>
    </w:pPr>
  </w:style>
  <w:style w:type="character" w:styleId="LineNumber">
    <w:name w:val="line number"/>
    <w:basedOn w:val="DefaultParagraphFont"/>
    <w:rsid w:val="0035583E"/>
  </w:style>
  <w:style w:type="paragraph" w:styleId="MacroText">
    <w:name w:val="macro"/>
    <w:link w:val="MacroTextChar"/>
    <w:semiHidden/>
    <w:rsid w:val="0035583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overflowPunct w:val="0"/>
      <w:autoSpaceDE w:val="0"/>
      <w:autoSpaceDN w:val="0"/>
      <w:adjustRightInd w:val="0"/>
      <w:textAlignment w:val="baseline"/>
    </w:pPr>
    <w:rPr>
      <w:rFonts w:ascii="Arial" w:hAnsi="Arial"/>
      <w:b/>
      <w:lang w:val="en-GB" w:eastAsia="en-US"/>
    </w:rPr>
  </w:style>
  <w:style w:type="character" w:customStyle="1" w:styleId="MacroTextChar">
    <w:name w:val="Macro Text Char"/>
    <w:basedOn w:val="DefaultParagraphFont"/>
    <w:link w:val="MacroText"/>
    <w:semiHidden/>
    <w:rsid w:val="0035583E"/>
    <w:rPr>
      <w:rFonts w:ascii="Arial" w:eastAsia="Times New Roman" w:hAnsi="Arial" w:cs="Times New Roman"/>
      <w:b/>
      <w:szCs w:val="20"/>
      <w:lang w:val="en-GB" w:eastAsia="en-US"/>
    </w:rPr>
  </w:style>
  <w:style w:type="paragraph" w:styleId="NormalIndent">
    <w:name w:val="Normal Indent"/>
    <w:basedOn w:val="Normal"/>
    <w:rsid w:val="0035583E"/>
    <w:pPr>
      <w:ind w:left="284"/>
    </w:pPr>
  </w:style>
  <w:style w:type="character" w:styleId="PageNumber">
    <w:name w:val="page number"/>
    <w:basedOn w:val="DefaultParagraphFont"/>
    <w:rsid w:val="0035583E"/>
  </w:style>
  <w:style w:type="paragraph" w:customStyle="1" w:styleId="PosCentre">
    <w:name w:val="PosCentre"/>
    <w:basedOn w:val="Text"/>
    <w:next w:val="Text"/>
    <w:rsid w:val="0035583E"/>
    <w:pPr>
      <w:jc w:val="center"/>
    </w:pPr>
  </w:style>
  <w:style w:type="paragraph" w:customStyle="1" w:styleId="PosLeft">
    <w:name w:val="PosLeft"/>
    <w:basedOn w:val="Text"/>
    <w:next w:val="Text"/>
    <w:rsid w:val="0035583E"/>
  </w:style>
  <w:style w:type="paragraph" w:customStyle="1" w:styleId="PosRight">
    <w:name w:val="PosRight"/>
    <w:basedOn w:val="Text"/>
    <w:next w:val="Text"/>
    <w:rsid w:val="0035583E"/>
    <w:pPr>
      <w:jc w:val="right"/>
    </w:pPr>
  </w:style>
  <w:style w:type="paragraph" w:customStyle="1" w:styleId="References">
    <w:name w:val="References"/>
    <w:basedOn w:val="Abbreviations"/>
    <w:rsid w:val="0035583E"/>
    <w:pPr>
      <w:numPr>
        <w:numId w:val="1"/>
      </w:numPr>
    </w:pPr>
    <w:rPr>
      <w:lang w:val="en-US"/>
    </w:rPr>
  </w:style>
  <w:style w:type="paragraph" w:styleId="Subtitle">
    <w:name w:val="Subtitle"/>
    <w:basedOn w:val="Normal"/>
    <w:link w:val="SubtitleChar"/>
    <w:rsid w:val="00A4440B"/>
    <w:pPr>
      <w:spacing w:after="60"/>
      <w:jc w:val="center"/>
    </w:pPr>
    <w:rPr>
      <w:rFonts w:eastAsiaTheme="majorEastAsia" w:cstheme="majorBidi"/>
      <w:i/>
      <w:sz w:val="24"/>
    </w:rPr>
  </w:style>
  <w:style w:type="character" w:customStyle="1" w:styleId="SubtitleChar">
    <w:name w:val="Subtitle Char"/>
    <w:basedOn w:val="DefaultParagraphFont"/>
    <w:link w:val="Subtitle"/>
    <w:rsid w:val="0035583E"/>
    <w:rPr>
      <w:rFonts w:ascii="Arial" w:eastAsiaTheme="majorEastAsia" w:hAnsi="Arial" w:cstheme="majorBidi"/>
      <w:i/>
      <w:sz w:val="24"/>
      <w:lang w:val="en-GB" w:eastAsia="en-US"/>
    </w:rPr>
  </w:style>
  <w:style w:type="paragraph" w:customStyle="1" w:styleId="zAdmText">
    <w:name w:val="z_AdmText"/>
    <w:basedOn w:val="Normal"/>
    <w:rsid w:val="0035583E"/>
    <w:rPr>
      <w:noProof/>
    </w:rPr>
  </w:style>
  <w:style w:type="paragraph" w:styleId="TableofFigures">
    <w:name w:val="table of figures"/>
    <w:basedOn w:val="zAdmText"/>
    <w:next w:val="Text"/>
    <w:uiPriority w:val="99"/>
    <w:rsid w:val="0035583E"/>
    <w:pPr>
      <w:tabs>
        <w:tab w:val="right" w:pos="9355"/>
      </w:tabs>
      <w:ind w:left="400" w:right="566" w:hanging="400"/>
    </w:pPr>
  </w:style>
  <w:style w:type="paragraph" w:customStyle="1" w:styleId="TextBold">
    <w:name w:val="TextBold"/>
    <w:basedOn w:val="Text"/>
    <w:next w:val="Text"/>
    <w:rsid w:val="0035583E"/>
    <w:rPr>
      <w:b/>
    </w:rPr>
  </w:style>
  <w:style w:type="paragraph" w:customStyle="1" w:styleId="TextList1">
    <w:name w:val="TextList1"/>
    <w:basedOn w:val="Text"/>
    <w:rsid w:val="0035583E"/>
    <w:pPr>
      <w:spacing w:before="120"/>
    </w:pPr>
  </w:style>
  <w:style w:type="paragraph" w:customStyle="1" w:styleId="TextList2">
    <w:name w:val="TextList2"/>
    <w:basedOn w:val="Text"/>
    <w:rsid w:val="0035583E"/>
    <w:pPr>
      <w:tabs>
        <w:tab w:val="left" w:pos="142"/>
        <w:tab w:val="decimal" w:pos="1559"/>
      </w:tabs>
      <w:spacing w:before="120"/>
    </w:pPr>
  </w:style>
  <w:style w:type="paragraph" w:customStyle="1" w:styleId="TextListAutoNum">
    <w:name w:val="TextListAutoNum"/>
    <w:basedOn w:val="Text"/>
    <w:rsid w:val="0035583E"/>
    <w:pPr>
      <w:spacing w:before="120"/>
      <w:ind w:left="284" w:hanging="284"/>
    </w:pPr>
  </w:style>
  <w:style w:type="paragraph" w:styleId="TOC1">
    <w:name w:val="toc 1"/>
    <w:basedOn w:val="zAdmText"/>
    <w:uiPriority w:val="39"/>
    <w:rsid w:val="00A4440B"/>
    <w:pPr>
      <w:tabs>
        <w:tab w:val="right" w:leader="dot" w:pos="9355"/>
      </w:tabs>
      <w:spacing w:before="240"/>
      <w:ind w:left="567" w:right="566" w:hanging="567"/>
    </w:pPr>
    <w:rPr>
      <w:b/>
    </w:rPr>
  </w:style>
  <w:style w:type="paragraph" w:styleId="TOC2">
    <w:name w:val="toc 2"/>
    <w:basedOn w:val="TOC1"/>
    <w:uiPriority w:val="39"/>
    <w:rsid w:val="00A4440B"/>
    <w:pPr>
      <w:spacing w:before="0"/>
      <w:ind w:left="1134"/>
    </w:pPr>
    <w:rPr>
      <w:b w:val="0"/>
      <w:sz w:val="20"/>
    </w:rPr>
  </w:style>
  <w:style w:type="paragraph" w:styleId="TOC3">
    <w:name w:val="toc 3"/>
    <w:basedOn w:val="TOC2"/>
    <w:uiPriority w:val="39"/>
    <w:rsid w:val="00A4440B"/>
    <w:pPr>
      <w:tabs>
        <w:tab w:val="right" w:pos="10080"/>
      </w:tabs>
      <w:ind w:left="1440" w:right="562" w:hanging="720"/>
    </w:pPr>
  </w:style>
  <w:style w:type="paragraph" w:styleId="TOC4">
    <w:name w:val="toc 4"/>
    <w:basedOn w:val="TOC2"/>
    <w:uiPriority w:val="39"/>
    <w:rsid w:val="0035583E"/>
    <w:pPr>
      <w:ind w:left="1728" w:right="562" w:hanging="864"/>
    </w:pPr>
  </w:style>
  <w:style w:type="paragraph" w:styleId="TOC5">
    <w:name w:val="toc 5"/>
    <w:basedOn w:val="TOC2"/>
    <w:uiPriority w:val="39"/>
    <w:rsid w:val="0035583E"/>
    <w:pPr>
      <w:ind w:left="1701"/>
    </w:pPr>
  </w:style>
  <w:style w:type="paragraph" w:styleId="TOC6">
    <w:name w:val="toc 6"/>
    <w:basedOn w:val="TOC2"/>
    <w:rsid w:val="0035583E"/>
    <w:pPr>
      <w:ind w:left="1701"/>
    </w:pPr>
  </w:style>
  <w:style w:type="paragraph" w:styleId="TOC7">
    <w:name w:val="toc 7"/>
    <w:basedOn w:val="TOC2"/>
    <w:rsid w:val="0035583E"/>
    <w:pPr>
      <w:ind w:left="1701"/>
    </w:pPr>
  </w:style>
  <w:style w:type="paragraph" w:styleId="TOC8">
    <w:name w:val="toc 8"/>
    <w:basedOn w:val="TOC2"/>
    <w:rsid w:val="0035583E"/>
    <w:pPr>
      <w:ind w:left="2268"/>
    </w:pPr>
  </w:style>
  <w:style w:type="paragraph" w:styleId="TOC9">
    <w:name w:val="toc 9"/>
    <w:basedOn w:val="TOC2"/>
    <w:next w:val="Normal"/>
    <w:rsid w:val="0035583E"/>
    <w:pPr>
      <w:ind w:left="2268"/>
    </w:pPr>
  </w:style>
  <w:style w:type="paragraph" w:customStyle="1" w:styleId="TOCtitle">
    <w:name w:val="TOCtitle"/>
    <w:basedOn w:val="Heading1noNr"/>
    <w:rsid w:val="0035583E"/>
    <w:pPr>
      <w:pBdr>
        <w:bottom w:val="double" w:sz="6" w:space="1" w:color="0000FF"/>
      </w:pBdr>
    </w:pPr>
    <w:rPr>
      <w:spacing w:val="20"/>
    </w:rPr>
  </w:style>
  <w:style w:type="paragraph" w:customStyle="1" w:styleId="zAdmAdrLabel">
    <w:name w:val="z_AdmAdrLabel"/>
    <w:basedOn w:val="zAdmText"/>
    <w:rsid w:val="0035583E"/>
  </w:style>
  <w:style w:type="paragraph" w:customStyle="1" w:styleId="zAdmChapterTitle">
    <w:name w:val="z_AdmChapterTitle"/>
    <w:basedOn w:val="Heading1"/>
    <w:next w:val="Text"/>
    <w:rsid w:val="0035583E"/>
    <w:pPr>
      <w:outlineLvl w:val="9"/>
    </w:pPr>
    <w:rPr>
      <w:rFonts w:eastAsia="Times New Roman" w:cs="Times New Roman"/>
      <w:bCs/>
      <w:sz w:val="40"/>
    </w:rPr>
  </w:style>
  <w:style w:type="paragraph" w:customStyle="1" w:styleId="zAdmCompAddress">
    <w:name w:val="z_AdmCompAddress"/>
    <w:basedOn w:val="zAdmText"/>
    <w:rsid w:val="0035583E"/>
    <w:pPr>
      <w:spacing w:line="240" w:lineRule="atLeast"/>
    </w:pPr>
    <w:rPr>
      <w:sz w:val="14"/>
    </w:rPr>
  </w:style>
  <w:style w:type="paragraph" w:customStyle="1" w:styleId="zAdmCompBU">
    <w:name w:val="z_AdmCompBU"/>
    <w:basedOn w:val="Normal"/>
    <w:next w:val="Normal"/>
    <w:rsid w:val="0035583E"/>
    <w:pPr>
      <w:spacing w:before="240" w:line="240" w:lineRule="atLeast"/>
    </w:pPr>
    <w:rPr>
      <w:b/>
      <w:noProof/>
      <w:sz w:val="18"/>
    </w:rPr>
  </w:style>
  <w:style w:type="paragraph" w:customStyle="1" w:styleId="zAdmDate">
    <w:name w:val="z_AdmDate"/>
    <w:basedOn w:val="Normal"/>
    <w:rsid w:val="0035583E"/>
  </w:style>
  <w:style w:type="paragraph" w:customStyle="1" w:styleId="zAdmDateCel">
    <w:name w:val="z_AdmDateCel"/>
    <w:basedOn w:val="zAdmDate"/>
    <w:rsid w:val="0035583E"/>
    <w:pPr>
      <w:ind w:left="57"/>
    </w:pPr>
  </w:style>
  <w:style w:type="paragraph" w:customStyle="1" w:styleId="zAdmDateHidden">
    <w:name w:val="z_AdmDateHidden"/>
    <w:basedOn w:val="zAdmDate"/>
    <w:rsid w:val="0035583E"/>
    <w:pPr>
      <w:spacing w:line="11" w:lineRule="exact"/>
    </w:pPr>
    <w:rPr>
      <w:vanish/>
      <w:lang w:val="nl-NL"/>
    </w:rPr>
  </w:style>
  <w:style w:type="paragraph" w:customStyle="1" w:styleId="zAdmLeft">
    <w:name w:val="z_AdmLeft"/>
    <w:basedOn w:val="zAdmText"/>
    <w:rsid w:val="0035583E"/>
    <w:pPr>
      <w:spacing w:after="120"/>
      <w:jc w:val="right"/>
    </w:pPr>
  </w:style>
  <w:style w:type="paragraph" w:customStyle="1" w:styleId="zAdmLeft1">
    <w:name w:val="z_AdmLeft1"/>
    <w:basedOn w:val="zAdmLeft"/>
    <w:rsid w:val="0035583E"/>
    <w:pPr>
      <w:spacing w:after="480"/>
    </w:pPr>
  </w:style>
  <w:style w:type="paragraph" w:customStyle="1" w:styleId="zAdmLeft8pt">
    <w:name w:val="z_AdmLeft8pt"/>
    <w:basedOn w:val="zAdmLeft"/>
    <w:rsid w:val="0035583E"/>
    <w:pPr>
      <w:spacing w:before="40" w:after="40"/>
    </w:pPr>
    <w:rPr>
      <w:rFonts w:ascii="Arial Narrow" w:hAnsi="Arial Narrow"/>
      <w:sz w:val="16"/>
    </w:rPr>
  </w:style>
  <w:style w:type="paragraph" w:customStyle="1" w:styleId="zAdmNameLeft">
    <w:name w:val="z_AdmNameLeft"/>
    <w:basedOn w:val="zAdmLeft"/>
    <w:rsid w:val="0035583E"/>
    <w:pPr>
      <w:spacing w:before="480"/>
    </w:pPr>
  </w:style>
  <w:style w:type="paragraph" w:customStyle="1" w:styleId="zAdmRight">
    <w:name w:val="z_AdmRight"/>
    <w:basedOn w:val="zAdmLeft"/>
    <w:rsid w:val="0035583E"/>
    <w:pPr>
      <w:spacing w:after="0"/>
      <w:jc w:val="left"/>
    </w:pPr>
  </w:style>
  <w:style w:type="paragraph" w:customStyle="1" w:styleId="zAdmNameRight">
    <w:name w:val="z_AdmNameRight"/>
    <w:basedOn w:val="zAdmRight"/>
    <w:rsid w:val="0035583E"/>
    <w:pPr>
      <w:spacing w:before="480"/>
    </w:pPr>
  </w:style>
  <w:style w:type="paragraph" w:customStyle="1" w:styleId="zAdmNameRightOK">
    <w:name w:val="z_AdmNameRightOK"/>
    <w:basedOn w:val="zAdmNameRight"/>
    <w:rsid w:val="0035583E"/>
  </w:style>
  <w:style w:type="paragraph" w:customStyle="1" w:styleId="zAdmNameSign">
    <w:name w:val="z_AdmNameSign"/>
    <w:basedOn w:val="zAdmText"/>
    <w:rsid w:val="0035583E"/>
    <w:pPr>
      <w:tabs>
        <w:tab w:val="left" w:pos="4962"/>
        <w:tab w:val="right" w:pos="9214"/>
      </w:tabs>
      <w:spacing w:before="480"/>
    </w:pPr>
    <w:rPr>
      <w:b/>
    </w:rPr>
  </w:style>
  <w:style w:type="paragraph" w:customStyle="1" w:styleId="zAdmRight1">
    <w:name w:val="z_AdmRight1"/>
    <w:basedOn w:val="zAdmLeft1"/>
    <w:rsid w:val="0035583E"/>
    <w:pPr>
      <w:jc w:val="left"/>
    </w:pPr>
  </w:style>
  <w:style w:type="paragraph" w:customStyle="1" w:styleId="zAdmRight8pt">
    <w:name w:val="z_AdmRight8pt"/>
    <w:basedOn w:val="zAdmNameRight"/>
    <w:rsid w:val="0035583E"/>
    <w:pPr>
      <w:spacing w:before="40" w:after="40"/>
    </w:pPr>
    <w:rPr>
      <w:rFonts w:ascii="Arial Narrow" w:hAnsi="Arial Narrow"/>
      <w:sz w:val="16"/>
    </w:rPr>
  </w:style>
  <w:style w:type="paragraph" w:customStyle="1" w:styleId="zAdmRightTab">
    <w:name w:val="z_AdmRightTab"/>
    <w:basedOn w:val="zAdmRight"/>
    <w:rsid w:val="0035583E"/>
    <w:pPr>
      <w:tabs>
        <w:tab w:val="left" w:pos="2552"/>
      </w:tabs>
    </w:pPr>
  </w:style>
  <w:style w:type="paragraph" w:customStyle="1" w:styleId="zAdmSpecial">
    <w:name w:val="z_AdmSpecial"/>
    <w:basedOn w:val="zAdmText"/>
    <w:rsid w:val="0035583E"/>
    <w:pPr>
      <w:spacing w:before="400"/>
    </w:pPr>
    <w:rPr>
      <w:rFonts w:ascii="Monotype Corsiva" w:hAnsi="Monotype Corsiva"/>
      <w:b/>
      <w:i/>
      <w:sz w:val="30"/>
    </w:rPr>
  </w:style>
  <w:style w:type="paragraph" w:customStyle="1" w:styleId="zAdmText11ptB">
    <w:name w:val="z_AdmText11ptB"/>
    <w:basedOn w:val="zAdmText"/>
    <w:rsid w:val="0035583E"/>
    <w:pPr>
      <w:ind w:left="57"/>
    </w:pPr>
    <w:rPr>
      <w:b/>
    </w:rPr>
  </w:style>
  <w:style w:type="paragraph" w:customStyle="1" w:styleId="zAdmText9ptB">
    <w:name w:val="z_AdmText9ptB"/>
    <w:basedOn w:val="zAdmText"/>
    <w:rsid w:val="0035583E"/>
    <w:pPr>
      <w:spacing w:before="40" w:after="40"/>
      <w:jc w:val="right"/>
    </w:pPr>
    <w:rPr>
      <w:b/>
      <w:sz w:val="18"/>
    </w:rPr>
  </w:style>
  <w:style w:type="paragraph" w:customStyle="1" w:styleId="zAdmTextCel">
    <w:name w:val="z_AdmTextCel"/>
    <w:basedOn w:val="zAdmText"/>
    <w:rsid w:val="0035583E"/>
    <w:pPr>
      <w:ind w:left="57"/>
    </w:pPr>
  </w:style>
  <w:style w:type="paragraph" w:customStyle="1" w:styleId="zAdmTextCelLast">
    <w:name w:val="z_AdmTextCelLast"/>
    <w:basedOn w:val="zAdmTextCel"/>
    <w:rsid w:val="0035583E"/>
    <w:pPr>
      <w:spacing w:after="480"/>
    </w:pPr>
  </w:style>
  <w:style w:type="paragraph" w:customStyle="1" w:styleId="zAdmTextDummy">
    <w:name w:val="z_AdmTextDummy"/>
    <w:basedOn w:val="zAdmText"/>
    <w:rsid w:val="0035583E"/>
    <w:pPr>
      <w:spacing w:line="20" w:lineRule="exact"/>
    </w:pPr>
    <w:rPr>
      <w:sz w:val="8"/>
    </w:rPr>
  </w:style>
  <w:style w:type="paragraph" w:customStyle="1" w:styleId="zAdmTextDummy1">
    <w:name w:val="z_AdmTextDummy1"/>
    <w:basedOn w:val="zAdmTextDummy"/>
    <w:rsid w:val="0035583E"/>
    <w:pPr>
      <w:ind w:left="-709"/>
    </w:pPr>
  </w:style>
  <w:style w:type="paragraph" w:customStyle="1" w:styleId="zAdmTextHidden">
    <w:name w:val="z_AdmTextHidden"/>
    <w:basedOn w:val="zAdmTextDummy"/>
    <w:rsid w:val="0035583E"/>
    <w:pPr>
      <w:spacing w:line="11" w:lineRule="exact"/>
    </w:pPr>
    <w:rPr>
      <w:vanish/>
      <w:sz w:val="16"/>
    </w:rPr>
  </w:style>
  <w:style w:type="paragraph" w:customStyle="1" w:styleId="zAdmTextLeft">
    <w:name w:val="z_AdmTextLeft"/>
    <w:basedOn w:val="zAdmText"/>
    <w:rsid w:val="0035583E"/>
    <w:pPr>
      <w:jc w:val="right"/>
    </w:pPr>
  </w:style>
  <w:style w:type="paragraph" w:customStyle="1" w:styleId="zAdmTextOff">
    <w:name w:val="z_AdmTextOff"/>
    <w:basedOn w:val="zAdmLeft"/>
    <w:rsid w:val="0035583E"/>
    <w:pPr>
      <w:spacing w:after="0"/>
    </w:pPr>
    <w:rPr>
      <w:b/>
    </w:rPr>
  </w:style>
  <w:style w:type="paragraph" w:customStyle="1" w:styleId="zAdmTextOK">
    <w:name w:val="z_AdmTextOK"/>
    <w:basedOn w:val="zAdmText"/>
    <w:rsid w:val="0035583E"/>
  </w:style>
  <w:style w:type="paragraph" w:customStyle="1" w:styleId="zAdmTname">
    <w:name w:val="z_AdmTname"/>
    <w:basedOn w:val="zAdmText"/>
    <w:rsid w:val="0035583E"/>
    <w:pPr>
      <w:spacing w:before="360"/>
    </w:pPr>
    <w:rPr>
      <w:b/>
      <w:sz w:val="40"/>
    </w:rPr>
  </w:style>
  <w:style w:type="paragraph" w:customStyle="1" w:styleId="zCompanyName1">
    <w:name w:val="z_CompanyName1"/>
    <w:basedOn w:val="Normal"/>
    <w:rsid w:val="0035583E"/>
    <w:pPr>
      <w:spacing w:before="200"/>
    </w:pPr>
    <w:rPr>
      <w:b/>
      <w:noProof/>
      <w:sz w:val="16"/>
    </w:rPr>
  </w:style>
  <w:style w:type="paragraph" w:customStyle="1" w:styleId="zCompanyName2">
    <w:name w:val="z_CompanyName2"/>
    <w:basedOn w:val="zCompanyName1"/>
    <w:rsid w:val="0035583E"/>
    <w:pPr>
      <w:spacing w:line="160" w:lineRule="atLeast"/>
      <w:jc w:val="right"/>
    </w:pPr>
    <w:rPr>
      <w:sz w:val="12"/>
    </w:rPr>
  </w:style>
  <w:style w:type="paragraph" w:customStyle="1" w:styleId="zCopyright">
    <w:name w:val="z_Copyright"/>
    <w:basedOn w:val="zAdmText"/>
    <w:rsid w:val="0035583E"/>
    <w:pPr>
      <w:spacing w:before="120" w:line="120" w:lineRule="exact"/>
    </w:pPr>
    <w:rPr>
      <w:sz w:val="10"/>
    </w:rPr>
  </w:style>
  <w:style w:type="paragraph" w:customStyle="1" w:styleId="zExtraText">
    <w:name w:val="z_ExtraText"/>
    <w:basedOn w:val="zAdmText"/>
    <w:rsid w:val="0035583E"/>
    <w:rPr>
      <w:b/>
    </w:rPr>
  </w:style>
  <w:style w:type="paragraph" w:customStyle="1" w:styleId="zFooterText">
    <w:name w:val="z_FooterText"/>
    <w:basedOn w:val="zAdmText"/>
    <w:rsid w:val="0035583E"/>
    <w:pPr>
      <w:tabs>
        <w:tab w:val="left" w:pos="851"/>
        <w:tab w:val="left" w:pos="993"/>
        <w:tab w:val="left" w:pos="4820"/>
        <w:tab w:val="left" w:pos="5670"/>
        <w:tab w:val="left" w:pos="5812"/>
        <w:tab w:val="right" w:pos="9356"/>
      </w:tabs>
      <w:spacing w:line="160" w:lineRule="exact"/>
    </w:pPr>
    <w:rPr>
      <w:b/>
      <w:sz w:val="16"/>
    </w:rPr>
  </w:style>
  <w:style w:type="paragraph" w:customStyle="1" w:styleId="zFooterText1">
    <w:name w:val="z_FooterText1"/>
    <w:basedOn w:val="zAdmText"/>
    <w:rsid w:val="0035583E"/>
    <w:pPr>
      <w:spacing w:line="160" w:lineRule="exact"/>
    </w:pPr>
    <w:rPr>
      <w:sz w:val="16"/>
    </w:rPr>
  </w:style>
  <w:style w:type="paragraph" w:customStyle="1" w:styleId="zFooterText2">
    <w:name w:val="z_FooterText2"/>
    <w:basedOn w:val="zAdmText"/>
    <w:rsid w:val="0035583E"/>
    <w:rPr>
      <w:sz w:val="16"/>
    </w:rPr>
  </w:style>
  <w:style w:type="paragraph" w:customStyle="1" w:styleId="zHeaderL">
    <w:name w:val="z_HeaderL"/>
    <w:basedOn w:val="Normal"/>
    <w:rsid w:val="0035583E"/>
    <w:pPr>
      <w:pBdr>
        <w:top w:val="double" w:sz="6" w:space="1" w:color="auto" w:shadow="1"/>
        <w:left w:val="double" w:sz="6" w:space="1" w:color="auto" w:shadow="1"/>
        <w:bottom w:val="double" w:sz="6" w:space="1" w:color="auto" w:shadow="1"/>
        <w:right w:val="double" w:sz="6" w:space="1" w:color="auto" w:shadow="1"/>
      </w:pBdr>
      <w:shd w:val="clear" w:color="auto" w:fill="FFFF00"/>
      <w:jc w:val="center"/>
    </w:pPr>
    <w:rPr>
      <w:b/>
      <w:noProof/>
    </w:rPr>
  </w:style>
  <w:style w:type="paragraph" w:customStyle="1" w:styleId="zHeaderL2">
    <w:name w:val="z_HeaderL2"/>
    <w:basedOn w:val="zHeaderL"/>
    <w:rsid w:val="0035583E"/>
    <w:pPr>
      <w:pBdr>
        <w:top w:val="single" w:sz="12" w:space="1" w:color="auto"/>
        <w:left w:val="single" w:sz="12" w:space="1" w:color="auto"/>
        <w:bottom w:val="single" w:sz="12" w:space="1" w:color="auto"/>
        <w:right w:val="single" w:sz="12" w:space="1" w:color="auto"/>
      </w:pBdr>
      <w:shd w:val="clear" w:color="auto" w:fill="auto"/>
    </w:pPr>
    <w:rPr>
      <w:sz w:val="18"/>
    </w:rPr>
  </w:style>
  <w:style w:type="paragraph" w:customStyle="1" w:styleId="zHeaderL3">
    <w:name w:val="z_HeaderL3"/>
    <w:basedOn w:val="zHeaderL"/>
    <w:rsid w:val="0035583E"/>
    <w:pPr>
      <w:pBdr>
        <w:top w:val="single" w:sz="6" w:space="1" w:color="auto"/>
        <w:left w:val="single" w:sz="6" w:space="1" w:color="auto"/>
        <w:bottom w:val="single" w:sz="6" w:space="1" w:color="auto"/>
        <w:right w:val="single" w:sz="6" w:space="1" w:color="auto"/>
      </w:pBdr>
      <w:shd w:val="clear" w:color="auto" w:fill="auto"/>
    </w:pPr>
    <w:rPr>
      <w:sz w:val="16"/>
    </w:rPr>
  </w:style>
  <w:style w:type="paragraph" w:customStyle="1" w:styleId="zHeaderL4">
    <w:name w:val="z_HeaderL4"/>
    <w:basedOn w:val="zAdmText"/>
    <w:rsid w:val="0035583E"/>
    <w:pPr>
      <w:framePr w:w="4253" w:wrap="around" w:vAnchor="page" w:hAnchor="page" w:x="5103" w:y="2269"/>
      <w:spacing w:line="240" w:lineRule="atLeast"/>
      <w:jc w:val="center"/>
    </w:pPr>
    <w:rPr>
      <w:b/>
      <w:i/>
      <w:spacing w:val="60"/>
      <w:sz w:val="30"/>
    </w:rPr>
  </w:style>
  <w:style w:type="paragraph" w:customStyle="1" w:styleId="zHeaderR">
    <w:name w:val="z_HeaderR"/>
    <w:basedOn w:val="zAdmText"/>
    <w:rsid w:val="0035583E"/>
    <w:pPr>
      <w:tabs>
        <w:tab w:val="left" w:pos="255"/>
      </w:tabs>
      <w:spacing w:line="800" w:lineRule="atLeast"/>
      <w:jc w:val="right"/>
    </w:pPr>
    <w:rPr>
      <w:rFonts w:ascii="Frugal Sans" w:hAnsi="Frugal Sans"/>
      <w:b/>
    </w:rPr>
  </w:style>
  <w:style w:type="paragraph" w:customStyle="1" w:styleId="zHeaderR2">
    <w:name w:val="z_HeaderR2"/>
    <w:basedOn w:val="zHeaderR"/>
    <w:rsid w:val="0035583E"/>
    <w:pPr>
      <w:framePr w:w="2155" w:wrap="auto" w:hAnchor="text" w:x="9299"/>
      <w:spacing w:line="240" w:lineRule="auto"/>
    </w:pPr>
    <w:rPr>
      <w:sz w:val="12"/>
    </w:rPr>
  </w:style>
  <w:style w:type="paragraph" w:customStyle="1" w:styleId="zHeaderRname">
    <w:name w:val="z_HeaderRname"/>
    <w:basedOn w:val="zHeaderR"/>
    <w:rsid w:val="0035583E"/>
    <w:pPr>
      <w:tabs>
        <w:tab w:val="clear" w:pos="255"/>
        <w:tab w:val="left" w:pos="1928"/>
      </w:tabs>
      <w:spacing w:line="480" w:lineRule="atLeast"/>
      <w:jc w:val="left"/>
    </w:pPr>
    <w:rPr>
      <w:sz w:val="18"/>
    </w:rPr>
  </w:style>
  <w:style w:type="paragraph" w:customStyle="1" w:styleId="zKvKTxt">
    <w:name w:val="z_KvKTxt"/>
    <w:basedOn w:val="Normal"/>
    <w:rsid w:val="0035583E"/>
    <w:pPr>
      <w:spacing w:before="120" w:line="120" w:lineRule="exact"/>
    </w:pPr>
    <w:rPr>
      <w:noProof/>
      <w:sz w:val="10"/>
    </w:rPr>
  </w:style>
  <w:style w:type="paragraph" w:customStyle="1" w:styleId="zLineFull">
    <w:name w:val="z_LineFull"/>
    <w:basedOn w:val="zAdmText"/>
    <w:rsid w:val="0035583E"/>
    <w:pPr>
      <w:tabs>
        <w:tab w:val="right" w:leader="underscore" w:pos="9412"/>
      </w:tabs>
      <w:spacing w:line="20" w:lineRule="exact"/>
      <w:ind w:left="-57"/>
    </w:pPr>
    <w:rPr>
      <w:sz w:val="16"/>
    </w:rPr>
  </w:style>
  <w:style w:type="paragraph" w:customStyle="1" w:styleId="zList">
    <w:name w:val="z_List"/>
    <w:basedOn w:val="Normal"/>
    <w:rsid w:val="0035583E"/>
    <w:pPr>
      <w:tabs>
        <w:tab w:val="left" w:pos="1985"/>
        <w:tab w:val="left" w:pos="7372"/>
      </w:tabs>
      <w:ind w:left="1701" w:hanging="1701"/>
    </w:pPr>
  </w:style>
  <w:style w:type="paragraph" w:customStyle="1" w:styleId="zLogo1">
    <w:name w:val="z_Logo1"/>
    <w:basedOn w:val="zAdmText"/>
    <w:rsid w:val="0035583E"/>
    <w:pPr>
      <w:jc w:val="right"/>
    </w:pPr>
  </w:style>
  <w:style w:type="paragraph" w:customStyle="1" w:styleId="zLogo2">
    <w:name w:val="z_Logo2"/>
    <w:basedOn w:val="zLogo1"/>
    <w:rsid w:val="0035583E"/>
  </w:style>
  <w:style w:type="paragraph" w:customStyle="1" w:styleId="zSubTitle">
    <w:name w:val="z_SubTitle"/>
    <w:basedOn w:val="zAdmText"/>
    <w:rsid w:val="0035583E"/>
    <w:pPr>
      <w:spacing w:before="720"/>
      <w:jc w:val="center"/>
    </w:pPr>
    <w:rPr>
      <w:b/>
      <w:sz w:val="30"/>
    </w:rPr>
  </w:style>
  <w:style w:type="paragraph" w:customStyle="1" w:styleId="zTitle">
    <w:name w:val="z_Title"/>
    <w:basedOn w:val="zAdmText"/>
    <w:rsid w:val="0035583E"/>
    <w:pPr>
      <w:spacing w:before="2540" w:after="720" w:line="480" w:lineRule="atLeast"/>
      <w:jc w:val="center"/>
    </w:pPr>
    <w:rPr>
      <w:b/>
      <w:spacing w:val="60"/>
      <w:sz w:val="40"/>
    </w:rPr>
  </w:style>
  <w:style w:type="paragraph" w:customStyle="1" w:styleId="zTOCtext">
    <w:name w:val="z_TOCtext"/>
    <w:basedOn w:val="zAdmText"/>
    <w:rsid w:val="0035583E"/>
    <w:pPr>
      <w:jc w:val="right"/>
    </w:pPr>
  </w:style>
  <w:style w:type="paragraph" w:customStyle="1" w:styleId="zVolume">
    <w:name w:val="z_Volume"/>
    <w:basedOn w:val="zAdmText"/>
    <w:rsid w:val="0035583E"/>
    <w:pPr>
      <w:spacing w:before="960" w:after="960"/>
      <w:jc w:val="right"/>
    </w:pPr>
    <w:rPr>
      <w:b/>
    </w:rPr>
  </w:style>
  <w:style w:type="paragraph" w:customStyle="1" w:styleId="zVolumeNumber">
    <w:name w:val="z_VolumeNumber"/>
    <w:basedOn w:val="zVolume"/>
    <w:rsid w:val="0035583E"/>
    <w:pPr>
      <w:jc w:val="left"/>
    </w:pPr>
  </w:style>
  <w:style w:type="paragraph" w:styleId="ListBullet">
    <w:name w:val="List Bullet"/>
    <w:basedOn w:val="Normal"/>
    <w:autoRedefine/>
    <w:rsid w:val="0035583E"/>
    <w:rPr>
      <w:rFonts w:cs="Arial"/>
      <w:b/>
      <w:bCs/>
      <w:sz w:val="19"/>
      <w:szCs w:val="19"/>
    </w:rPr>
  </w:style>
  <w:style w:type="paragraph" w:styleId="ListBullet2">
    <w:name w:val="List Bullet 2"/>
    <w:basedOn w:val="Normal"/>
    <w:autoRedefine/>
    <w:rsid w:val="0035583E"/>
    <w:pPr>
      <w:ind w:left="283"/>
      <w:jc w:val="both"/>
    </w:pPr>
    <w:rPr>
      <w:rFonts w:cs="Arial"/>
      <w:color w:val="333333"/>
      <w:szCs w:val="14"/>
    </w:rPr>
  </w:style>
  <w:style w:type="paragraph" w:styleId="ListBullet4">
    <w:name w:val="List Bullet 4"/>
    <w:basedOn w:val="Normal"/>
    <w:autoRedefine/>
    <w:rsid w:val="0035583E"/>
    <w:pPr>
      <w:numPr>
        <w:numId w:val="4"/>
      </w:numPr>
    </w:pPr>
  </w:style>
  <w:style w:type="paragraph" w:styleId="BlockText">
    <w:name w:val="Block Text"/>
    <w:basedOn w:val="Normal"/>
    <w:rsid w:val="0035583E"/>
    <w:pPr>
      <w:pBdr>
        <w:top w:val="single" w:sz="6" w:space="1" w:color="auto"/>
        <w:left w:val="single" w:sz="6" w:space="1" w:color="auto"/>
        <w:bottom w:val="single" w:sz="6" w:space="1" w:color="auto"/>
        <w:right w:val="single" w:sz="6" w:space="1" w:color="auto"/>
      </w:pBdr>
      <w:ind w:left="567" w:right="708"/>
      <w:jc w:val="center"/>
    </w:pPr>
    <w:rPr>
      <w:b/>
      <w:noProof/>
      <w:color w:val="FF0000"/>
      <w:sz w:val="24"/>
      <w:lang w:val="en-US"/>
    </w:rPr>
  </w:style>
  <w:style w:type="paragraph" w:customStyle="1" w:styleId="Standaardinspringing1">
    <w:name w:val="Standaardinspringing1"/>
    <w:basedOn w:val="Normal"/>
    <w:rsid w:val="0035583E"/>
    <w:pPr>
      <w:ind w:left="1134"/>
    </w:pPr>
    <w:rPr>
      <w:rFonts w:ascii="Times New Roman" w:hAnsi="Times New Roman"/>
      <w:sz w:val="24"/>
    </w:rPr>
  </w:style>
  <w:style w:type="character" w:styleId="Hyperlink">
    <w:name w:val="Hyperlink"/>
    <w:uiPriority w:val="99"/>
    <w:rsid w:val="0035583E"/>
    <w:rPr>
      <w:color w:val="0000FF"/>
      <w:u w:val="single"/>
    </w:rPr>
  </w:style>
  <w:style w:type="character" w:styleId="FollowedHyperlink">
    <w:name w:val="FollowedHyperlink"/>
    <w:rsid w:val="0035583E"/>
    <w:rPr>
      <w:color w:val="800080"/>
      <w:u w:val="single"/>
    </w:rPr>
  </w:style>
  <w:style w:type="paragraph" w:styleId="List2">
    <w:name w:val="List 2"/>
    <w:basedOn w:val="Normal"/>
    <w:rsid w:val="0035583E"/>
    <w:pPr>
      <w:ind w:left="566" w:hanging="283"/>
    </w:pPr>
  </w:style>
  <w:style w:type="paragraph" w:styleId="BodyText">
    <w:name w:val="Body Text"/>
    <w:basedOn w:val="Normal"/>
    <w:link w:val="BodyTextChar"/>
    <w:rsid w:val="0035583E"/>
    <w:pPr>
      <w:spacing w:after="120"/>
    </w:pPr>
  </w:style>
  <w:style w:type="character" w:customStyle="1" w:styleId="BodyTextChar">
    <w:name w:val="Body Text Char"/>
    <w:basedOn w:val="DefaultParagraphFont"/>
    <w:link w:val="BodyText"/>
    <w:rsid w:val="0035583E"/>
    <w:rPr>
      <w:rFonts w:ascii="Arial" w:eastAsia="Times New Roman" w:hAnsi="Arial" w:cs="Times New Roman"/>
      <w:szCs w:val="20"/>
      <w:lang w:val="en-GB" w:eastAsia="en-US"/>
    </w:rPr>
  </w:style>
  <w:style w:type="paragraph" w:styleId="BodyTextIndent">
    <w:name w:val="Body Text Indent"/>
    <w:basedOn w:val="Normal"/>
    <w:link w:val="BodyTextIndentChar"/>
    <w:rsid w:val="0035583E"/>
    <w:pPr>
      <w:spacing w:after="120"/>
      <w:ind w:left="283"/>
    </w:pPr>
  </w:style>
  <w:style w:type="character" w:customStyle="1" w:styleId="BodyTextIndentChar">
    <w:name w:val="Body Text Indent Char"/>
    <w:basedOn w:val="DefaultParagraphFont"/>
    <w:link w:val="BodyTextIndent"/>
    <w:rsid w:val="0035583E"/>
    <w:rPr>
      <w:rFonts w:ascii="Arial" w:eastAsia="Times New Roman" w:hAnsi="Arial" w:cs="Times New Roman"/>
      <w:szCs w:val="20"/>
      <w:lang w:val="en-GB" w:eastAsia="en-US"/>
    </w:rPr>
  </w:style>
  <w:style w:type="paragraph" w:styleId="PlainText">
    <w:name w:val="Plain Text"/>
    <w:basedOn w:val="Normal"/>
    <w:link w:val="PlainTextChar"/>
    <w:rsid w:val="0035583E"/>
    <w:rPr>
      <w:rFonts w:ascii="Courier New" w:hAnsi="Courier New" w:cs="Courier New"/>
      <w:sz w:val="20"/>
    </w:rPr>
  </w:style>
  <w:style w:type="character" w:customStyle="1" w:styleId="PlainTextChar">
    <w:name w:val="Plain Text Char"/>
    <w:basedOn w:val="DefaultParagraphFont"/>
    <w:link w:val="PlainText"/>
    <w:rsid w:val="0035583E"/>
    <w:rPr>
      <w:rFonts w:ascii="Courier New" w:eastAsia="Times New Roman" w:hAnsi="Courier New" w:cs="Courier New"/>
      <w:sz w:val="20"/>
      <w:szCs w:val="20"/>
      <w:lang w:val="en-GB" w:eastAsia="en-US"/>
    </w:rPr>
  </w:style>
  <w:style w:type="character" w:customStyle="1" w:styleId="PersonalComposeStyle">
    <w:name w:val="Personal Compose Style"/>
    <w:rsid w:val="0035583E"/>
    <w:rPr>
      <w:rFonts w:ascii="Arial" w:hAnsi="Arial" w:cs="Arial"/>
      <w:color w:val="auto"/>
      <w:sz w:val="20"/>
    </w:rPr>
  </w:style>
  <w:style w:type="character" w:customStyle="1" w:styleId="PersonalReplyStyle">
    <w:name w:val="Personal Reply Style"/>
    <w:rsid w:val="0035583E"/>
    <w:rPr>
      <w:rFonts w:ascii="Arial" w:hAnsi="Arial" w:cs="Arial"/>
      <w:color w:val="auto"/>
      <w:sz w:val="20"/>
    </w:rPr>
  </w:style>
  <w:style w:type="paragraph" w:styleId="BodyTextIndent2">
    <w:name w:val="Body Text Indent 2"/>
    <w:basedOn w:val="Normal"/>
    <w:link w:val="BodyTextIndent2Char"/>
    <w:rsid w:val="0035583E"/>
    <w:pPr>
      <w:spacing w:after="120" w:line="480" w:lineRule="auto"/>
      <w:ind w:left="283"/>
    </w:pPr>
  </w:style>
  <w:style w:type="character" w:customStyle="1" w:styleId="BodyTextIndent2Char">
    <w:name w:val="Body Text Indent 2 Char"/>
    <w:basedOn w:val="DefaultParagraphFont"/>
    <w:link w:val="BodyTextIndent2"/>
    <w:rsid w:val="0035583E"/>
    <w:rPr>
      <w:rFonts w:ascii="Arial" w:eastAsia="Times New Roman" w:hAnsi="Arial" w:cs="Times New Roman"/>
      <w:szCs w:val="20"/>
      <w:lang w:val="en-GB" w:eastAsia="en-US"/>
    </w:rPr>
  </w:style>
  <w:style w:type="paragraph" w:customStyle="1" w:styleId="Default">
    <w:name w:val="Default"/>
    <w:rsid w:val="0035583E"/>
    <w:pPr>
      <w:autoSpaceDE w:val="0"/>
      <w:autoSpaceDN w:val="0"/>
      <w:adjustRightInd w:val="0"/>
    </w:pPr>
    <w:rPr>
      <w:color w:val="000000"/>
      <w:sz w:val="24"/>
      <w:szCs w:val="24"/>
      <w:lang w:val="en-US" w:eastAsia="en-US"/>
    </w:rPr>
  </w:style>
  <w:style w:type="paragraph" w:styleId="BodyText2">
    <w:name w:val="Body Text 2"/>
    <w:basedOn w:val="Normal"/>
    <w:link w:val="BodyText2Char"/>
    <w:rsid w:val="0035583E"/>
    <w:pPr>
      <w:spacing w:after="120" w:line="480" w:lineRule="auto"/>
    </w:pPr>
  </w:style>
  <w:style w:type="character" w:customStyle="1" w:styleId="BodyText2Char">
    <w:name w:val="Body Text 2 Char"/>
    <w:basedOn w:val="DefaultParagraphFont"/>
    <w:link w:val="BodyText2"/>
    <w:rsid w:val="0035583E"/>
    <w:rPr>
      <w:rFonts w:ascii="Arial" w:eastAsia="Times New Roman" w:hAnsi="Arial" w:cs="Times New Roman"/>
      <w:szCs w:val="20"/>
      <w:lang w:val="en-GB" w:eastAsia="en-US"/>
    </w:rPr>
  </w:style>
  <w:style w:type="character" w:styleId="Emphasis">
    <w:name w:val="Emphasis"/>
    <w:rsid w:val="00A4440B"/>
    <w:rPr>
      <w:i/>
      <w:iCs/>
    </w:rPr>
  </w:style>
  <w:style w:type="paragraph" w:styleId="BodyText3">
    <w:name w:val="Body Text 3"/>
    <w:basedOn w:val="Normal"/>
    <w:link w:val="BodyText3Char"/>
    <w:rsid w:val="0035583E"/>
    <w:pPr>
      <w:spacing w:after="120"/>
    </w:pPr>
    <w:rPr>
      <w:sz w:val="16"/>
      <w:szCs w:val="16"/>
    </w:rPr>
  </w:style>
  <w:style w:type="character" w:customStyle="1" w:styleId="BodyText3Char">
    <w:name w:val="Body Text 3 Char"/>
    <w:basedOn w:val="DefaultParagraphFont"/>
    <w:link w:val="BodyText3"/>
    <w:rsid w:val="0035583E"/>
    <w:rPr>
      <w:rFonts w:ascii="Arial" w:eastAsia="Times New Roman" w:hAnsi="Arial" w:cs="Times New Roman"/>
      <w:sz w:val="16"/>
      <w:szCs w:val="16"/>
      <w:lang w:val="en-GB" w:eastAsia="en-US"/>
    </w:rPr>
  </w:style>
  <w:style w:type="paragraph" w:styleId="BodyTextFirstIndent">
    <w:name w:val="Body Text First Indent"/>
    <w:basedOn w:val="BodyText"/>
    <w:link w:val="BodyTextFirstIndentChar"/>
    <w:rsid w:val="0035583E"/>
    <w:pPr>
      <w:ind w:firstLine="210"/>
    </w:pPr>
  </w:style>
  <w:style w:type="character" w:customStyle="1" w:styleId="BodyTextFirstIndentChar">
    <w:name w:val="Body Text First Indent Char"/>
    <w:basedOn w:val="BodyTextChar"/>
    <w:link w:val="BodyTextFirstIndent"/>
    <w:rsid w:val="0035583E"/>
    <w:rPr>
      <w:rFonts w:ascii="Arial" w:eastAsia="Times New Roman" w:hAnsi="Arial" w:cs="Times New Roman"/>
      <w:szCs w:val="20"/>
      <w:lang w:val="en-GB" w:eastAsia="en-US"/>
    </w:rPr>
  </w:style>
  <w:style w:type="paragraph" w:styleId="BodyTextFirstIndent2">
    <w:name w:val="Body Text First Indent 2"/>
    <w:basedOn w:val="BodyTextIndent"/>
    <w:link w:val="BodyTextFirstIndent2Char"/>
    <w:rsid w:val="0035583E"/>
    <w:pPr>
      <w:ind w:firstLine="210"/>
    </w:pPr>
  </w:style>
  <w:style w:type="character" w:customStyle="1" w:styleId="BodyTextFirstIndent2Char">
    <w:name w:val="Body Text First Indent 2 Char"/>
    <w:basedOn w:val="BodyTextIndentChar"/>
    <w:link w:val="BodyTextFirstIndent2"/>
    <w:rsid w:val="0035583E"/>
    <w:rPr>
      <w:rFonts w:ascii="Arial" w:eastAsia="Times New Roman" w:hAnsi="Arial" w:cs="Times New Roman"/>
      <w:szCs w:val="20"/>
      <w:lang w:val="en-GB" w:eastAsia="en-US"/>
    </w:rPr>
  </w:style>
  <w:style w:type="paragraph" w:styleId="BodyTextIndent3">
    <w:name w:val="Body Text Indent 3"/>
    <w:basedOn w:val="Normal"/>
    <w:link w:val="BodyTextIndent3Char"/>
    <w:rsid w:val="0035583E"/>
    <w:pPr>
      <w:spacing w:after="120"/>
      <w:ind w:left="283"/>
    </w:pPr>
    <w:rPr>
      <w:sz w:val="16"/>
      <w:szCs w:val="16"/>
    </w:rPr>
  </w:style>
  <w:style w:type="character" w:customStyle="1" w:styleId="BodyTextIndent3Char">
    <w:name w:val="Body Text Indent 3 Char"/>
    <w:basedOn w:val="DefaultParagraphFont"/>
    <w:link w:val="BodyTextIndent3"/>
    <w:rsid w:val="0035583E"/>
    <w:rPr>
      <w:rFonts w:ascii="Arial" w:eastAsia="Times New Roman" w:hAnsi="Arial" w:cs="Times New Roman"/>
      <w:sz w:val="16"/>
      <w:szCs w:val="16"/>
      <w:lang w:val="en-GB" w:eastAsia="en-US"/>
    </w:rPr>
  </w:style>
  <w:style w:type="paragraph" w:customStyle="1" w:styleId="CaptionTable">
    <w:name w:val="Caption Table"/>
    <w:basedOn w:val="Caption"/>
    <w:rsid w:val="0035583E"/>
    <w:pPr>
      <w:overflowPunct/>
      <w:autoSpaceDE/>
      <w:autoSpaceDN/>
      <w:adjustRightInd/>
      <w:jc w:val="center"/>
      <w:textAlignment w:val="auto"/>
    </w:pPr>
  </w:style>
  <w:style w:type="paragraph" w:styleId="Date">
    <w:name w:val="Date"/>
    <w:basedOn w:val="Normal"/>
    <w:next w:val="Normal"/>
    <w:link w:val="DateChar"/>
    <w:rsid w:val="0035583E"/>
  </w:style>
  <w:style w:type="character" w:customStyle="1" w:styleId="DateChar">
    <w:name w:val="Date Char"/>
    <w:basedOn w:val="DefaultParagraphFont"/>
    <w:link w:val="Date"/>
    <w:rsid w:val="0035583E"/>
    <w:rPr>
      <w:rFonts w:ascii="Arial" w:eastAsia="Times New Roman" w:hAnsi="Arial" w:cs="Times New Roman"/>
      <w:szCs w:val="20"/>
      <w:lang w:val="en-GB" w:eastAsia="en-US"/>
    </w:rPr>
  </w:style>
  <w:style w:type="paragraph" w:styleId="DocumentMap">
    <w:name w:val="Document Map"/>
    <w:basedOn w:val="Normal"/>
    <w:link w:val="DocumentMapChar"/>
    <w:semiHidden/>
    <w:rsid w:val="0035583E"/>
    <w:pPr>
      <w:shd w:val="clear" w:color="auto" w:fill="000080"/>
    </w:pPr>
    <w:rPr>
      <w:rFonts w:ascii="Tahoma" w:hAnsi="Tahoma" w:cs="Tahoma"/>
    </w:rPr>
  </w:style>
  <w:style w:type="character" w:customStyle="1" w:styleId="DocumentMapChar">
    <w:name w:val="Document Map Char"/>
    <w:basedOn w:val="DefaultParagraphFont"/>
    <w:link w:val="DocumentMap"/>
    <w:semiHidden/>
    <w:rsid w:val="0035583E"/>
    <w:rPr>
      <w:rFonts w:ascii="Tahoma" w:eastAsia="Times New Roman" w:hAnsi="Tahoma" w:cs="Tahoma"/>
      <w:szCs w:val="20"/>
      <w:shd w:val="clear" w:color="auto" w:fill="000080"/>
      <w:lang w:val="en-GB" w:eastAsia="en-US"/>
    </w:rPr>
  </w:style>
  <w:style w:type="paragraph" w:styleId="E-mailSignature">
    <w:name w:val="E-mail Signature"/>
    <w:basedOn w:val="Normal"/>
    <w:link w:val="E-mailSignatureChar"/>
    <w:rsid w:val="0035583E"/>
  </w:style>
  <w:style w:type="character" w:customStyle="1" w:styleId="E-mailSignatureChar">
    <w:name w:val="E-mail Signature Char"/>
    <w:basedOn w:val="DefaultParagraphFont"/>
    <w:link w:val="E-mailSignature"/>
    <w:rsid w:val="0035583E"/>
    <w:rPr>
      <w:rFonts w:ascii="Arial" w:eastAsia="Times New Roman" w:hAnsi="Arial" w:cs="Times New Roman"/>
      <w:szCs w:val="20"/>
      <w:lang w:val="en-GB" w:eastAsia="en-US"/>
    </w:rPr>
  </w:style>
  <w:style w:type="paragraph" w:styleId="EndnoteText">
    <w:name w:val="endnote text"/>
    <w:basedOn w:val="Normal"/>
    <w:link w:val="EndnoteTextChar"/>
    <w:semiHidden/>
    <w:rsid w:val="0035583E"/>
    <w:rPr>
      <w:sz w:val="20"/>
    </w:rPr>
  </w:style>
  <w:style w:type="character" w:customStyle="1" w:styleId="EndnoteTextChar">
    <w:name w:val="Endnote Text Char"/>
    <w:basedOn w:val="DefaultParagraphFont"/>
    <w:link w:val="EndnoteText"/>
    <w:semiHidden/>
    <w:rsid w:val="0035583E"/>
    <w:rPr>
      <w:rFonts w:ascii="Arial" w:eastAsia="Times New Roman" w:hAnsi="Arial" w:cs="Times New Roman"/>
      <w:sz w:val="20"/>
      <w:szCs w:val="20"/>
      <w:lang w:val="en-GB" w:eastAsia="en-US"/>
    </w:rPr>
  </w:style>
  <w:style w:type="paragraph" w:styleId="EnvelopeAddress">
    <w:name w:val="envelope address"/>
    <w:basedOn w:val="Normal"/>
    <w:rsid w:val="0035583E"/>
    <w:pPr>
      <w:framePr w:w="7920" w:h="1980" w:hRule="exact" w:hSpace="180" w:wrap="auto" w:hAnchor="page" w:xAlign="center" w:yAlign="bottom"/>
      <w:ind w:left="2880"/>
    </w:pPr>
    <w:rPr>
      <w:rFonts w:cs="Arial"/>
      <w:sz w:val="24"/>
      <w:szCs w:val="24"/>
    </w:rPr>
  </w:style>
  <w:style w:type="paragraph" w:styleId="EnvelopeReturn">
    <w:name w:val="envelope return"/>
    <w:basedOn w:val="Normal"/>
    <w:rsid w:val="0035583E"/>
    <w:rPr>
      <w:rFonts w:cs="Arial"/>
      <w:sz w:val="20"/>
    </w:rPr>
  </w:style>
  <w:style w:type="character" w:customStyle="1" w:styleId="geo-decgeo">
    <w:name w:val="geo-dec geo"/>
    <w:basedOn w:val="DefaultParagraphFont"/>
    <w:rsid w:val="0035583E"/>
  </w:style>
  <w:style w:type="character" w:customStyle="1" w:styleId="geo-dms1">
    <w:name w:val="geo-dms1"/>
    <w:rsid w:val="0035583E"/>
    <w:rPr>
      <w:vanish w:val="0"/>
      <w:webHidden w:val="0"/>
    </w:rPr>
  </w:style>
  <w:style w:type="character" w:customStyle="1" w:styleId="geo-multi-punct1">
    <w:name w:val="geo-multi-punct1"/>
    <w:rsid w:val="0035583E"/>
    <w:rPr>
      <w:vanish/>
      <w:webHidden w:val="0"/>
    </w:rPr>
  </w:style>
  <w:style w:type="paragraph" w:styleId="HTMLAddress">
    <w:name w:val="HTML Address"/>
    <w:basedOn w:val="Normal"/>
    <w:link w:val="HTMLAddressChar"/>
    <w:rsid w:val="0035583E"/>
    <w:rPr>
      <w:i/>
      <w:iCs/>
    </w:rPr>
  </w:style>
  <w:style w:type="character" w:customStyle="1" w:styleId="HTMLAddressChar">
    <w:name w:val="HTML Address Char"/>
    <w:basedOn w:val="DefaultParagraphFont"/>
    <w:link w:val="HTMLAddress"/>
    <w:rsid w:val="0035583E"/>
    <w:rPr>
      <w:rFonts w:ascii="Arial" w:eastAsia="Times New Roman" w:hAnsi="Arial" w:cs="Times New Roman"/>
      <w:i/>
      <w:iCs/>
      <w:szCs w:val="20"/>
      <w:lang w:val="en-GB" w:eastAsia="en-US"/>
    </w:rPr>
  </w:style>
  <w:style w:type="paragraph" w:styleId="HTMLPreformatted">
    <w:name w:val="HTML Preformatted"/>
    <w:basedOn w:val="Normal"/>
    <w:link w:val="HTMLPreformattedChar"/>
    <w:rsid w:val="0035583E"/>
    <w:rPr>
      <w:rFonts w:ascii="Courier New" w:hAnsi="Courier New" w:cs="Courier New"/>
      <w:sz w:val="20"/>
    </w:rPr>
  </w:style>
  <w:style w:type="character" w:customStyle="1" w:styleId="HTMLPreformattedChar">
    <w:name w:val="HTML Preformatted Char"/>
    <w:basedOn w:val="DefaultParagraphFont"/>
    <w:link w:val="HTMLPreformatted"/>
    <w:rsid w:val="0035583E"/>
    <w:rPr>
      <w:rFonts w:ascii="Courier New" w:eastAsia="Times New Roman" w:hAnsi="Courier New" w:cs="Courier New"/>
      <w:sz w:val="20"/>
      <w:szCs w:val="20"/>
      <w:lang w:val="en-GB" w:eastAsia="en-US"/>
    </w:rPr>
  </w:style>
  <w:style w:type="paragraph" w:styleId="Index8">
    <w:name w:val="index 8"/>
    <w:basedOn w:val="Normal"/>
    <w:next w:val="Normal"/>
    <w:autoRedefine/>
    <w:semiHidden/>
    <w:rsid w:val="0035583E"/>
    <w:pPr>
      <w:ind w:left="1760" w:hanging="220"/>
    </w:pPr>
  </w:style>
  <w:style w:type="paragraph" w:styleId="Index9">
    <w:name w:val="index 9"/>
    <w:basedOn w:val="Normal"/>
    <w:next w:val="Normal"/>
    <w:autoRedefine/>
    <w:semiHidden/>
    <w:rsid w:val="0035583E"/>
    <w:pPr>
      <w:ind w:left="1980" w:hanging="220"/>
    </w:pPr>
  </w:style>
  <w:style w:type="character" w:customStyle="1" w:styleId="latitude1">
    <w:name w:val="latitude1"/>
    <w:basedOn w:val="DefaultParagraphFont"/>
    <w:rsid w:val="0035583E"/>
  </w:style>
  <w:style w:type="paragraph" w:styleId="List">
    <w:name w:val="List"/>
    <w:basedOn w:val="Normal"/>
    <w:rsid w:val="0035583E"/>
    <w:pPr>
      <w:ind w:left="283" w:hanging="283"/>
    </w:pPr>
  </w:style>
  <w:style w:type="paragraph" w:styleId="List3">
    <w:name w:val="List 3"/>
    <w:basedOn w:val="Normal"/>
    <w:rsid w:val="0035583E"/>
    <w:pPr>
      <w:ind w:left="849" w:hanging="283"/>
    </w:pPr>
  </w:style>
  <w:style w:type="paragraph" w:styleId="List4">
    <w:name w:val="List 4"/>
    <w:basedOn w:val="Normal"/>
    <w:rsid w:val="0035583E"/>
    <w:pPr>
      <w:ind w:left="1132" w:hanging="283"/>
    </w:pPr>
  </w:style>
  <w:style w:type="paragraph" w:styleId="List5">
    <w:name w:val="List 5"/>
    <w:basedOn w:val="Normal"/>
    <w:rsid w:val="0035583E"/>
    <w:pPr>
      <w:ind w:left="1415" w:hanging="283"/>
    </w:pPr>
  </w:style>
  <w:style w:type="paragraph" w:styleId="ListBullet3">
    <w:name w:val="List Bullet 3"/>
    <w:basedOn w:val="Normal"/>
    <w:autoRedefine/>
    <w:rsid w:val="0035583E"/>
    <w:pPr>
      <w:numPr>
        <w:numId w:val="3"/>
      </w:numPr>
    </w:pPr>
  </w:style>
  <w:style w:type="paragraph" w:styleId="ListBullet5">
    <w:name w:val="List Bullet 5"/>
    <w:basedOn w:val="Normal"/>
    <w:autoRedefine/>
    <w:rsid w:val="0035583E"/>
    <w:pPr>
      <w:numPr>
        <w:numId w:val="5"/>
      </w:numPr>
    </w:pPr>
  </w:style>
  <w:style w:type="paragraph" w:styleId="ListContinue">
    <w:name w:val="List Continue"/>
    <w:basedOn w:val="Normal"/>
    <w:rsid w:val="0035583E"/>
    <w:pPr>
      <w:spacing w:after="120"/>
      <w:ind w:left="283"/>
    </w:pPr>
  </w:style>
  <w:style w:type="paragraph" w:styleId="ListContinue2">
    <w:name w:val="List Continue 2"/>
    <w:basedOn w:val="Normal"/>
    <w:rsid w:val="0035583E"/>
    <w:pPr>
      <w:spacing w:after="120"/>
      <w:ind w:left="566"/>
    </w:pPr>
  </w:style>
  <w:style w:type="paragraph" w:styleId="ListContinue3">
    <w:name w:val="List Continue 3"/>
    <w:basedOn w:val="Normal"/>
    <w:rsid w:val="0035583E"/>
    <w:pPr>
      <w:spacing w:after="120"/>
      <w:ind w:left="849"/>
    </w:pPr>
  </w:style>
  <w:style w:type="paragraph" w:styleId="ListContinue4">
    <w:name w:val="List Continue 4"/>
    <w:basedOn w:val="Normal"/>
    <w:rsid w:val="0035583E"/>
    <w:pPr>
      <w:spacing w:after="120"/>
      <w:ind w:left="1132"/>
    </w:pPr>
  </w:style>
  <w:style w:type="paragraph" w:styleId="ListContinue5">
    <w:name w:val="List Continue 5"/>
    <w:basedOn w:val="Normal"/>
    <w:rsid w:val="0035583E"/>
    <w:pPr>
      <w:spacing w:after="120"/>
      <w:ind w:left="1415"/>
    </w:pPr>
  </w:style>
  <w:style w:type="paragraph" w:styleId="ListNumber">
    <w:name w:val="List Number"/>
    <w:basedOn w:val="Normal"/>
    <w:rsid w:val="0035583E"/>
    <w:pPr>
      <w:numPr>
        <w:numId w:val="10"/>
      </w:numPr>
    </w:pPr>
    <w:rPr>
      <w:b/>
      <w:bCs/>
    </w:rPr>
  </w:style>
  <w:style w:type="paragraph" w:styleId="ListNumber2">
    <w:name w:val="List Number 2"/>
    <w:basedOn w:val="Normal"/>
    <w:rsid w:val="0035583E"/>
    <w:pPr>
      <w:numPr>
        <w:numId w:val="6"/>
      </w:numPr>
    </w:pPr>
  </w:style>
  <w:style w:type="paragraph" w:styleId="ListNumber3">
    <w:name w:val="List Number 3"/>
    <w:basedOn w:val="Normal"/>
    <w:rsid w:val="0035583E"/>
    <w:pPr>
      <w:numPr>
        <w:numId w:val="7"/>
      </w:numPr>
    </w:pPr>
  </w:style>
  <w:style w:type="paragraph" w:styleId="ListNumber4">
    <w:name w:val="List Number 4"/>
    <w:basedOn w:val="Normal"/>
    <w:rsid w:val="0035583E"/>
    <w:pPr>
      <w:numPr>
        <w:numId w:val="8"/>
      </w:numPr>
    </w:pPr>
  </w:style>
  <w:style w:type="paragraph" w:styleId="ListNumber5">
    <w:name w:val="List Number 5"/>
    <w:basedOn w:val="Normal"/>
    <w:rsid w:val="0035583E"/>
    <w:pPr>
      <w:numPr>
        <w:numId w:val="9"/>
      </w:numPr>
    </w:pPr>
  </w:style>
  <w:style w:type="character" w:customStyle="1" w:styleId="longitude1">
    <w:name w:val="longitude1"/>
    <w:basedOn w:val="DefaultParagraphFont"/>
    <w:rsid w:val="0035583E"/>
  </w:style>
  <w:style w:type="paragraph" w:styleId="MessageHeader">
    <w:name w:val="Message Header"/>
    <w:basedOn w:val="Normal"/>
    <w:link w:val="MessageHeaderChar"/>
    <w:rsid w:val="0035583E"/>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character" w:customStyle="1" w:styleId="MessageHeaderChar">
    <w:name w:val="Message Header Char"/>
    <w:basedOn w:val="DefaultParagraphFont"/>
    <w:link w:val="MessageHeader"/>
    <w:rsid w:val="0035583E"/>
    <w:rPr>
      <w:rFonts w:ascii="Arial" w:eastAsia="Times New Roman" w:hAnsi="Arial" w:cs="Arial"/>
      <w:sz w:val="24"/>
      <w:szCs w:val="24"/>
      <w:shd w:val="pct20" w:color="auto" w:fill="auto"/>
      <w:lang w:val="en-GB" w:eastAsia="en-US"/>
    </w:rPr>
  </w:style>
  <w:style w:type="paragraph" w:styleId="NormalWeb">
    <w:name w:val="Normal (Web)"/>
    <w:basedOn w:val="Normal"/>
    <w:uiPriority w:val="99"/>
    <w:rsid w:val="0035583E"/>
    <w:rPr>
      <w:rFonts w:ascii="Times New Roman" w:hAnsi="Times New Roman"/>
      <w:sz w:val="24"/>
      <w:szCs w:val="24"/>
    </w:rPr>
  </w:style>
  <w:style w:type="paragraph" w:styleId="NoteHeading">
    <w:name w:val="Note Heading"/>
    <w:basedOn w:val="Normal"/>
    <w:next w:val="Normal"/>
    <w:link w:val="NoteHeadingChar"/>
    <w:rsid w:val="0035583E"/>
  </w:style>
  <w:style w:type="character" w:customStyle="1" w:styleId="NoteHeadingChar">
    <w:name w:val="Note Heading Char"/>
    <w:basedOn w:val="DefaultParagraphFont"/>
    <w:link w:val="NoteHeading"/>
    <w:rsid w:val="0035583E"/>
    <w:rPr>
      <w:rFonts w:ascii="Arial" w:eastAsia="Times New Roman" w:hAnsi="Arial" w:cs="Times New Roman"/>
      <w:szCs w:val="20"/>
      <w:lang w:val="en-GB" w:eastAsia="en-US"/>
    </w:rPr>
  </w:style>
  <w:style w:type="character" w:customStyle="1" w:styleId="plainlinksneverexpand1">
    <w:name w:val="plainlinksneverexpand1"/>
    <w:basedOn w:val="DefaultParagraphFont"/>
    <w:rsid w:val="0035583E"/>
  </w:style>
  <w:style w:type="paragraph" w:styleId="Salutation">
    <w:name w:val="Salutation"/>
    <w:basedOn w:val="Normal"/>
    <w:next w:val="Normal"/>
    <w:link w:val="SalutationChar"/>
    <w:rsid w:val="0035583E"/>
  </w:style>
  <w:style w:type="character" w:customStyle="1" w:styleId="SalutationChar">
    <w:name w:val="Salutation Char"/>
    <w:basedOn w:val="DefaultParagraphFont"/>
    <w:link w:val="Salutation"/>
    <w:rsid w:val="0035583E"/>
    <w:rPr>
      <w:rFonts w:ascii="Arial" w:eastAsia="Times New Roman" w:hAnsi="Arial" w:cs="Times New Roman"/>
      <w:szCs w:val="20"/>
      <w:lang w:val="en-GB" w:eastAsia="en-US"/>
    </w:rPr>
  </w:style>
  <w:style w:type="paragraph" w:styleId="Signature">
    <w:name w:val="Signature"/>
    <w:basedOn w:val="Normal"/>
    <w:link w:val="SignatureChar"/>
    <w:rsid w:val="0035583E"/>
    <w:pPr>
      <w:ind w:left="4252"/>
    </w:pPr>
  </w:style>
  <w:style w:type="character" w:customStyle="1" w:styleId="SignatureChar">
    <w:name w:val="Signature Char"/>
    <w:basedOn w:val="DefaultParagraphFont"/>
    <w:link w:val="Signature"/>
    <w:rsid w:val="0035583E"/>
    <w:rPr>
      <w:rFonts w:ascii="Arial" w:eastAsia="Times New Roman" w:hAnsi="Arial" w:cs="Times New Roman"/>
      <w:szCs w:val="20"/>
      <w:lang w:val="en-GB" w:eastAsia="en-US"/>
    </w:rPr>
  </w:style>
  <w:style w:type="paragraph" w:styleId="TableofAuthorities">
    <w:name w:val="table of authorities"/>
    <w:basedOn w:val="Normal"/>
    <w:next w:val="Normal"/>
    <w:semiHidden/>
    <w:rsid w:val="0035583E"/>
    <w:pPr>
      <w:ind w:left="220" w:hanging="220"/>
    </w:pPr>
  </w:style>
  <w:style w:type="paragraph" w:styleId="Title">
    <w:name w:val="Title"/>
    <w:aliases w:val="Kop 4l,onderdeel"/>
    <w:basedOn w:val="Normal"/>
    <w:link w:val="TitleChar"/>
    <w:rsid w:val="00A4440B"/>
    <w:pPr>
      <w:spacing w:before="240" w:after="60"/>
      <w:jc w:val="center"/>
      <w:outlineLvl w:val="0"/>
    </w:pPr>
    <w:rPr>
      <w:rFonts w:eastAsiaTheme="majorEastAsia" w:cs="Arial"/>
      <w:b/>
      <w:bCs/>
      <w:kern w:val="28"/>
      <w:sz w:val="32"/>
      <w:szCs w:val="32"/>
    </w:rPr>
  </w:style>
  <w:style w:type="character" w:customStyle="1" w:styleId="TitleChar">
    <w:name w:val="Title Char"/>
    <w:aliases w:val="Kop 4l Char,onderdeel Char"/>
    <w:basedOn w:val="DefaultParagraphFont"/>
    <w:link w:val="Title"/>
    <w:rsid w:val="0035583E"/>
    <w:rPr>
      <w:rFonts w:ascii="Arial" w:eastAsiaTheme="majorEastAsia" w:hAnsi="Arial" w:cs="Arial"/>
      <w:b/>
      <w:bCs/>
      <w:kern w:val="28"/>
      <w:sz w:val="32"/>
      <w:szCs w:val="32"/>
      <w:lang w:val="en-GB" w:eastAsia="en-US"/>
    </w:rPr>
  </w:style>
  <w:style w:type="paragraph" w:styleId="TOAHeading">
    <w:name w:val="toa heading"/>
    <w:basedOn w:val="Normal"/>
    <w:next w:val="Normal"/>
    <w:semiHidden/>
    <w:rsid w:val="0035583E"/>
    <w:pPr>
      <w:spacing w:before="120"/>
    </w:pPr>
    <w:rPr>
      <w:rFonts w:cs="Arial"/>
      <w:b/>
      <w:bCs/>
      <w:sz w:val="24"/>
      <w:szCs w:val="24"/>
    </w:rPr>
  </w:style>
  <w:style w:type="paragraph" w:customStyle="1" w:styleId="zIBusinessUnit1">
    <w:name w:val="zI_BusinessUnit1"/>
    <w:basedOn w:val="Text"/>
    <w:next w:val="Text"/>
    <w:rsid w:val="0035583E"/>
    <w:rPr>
      <w:b/>
      <w:bCs/>
      <w:noProof/>
      <w:sz w:val="14"/>
    </w:rPr>
  </w:style>
  <w:style w:type="paragraph" w:customStyle="1" w:styleId="zICompanyAddress1">
    <w:name w:val="zI_CompanyAddress1"/>
    <w:basedOn w:val="Text"/>
    <w:next w:val="Text"/>
    <w:rsid w:val="0035583E"/>
    <w:pPr>
      <w:tabs>
        <w:tab w:val="left" w:pos="907"/>
      </w:tabs>
      <w:spacing w:after="120"/>
    </w:pPr>
    <w:rPr>
      <w:sz w:val="14"/>
    </w:rPr>
  </w:style>
  <w:style w:type="paragraph" w:customStyle="1" w:styleId="zICompanyName1">
    <w:name w:val="zI_CompanyName1"/>
    <w:basedOn w:val="Text"/>
    <w:next w:val="Text"/>
    <w:rsid w:val="0035583E"/>
    <w:rPr>
      <w:rFonts w:ascii="Arial Black" w:hAnsi="Arial Black" w:cs="Arial"/>
      <w:noProof/>
      <w:sz w:val="18"/>
    </w:rPr>
  </w:style>
  <w:style w:type="paragraph" w:customStyle="1" w:styleId="zIFooter1">
    <w:name w:val="zI_Footer1"/>
    <w:basedOn w:val="Normal"/>
    <w:rsid w:val="0035583E"/>
    <w:pPr>
      <w:spacing w:before="60" w:after="60"/>
    </w:pPr>
    <w:rPr>
      <w:noProof/>
      <w:sz w:val="14"/>
    </w:rPr>
  </w:style>
  <w:style w:type="paragraph" w:customStyle="1" w:styleId="zIFooter2">
    <w:name w:val="zI_Footer2"/>
    <w:basedOn w:val="Normal"/>
    <w:next w:val="Text"/>
    <w:rsid w:val="0035583E"/>
    <w:rPr>
      <w:sz w:val="12"/>
    </w:rPr>
  </w:style>
  <w:style w:type="character" w:customStyle="1" w:styleId="ps-large-tps-bold-t">
    <w:name w:val="ps-large-t ps-bold-t"/>
    <w:basedOn w:val="DefaultParagraphFont"/>
    <w:rsid w:val="0035583E"/>
  </w:style>
  <w:style w:type="character" w:customStyle="1" w:styleId="bold1">
    <w:name w:val="bold1"/>
    <w:rsid w:val="0035583E"/>
    <w:rPr>
      <w:b/>
      <w:bCs/>
    </w:rPr>
  </w:style>
  <w:style w:type="table" w:styleId="TableGrid">
    <w:name w:val="Table Grid"/>
    <w:basedOn w:val="TableNormal"/>
    <w:rsid w:val="0035583E"/>
    <w:pPr>
      <w:overflowPunct w:val="0"/>
      <w:autoSpaceDE w:val="0"/>
      <w:autoSpaceDN w:val="0"/>
      <w:adjustRightInd w:val="0"/>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Onderschrift">
    <w:name w:val="Onderschrift"/>
    <w:basedOn w:val="Caption"/>
    <w:autoRedefine/>
    <w:qFormat/>
    <w:rsid w:val="00A12BDB"/>
    <w:rPr>
      <w:rFonts w:cs="Arial"/>
      <w:sz w:val="18"/>
      <w:szCs w:val="22"/>
      <w:lang w:val="en-US"/>
    </w:rPr>
  </w:style>
  <w:style w:type="paragraph" w:customStyle="1" w:styleId="Geenafstand1">
    <w:name w:val="Geen afstand1"/>
    <w:link w:val="NoSpacingChar"/>
    <w:rsid w:val="0035583E"/>
    <w:rPr>
      <w:rFonts w:ascii="Calibri" w:hAnsi="Calibri"/>
      <w:lang w:eastAsia="en-US"/>
    </w:rPr>
  </w:style>
  <w:style w:type="character" w:customStyle="1" w:styleId="NoSpacingChar">
    <w:name w:val="No Spacing Char"/>
    <w:link w:val="Geenafstand1"/>
    <w:locked/>
    <w:rsid w:val="0035583E"/>
    <w:rPr>
      <w:rFonts w:ascii="Calibri" w:eastAsia="Times New Roman" w:hAnsi="Calibri" w:cs="Times New Roman"/>
      <w:lang w:eastAsia="en-US"/>
    </w:rPr>
  </w:style>
  <w:style w:type="paragraph" w:customStyle="1" w:styleId="Lijstalinea1">
    <w:name w:val="Lijstalinea1"/>
    <w:basedOn w:val="Normal"/>
    <w:rsid w:val="0035583E"/>
    <w:pPr>
      <w:ind w:left="720"/>
      <w:contextualSpacing/>
    </w:pPr>
    <w:rPr>
      <w:rFonts w:ascii="Calibri" w:hAnsi="Calibri"/>
    </w:rPr>
  </w:style>
  <w:style w:type="paragraph" w:customStyle="1" w:styleId="Opmaakprofiel1">
    <w:name w:val="Opmaakprofiel1"/>
    <w:basedOn w:val="Heading4"/>
    <w:rsid w:val="0035583E"/>
    <w:rPr>
      <w:lang w:val="en-US"/>
    </w:rPr>
  </w:style>
  <w:style w:type="paragraph" w:customStyle="1" w:styleId="Opmaakprofiel2">
    <w:name w:val="Opmaakprofiel2"/>
    <w:basedOn w:val="Heading3"/>
    <w:rsid w:val="0035583E"/>
    <w:rPr>
      <w:sz w:val="24"/>
      <w:lang w:val="en-US"/>
    </w:rPr>
  </w:style>
  <w:style w:type="paragraph" w:styleId="BalloonText">
    <w:name w:val="Balloon Text"/>
    <w:basedOn w:val="Normal"/>
    <w:link w:val="BalloonTextChar"/>
    <w:semiHidden/>
    <w:rsid w:val="0035583E"/>
    <w:rPr>
      <w:rFonts w:ascii="Tahoma" w:hAnsi="Tahoma" w:cs="Tahoma"/>
      <w:sz w:val="16"/>
      <w:szCs w:val="16"/>
    </w:rPr>
  </w:style>
  <w:style w:type="character" w:customStyle="1" w:styleId="BalloonTextChar">
    <w:name w:val="Balloon Text Char"/>
    <w:basedOn w:val="DefaultParagraphFont"/>
    <w:link w:val="BalloonText"/>
    <w:semiHidden/>
    <w:rsid w:val="0035583E"/>
    <w:rPr>
      <w:rFonts w:ascii="Tahoma" w:eastAsia="Times New Roman" w:hAnsi="Tahoma" w:cs="Tahoma"/>
      <w:sz w:val="16"/>
      <w:szCs w:val="16"/>
      <w:lang w:val="en-GB" w:eastAsia="en-US"/>
    </w:rPr>
  </w:style>
  <w:style w:type="paragraph" w:customStyle="1" w:styleId="Standard">
    <w:name w:val="Standard"/>
    <w:basedOn w:val="Normal"/>
    <w:rsid w:val="0035583E"/>
    <w:pPr>
      <w:spacing w:line="360" w:lineRule="auto"/>
      <w:jc w:val="center"/>
    </w:pPr>
    <w:rPr>
      <w:rFonts w:ascii="Times" w:hAnsi="Times"/>
      <w:lang w:val="fr-FR" w:eastAsia="fr-FR"/>
    </w:rPr>
  </w:style>
  <w:style w:type="paragraph" w:customStyle="1" w:styleId="Rpertoire">
    <w:name w:val="Répertoire"/>
    <w:basedOn w:val="Normal"/>
    <w:rsid w:val="0035583E"/>
    <w:pPr>
      <w:widowControl w:val="0"/>
      <w:suppressAutoHyphens/>
      <w:spacing w:line="360" w:lineRule="auto"/>
      <w:jc w:val="both"/>
    </w:pPr>
    <w:rPr>
      <w:rFonts w:ascii="Times New Roman" w:hAnsi="Times New Roman"/>
      <w:lang w:val="fr-FR" w:eastAsia="fr-FR"/>
    </w:rPr>
  </w:style>
  <w:style w:type="paragraph" w:styleId="TOCHeading">
    <w:name w:val="TOC Heading"/>
    <w:basedOn w:val="Heading1"/>
    <w:next w:val="Normal"/>
    <w:uiPriority w:val="39"/>
    <w:semiHidden/>
    <w:unhideWhenUsed/>
    <w:qFormat/>
    <w:rsid w:val="00A4440B"/>
    <w:pPr>
      <w:keepLines/>
      <w:numPr>
        <w:numId w:val="0"/>
      </w:numPr>
      <w:overflowPunct/>
      <w:autoSpaceDE/>
      <w:autoSpaceDN/>
      <w:adjustRightInd/>
      <w:spacing w:before="480" w:after="0" w:line="276" w:lineRule="auto"/>
      <w:textAlignment w:val="auto"/>
      <w:outlineLvl w:val="9"/>
    </w:pPr>
    <w:rPr>
      <w:rFonts w:ascii="Cambria" w:hAnsi="Cambria"/>
      <w:bCs/>
      <w:color w:val="365F91"/>
      <w:sz w:val="28"/>
      <w:szCs w:val="28"/>
      <w:lang w:val="nl-NL" w:eastAsia="nl-NL"/>
    </w:rPr>
  </w:style>
  <w:style w:type="paragraph" w:styleId="Quote">
    <w:name w:val="Quote"/>
    <w:basedOn w:val="Normal"/>
    <w:next w:val="Normal"/>
    <w:link w:val="QuoteChar"/>
    <w:uiPriority w:val="29"/>
    <w:rsid w:val="00A4440B"/>
    <w:rPr>
      <w:i/>
      <w:iCs/>
      <w:color w:val="000000"/>
    </w:rPr>
  </w:style>
  <w:style w:type="character" w:customStyle="1" w:styleId="QuoteChar">
    <w:name w:val="Quote Char"/>
    <w:basedOn w:val="DefaultParagraphFont"/>
    <w:link w:val="Quote"/>
    <w:uiPriority w:val="29"/>
    <w:rsid w:val="00A4440B"/>
    <w:rPr>
      <w:rFonts w:ascii="Arial" w:hAnsi="Arial"/>
      <w:i/>
      <w:iCs/>
      <w:color w:val="000000"/>
      <w:sz w:val="22"/>
      <w:lang w:val="en-GB" w:eastAsia="en-US"/>
    </w:rPr>
  </w:style>
  <w:style w:type="character" w:customStyle="1" w:styleId="CitaatChar1">
    <w:name w:val="Citaat Char1"/>
    <w:basedOn w:val="DefaultParagraphFont"/>
    <w:uiPriority w:val="29"/>
    <w:rsid w:val="0035583E"/>
    <w:rPr>
      <w:rFonts w:ascii="Arial" w:hAnsi="Arial"/>
      <w:i/>
      <w:iCs/>
      <w:color w:val="000000"/>
      <w:sz w:val="22"/>
      <w:lang w:val="en-GB" w:eastAsia="en-US"/>
    </w:rPr>
  </w:style>
  <w:style w:type="character" w:customStyle="1" w:styleId="Intensievebenadrukking1">
    <w:name w:val="Intensieve benadrukking1"/>
    <w:basedOn w:val="DefaultParagraphFont"/>
    <w:rsid w:val="00A4440B"/>
    <w:rPr>
      <w:b/>
      <w:bCs/>
      <w:i/>
      <w:iCs/>
      <w:color w:val="4F81BD"/>
    </w:rPr>
  </w:style>
  <w:style w:type="paragraph" w:customStyle="1" w:styleId="Lijstalinea2">
    <w:name w:val="Lijstalinea2"/>
    <w:basedOn w:val="Normal"/>
    <w:rsid w:val="00A4440B"/>
    <w:pPr>
      <w:overflowPunct/>
      <w:autoSpaceDE/>
      <w:autoSpaceDN/>
      <w:adjustRightInd/>
      <w:spacing w:after="200" w:line="276" w:lineRule="auto"/>
      <w:ind w:left="720"/>
      <w:textAlignment w:val="auto"/>
    </w:pPr>
    <w:rPr>
      <w:rFonts w:ascii="Frutiger" w:hAnsi="Frutiger" w:cs="Raavi"/>
      <w:sz w:val="20"/>
      <w:szCs w:val="22"/>
    </w:rPr>
  </w:style>
  <w:style w:type="character" w:customStyle="1" w:styleId="Subtielebenadrukking1">
    <w:name w:val="Subtiele benadrukking1"/>
    <w:basedOn w:val="DefaultParagraphFont"/>
    <w:rsid w:val="00A4440B"/>
    <w:rPr>
      <w:rFonts w:cs="Times New Roman"/>
      <w:i/>
      <w:iCs/>
      <w:color w:val="808080"/>
    </w:rPr>
  </w:style>
  <w:style w:type="paragraph" w:customStyle="1" w:styleId="opm">
    <w:name w:val="opm"/>
    <w:basedOn w:val="Text"/>
    <w:rsid w:val="0035583E"/>
    <w:pPr>
      <w:jc w:val="center"/>
    </w:pPr>
    <w:rPr>
      <w:lang w:val="en-US"/>
    </w:rPr>
  </w:style>
  <w:style w:type="paragraph" w:customStyle="1" w:styleId="opmaakwissen">
    <w:name w:val="opmaak wissen"/>
    <w:basedOn w:val="List"/>
    <w:rsid w:val="0035583E"/>
    <w:pPr>
      <w:overflowPunct/>
      <w:autoSpaceDE/>
      <w:autoSpaceDN/>
      <w:adjustRightInd/>
      <w:jc w:val="both"/>
      <w:textAlignment w:val="auto"/>
    </w:pPr>
    <w:rPr>
      <w:rFonts w:ascii="Times New Roman" w:hAnsi="Times New Roman"/>
      <w:sz w:val="20"/>
      <w:szCs w:val="24"/>
      <w:lang w:eastAsia="nl-NL"/>
    </w:rPr>
  </w:style>
  <w:style w:type="paragraph" w:customStyle="1" w:styleId="NootKop">
    <w:name w:val="Noot Kop"/>
    <w:basedOn w:val="Normal"/>
    <w:next w:val="Normal"/>
    <w:link w:val="NootKopChar"/>
    <w:rsid w:val="0035583E"/>
    <w:pPr>
      <w:spacing w:before="240" w:after="120"/>
      <w:jc w:val="both"/>
    </w:pPr>
    <w:rPr>
      <w:rFonts w:ascii="Times New Roman" w:hAnsi="Times New Roman"/>
      <w:b/>
      <w:sz w:val="18"/>
      <w:szCs w:val="24"/>
    </w:rPr>
  </w:style>
  <w:style w:type="character" w:customStyle="1" w:styleId="NootKopChar">
    <w:name w:val="Noot Kop Char"/>
    <w:basedOn w:val="DefaultParagraphFont"/>
    <w:link w:val="NootKop"/>
    <w:rsid w:val="0035583E"/>
    <w:rPr>
      <w:rFonts w:ascii="Times New Roman" w:eastAsia="Times New Roman" w:hAnsi="Times New Roman" w:cs="Times New Roman"/>
      <w:b/>
      <w:sz w:val="18"/>
      <w:szCs w:val="24"/>
    </w:rPr>
  </w:style>
  <w:style w:type="character" w:customStyle="1" w:styleId="Titelvanboek1">
    <w:name w:val="Titel van boek1"/>
    <w:basedOn w:val="DefaultParagraphFont"/>
    <w:rsid w:val="00A4440B"/>
    <w:rPr>
      <w:b/>
      <w:bCs/>
      <w:smallCaps/>
      <w:spacing w:val="5"/>
    </w:rPr>
  </w:style>
  <w:style w:type="paragraph" w:customStyle="1" w:styleId="CompanyAddress">
    <w:name w:val="Company Address"/>
    <w:semiHidden/>
    <w:rsid w:val="0035583E"/>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35583E"/>
    <w:pPr>
      <w:spacing w:before="60" w:after="60" w:line="300" w:lineRule="auto"/>
      <w:ind w:left="567" w:right="1134"/>
    </w:pPr>
    <w:rPr>
      <w:rFonts w:ascii="Arial" w:eastAsia="MS Mincho" w:hAnsi="Arial"/>
      <w:sz w:val="16"/>
      <w:lang w:val="en-US" w:eastAsia="en-GB"/>
    </w:rPr>
  </w:style>
  <w:style w:type="paragraph" w:customStyle="1" w:styleId="DocumentSubtitle">
    <w:name w:val="Document Subtitle"/>
    <w:rsid w:val="0035583E"/>
    <w:pPr>
      <w:spacing w:before="120" w:after="120"/>
      <w:jc w:val="right"/>
    </w:pPr>
    <w:rPr>
      <w:rFonts w:ascii="Helvetica" w:eastAsia="MS Mincho" w:hAnsi="Helvetica"/>
      <w:b/>
      <w:color w:val="282282"/>
      <w:sz w:val="36"/>
      <w:szCs w:val="24"/>
      <w:lang w:val="en-US" w:eastAsia="en-GB"/>
    </w:rPr>
  </w:style>
  <w:style w:type="paragraph" w:customStyle="1" w:styleId="DocumentTitle">
    <w:name w:val="Document Title"/>
    <w:next w:val="Normal"/>
    <w:rsid w:val="0035583E"/>
    <w:pPr>
      <w:spacing w:before="600" w:line="216" w:lineRule="auto"/>
      <w:jc w:val="right"/>
    </w:pPr>
    <w:rPr>
      <w:rFonts w:ascii="Helvetica" w:eastAsia="MS Mincho" w:hAnsi="Helvetica"/>
      <w:b/>
      <w:color w:val="AD052E"/>
      <w:spacing w:val="-20"/>
      <w:kern w:val="48"/>
      <w:sz w:val="96"/>
      <w:szCs w:val="48"/>
      <w:lang w:val="en-US" w:eastAsia="en-GB"/>
    </w:rPr>
  </w:style>
  <w:style w:type="paragraph" w:customStyle="1" w:styleId="DocumentVersion">
    <w:name w:val="Document Version"/>
    <w:basedOn w:val="Normal"/>
    <w:semiHidden/>
    <w:rsid w:val="0035583E"/>
    <w:pPr>
      <w:spacing w:before="160" w:after="60"/>
      <w:jc w:val="right"/>
    </w:pPr>
    <w:rPr>
      <w:rFonts w:ascii="Helvetica" w:eastAsia="MS Mincho" w:hAnsi="Helvetica"/>
      <w:color w:val="AD052E"/>
      <w:sz w:val="20"/>
      <w:lang w:val="en-US" w:eastAsia="en-GB"/>
    </w:rPr>
  </w:style>
  <w:style w:type="paragraph" w:styleId="NoSpacing">
    <w:name w:val="No Spacing"/>
    <w:uiPriority w:val="1"/>
    <w:qFormat/>
    <w:rsid w:val="0035583E"/>
    <w:pPr>
      <w:overflowPunct w:val="0"/>
      <w:autoSpaceDE w:val="0"/>
      <w:autoSpaceDN w:val="0"/>
      <w:adjustRightInd w:val="0"/>
      <w:textAlignment w:val="baseline"/>
    </w:pPr>
    <w:rPr>
      <w:rFonts w:ascii="Arial" w:hAnsi="Arial"/>
      <w:sz w:val="22"/>
      <w:lang w:val="en-GB" w:eastAsia="en-US"/>
    </w:rPr>
  </w:style>
  <w:style w:type="character" w:styleId="Strong">
    <w:name w:val="Strong"/>
    <w:basedOn w:val="DefaultParagraphFont"/>
    <w:uiPriority w:val="22"/>
    <w:qFormat/>
    <w:rsid w:val="0035583E"/>
    <w:rPr>
      <w:b/>
      <w:bCs/>
    </w:rPr>
  </w:style>
  <w:style w:type="paragraph" w:customStyle="1" w:styleId="Standaardinspringing2">
    <w:name w:val="Standaardinspringing2"/>
    <w:basedOn w:val="Normal"/>
    <w:rsid w:val="0035583E"/>
    <w:pPr>
      <w:ind w:left="1134"/>
    </w:pPr>
    <w:rPr>
      <w:rFonts w:ascii="Times New Roman" w:hAnsi="Times New Roman"/>
      <w:sz w:val="24"/>
    </w:rPr>
  </w:style>
  <w:style w:type="paragraph" w:customStyle="1" w:styleId="Bijschrift1">
    <w:name w:val="Bijschrift1"/>
    <w:basedOn w:val="Caption"/>
    <w:autoRedefine/>
    <w:rsid w:val="0035583E"/>
    <w:rPr>
      <w:sz w:val="18"/>
    </w:rPr>
  </w:style>
  <w:style w:type="character" w:styleId="HTMLCode">
    <w:name w:val="HTML Code"/>
    <w:basedOn w:val="DefaultParagraphFont"/>
    <w:semiHidden/>
    <w:rsid w:val="0035583E"/>
    <w:rPr>
      <w:rFonts w:ascii="Courier New" w:hAnsi="Courier New" w:cs="Courier New"/>
      <w:sz w:val="20"/>
      <w:szCs w:val="20"/>
    </w:rPr>
  </w:style>
  <w:style w:type="paragraph" w:customStyle="1" w:styleId="NootKopCharChar">
    <w:name w:val="Noot Kop Char Char"/>
    <w:basedOn w:val="Normal"/>
    <w:next w:val="Normal"/>
    <w:link w:val="NootKopCharCharChar"/>
    <w:rsid w:val="0035583E"/>
    <w:pPr>
      <w:spacing w:before="240" w:after="120"/>
      <w:ind w:left="567"/>
      <w:jc w:val="both"/>
    </w:pPr>
    <w:rPr>
      <w:b/>
      <w:sz w:val="18"/>
      <w:szCs w:val="24"/>
    </w:rPr>
  </w:style>
  <w:style w:type="character" w:customStyle="1" w:styleId="NootCharChar">
    <w:name w:val="Noot Char Char"/>
    <w:basedOn w:val="DefaultParagraphFont"/>
    <w:rsid w:val="0035583E"/>
    <w:rPr>
      <w:sz w:val="18"/>
      <w:szCs w:val="24"/>
      <w:lang w:val="nl-NL" w:eastAsia="nl-NL" w:bidi="ar-SA"/>
    </w:rPr>
  </w:style>
  <w:style w:type="character" w:customStyle="1" w:styleId="NootKopCharCharChar">
    <w:name w:val="Noot Kop Char Char Char"/>
    <w:basedOn w:val="NootCharChar"/>
    <w:link w:val="NootKopCharChar"/>
    <w:rsid w:val="0035583E"/>
    <w:rPr>
      <w:rFonts w:ascii="Arial" w:eastAsia="Times New Roman" w:hAnsi="Arial" w:cs="Times New Roman"/>
      <w:b/>
      <w:sz w:val="18"/>
      <w:szCs w:val="24"/>
      <w:lang w:val="nl-NL" w:eastAsia="nl-NL" w:bidi="ar-SA"/>
    </w:rPr>
  </w:style>
  <w:style w:type="paragraph" w:customStyle="1" w:styleId="Figuurnummer">
    <w:name w:val="Figuurnummer"/>
    <w:basedOn w:val="Caption"/>
    <w:rsid w:val="0035583E"/>
    <w:rPr>
      <w:sz w:val="20"/>
    </w:rPr>
  </w:style>
  <w:style w:type="paragraph" w:customStyle="1" w:styleId="Opmaakprofiel3">
    <w:name w:val="Opmaakprofiel3"/>
    <w:basedOn w:val="TOC3"/>
    <w:rsid w:val="0035583E"/>
    <w:pPr>
      <w:tabs>
        <w:tab w:val="clear" w:pos="10080"/>
        <w:tab w:val="left" w:pos="1728"/>
      </w:tabs>
      <w:ind w:left="1134" w:right="566" w:hanging="567"/>
    </w:pPr>
    <w:rPr>
      <w:lang w:val="nl-NL"/>
    </w:rPr>
  </w:style>
  <w:style w:type="character" w:customStyle="1" w:styleId="Intensievebenadrukking2">
    <w:name w:val="Intensieve benadrukking2"/>
    <w:basedOn w:val="DefaultParagraphFont"/>
    <w:rsid w:val="0035583E"/>
    <w:rPr>
      <w:b/>
      <w:bCs/>
      <w:i/>
      <w:iCs/>
      <w:color w:val="4F81BD"/>
    </w:rPr>
  </w:style>
  <w:style w:type="character" w:customStyle="1" w:styleId="Heading5noNrChar">
    <w:name w:val="Heading 5 no Nr. Char"/>
    <w:basedOn w:val="DefaultParagraphFont"/>
    <w:link w:val="Heading5noNr"/>
    <w:rsid w:val="0035583E"/>
    <w:rPr>
      <w:rFonts w:ascii="Arial" w:eastAsia="Times New Roman" w:hAnsi="Arial" w:cs="Times New Roman"/>
      <w:b/>
      <w:sz w:val="24"/>
      <w:szCs w:val="20"/>
      <w:lang w:val="en-GB" w:eastAsia="en-US"/>
    </w:rPr>
  </w:style>
  <w:style w:type="paragraph" w:customStyle="1" w:styleId="Standaardinspringing3">
    <w:name w:val="Standaardinspringing3"/>
    <w:basedOn w:val="Normal"/>
    <w:rsid w:val="00EF69FC"/>
    <w:pPr>
      <w:ind w:left="1134"/>
    </w:pPr>
    <w:rPr>
      <w:rFonts w:ascii="Times New Roman" w:hAnsi="Times New Roman"/>
      <w:sz w:val="24"/>
    </w:rPr>
  </w:style>
  <w:style w:type="character" w:customStyle="1" w:styleId="Intensievebenadrukking3">
    <w:name w:val="Intensieve benadrukking3"/>
    <w:basedOn w:val="DefaultParagraphFont"/>
    <w:rsid w:val="00EF69FC"/>
    <w:rPr>
      <w:b/>
      <w:bCs/>
      <w:i/>
      <w:iCs/>
      <w:color w:val="4F81BD"/>
    </w:rPr>
  </w:style>
  <w:style w:type="paragraph" w:customStyle="1" w:styleId="Bijschrift10">
    <w:name w:val="Bijschrift 1"/>
    <w:basedOn w:val="Caption"/>
    <w:autoRedefine/>
    <w:qFormat/>
    <w:rsid w:val="007E7725"/>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11785">
      <w:bodyDiv w:val="1"/>
      <w:marLeft w:val="0"/>
      <w:marRight w:val="0"/>
      <w:marTop w:val="0"/>
      <w:marBottom w:val="0"/>
      <w:divBdr>
        <w:top w:val="none" w:sz="0" w:space="0" w:color="auto"/>
        <w:left w:val="none" w:sz="0" w:space="0" w:color="auto"/>
        <w:bottom w:val="none" w:sz="0" w:space="0" w:color="auto"/>
        <w:right w:val="none" w:sz="0" w:space="0" w:color="auto"/>
      </w:divBdr>
    </w:div>
    <w:div w:id="38483381">
      <w:bodyDiv w:val="1"/>
      <w:marLeft w:val="0"/>
      <w:marRight w:val="0"/>
      <w:marTop w:val="0"/>
      <w:marBottom w:val="0"/>
      <w:divBdr>
        <w:top w:val="none" w:sz="0" w:space="0" w:color="auto"/>
        <w:left w:val="none" w:sz="0" w:space="0" w:color="auto"/>
        <w:bottom w:val="none" w:sz="0" w:space="0" w:color="auto"/>
        <w:right w:val="none" w:sz="0" w:space="0" w:color="auto"/>
      </w:divBdr>
    </w:div>
    <w:div w:id="347564975">
      <w:bodyDiv w:val="1"/>
      <w:marLeft w:val="0"/>
      <w:marRight w:val="0"/>
      <w:marTop w:val="0"/>
      <w:marBottom w:val="0"/>
      <w:divBdr>
        <w:top w:val="none" w:sz="0" w:space="0" w:color="auto"/>
        <w:left w:val="none" w:sz="0" w:space="0" w:color="auto"/>
        <w:bottom w:val="none" w:sz="0" w:space="0" w:color="auto"/>
        <w:right w:val="none" w:sz="0" w:space="0" w:color="auto"/>
      </w:divBdr>
    </w:div>
    <w:div w:id="468204837">
      <w:bodyDiv w:val="1"/>
      <w:marLeft w:val="0"/>
      <w:marRight w:val="0"/>
      <w:marTop w:val="0"/>
      <w:marBottom w:val="0"/>
      <w:divBdr>
        <w:top w:val="none" w:sz="0" w:space="0" w:color="auto"/>
        <w:left w:val="none" w:sz="0" w:space="0" w:color="auto"/>
        <w:bottom w:val="none" w:sz="0" w:space="0" w:color="auto"/>
        <w:right w:val="none" w:sz="0" w:space="0" w:color="auto"/>
      </w:divBdr>
    </w:div>
    <w:div w:id="519122939">
      <w:bodyDiv w:val="1"/>
      <w:marLeft w:val="0"/>
      <w:marRight w:val="0"/>
      <w:marTop w:val="0"/>
      <w:marBottom w:val="0"/>
      <w:divBdr>
        <w:top w:val="none" w:sz="0" w:space="0" w:color="auto"/>
        <w:left w:val="none" w:sz="0" w:space="0" w:color="auto"/>
        <w:bottom w:val="none" w:sz="0" w:space="0" w:color="auto"/>
        <w:right w:val="none" w:sz="0" w:space="0" w:color="auto"/>
      </w:divBdr>
    </w:div>
    <w:div w:id="886339864">
      <w:bodyDiv w:val="1"/>
      <w:marLeft w:val="0"/>
      <w:marRight w:val="0"/>
      <w:marTop w:val="0"/>
      <w:marBottom w:val="0"/>
      <w:divBdr>
        <w:top w:val="none" w:sz="0" w:space="0" w:color="auto"/>
        <w:left w:val="none" w:sz="0" w:space="0" w:color="auto"/>
        <w:bottom w:val="none" w:sz="0" w:space="0" w:color="auto"/>
        <w:right w:val="none" w:sz="0" w:space="0" w:color="auto"/>
      </w:divBdr>
    </w:div>
    <w:div w:id="887836816">
      <w:bodyDiv w:val="1"/>
      <w:marLeft w:val="0"/>
      <w:marRight w:val="0"/>
      <w:marTop w:val="0"/>
      <w:marBottom w:val="0"/>
      <w:divBdr>
        <w:top w:val="none" w:sz="0" w:space="0" w:color="auto"/>
        <w:left w:val="none" w:sz="0" w:space="0" w:color="auto"/>
        <w:bottom w:val="none" w:sz="0" w:space="0" w:color="auto"/>
        <w:right w:val="none" w:sz="0" w:space="0" w:color="auto"/>
      </w:divBdr>
    </w:div>
    <w:div w:id="1164734575">
      <w:bodyDiv w:val="1"/>
      <w:marLeft w:val="0"/>
      <w:marRight w:val="0"/>
      <w:marTop w:val="0"/>
      <w:marBottom w:val="0"/>
      <w:divBdr>
        <w:top w:val="none" w:sz="0" w:space="0" w:color="auto"/>
        <w:left w:val="none" w:sz="0" w:space="0" w:color="auto"/>
        <w:bottom w:val="none" w:sz="0" w:space="0" w:color="auto"/>
        <w:right w:val="none" w:sz="0" w:space="0" w:color="auto"/>
      </w:divBdr>
    </w:div>
    <w:div w:id="1318338606">
      <w:bodyDiv w:val="1"/>
      <w:marLeft w:val="0"/>
      <w:marRight w:val="0"/>
      <w:marTop w:val="0"/>
      <w:marBottom w:val="0"/>
      <w:divBdr>
        <w:top w:val="none" w:sz="0" w:space="0" w:color="auto"/>
        <w:left w:val="none" w:sz="0" w:space="0" w:color="auto"/>
        <w:bottom w:val="none" w:sz="0" w:space="0" w:color="auto"/>
        <w:right w:val="none" w:sz="0" w:space="0" w:color="auto"/>
      </w:divBdr>
    </w:div>
    <w:div w:id="1374305759">
      <w:bodyDiv w:val="1"/>
      <w:marLeft w:val="0"/>
      <w:marRight w:val="0"/>
      <w:marTop w:val="0"/>
      <w:marBottom w:val="0"/>
      <w:divBdr>
        <w:top w:val="none" w:sz="0" w:space="0" w:color="auto"/>
        <w:left w:val="none" w:sz="0" w:space="0" w:color="auto"/>
        <w:bottom w:val="none" w:sz="0" w:space="0" w:color="auto"/>
        <w:right w:val="none" w:sz="0" w:space="0" w:color="auto"/>
      </w:divBdr>
    </w:div>
    <w:div w:id="1379667122">
      <w:bodyDiv w:val="1"/>
      <w:marLeft w:val="0"/>
      <w:marRight w:val="0"/>
      <w:marTop w:val="0"/>
      <w:marBottom w:val="0"/>
      <w:divBdr>
        <w:top w:val="none" w:sz="0" w:space="0" w:color="auto"/>
        <w:left w:val="none" w:sz="0" w:space="0" w:color="auto"/>
        <w:bottom w:val="none" w:sz="0" w:space="0" w:color="auto"/>
        <w:right w:val="none" w:sz="0" w:space="0" w:color="auto"/>
      </w:divBdr>
    </w:div>
    <w:div w:id="1485270051">
      <w:bodyDiv w:val="1"/>
      <w:marLeft w:val="0"/>
      <w:marRight w:val="0"/>
      <w:marTop w:val="0"/>
      <w:marBottom w:val="0"/>
      <w:divBdr>
        <w:top w:val="none" w:sz="0" w:space="0" w:color="auto"/>
        <w:left w:val="none" w:sz="0" w:space="0" w:color="auto"/>
        <w:bottom w:val="none" w:sz="0" w:space="0" w:color="auto"/>
        <w:right w:val="none" w:sz="0" w:space="0" w:color="auto"/>
      </w:divBdr>
    </w:div>
    <w:div w:id="1555501922">
      <w:bodyDiv w:val="1"/>
      <w:marLeft w:val="0"/>
      <w:marRight w:val="0"/>
      <w:marTop w:val="0"/>
      <w:marBottom w:val="0"/>
      <w:divBdr>
        <w:top w:val="none" w:sz="0" w:space="0" w:color="auto"/>
        <w:left w:val="none" w:sz="0" w:space="0" w:color="auto"/>
        <w:bottom w:val="none" w:sz="0" w:space="0" w:color="auto"/>
        <w:right w:val="none" w:sz="0" w:space="0" w:color="auto"/>
      </w:divBdr>
    </w:div>
    <w:div w:id="1829781493">
      <w:bodyDiv w:val="1"/>
      <w:marLeft w:val="0"/>
      <w:marRight w:val="0"/>
      <w:marTop w:val="0"/>
      <w:marBottom w:val="0"/>
      <w:divBdr>
        <w:top w:val="none" w:sz="0" w:space="0" w:color="auto"/>
        <w:left w:val="none" w:sz="0" w:space="0" w:color="auto"/>
        <w:bottom w:val="none" w:sz="0" w:space="0" w:color="auto"/>
        <w:right w:val="none" w:sz="0" w:space="0" w:color="auto"/>
      </w:divBdr>
    </w:div>
    <w:div w:id="2039117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D6CA20-0553-402C-8645-0A7E9EA7F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57</Pages>
  <Words>15942</Words>
  <Characters>87681</Characters>
  <Application>Microsoft Office Word</Application>
  <DocSecurity>0</DocSecurity>
  <Lines>730</Lines>
  <Paragraphs>206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Connections and Protocols on the FT NavVision AMCS</vt:lpstr>
      <vt:lpstr/>
    </vt:vector>
  </TitlesOfParts>
  <Company>Grizli777</Company>
  <LinksUpToDate>false</LinksUpToDate>
  <CharactersWithSpaces>103417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Connections and Protocols on the FT NavVision AMCS</dc:title>
  <dc:subject/>
  <dc:creator>Vince Kerckhaert</dc:creator>
  <cp:keywords>Automation Competence Center</cp:keywords>
  <cp:lastModifiedBy>vkerckhaert@outlook.com</cp:lastModifiedBy>
  <cp:revision>2</cp:revision>
  <cp:lastPrinted>2013-01-09T20:01:00Z</cp:lastPrinted>
  <dcterms:created xsi:type="dcterms:W3CDTF">2014-02-07T13:47:00Z</dcterms:created>
  <dcterms:modified xsi:type="dcterms:W3CDTF">2014-02-07T13:47:00Z</dcterms:modified>
</cp:coreProperties>
</file>