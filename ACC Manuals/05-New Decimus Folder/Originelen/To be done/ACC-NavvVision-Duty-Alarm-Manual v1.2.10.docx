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5601" w:rsidRPr="00991962" w:rsidRDefault="00DA5601" w:rsidP="00756BF7">
      <w:pPr>
        <w:pStyle w:val="Kop1"/>
        <w:numPr>
          <w:ilvl w:val="0"/>
          <w:numId w:val="0"/>
        </w:numPr>
        <w:rPr>
          <w:rStyle w:val="Subtieleverwijzing"/>
          <w:lang w:val="en-US"/>
        </w:rPr>
      </w:pPr>
    </w:p>
    <w:tbl>
      <w:tblPr>
        <w:tblW w:w="0" w:type="auto"/>
        <w:tblLook w:val="0000" w:firstRow="0" w:lastRow="0" w:firstColumn="0" w:lastColumn="0" w:noHBand="0" w:noVBand="0"/>
      </w:tblPr>
      <w:tblGrid>
        <w:gridCol w:w="4709"/>
        <w:gridCol w:w="4579"/>
      </w:tblGrid>
      <w:tr w:rsidR="00DA5601" w:rsidTr="000F200F">
        <w:trPr>
          <w:trHeight w:val="886"/>
        </w:trPr>
        <w:tc>
          <w:tcPr>
            <w:tcW w:w="9458" w:type="dxa"/>
            <w:gridSpan w:val="2"/>
          </w:tcPr>
          <w:p w:rsidR="00DA5601" w:rsidRDefault="00771F3B" w:rsidP="000F200F">
            <w:pPr>
              <w:pStyle w:val="zTitle"/>
            </w:pPr>
            <w:fldSimple w:instr=" TITLE  &quot;NavVision Duty Alarm Manual&quot;  \* MERGEFORMAT ">
              <w:r w:rsidR="00D5583E">
                <w:t>NavVision Duty Alarm Manual</w:t>
              </w:r>
            </w:fldSimple>
          </w:p>
        </w:tc>
      </w:tr>
      <w:tr w:rsidR="00DA5601" w:rsidRPr="000F200F" w:rsidTr="000F200F">
        <w:trPr>
          <w:trHeight w:val="1074"/>
        </w:trPr>
        <w:tc>
          <w:tcPr>
            <w:tcW w:w="9458" w:type="dxa"/>
            <w:gridSpan w:val="2"/>
          </w:tcPr>
          <w:p w:rsidR="00DA5601" w:rsidRDefault="00771F3B" w:rsidP="000F200F">
            <w:pPr>
              <w:pStyle w:val="zSubTitle"/>
            </w:pPr>
            <w:fldSimple w:instr=" KEYWORDS  &quot;Automation Competence Centre&quot;  \* MERGEFORMAT ">
              <w:r w:rsidR="00D5583E">
                <w:t>Automation Competence Centre</w:t>
              </w:r>
            </w:fldSimple>
          </w:p>
        </w:tc>
      </w:tr>
      <w:tr w:rsidR="00DA5601" w:rsidRPr="000F200F" w:rsidTr="000F200F">
        <w:trPr>
          <w:cantSplit/>
          <w:hidden/>
        </w:trPr>
        <w:tc>
          <w:tcPr>
            <w:tcW w:w="4788" w:type="dxa"/>
          </w:tcPr>
          <w:p w:rsidR="00DA5601" w:rsidRDefault="00DA5601" w:rsidP="000F200F">
            <w:pPr>
              <w:pStyle w:val="zVolume"/>
              <w:jc w:val="left"/>
              <w:rPr>
                <w:vanish/>
              </w:rPr>
            </w:pPr>
          </w:p>
        </w:tc>
        <w:tc>
          <w:tcPr>
            <w:tcW w:w="4670" w:type="dxa"/>
          </w:tcPr>
          <w:p w:rsidR="00DA5601" w:rsidRDefault="00DA5601" w:rsidP="000F200F">
            <w:pPr>
              <w:pStyle w:val="zVolumeNumber"/>
            </w:pPr>
          </w:p>
        </w:tc>
      </w:tr>
    </w:tbl>
    <w:p w:rsidR="00DA5601" w:rsidRPr="00CA0364" w:rsidRDefault="00DA5601" w:rsidP="000F200F">
      <w:pPr>
        <w:rPr>
          <w:lang w:val="en-US"/>
        </w:rPr>
      </w:pPr>
      <w:r w:rsidRPr="00CA0364">
        <w:rPr>
          <w:lang w:val="en-US"/>
        </w:rPr>
        <w:br w:type="page"/>
      </w:r>
      <w:bookmarkStart w:id="0" w:name="_GoBack"/>
      <w:bookmarkEnd w:id="0"/>
    </w:p>
    <w:tbl>
      <w:tblPr>
        <w:tblW w:w="0" w:type="auto"/>
        <w:tblLook w:val="0000" w:firstRow="0" w:lastRow="0" w:firstColumn="0" w:lastColumn="0" w:noHBand="0" w:noVBand="0"/>
      </w:tblPr>
      <w:tblGrid>
        <w:gridCol w:w="4691"/>
        <w:gridCol w:w="4597"/>
      </w:tblGrid>
      <w:tr w:rsidR="00DA5601" w:rsidRPr="000F200F" w:rsidTr="00756BF7">
        <w:tc>
          <w:tcPr>
            <w:tcW w:w="4691" w:type="dxa"/>
          </w:tcPr>
          <w:p w:rsidR="00DA5601" w:rsidRDefault="00DA5601" w:rsidP="000F200F">
            <w:pPr>
              <w:pStyle w:val="zAdmLeft"/>
            </w:pPr>
            <w:r>
              <w:lastRenderedPageBreak/>
              <w:t>Publication type:</w:t>
            </w:r>
          </w:p>
        </w:tc>
        <w:tc>
          <w:tcPr>
            <w:tcW w:w="4597" w:type="dxa"/>
          </w:tcPr>
          <w:p w:rsidR="00DA5601" w:rsidRDefault="00771F3B" w:rsidP="000F200F">
            <w:pPr>
              <w:pStyle w:val="zAdmRight"/>
            </w:pPr>
            <w:fldSimple w:instr=" KEYWORDS   \* MERGEFORMAT ">
              <w:r w:rsidR="00D5583E">
                <w:t>Automation Competence Centre</w:t>
              </w:r>
            </w:fldSimple>
          </w:p>
        </w:tc>
      </w:tr>
      <w:tr w:rsidR="00DA5601" w:rsidTr="00756BF7">
        <w:tc>
          <w:tcPr>
            <w:tcW w:w="4691" w:type="dxa"/>
          </w:tcPr>
          <w:p w:rsidR="00DA5601" w:rsidRDefault="00DA5601" w:rsidP="000F200F">
            <w:pPr>
              <w:pStyle w:val="zAdmLeft"/>
            </w:pPr>
            <w:r>
              <w:t>Publication number:</w:t>
            </w:r>
          </w:p>
        </w:tc>
        <w:tc>
          <w:tcPr>
            <w:tcW w:w="4597" w:type="dxa"/>
          </w:tcPr>
          <w:p w:rsidR="00DA5601" w:rsidRDefault="00DA5601" w:rsidP="000F200F">
            <w:pPr>
              <w:pStyle w:val="zAdmRight"/>
            </w:pPr>
          </w:p>
        </w:tc>
      </w:tr>
      <w:tr w:rsidR="00DA5601" w:rsidTr="00756BF7">
        <w:tc>
          <w:tcPr>
            <w:tcW w:w="4691" w:type="dxa"/>
          </w:tcPr>
          <w:p w:rsidR="00DA5601" w:rsidRDefault="00DA5601" w:rsidP="000F200F">
            <w:pPr>
              <w:pStyle w:val="zAdmLeft"/>
            </w:pPr>
            <w:r>
              <w:t>Title:</w:t>
            </w:r>
          </w:p>
        </w:tc>
        <w:tc>
          <w:tcPr>
            <w:tcW w:w="4597" w:type="dxa"/>
          </w:tcPr>
          <w:p w:rsidR="00DA5601" w:rsidRDefault="00771F3B" w:rsidP="007407A7">
            <w:pPr>
              <w:pStyle w:val="zAdmRight"/>
            </w:pPr>
            <w:fldSimple w:instr=" TITLE   \* MERGEFORMAT ">
              <w:r w:rsidR="00D5583E">
                <w:t>NavVision Duty Alarm Manual</w:t>
              </w:r>
            </w:fldSimple>
          </w:p>
        </w:tc>
      </w:tr>
      <w:tr w:rsidR="00DA5601" w:rsidTr="00756BF7">
        <w:tc>
          <w:tcPr>
            <w:tcW w:w="4691" w:type="dxa"/>
          </w:tcPr>
          <w:p w:rsidR="00DA5601" w:rsidRDefault="00DA5601" w:rsidP="000F200F">
            <w:pPr>
              <w:pStyle w:val="zAdmLeft"/>
            </w:pPr>
            <w:r>
              <w:t>Subject:</w:t>
            </w:r>
          </w:p>
        </w:tc>
        <w:tc>
          <w:tcPr>
            <w:tcW w:w="4597" w:type="dxa"/>
          </w:tcPr>
          <w:p w:rsidR="00DA5601" w:rsidRDefault="00DA5601" w:rsidP="000F200F">
            <w:pPr>
              <w:pStyle w:val="zAdmRight"/>
            </w:pPr>
          </w:p>
        </w:tc>
      </w:tr>
      <w:tr w:rsidR="00DA5601" w:rsidTr="00756BF7">
        <w:tc>
          <w:tcPr>
            <w:tcW w:w="4691" w:type="dxa"/>
          </w:tcPr>
          <w:p w:rsidR="00DA5601" w:rsidRDefault="00DA5601" w:rsidP="000F200F">
            <w:pPr>
              <w:pStyle w:val="zAdmLeft"/>
            </w:pPr>
            <w:r>
              <w:t>Issue:</w:t>
            </w:r>
          </w:p>
        </w:tc>
        <w:tc>
          <w:tcPr>
            <w:tcW w:w="4597" w:type="dxa"/>
          </w:tcPr>
          <w:p w:rsidR="00DA5601" w:rsidRDefault="00DA5601" w:rsidP="008F313E">
            <w:pPr>
              <w:pStyle w:val="zAdmRight"/>
            </w:pPr>
            <w:r>
              <w:t>1.</w:t>
            </w:r>
            <w:r w:rsidR="00771F3B">
              <w:t>2.</w:t>
            </w:r>
            <w:r w:rsidR="008F313E">
              <w:t>10</w:t>
            </w:r>
          </w:p>
        </w:tc>
      </w:tr>
      <w:tr w:rsidR="00DA5601" w:rsidTr="00756BF7">
        <w:tc>
          <w:tcPr>
            <w:tcW w:w="4691" w:type="dxa"/>
          </w:tcPr>
          <w:p w:rsidR="00DA5601" w:rsidRDefault="00DA5601" w:rsidP="000F200F">
            <w:pPr>
              <w:pStyle w:val="zAdmLeft"/>
            </w:pPr>
            <w:r>
              <w:t>Publication date:</w:t>
            </w:r>
          </w:p>
        </w:tc>
        <w:tc>
          <w:tcPr>
            <w:tcW w:w="4597" w:type="dxa"/>
          </w:tcPr>
          <w:p w:rsidR="00DA5601" w:rsidRDefault="00771F3B" w:rsidP="00B055BC">
            <w:pPr>
              <w:pStyle w:val="zAdmRight"/>
            </w:pPr>
            <w:fldSimple w:instr=" SAVEDATE   \* MERGEFORMAT ">
              <w:r w:rsidR="00D5583E">
                <w:t>23/08/2013 12:45:00</w:t>
              </w:r>
            </w:fldSimple>
          </w:p>
        </w:tc>
      </w:tr>
      <w:tr w:rsidR="00DA5601" w:rsidTr="00756BF7">
        <w:tc>
          <w:tcPr>
            <w:tcW w:w="4691" w:type="dxa"/>
          </w:tcPr>
          <w:p w:rsidR="00DA5601" w:rsidRDefault="00DA5601" w:rsidP="000F200F">
            <w:pPr>
              <w:pStyle w:val="zAdmLeft"/>
            </w:pPr>
            <w:r>
              <w:t>Total number of pages:</w:t>
            </w:r>
          </w:p>
        </w:tc>
        <w:tc>
          <w:tcPr>
            <w:tcW w:w="4597" w:type="dxa"/>
          </w:tcPr>
          <w:p w:rsidR="00DA5601" w:rsidRDefault="00541DFA" w:rsidP="000F200F">
            <w:pPr>
              <w:pStyle w:val="zAdmRight"/>
            </w:pPr>
            <w:fldSimple w:instr=" Numpages  \* MERGEFORMAT ">
              <w:r w:rsidR="00107B78">
                <w:t>28</w:t>
              </w:r>
            </w:fldSimple>
          </w:p>
        </w:tc>
      </w:tr>
      <w:tr w:rsidR="00DA5601" w:rsidRPr="00711061" w:rsidTr="00756BF7">
        <w:tc>
          <w:tcPr>
            <w:tcW w:w="4691" w:type="dxa"/>
          </w:tcPr>
          <w:p w:rsidR="00DA5601" w:rsidRDefault="00DA5601" w:rsidP="000F200F">
            <w:pPr>
              <w:pStyle w:val="zAdmNameLeft"/>
              <w:ind w:left="284" w:hanging="284"/>
            </w:pPr>
            <w:r>
              <w:t>Author:</w:t>
            </w:r>
          </w:p>
        </w:tc>
        <w:tc>
          <w:tcPr>
            <w:tcW w:w="4597" w:type="dxa"/>
          </w:tcPr>
          <w:p w:rsidR="00DA5601" w:rsidRDefault="00541DFA" w:rsidP="000F200F">
            <w:pPr>
              <w:pStyle w:val="zAdmNameRightOK"/>
            </w:pPr>
            <w:fldSimple w:instr=" Author  \* MERGEFORMAT ">
              <w:r w:rsidR="00D5583E">
                <w:t>Vince Kerckhaert</w:t>
              </w:r>
            </w:fldSimple>
          </w:p>
        </w:tc>
      </w:tr>
      <w:tr w:rsidR="00756BF7" w:rsidTr="00756BF7">
        <w:tc>
          <w:tcPr>
            <w:tcW w:w="4691" w:type="dxa"/>
          </w:tcPr>
          <w:p w:rsidR="00756BF7" w:rsidRDefault="00756BF7" w:rsidP="00756BF7">
            <w:pPr>
              <w:pStyle w:val="zAdmNameLeft"/>
              <w:ind w:left="284" w:hanging="284"/>
            </w:pPr>
            <w:r>
              <w:t>Quality Control:</w:t>
            </w:r>
          </w:p>
        </w:tc>
        <w:tc>
          <w:tcPr>
            <w:tcW w:w="4597" w:type="dxa"/>
          </w:tcPr>
          <w:p w:rsidR="00756BF7" w:rsidRDefault="00756BF7" w:rsidP="00756BF7">
            <w:pPr>
              <w:pStyle w:val="zAdmNameRightOK"/>
            </w:pPr>
          </w:p>
        </w:tc>
      </w:tr>
    </w:tbl>
    <w:p w:rsidR="00DA5601" w:rsidRDefault="00DA5601" w:rsidP="000F200F">
      <w:pPr>
        <w:pStyle w:val="TOCtitle"/>
        <w:ind w:left="851" w:hanging="851"/>
      </w:pPr>
      <w:r>
        <w:br w:type="page"/>
      </w:r>
      <w:r>
        <w:lastRenderedPageBreak/>
        <w:t>Table of contents</w:t>
      </w:r>
    </w:p>
    <w:p w:rsidR="00DA5601" w:rsidRDefault="00DA5601" w:rsidP="000F200F">
      <w:pPr>
        <w:pStyle w:val="zTOCtext"/>
      </w:pPr>
      <w:r>
        <w:t>Page #</w:t>
      </w:r>
    </w:p>
    <w:p w:rsidR="00D5583E" w:rsidRDefault="00DA5601">
      <w:pPr>
        <w:pStyle w:val="Inhopg1"/>
        <w:rPr>
          <w:rFonts w:asciiTheme="minorHAnsi" w:eastAsiaTheme="minorEastAsia" w:hAnsiTheme="minorHAnsi" w:cstheme="minorBidi"/>
          <w:b w:val="0"/>
          <w:szCs w:val="22"/>
          <w:lang w:val="nl-NL" w:eastAsia="nl-NL"/>
        </w:rPr>
      </w:pPr>
      <w:r>
        <w:fldChar w:fldCharType="begin"/>
      </w:r>
      <w:r>
        <w:instrText xml:space="preserve"> TOC \o \t "Heading 1 no Nr." </w:instrText>
      </w:r>
      <w:r>
        <w:fldChar w:fldCharType="separate"/>
      </w:r>
      <w:r w:rsidR="00D5583E">
        <w:t>2.</w:t>
      </w:r>
      <w:r w:rsidR="00D5583E">
        <w:rPr>
          <w:rFonts w:asciiTheme="minorHAnsi" w:eastAsiaTheme="minorEastAsia" w:hAnsiTheme="minorHAnsi" w:cstheme="minorBidi"/>
          <w:b w:val="0"/>
          <w:szCs w:val="22"/>
          <w:lang w:val="nl-NL" w:eastAsia="nl-NL"/>
        </w:rPr>
        <w:tab/>
      </w:r>
      <w:r w:rsidR="00D5583E">
        <w:t>Figures</w:t>
      </w:r>
      <w:r w:rsidR="00D5583E">
        <w:tab/>
      </w:r>
      <w:r w:rsidR="00D5583E">
        <w:fldChar w:fldCharType="begin"/>
      </w:r>
      <w:r w:rsidR="00D5583E">
        <w:instrText xml:space="preserve"> PAGEREF _Toc365030359 \h </w:instrText>
      </w:r>
      <w:r w:rsidR="00D5583E">
        <w:fldChar w:fldCharType="separate"/>
      </w:r>
      <w:r w:rsidR="00107B78">
        <w:t>4</w:t>
      </w:r>
      <w:r w:rsidR="00D5583E">
        <w:fldChar w:fldCharType="end"/>
      </w:r>
    </w:p>
    <w:p w:rsidR="00D5583E" w:rsidRDefault="00D5583E">
      <w:pPr>
        <w:pStyle w:val="Inhopg1"/>
        <w:rPr>
          <w:rFonts w:asciiTheme="minorHAnsi" w:eastAsiaTheme="minorEastAsia" w:hAnsiTheme="minorHAnsi" w:cstheme="minorBidi"/>
          <w:b w:val="0"/>
          <w:szCs w:val="22"/>
          <w:lang w:val="nl-NL" w:eastAsia="nl-NL"/>
        </w:rPr>
      </w:pPr>
      <w:r>
        <w:t>3.</w:t>
      </w:r>
      <w:r>
        <w:rPr>
          <w:rFonts w:asciiTheme="minorHAnsi" w:eastAsiaTheme="minorEastAsia" w:hAnsiTheme="minorHAnsi" w:cstheme="minorBidi"/>
          <w:b w:val="0"/>
          <w:szCs w:val="22"/>
          <w:lang w:val="nl-NL" w:eastAsia="nl-NL"/>
        </w:rPr>
        <w:tab/>
      </w:r>
      <w:r>
        <w:t>Tables</w:t>
      </w:r>
      <w:r>
        <w:tab/>
      </w:r>
      <w:r>
        <w:fldChar w:fldCharType="begin"/>
      </w:r>
      <w:r>
        <w:instrText xml:space="preserve"> PAGEREF _Toc365030360 \h </w:instrText>
      </w:r>
      <w:r>
        <w:fldChar w:fldCharType="separate"/>
      </w:r>
      <w:r w:rsidR="00107B78">
        <w:t>4</w:t>
      </w:r>
      <w:r>
        <w:fldChar w:fldCharType="end"/>
      </w:r>
    </w:p>
    <w:p w:rsidR="00D5583E" w:rsidRDefault="00D5583E">
      <w:pPr>
        <w:pStyle w:val="Inhopg1"/>
        <w:rPr>
          <w:rFonts w:asciiTheme="minorHAnsi" w:eastAsiaTheme="minorEastAsia" w:hAnsiTheme="minorHAnsi" w:cstheme="minorBidi"/>
          <w:b w:val="0"/>
          <w:szCs w:val="22"/>
          <w:lang w:val="nl-NL" w:eastAsia="nl-NL"/>
        </w:rPr>
      </w:pPr>
      <w:r w:rsidRPr="003E2489">
        <w:rPr>
          <w:lang w:val="en-US"/>
        </w:rPr>
        <w:t>4.</w:t>
      </w:r>
      <w:r>
        <w:rPr>
          <w:rFonts w:asciiTheme="minorHAnsi" w:eastAsiaTheme="minorEastAsia" w:hAnsiTheme="minorHAnsi" w:cstheme="minorBidi"/>
          <w:b w:val="0"/>
          <w:szCs w:val="22"/>
          <w:lang w:val="nl-NL" w:eastAsia="nl-NL"/>
        </w:rPr>
        <w:tab/>
      </w:r>
      <w:r>
        <w:t>References</w:t>
      </w:r>
      <w:r>
        <w:tab/>
      </w:r>
      <w:r>
        <w:fldChar w:fldCharType="begin"/>
      </w:r>
      <w:r>
        <w:instrText xml:space="preserve"> PAGEREF _Toc365030361 \h </w:instrText>
      </w:r>
      <w:r>
        <w:fldChar w:fldCharType="separate"/>
      </w:r>
      <w:r w:rsidR="00107B78">
        <w:t>6</w:t>
      </w:r>
      <w:r>
        <w:fldChar w:fldCharType="end"/>
      </w:r>
    </w:p>
    <w:p w:rsidR="00D5583E" w:rsidRDefault="00D5583E">
      <w:pPr>
        <w:pStyle w:val="Inhopg1"/>
        <w:rPr>
          <w:rFonts w:asciiTheme="minorHAnsi" w:eastAsiaTheme="minorEastAsia" w:hAnsiTheme="minorHAnsi" w:cstheme="minorBidi"/>
          <w:b w:val="0"/>
          <w:szCs w:val="22"/>
          <w:lang w:val="nl-NL" w:eastAsia="nl-NL"/>
        </w:rPr>
      </w:pPr>
      <w:r>
        <w:t>5.</w:t>
      </w:r>
      <w:r>
        <w:rPr>
          <w:rFonts w:asciiTheme="minorHAnsi" w:eastAsiaTheme="minorEastAsia" w:hAnsiTheme="minorHAnsi" w:cstheme="minorBidi"/>
          <w:b w:val="0"/>
          <w:szCs w:val="22"/>
          <w:lang w:val="nl-NL" w:eastAsia="nl-NL"/>
        </w:rPr>
        <w:tab/>
      </w:r>
      <w:r>
        <w:t>Introduction</w:t>
      </w:r>
      <w:r>
        <w:tab/>
      </w:r>
      <w:r>
        <w:fldChar w:fldCharType="begin"/>
      </w:r>
      <w:r>
        <w:instrText xml:space="preserve"> PAGEREF _Toc365030362 \h </w:instrText>
      </w:r>
      <w:r>
        <w:fldChar w:fldCharType="separate"/>
      </w:r>
      <w:r w:rsidR="00107B78">
        <w:t>7</w:t>
      </w:r>
      <w:r>
        <w:fldChar w:fldCharType="end"/>
      </w:r>
    </w:p>
    <w:p w:rsidR="00D5583E" w:rsidRDefault="00D5583E">
      <w:pPr>
        <w:pStyle w:val="Inhopg1"/>
        <w:rPr>
          <w:rFonts w:asciiTheme="minorHAnsi" w:eastAsiaTheme="minorEastAsia" w:hAnsiTheme="minorHAnsi" w:cstheme="minorBidi"/>
          <w:b w:val="0"/>
          <w:szCs w:val="22"/>
          <w:lang w:val="nl-NL" w:eastAsia="nl-NL"/>
        </w:rPr>
      </w:pPr>
      <w:r>
        <w:t>6.</w:t>
      </w:r>
      <w:r>
        <w:rPr>
          <w:rFonts w:asciiTheme="minorHAnsi" w:eastAsiaTheme="minorEastAsia" w:hAnsiTheme="minorHAnsi" w:cstheme="minorBidi"/>
          <w:b w:val="0"/>
          <w:szCs w:val="22"/>
          <w:lang w:val="nl-NL" w:eastAsia="nl-NL"/>
        </w:rPr>
        <w:tab/>
      </w:r>
      <w:r>
        <w:t>Safety instructions</w:t>
      </w:r>
      <w:r>
        <w:tab/>
      </w:r>
      <w:r>
        <w:fldChar w:fldCharType="begin"/>
      </w:r>
      <w:r>
        <w:instrText xml:space="preserve"> PAGEREF _Toc365030363 \h </w:instrText>
      </w:r>
      <w:r>
        <w:fldChar w:fldCharType="separate"/>
      </w:r>
      <w:r w:rsidR="00107B78">
        <w:t>9</w:t>
      </w:r>
      <w:r>
        <w:fldChar w:fldCharType="end"/>
      </w:r>
    </w:p>
    <w:p w:rsidR="00D5583E" w:rsidRDefault="00D5583E">
      <w:pPr>
        <w:pStyle w:val="Inhopg1"/>
        <w:rPr>
          <w:rFonts w:asciiTheme="minorHAnsi" w:eastAsiaTheme="minorEastAsia" w:hAnsiTheme="minorHAnsi" w:cstheme="minorBidi"/>
          <w:b w:val="0"/>
          <w:szCs w:val="22"/>
          <w:lang w:val="nl-NL" w:eastAsia="nl-NL"/>
        </w:rPr>
      </w:pPr>
      <w:r>
        <w:t>7.</w:t>
      </w:r>
      <w:r>
        <w:rPr>
          <w:rFonts w:asciiTheme="minorHAnsi" w:eastAsiaTheme="minorEastAsia" w:hAnsiTheme="minorHAnsi" w:cstheme="minorBidi"/>
          <w:b w:val="0"/>
          <w:szCs w:val="22"/>
          <w:lang w:val="nl-NL" w:eastAsia="nl-NL"/>
        </w:rPr>
        <w:tab/>
      </w:r>
      <w:r>
        <w:t>Revision history</w:t>
      </w:r>
      <w:r>
        <w:tab/>
      </w:r>
      <w:r>
        <w:fldChar w:fldCharType="begin"/>
      </w:r>
      <w:r>
        <w:instrText xml:space="preserve"> PAGEREF _Toc365030364 \h </w:instrText>
      </w:r>
      <w:r>
        <w:fldChar w:fldCharType="separate"/>
      </w:r>
      <w:r w:rsidR="00107B78">
        <w:t>9</w:t>
      </w:r>
      <w:r>
        <w:fldChar w:fldCharType="end"/>
      </w:r>
    </w:p>
    <w:p w:rsidR="00D5583E" w:rsidRDefault="00D5583E">
      <w:pPr>
        <w:pStyle w:val="Inhopg1"/>
        <w:rPr>
          <w:rFonts w:asciiTheme="minorHAnsi" w:eastAsiaTheme="minorEastAsia" w:hAnsiTheme="minorHAnsi" w:cstheme="minorBidi"/>
          <w:b w:val="0"/>
          <w:szCs w:val="22"/>
          <w:lang w:val="nl-NL" w:eastAsia="nl-NL"/>
        </w:rPr>
      </w:pPr>
      <w:r w:rsidRPr="003E2489">
        <w:rPr>
          <w:lang w:val="en-US"/>
        </w:rPr>
        <w:t>8.</w:t>
      </w:r>
      <w:r>
        <w:rPr>
          <w:rFonts w:asciiTheme="minorHAnsi" w:eastAsiaTheme="minorEastAsia" w:hAnsiTheme="minorHAnsi" w:cstheme="minorBidi"/>
          <w:b w:val="0"/>
          <w:szCs w:val="22"/>
          <w:lang w:val="nl-NL" w:eastAsia="nl-NL"/>
        </w:rPr>
        <w:tab/>
      </w:r>
      <w:r w:rsidRPr="003E2489">
        <w:rPr>
          <w:lang w:val="en-US"/>
        </w:rPr>
        <w:t>Workstations and panels</w:t>
      </w:r>
      <w:r>
        <w:tab/>
      </w:r>
      <w:r>
        <w:fldChar w:fldCharType="begin"/>
      </w:r>
      <w:r>
        <w:instrText xml:space="preserve"> PAGEREF _Toc365030365 \h </w:instrText>
      </w:r>
      <w:r>
        <w:fldChar w:fldCharType="separate"/>
      </w:r>
      <w:r w:rsidR="00107B78">
        <w:t>10</w:t>
      </w:r>
      <w:r>
        <w:fldChar w:fldCharType="end"/>
      </w:r>
    </w:p>
    <w:p w:rsidR="00D5583E" w:rsidRDefault="00D5583E">
      <w:pPr>
        <w:pStyle w:val="Inhopg2"/>
        <w:tabs>
          <w:tab w:val="left" w:pos="1134"/>
        </w:tabs>
        <w:rPr>
          <w:rFonts w:asciiTheme="minorHAnsi" w:eastAsiaTheme="minorEastAsia" w:hAnsiTheme="minorHAnsi" w:cstheme="minorBidi"/>
          <w:sz w:val="22"/>
          <w:szCs w:val="22"/>
          <w:lang w:val="nl-NL" w:eastAsia="nl-NL"/>
        </w:rPr>
      </w:pPr>
      <w:r>
        <w:t>8.1</w:t>
      </w:r>
      <w:r>
        <w:rPr>
          <w:rFonts w:asciiTheme="minorHAnsi" w:eastAsiaTheme="minorEastAsia" w:hAnsiTheme="minorHAnsi" w:cstheme="minorBidi"/>
          <w:sz w:val="22"/>
          <w:szCs w:val="22"/>
          <w:lang w:val="nl-NL" w:eastAsia="nl-NL"/>
        </w:rPr>
        <w:tab/>
      </w:r>
      <w:r w:rsidRPr="003E2489">
        <w:rPr>
          <w:lang w:val="en-US"/>
        </w:rPr>
        <w:t>Introduction</w:t>
      </w:r>
      <w:r>
        <w:tab/>
      </w:r>
      <w:r>
        <w:fldChar w:fldCharType="begin"/>
      </w:r>
      <w:r>
        <w:instrText xml:space="preserve"> PAGEREF _Toc365030366 \h </w:instrText>
      </w:r>
      <w:r>
        <w:fldChar w:fldCharType="separate"/>
      </w:r>
      <w:r w:rsidR="00107B78">
        <w:t>10</w:t>
      </w:r>
      <w:r>
        <w:fldChar w:fldCharType="end"/>
      </w:r>
    </w:p>
    <w:p w:rsidR="00D5583E" w:rsidRDefault="00D5583E">
      <w:pPr>
        <w:pStyle w:val="Inhopg2"/>
        <w:tabs>
          <w:tab w:val="left" w:pos="1134"/>
        </w:tabs>
        <w:rPr>
          <w:rFonts w:asciiTheme="minorHAnsi" w:eastAsiaTheme="minorEastAsia" w:hAnsiTheme="minorHAnsi" w:cstheme="minorBidi"/>
          <w:sz w:val="22"/>
          <w:szCs w:val="22"/>
          <w:lang w:val="nl-NL" w:eastAsia="nl-NL"/>
        </w:rPr>
      </w:pPr>
      <w:r>
        <w:t>8.2</w:t>
      </w:r>
      <w:r>
        <w:rPr>
          <w:rFonts w:asciiTheme="minorHAnsi" w:eastAsiaTheme="minorEastAsia" w:hAnsiTheme="minorHAnsi" w:cstheme="minorBidi"/>
          <w:sz w:val="22"/>
          <w:szCs w:val="22"/>
          <w:lang w:val="nl-NL" w:eastAsia="nl-NL"/>
        </w:rPr>
        <w:tab/>
      </w:r>
      <w:r w:rsidRPr="003E2489">
        <w:rPr>
          <w:lang w:val="en-US"/>
        </w:rPr>
        <w:t>Workstations</w:t>
      </w:r>
      <w:r>
        <w:tab/>
      </w:r>
      <w:r>
        <w:fldChar w:fldCharType="begin"/>
      </w:r>
      <w:r>
        <w:instrText xml:space="preserve"> PAGEREF _Toc365030367 \h </w:instrText>
      </w:r>
      <w:r>
        <w:fldChar w:fldCharType="separate"/>
      </w:r>
      <w:r w:rsidR="00107B78">
        <w:t>11</w:t>
      </w:r>
      <w:r>
        <w:fldChar w:fldCharType="end"/>
      </w:r>
    </w:p>
    <w:p w:rsidR="00D5583E" w:rsidRDefault="00D5583E">
      <w:pPr>
        <w:pStyle w:val="Inhopg2"/>
        <w:tabs>
          <w:tab w:val="left" w:pos="1134"/>
        </w:tabs>
        <w:rPr>
          <w:rFonts w:asciiTheme="minorHAnsi" w:eastAsiaTheme="minorEastAsia" w:hAnsiTheme="minorHAnsi" w:cstheme="minorBidi"/>
          <w:sz w:val="22"/>
          <w:szCs w:val="22"/>
          <w:lang w:val="nl-NL" w:eastAsia="nl-NL"/>
        </w:rPr>
      </w:pPr>
      <w:r>
        <w:t>8.3</w:t>
      </w:r>
      <w:r>
        <w:rPr>
          <w:rFonts w:asciiTheme="minorHAnsi" w:eastAsiaTheme="minorEastAsia" w:hAnsiTheme="minorHAnsi" w:cstheme="minorBidi"/>
          <w:sz w:val="22"/>
          <w:szCs w:val="22"/>
          <w:lang w:val="nl-NL" w:eastAsia="nl-NL"/>
        </w:rPr>
        <w:tab/>
      </w:r>
      <w:r w:rsidRPr="003E2489">
        <w:rPr>
          <w:lang w:val="en-US"/>
        </w:rPr>
        <w:t>DAP</w:t>
      </w:r>
      <w:r>
        <w:tab/>
      </w:r>
      <w:r>
        <w:fldChar w:fldCharType="begin"/>
      </w:r>
      <w:r>
        <w:instrText xml:space="preserve"> PAGEREF _Toc365030368 \h </w:instrText>
      </w:r>
      <w:r>
        <w:fldChar w:fldCharType="separate"/>
      </w:r>
      <w:r w:rsidR="00107B78">
        <w:t>12</w:t>
      </w:r>
      <w:r>
        <w:fldChar w:fldCharType="end"/>
      </w:r>
    </w:p>
    <w:p w:rsidR="00D5583E" w:rsidRDefault="00D5583E">
      <w:pPr>
        <w:pStyle w:val="Inhopg2"/>
        <w:tabs>
          <w:tab w:val="left" w:pos="1134"/>
        </w:tabs>
        <w:rPr>
          <w:rFonts w:asciiTheme="minorHAnsi" w:eastAsiaTheme="minorEastAsia" w:hAnsiTheme="minorHAnsi" w:cstheme="minorBidi"/>
          <w:sz w:val="22"/>
          <w:szCs w:val="22"/>
          <w:lang w:val="nl-NL" w:eastAsia="nl-NL"/>
        </w:rPr>
      </w:pPr>
      <w:r>
        <w:t>8.4</w:t>
      </w:r>
      <w:r>
        <w:rPr>
          <w:rFonts w:asciiTheme="minorHAnsi" w:eastAsiaTheme="minorEastAsia" w:hAnsiTheme="minorHAnsi" w:cstheme="minorBidi"/>
          <w:sz w:val="22"/>
          <w:szCs w:val="22"/>
          <w:lang w:val="nl-NL" w:eastAsia="nl-NL"/>
        </w:rPr>
        <w:tab/>
      </w:r>
      <w:r w:rsidRPr="003E2489">
        <w:rPr>
          <w:lang w:val="en-US"/>
        </w:rPr>
        <w:t>Alarm panels</w:t>
      </w:r>
      <w:r>
        <w:tab/>
      </w:r>
      <w:r>
        <w:fldChar w:fldCharType="begin"/>
      </w:r>
      <w:r>
        <w:instrText xml:space="preserve"> PAGEREF _Toc365030369 \h </w:instrText>
      </w:r>
      <w:r>
        <w:fldChar w:fldCharType="separate"/>
      </w:r>
      <w:r w:rsidR="00107B78">
        <w:t>13</w:t>
      </w:r>
      <w:r>
        <w:fldChar w:fldCharType="end"/>
      </w:r>
    </w:p>
    <w:p w:rsidR="00D5583E" w:rsidRDefault="00D5583E">
      <w:pPr>
        <w:pStyle w:val="Inhopg3"/>
        <w:rPr>
          <w:rFonts w:asciiTheme="minorHAnsi" w:eastAsiaTheme="minorEastAsia" w:hAnsiTheme="minorHAnsi" w:cstheme="minorBidi"/>
          <w:sz w:val="22"/>
          <w:szCs w:val="22"/>
          <w:lang w:val="nl-NL" w:eastAsia="nl-NL"/>
        </w:rPr>
      </w:pPr>
      <w:r w:rsidRPr="003E2489">
        <w:rPr>
          <w:lang w:val="en-US"/>
        </w:rPr>
        <w:t>8.4.1</w:t>
      </w:r>
      <w:r>
        <w:rPr>
          <w:rFonts w:asciiTheme="minorHAnsi" w:eastAsiaTheme="minorEastAsia" w:hAnsiTheme="minorHAnsi" w:cstheme="minorBidi"/>
          <w:sz w:val="22"/>
          <w:szCs w:val="22"/>
          <w:lang w:val="nl-NL" w:eastAsia="nl-NL"/>
        </w:rPr>
        <w:tab/>
      </w:r>
      <w:r w:rsidRPr="003E2489">
        <w:rPr>
          <w:lang w:val="en-US"/>
        </w:rPr>
        <w:t>BNWAS Bridge</w:t>
      </w:r>
      <w:r>
        <w:tab/>
      </w:r>
      <w:r>
        <w:fldChar w:fldCharType="begin"/>
      </w:r>
      <w:r>
        <w:instrText xml:space="preserve"> PAGEREF _Toc365030370 \h </w:instrText>
      </w:r>
      <w:r>
        <w:fldChar w:fldCharType="separate"/>
      </w:r>
      <w:r w:rsidR="00107B78">
        <w:t>14</w:t>
      </w:r>
      <w:r>
        <w:fldChar w:fldCharType="end"/>
      </w:r>
    </w:p>
    <w:p w:rsidR="00D5583E" w:rsidRDefault="00D5583E">
      <w:pPr>
        <w:pStyle w:val="Inhopg3"/>
        <w:rPr>
          <w:rFonts w:asciiTheme="minorHAnsi" w:eastAsiaTheme="minorEastAsia" w:hAnsiTheme="minorHAnsi" w:cstheme="minorBidi"/>
          <w:sz w:val="22"/>
          <w:szCs w:val="22"/>
          <w:lang w:val="nl-NL" w:eastAsia="nl-NL"/>
        </w:rPr>
      </w:pPr>
      <w:r w:rsidRPr="003E2489">
        <w:rPr>
          <w:lang w:val="en-US"/>
        </w:rPr>
        <w:t>8.4.2</w:t>
      </w:r>
      <w:r>
        <w:rPr>
          <w:rFonts w:asciiTheme="minorHAnsi" w:eastAsiaTheme="minorEastAsia" w:hAnsiTheme="minorHAnsi" w:cstheme="minorBidi"/>
          <w:sz w:val="22"/>
          <w:szCs w:val="22"/>
          <w:lang w:val="nl-NL" w:eastAsia="nl-NL"/>
        </w:rPr>
        <w:tab/>
      </w:r>
      <w:r w:rsidRPr="003E2489">
        <w:rPr>
          <w:lang w:val="en-US"/>
        </w:rPr>
        <w:t>BNWAS Cabin</w:t>
      </w:r>
      <w:r>
        <w:tab/>
      </w:r>
      <w:r>
        <w:fldChar w:fldCharType="begin"/>
      </w:r>
      <w:r>
        <w:instrText xml:space="preserve"> PAGEREF _Toc365030371 \h </w:instrText>
      </w:r>
      <w:r>
        <w:fldChar w:fldCharType="separate"/>
      </w:r>
      <w:r w:rsidR="00107B78">
        <w:t>15</w:t>
      </w:r>
      <w:r>
        <w:fldChar w:fldCharType="end"/>
      </w:r>
    </w:p>
    <w:p w:rsidR="00D5583E" w:rsidRDefault="00D5583E">
      <w:pPr>
        <w:pStyle w:val="Inhopg3"/>
        <w:rPr>
          <w:rFonts w:asciiTheme="minorHAnsi" w:eastAsiaTheme="minorEastAsia" w:hAnsiTheme="minorHAnsi" w:cstheme="minorBidi"/>
          <w:sz w:val="22"/>
          <w:szCs w:val="22"/>
          <w:lang w:val="nl-NL" w:eastAsia="nl-NL"/>
        </w:rPr>
      </w:pPr>
      <w:r w:rsidRPr="003E2489">
        <w:rPr>
          <w:lang w:val="en-US"/>
        </w:rPr>
        <w:t>8.4.3</w:t>
      </w:r>
      <w:r>
        <w:rPr>
          <w:rFonts w:asciiTheme="minorHAnsi" w:eastAsiaTheme="minorEastAsia" w:hAnsiTheme="minorHAnsi" w:cstheme="minorBidi"/>
          <w:sz w:val="22"/>
          <w:szCs w:val="22"/>
          <w:lang w:val="nl-NL" w:eastAsia="nl-NL"/>
        </w:rPr>
        <w:tab/>
      </w:r>
      <w:r w:rsidRPr="003E2489">
        <w:rPr>
          <w:lang w:val="en-US"/>
        </w:rPr>
        <w:t>BNWAS Cabin mini</w:t>
      </w:r>
      <w:r>
        <w:tab/>
      </w:r>
      <w:r>
        <w:fldChar w:fldCharType="begin"/>
      </w:r>
      <w:r>
        <w:instrText xml:space="preserve"> PAGEREF _Toc365030372 \h </w:instrText>
      </w:r>
      <w:r>
        <w:fldChar w:fldCharType="separate"/>
      </w:r>
      <w:r w:rsidR="00107B78">
        <w:t>15</w:t>
      </w:r>
      <w:r>
        <w:fldChar w:fldCharType="end"/>
      </w:r>
    </w:p>
    <w:p w:rsidR="00D5583E" w:rsidRDefault="00D5583E">
      <w:pPr>
        <w:pStyle w:val="Inhopg2"/>
        <w:tabs>
          <w:tab w:val="left" w:pos="1134"/>
        </w:tabs>
        <w:rPr>
          <w:rFonts w:asciiTheme="minorHAnsi" w:eastAsiaTheme="minorEastAsia" w:hAnsiTheme="minorHAnsi" w:cstheme="minorBidi"/>
          <w:sz w:val="22"/>
          <w:szCs w:val="22"/>
          <w:lang w:val="nl-NL" w:eastAsia="nl-NL"/>
        </w:rPr>
      </w:pPr>
      <w:r>
        <w:t>8.5</w:t>
      </w:r>
      <w:r>
        <w:rPr>
          <w:rFonts w:asciiTheme="minorHAnsi" w:eastAsiaTheme="minorEastAsia" w:hAnsiTheme="minorHAnsi" w:cstheme="minorBidi"/>
          <w:sz w:val="22"/>
          <w:szCs w:val="22"/>
          <w:lang w:val="nl-NL" w:eastAsia="nl-NL"/>
        </w:rPr>
        <w:tab/>
      </w:r>
      <w:r w:rsidRPr="003E2489">
        <w:rPr>
          <w:lang w:val="en-US"/>
        </w:rPr>
        <w:t>AMS Bridge</w:t>
      </w:r>
      <w:r>
        <w:tab/>
      </w:r>
      <w:r>
        <w:fldChar w:fldCharType="begin"/>
      </w:r>
      <w:r>
        <w:instrText xml:space="preserve"> PAGEREF _Toc365030373 \h </w:instrText>
      </w:r>
      <w:r>
        <w:fldChar w:fldCharType="separate"/>
      </w:r>
      <w:r w:rsidR="00107B78">
        <w:t>16</w:t>
      </w:r>
      <w:r>
        <w:fldChar w:fldCharType="end"/>
      </w:r>
    </w:p>
    <w:p w:rsidR="00D5583E" w:rsidRDefault="00D5583E">
      <w:pPr>
        <w:pStyle w:val="Inhopg3"/>
        <w:rPr>
          <w:rFonts w:asciiTheme="minorHAnsi" w:eastAsiaTheme="minorEastAsia" w:hAnsiTheme="minorHAnsi" w:cstheme="minorBidi"/>
          <w:sz w:val="22"/>
          <w:szCs w:val="22"/>
          <w:lang w:val="nl-NL" w:eastAsia="nl-NL"/>
        </w:rPr>
      </w:pPr>
      <w:r w:rsidRPr="003E2489">
        <w:rPr>
          <w:lang w:val="en-US"/>
        </w:rPr>
        <w:t>8.5.1</w:t>
      </w:r>
      <w:r>
        <w:rPr>
          <w:rFonts w:asciiTheme="minorHAnsi" w:eastAsiaTheme="minorEastAsia" w:hAnsiTheme="minorHAnsi" w:cstheme="minorBidi"/>
          <w:sz w:val="22"/>
          <w:szCs w:val="22"/>
          <w:lang w:val="nl-NL" w:eastAsia="nl-NL"/>
        </w:rPr>
        <w:tab/>
      </w:r>
      <w:r w:rsidRPr="003E2489">
        <w:rPr>
          <w:lang w:val="en-US"/>
        </w:rPr>
        <w:t>Entrance ER</w:t>
      </w:r>
      <w:r>
        <w:tab/>
      </w:r>
      <w:r>
        <w:fldChar w:fldCharType="begin"/>
      </w:r>
      <w:r>
        <w:instrText xml:space="preserve"> PAGEREF _Toc365030374 \h </w:instrText>
      </w:r>
      <w:r>
        <w:fldChar w:fldCharType="separate"/>
      </w:r>
      <w:r w:rsidR="00107B78">
        <w:t>17</w:t>
      </w:r>
      <w:r>
        <w:fldChar w:fldCharType="end"/>
      </w:r>
    </w:p>
    <w:p w:rsidR="00D5583E" w:rsidRDefault="00D5583E">
      <w:pPr>
        <w:pStyle w:val="Inhopg3"/>
        <w:rPr>
          <w:rFonts w:asciiTheme="minorHAnsi" w:eastAsiaTheme="minorEastAsia" w:hAnsiTheme="minorHAnsi" w:cstheme="minorBidi"/>
          <w:sz w:val="22"/>
          <w:szCs w:val="22"/>
          <w:lang w:val="nl-NL" w:eastAsia="nl-NL"/>
        </w:rPr>
      </w:pPr>
      <w:r w:rsidRPr="003E2489">
        <w:rPr>
          <w:lang w:val="en-US"/>
        </w:rPr>
        <w:t>8.5.2</w:t>
      </w:r>
      <w:r>
        <w:rPr>
          <w:rFonts w:asciiTheme="minorHAnsi" w:eastAsiaTheme="minorEastAsia" w:hAnsiTheme="minorHAnsi" w:cstheme="minorBidi"/>
          <w:sz w:val="22"/>
          <w:szCs w:val="22"/>
          <w:lang w:val="nl-NL" w:eastAsia="nl-NL"/>
        </w:rPr>
        <w:tab/>
      </w:r>
      <w:r w:rsidRPr="003E2489">
        <w:rPr>
          <w:lang w:val="en-US"/>
        </w:rPr>
        <w:t>AMS Cabin</w:t>
      </w:r>
      <w:r>
        <w:tab/>
      </w:r>
      <w:r>
        <w:fldChar w:fldCharType="begin"/>
      </w:r>
      <w:r>
        <w:instrText xml:space="preserve"> PAGEREF _Toc365030375 \h </w:instrText>
      </w:r>
      <w:r>
        <w:fldChar w:fldCharType="separate"/>
      </w:r>
      <w:r w:rsidR="00107B78">
        <w:t>18</w:t>
      </w:r>
      <w:r>
        <w:fldChar w:fldCharType="end"/>
      </w:r>
    </w:p>
    <w:p w:rsidR="00D5583E" w:rsidRDefault="00D5583E">
      <w:pPr>
        <w:pStyle w:val="Inhopg3"/>
        <w:rPr>
          <w:rFonts w:asciiTheme="minorHAnsi" w:eastAsiaTheme="minorEastAsia" w:hAnsiTheme="minorHAnsi" w:cstheme="minorBidi"/>
          <w:sz w:val="22"/>
          <w:szCs w:val="22"/>
          <w:lang w:val="nl-NL" w:eastAsia="nl-NL"/>
        </w:rPr>
      </w:pPr>
      <w:r w:rsidRPr="003E2489">
        <w:rPr>
          <w:lang w:val="en-US"/>
        </w:rPr>
        <w:t>8.5.3</w:t>
      </w:r>
      <w:r>
        <w:rPr>
          <w:rFonts w:asciiTheme="minorHAnsi" w:eastAsiaTheme="minorEastAsia" w:hAnsiTheme="minorHAnsi" w:cstheme="minorBidi"/>
          <w:sz w:val="22"/>
          <w:szCs w:val="22"/>
          <w:lang w:val="nl-NL" w:eastAsia="nl-NL"/>
        </w:rPr>
        <w:tab/>
      </w:r>
      <w:r w:rsidRPr="003E2489">
        <w:rPr>
          <w:lang w:val="en-US"/>
        </w:rPr>
        <w:t>BNWAS-AMS Combi</w:t>
      </w:r>
      <w:r>
        <w:tab/>
      </w:r>
      <w:r>
        <w:fldChar w:fldCharType="begin"/>
      </w:r>
      <w:r>
        <w:instrText xml:space="preserve"> PAGEREF _Toc365030376 \h </w:instrText>
      </w:r>
      <w:r>
        <w:fldChar w:fldCharType="separate"/>
      </w:r>
      <w:r w:rsidR="00107B78">
        <w:t>19</w:t>
      </w:r>
      <w:r>
        <w:fldChar w:fldCharType="end"/>
      </w:r>
    </w:p>
    <w:p w:rsidR="00D5583E" w:rsidRDefault="00D5583E">
      <w:pPr>
        <w:pStyle w:val="Inhopg1"/>
        <w:rPr>
          <w:rFonts w:asciiTheme="minorHAnsi" w:eastAsiaTheme="minorEastAsia" w:hAnsiTheme="minorHAnsi" w:cstheme="minorBidi"/>
          <w:b w:val="0"/>
          <w:szCs w:val="22"/>
          <w:lang w:val="nl-NL" w:eastAsia="nl-NL"/>
        </w:rPr>
      </w:pPr>
      <w:r w:rsidRPr="003E2489">
        <w:rPr>
          <w:lang w:val="en-US"/>
        </w:rPr>
        <w:t>9.</w:t>
      </w:r>
      <w:r>
        <w:rPr>
          <w:rFonts w:asciiTheme="minorHAnsi" w:eastAsiaTheme="minorEastAsia" w:hAnsiTheme="minorHAnsi" w:cstheme="minorBidi"/>
          <w:b w:val="0"/>
          <w:szCs w:val="22"/>
          <w:lang w:val="nl-NL" w:eastAsia="nl-NL"/>
        </w:rPr>
        <w:tab/>
      </w:r>
      <w:r w:rsidRPr="003E2489">
        <w:rPr>
          <w:lang w:val="en-US"/>
        </w:rPr>
        <w:t>Alarm Matrix</w:t>
      </w:r>
      <w:r>
        <w:tab/>
      </w:r>
      <w:r>
        <w:fldChar w:fldCharType="begin"/>
      </w:r>
      <w:r>
        <w:instrText xml:space="preserve"> PAGEREF _Toc365030377 \h </w:instrText>
      </w:r>
      <w:r>
        <w:fldChar w:fldCharType="separate"/>
      </w:r>
      <w:r w:rsidR="00107B78">
        <w:t>20</w:t>
      </w:r>
      <w:r>
        <w:fldChar w:fldCharType="end"/>
      </w:r>
    </w:p>
    <w:p w:rsidR="00D5583E" w:rsidRDefault="00D5583E">
      <w:pPr>
        <w:pStyle w:val="Inhopg2"/>
        <w:tabs>
          <w:tab w:val="left" w:pos="1134"/>
        </w:tabs>
        <w:rPr>
          <w:rFonts w:asciiTheme="minorHAnsi" w:eastAsiaTheme="minorEastAsia" w:hAnsiTheme="minorHAnsi" w:cstheme="minorBidi"/>
          <w:sz w:val="22"/>
          <w:szCs w:val="22"/>
          <w:lang w:val="nl-NL" w:eastAsia="nl-NL"/>
        </w:rPr>
      </w:pPr>
      <w:r>
        <w:t>9.1</w:t>
      </w:r>
      <w:r>
        <w:rPr>
          <w:rFonts w:asciiTheme="minorHAnsi" w:eastAsiaTheme="minorEastAsia" w:hAnsiTheme="minorHAnsi" w:cstheme="minorBidi"/>
          <w:sz w:val="22"/>
          <w:szCs w:val="22"/>
          <w:lang w:val="nl-NL" w:eastAsia="nl-NL"/>
        </w:rPr>
        <w:tab/>
      </w:r>
      <w:r w:rsidRPr="003E2489">
        <w:rPr>
          <w:lang w:val="en-US"/>
        </w:rPr>
        <w:t>Introduction</w:t>
      </w:r>
      <w:r>
        <w:tab/>
      </w:r>
      <w:r>
        <w:fldChar w:fldCharType="begin"/>
      </w:r>
      <w:r>
        <w:instrText xml:space="preserve"> PAGEREF _Toc365030378 \h </w:instrText>
      </w:r>
      <w:r>
        <w:fldChar w:fldCharType="separate"/>
      </w:r>
      <w:r w:rsidR="00107B78">
        <w:t>20</w:t>
      </w:r>
      <w:r>
        <w:fldChar w:fldCharType="end"/>
      </w:r>
    </w:p>
    <w:p w:rsidR="00D5583E" w:rsidRDefault="00D5583E">
      <w:pPr>
        <w:pStyle w:val="Inhopg2"/>
        <w:tabs>
          <w:tab w:val="left" w:pos="1134"/>
        </w:tabs>
        <w:rPr>
          <w:rFonts w:asciiTheme="minorHAnsi" w:eastAsiaTheme="minorEastAsia" w:hAnsiTheme="minorHAnsi" w:cstheme="minorBidi"/>
          <w:sz w:val="22"/>
          <w:szCs w:val="22"/>
          <w:lang w:val="nl-NL" w:eastAsia="nl-NL"/>
        </w:rPr>
      </w:pPr>
      <w:r>
        <w:t>9.2</w:t>
      </w:r>
      <w:r>
        <w:rPr>
          <w:rFonts w:asciiTheme="minorHAnsi" w:eastAsiaTheme="minorEastAsia" w:hAnsiTheme="minorHAnsi" w:cstheme="minorBidi"/>
          <w:sz w:val="22"/>
          <w:szCs w:val="22"/>
          <w:lang w:val="nl-NL" w:eastAsia="nl-NL"/>
        </w:rPr>
        <w:tab/>
      </w:r>
      <w:r w:rsidRPr="003E2489">
        <w:rPr>
          <w:lang w:val="en-US"/>
        </w:rPr>
        <w:t>The matrix</w:t>
      </w:r>
      <w:r>
        <w:tab/>
      </w:r>
      <w:r>
        <w:fldChar w:fldCharType="begin"/>
      </w:r>
      <w:r>
        <w:instrText xml:space="preserve"> PAGEREF _Toc365030379 \h </w:instrText>
      </w:r>
      <w:r>
        <w:fldChar w:fldCharType="separate"/>
      </w:r>
      <w:r w:rsidR="00107B78">
        <w:t>20</w:t>
      </w:r>
      <w:r>
        <w:fldChar w:fldCharType="end"/>
      </w:r>
    </w:p>
    <w:p w:rsidR="00D5583E" w:rsidRDefault="00D5583E">
      <w:pPr>
        <w:pStyle w:val="Inhopg4"/>
        <w:tabs>
          <w:tab w:val="left" w:pos="1728"/>
        </w:tabs>
        <w:rPr>
          <w:rFonts w:asciiTheme="minorHAnsi" w:eastAsiaTheme="minorEastAsia" w:hAnsiTheme="minorHAnsi" w:cstheme="minorBidi"/>
          <w:sz w:val="22"/>
          <w:szCs w:val="22"/>
          <w:lang w:val="nl-NL" w:eastAsia="nl-NL"/>
        </w:rPr>
      </w:pPr>
      <w:r w:rsidRPr="003E2489">
        <w:rPr>
          <w:lang w:val="en-US"/>
        </w:rPr>
        <w:t>9.2.1.1</w:t>
      </w:r>
      <w:r>
        <w:rPr>
          <w:rFonts w:asciiTheme="minorHAnsi" w:eastAsiaTheme="minorEastAsia" w:hAnsiTheme="minorHAnsi" w:cstheme="minorBidi"/>
          <w:sz w:val="22"/>
          <w:szCs w:val="22"/>
          <w:lang w:val="nl-NL" w:eastAsia="nl-NL"/>
        </w:rPr>
        <w:tab/>
      </w:r>
      <w:r w:rsidRPr="003E2489">
        <w:rPr>
          <w:lang w:val="en-US"/>
        </w:rPr>
        <w:t>This station</w:t>
      </w:r>
      <w:r>
        <w:tab/>
      </w:r>
      <w:r>
        <w:fldChar w:fldCharType="begin"/>
      </w:r>
      <w:r>
        <w:instrText xml:space="preserve"> PAGEREF _Toc365030380 \h </w:instrText>
      </w:r>
      <w:r>
        <w:fldChar w:fldCharType="separate"/>
      </w:r>
      <w:r w:rsidR="00107B78">
        <w:t>21</w:t>
      </w:r>
      <w:r>
        <w:fldChar w:fldCharType="end"/>
      </w:r>
    </w:p>
    <w:p w:rsidR="00D5583E" w:rsidRDefault="00D5583E">
      <w:pPr>
        <w:pStyle w:val="Inhopg4"/>
        <w:tabs>
          <w:tab w:val="left" w:pos="1728"/>
        </w:tabs>
        <w:rPr>
          <w:rFonts w:asciiTheme="minorHAnsi" w:eastAsiaTheme="minorEastAsia" w:hAnsiTheme="minorHAnsi" w:cstheme="minorBidi"/>
          <w:sz w:val="22"/>
          <w:szCs w:val="22"/>
          <w:lang w:val="nl-NL" w:eastAsia="nl-NL"/>
        </w:rPr>
      </w:pPr>
      <w:r w:rsidRPr="003E2489">
        <w:rPr>
          <w:lang w:val="en-US"/>
        </w:rPr>
        <w:t>9.2.1.2</w:t>
      </w:r>
      <w:r>
        <w:rPr>
          <w:rFonts w:asciiTheme="minorHAnsi" w:eastAsiaTheme="minorEastAsia" w:hAnsiTheme="minorHAnsi" w:cstheme="minorBidi"/>
          <w:sz w:val="22"/>
          <w:szCs w:val="22"/>
          <w:lang w:val="nl-NL" w:eastAsia="nl-NL"/>
        </w:rPr>
        <w:tab/>
      </w:r>
      <w:r w:rsidRPr="003E2489">
        <w:rPr>
          <w:lang w:val="en-US"/>
        </w:rPr>
        <w:t>Is fallback for</w:t>
      </w:r>
      <w:r>
        <w:tab/>
      </w:r>
      <w:r>
        <w:fldChar w:fldCharType="begin"/>
      </w:r>
      <w:r>
        <w:instrText xml:space="preserve"> PAGEREF _Toc365030381 \h </w:instrText>
      </w:r>
      <w:r>
        <w:fldChar w:fldCharType="separate"/>
      </w:r>
      <w:r w:rsidR="00107B78">
        <w:t>21</w:t>
      </w:r>
      <w:r>
        <w:fldChar w:fldCharType="end"/>
      </w:r>
    </w:p>
    <w:p w:rsidR="00D5583E" w:rsidRDefault="00D5583E">
      <w:pPr>
        <w:pStyle w:val="Inhopg4"/>
        <w:tabs>
          <w:tab w:val="left" w:pos="1728"/>
        </w:tabs>
        <w:rPr>
          <w:rFonts w:asciiTheme="minorHAnsi" w:eastAsiaTheme="minorEastAsia" w:hAnsiTheme="minorHAnsi" w:cstheme="minorBidi"/>
          <w:sz w:val="22"/>
          <w:szCs w:val="22"/>
          <w:lang w:val="nl-NL" w:eastAsia="nl-NL"/>
        </w:rPr>
      </w:pPr>
      <w:r w:rsidRPr="003E2489">
        <w:rPr>
          <w:lang w:val="en-US"/>
        </w:rPr>
        <w:t>9.2.1.3</w:t>
      </w:r>
      <w:r>
        <w:rPr>
          <w:rFonts w:asciiTheme="minorHAnsi" w:eastAsiaTheme="minorEastAsia" w:hAnsiTheme="minorHAnsi" w:cstheme="minorBidi"/>
          <w:sz w:val="22"/>
          <w:szCs w:val="22"/>
          <w:lang w:val="nl-NL" w:eastAsia="nl-NL"/>
        </w:rPr>
        <w:tab/>
      </w:r>
      <w:r w:rsidRPr="003E2489">
        <w:rPr>
          <w:lang w:val="en-US"/>
        </w:rPr>
        <w:t>Show all alarm stations</w:t>
      </w:r>
      <w:r>
        <w:tab/>
      </w:r>
      <w:r>
        <w:fldChar w:fldCharType="begin"/>
      </w:r>
      <w:r>
        <w:instrText xml:space="preserve"> PAGEREF _Toc365030382 \h </w:instrText>
      </w:r>
      <w:r>
        <w:fldChar w:fldCharType="separate"/>
      </w:r>
      <w:r w:rsidR="00107B78">
        <w:t>21</w:t>
      </w:r>
      <w:r>
        <w:fldChar w:fldCharType="end"/>
      </w:r>
    </w:p>
    <w:p w:rsidR="00D5583E" w:rsidRPr="00D5583E" w:rsidRDefault="00D5583E">
      <w:pPr>
        <w:pStyle w:val="Inhopg4"/>
        <w:tabs>
          <w:tab w:val="left" w:pos="1728"/>
        </w:tabs>
        <w:rPr>
          <w:rFonts w:asciiTheme="minorHAnsi" w:eastAsiaTheme="minorEastAsia" w:hAnsiTheme="minorHAnsi" w:cstheme="minorBidi"/>
          <w:sz w:val="22"/>
          <w:szCs w:val="22"/>
          <w:lang w:val="en-US" w:eastAsia="nl-NL"/>
        </w:rPr>
      </w:pPr>
      <w:r w:rsidRPr="003E2489">
        <w:rPr>
          <w:lang w:val="en-US"/>
        </w:rPr>
        <w:t>9.2.1.4</w:t>
      </w:r>
      <w:r w:rsidRPr="00D5583E">
        <w:rPr>
          <w:rFonts w:asciiTheme="minorHAnsi" w:eastAsiaTheme="minorEastAsia" w:hAnsiTheme="minorHAnsi" w:cstheme="minorBidi"/>
          <w:sz w:val="22"/>
          <w:szCs w:val="22"/>
          <w:lang w:val="en-US" w:eastAsia="nl-NL"/>
        </w:rPr>
        <w:tab/>
      </w:r>
      <w:r w:rsidRPr="003E2489">
        <w:rPr>
          <w:lang w:val="en-US"/>
        </w:rPr>
        <w:t>Alarm group rights/Duty alarm rights</w:t>
      </w:r>
      <w:r>
        <w:tab/>
      </w:r>
      <w:r>
        <w:fldChar w:fldCharType="begin"/>
      </w:r>
      <w:r>
        <w:instrText xml:space="preserve"> PAGEREF _Toc365030383 \h </w:instrText>
      </w:r>
      <w:r>
        <w:fldChar w:fldCharType="separate"/>
      </w:r>
      <w:r w:rsidR="00107B78">
        <w:t>21</w:t>
      </w:r>
      <w:r>
        <w:fldChar w:fldCharType="end"/>
      </w:r>
    </w:p>
    <w:p w:rsidR="00D5583E" w:rsidRPr="00D5583E" w:rsidRDefault="00D5583E">
      <w:pPr>
        <w:pStyle w:val="Inhopg4"/>
        <w:tabs>
          <w:tab w:val="left" w:pos="1728"/>
        </w:tabs>
        <w:rPr>
          <w:rFonts w:asciiTheme="minorHAnsi" w:eastAsiaTheme="minorEastAsia" w:hAnsiTheme="minorHAnsi" w:cstheme="minorBidi"/>
          <w:sz w:val="22"/>
          <w:szCs w:val="22"/>
          <w:lang w:val="en-US" w:eastAsia="nl-NL"/>
        </w:rPr>
      </w:pPr>
      <w:r w:rsidRPr="003E2489">
        <w:rPr>
          <w:lang w:val="en-US"/>
        </w:rPr>
        <w:t>9.2.1.5</w:t>
      </w:r>
      <w:r w:rsidRPr="00D5583E">
        <w:rPr>
          <w:rFonts w:asciiTheme="minorHAnsi" w:eastAsiaTheme="minorEastAsia" w:hAnsiTheme="minorHAnsi" w:cstheme="minorBidi"/>
          <w:sz w:val="22"/>
          <w:szCs w:val="22"/>
          <w:lang w:val="en-US" w:eastAsia="nl-NL"/>
        </w:rPr>
        <w:tab/>
      </w:r>
      <w:r w:rsidRPr="003E2489">
        <w:rPr>
          <w:lang w:val="en-US"/>
        </w:rPr>
        <w:t>Adjustments</w:t>
      </w:r>
      <w:r>
        <w:tab/>
      </w:r>
      <w:r>
        <w:fldChar w:fldCharType="begin"/>
      </w:r>
      <w:r>
        <w:instrText xml:space="preserve"> PAGEREF _Toc365030384 \h </w:instrText>
      </w:r>
      <w:r>
        <w:fldChar w:fldCharType="separate"/>
      </w:r>
      <w:r w:rsidR="00107B78">
        <w:t>21</w:t>
      </w:r>
      <w:r>
        <w:fldChar w:fldCharType="end"/>
      </w:r>
    </w:p>
    <w:p w:rsidR="00D5583E" w:rsidRPr="00D5583E" w:rsidRDefault="00D5583E">
      <w:pPr>
        <w:pStyle w:val="Inhopg4"/>
        <w:tabs>
          <w:tab w:val="left" w:pos="1728"/>
        </w:tabs>
        <w:rPr>
          <w:rFonts w:asciiTheme="minorHAnsi" w:eastAsiaTheme="minorEastAsia" w:hAnsiTheme="minorHAnsi" w:cstheme="minorBidi"/>
          <w:sz w:val="22"/>
          <w:szCs w:val="22"/>
          <w:lang w:val="en-US" w:eastAsia="nl-NL"/>
        </w:rPr>
      </w:pPr>
      <w:r w:rsidRPr="003E2489">
        <w:rPr>
          <w:lang w:val="en-US"/>
        </w:rPr>
        <w:t>9.2.1.6</w:t>
      </w:r>
      <w:r w:rsidRPr="00D5583E">
        <w:rPr>
          <w:rFonts w:asciiTheme="minorHAnsi" w:eastAsiaTheme="minorEastAsia" w:hAnsiTheme="minorHAnsi" w:cstheme="minorBidi"/>
          <w:sz w:val="22"/>
          <w:szCs w:val="22"/>
          <w:lang w:val="en-US" w:eastAsia="nl-NL"/>
        </w:rPr>
        <w:tab/>
      </w:r>
      <w:r w:rsidRPr="003E2489">
        <w:rPr>
          <w:lang w:val="en-US"/>
        </w:rPr>
        <w:t>How to set Alarm Group Rights</w:t>
      </w:r>
      <w:r>
        <w:tab/>
      </w:r>
      <w:r>
        <w:fldChar w:fldCharType="begin"/>
      </w:r>
      <w:r>
        <w:instrText xml:space="preserve"> PAGEREF _Toc365030385 \h </w:instrText>
      </w:r>
      <w:r>
        <w:fldChar w:fldCharType="separate"/>
      </w:r>
      <w:r w:rsidR="00107B78">
        <w:t>22</w:t>
      </w:r>
      <w:r>
        <w:fldChar w:fldCharType="end"/>
      </w:r>
    </w:p>
    <w:p w:rsidR="00D5583E" w:rsidRPr="00D5583E" w:rsidRDefault="00D5583E">
      <w:pPr>
        <w:pStyle w:val="Inhopg2"/>
        <w:tabs>
          <w:tab w:val="left" w:pos="1134"/>
        </w:tabs>
        <w:rPr>
          <w:rFonts w:asciiTheme="minorHAnsi" w:eastAsiaTheme="minorEastAsia" w:hAnsiTheme="minorHAnsi" w:cstheme="minorBidi"/>
          <w:sz w:val="22"/>
          <w:szCs w:val="22"/>
          <w:lang w:val="en-US" w:eastAsia="nl-NL"/>
        </w:rPr>
      </w:pPr>
      <w:r>
        <w:t>9.3</w:t>
      </w:r>
      <w:r w:rsidRPr="00D5583E">
        <w:rPr>
          <w:rFonts w:asciiTheme="minorHAnsi" w:eastAsiaTheme="minorEastAsia" w:hAnsiTheme="minorHAnsi" w:cstheme="minorBidi"/>
          <w:sz w:val="22"/>
          <w:szCs w:val="22"/>
          <w:lang w:val="en-US" w:eastAsia="nl-NL"/>
        </w:rPr>
        <w:tab/>
      </w:r>
      <w:r w:rsidRPr="003E2489">
        <w:rPr>
          <w:lang w:val="en-US"/>
        </w:rPr>
        <w:t>Background</w:t>
      </w:r>
      <w:r>
        <w:tab/>
      </w:r>
      <w:r>
        <w:fldChar w:fldCharType="begin"/>
      </w:r>
      <w:r>
        <w:instrText xml:space="preserve"> PAGEREF _Toc365030386 \h </w:instrText>
      </w:r>
      <w:r>
        <w:fldChar w:fldCharType="separate"/>
      </w:r>
      <w:r w:rsidR="00107B78">
        <w:t>24</w:t>
      </w:r>
      <w:r>
        <w:fldChar w:fldCharType="end"/>
      </w:r>
    </w:p>
    <w:p w:rsidR="00D5583E" w:rsidRPr="00D5583E" w:rsidRDefault="00D5583E">
      <w:pPr>
        <w:pStyle w:val="Inhopg1"/>
        <w:rPr>
          <w:rFonts w:asciiTheme="minorHAnsi" w:eastAsiaTheme="minorEastAsia" w:hAnsiTheme="minorHAnsi" w:cstheme="minorBidi"/>
          <w:b w:val="0"/>
          <w:szCs w:val="22"/>
          <w:lang w:val="en-US" w:eastAsia="nl-NL"/>
        </w:rPr>
      </w:pPr>
      <w:r w:rsidRPr="003E2489">
        <w:rPr>
          <w:lang w:val="en-US"/>
        </w:rPr>
        <w:t>10.</w:t>
      </w:r>
      <w:r w:rsidRPr="00D5583E">
        <w:rPr>
          <w:rFonts w:asciiTheme="minorHAnsi" w:eastAsiaTheme="minorEastAsia" w:hAnsiTheme="minorHAnsi" w:cstheme="minorBidi"/>
          <w:b w:val="0"/>
          <w:szCs w:val="22"/>
          <w:lang w:val="en-US" w:eastAsia="nl-NL"/>
        </w:rPr>
        <w:tab/>
      </w:r>
      <w:r w:rsidRPr="003E2489">
        <w:rPr>
          <w:lang w:val="en-US"/>
        </w:rPr>
        <w:t>Appendix I</w:t>
      </w:r>
      <w:r>
        <w:tab/>
      </w:r>
      <w:r>
        <w:fldChar w:fldCharType="begin"/>
      </w:r>
      <w:r>
        <w:instrText xml:space="preserve"> PAGEREF _Toc365030387 \h </w:instrText>
      </w:r>
      <w:r>
        <w:fldChar w:fldCharType="separate"/>
      </w:r>
      <w:r w:rsidR="00107B78">
        <w:t>25</w:t>
      </w:r>
      <w:r>
        <w:fldChar w:fldCharType="end"/>
      </w:r>
    </w:p>
    <w:p w:rsidR="00D5583E" w:rsidRPr="00D5583E" w:rsidRDefault="00D5583E">
      <w:pPr>
        <w:pStyle w:val="Inhopg2"/>
        <w:tabs>
          <w:tab w:val="left" w:pos="1440"/>
        </w:tabs>
        <w:rPr>
          <w:rFonts w:asciiTheme="minorHAnsi" w:eastAsiaTheme="minorEastAsia" w:hAnsiTheme="minorHAnsi" w:cstheme="minorBidi"/>
          <w:sz w:val="22"/>
          <w:szCs w:val="22"/>
          <w:lang w:val="en-US" w:eastAsia="nl-NL"/>
        </w:rPr>
      </w:pPr>
      <w:r>
        <w:t>10.1</w:t>
      </w:r>
      <w:r w:rsidRPr="00D5583E">
        <w:rPr>
          <w:rFonts w:asciiTheme="minorHAnsi" w:eastAsiaTheme="minorEastAsia" w:hAnsiTheme="minorHAnsi" w:cstheme="minorBidi"/>
          <w:sz w:val="22"/>
          <w:szCs w:val="22"/>
          <w:lang w:val="en-US" w:eastAsia="nl-NL"/>
        </w:rPr>
        <w:tab/>
      </w:r>
      <w:r w:rsidRPr="003E2489">
        <w:rPr>
          <w:lang w:val="en-US"/>
        </w:rPr>
        <w:t>Rules concerning Deadman Systems</w:t>
      </w:r>
      <w:r>
        <w:tab/>
      </w:r>
      <w:r>
        <w:fldChar w:fldCharType="begin"/>
      </w:r>
      <w:r>
        <w:instrText xml:space="preserve"> PAGEREF _Toc365030388 \h </w:instrText>
      </w:r>
      <w:r>
        <w:fldChar w:fldCharType="separate"/>
      </w:r>
      <w:r w:rsidR="00107B78">
        <w:t>25</w:t>
      </w:r>
      <w:r>
        <w:fldChar w:fldCharType="end"/>
      </w:r>
    </w:p>
    <w:p w:rsidR="00D5583E" w:rsidRPr="00D5583E" w:rsidRDefault="00D5583E">
      <w:pPr>
        <w:pStyle w:val="Inhopg2"/>
        <w:tabs>
          <w:tab w:val="left" w:pos="1440"/>
        </w:tabs>
        <w:rPr>
          <w:rFonts w:asciiTheme="minorHAnsi" w:eastAsiaTheme="minorEastAsia" w:hAnsiTheme="minorHAnsi" w:cstheme="minorBidi"/>
          <w:sz w:val="22"/>
          <w:szCs w:val="22"/>
          <w:lang w:val="en-US" w:eastAsia="nl-NL"/>
        </w:rPr>
      </w:pPr>
      <w:r>
        <w:t>10.2</w:t>
      </w:r>
      <w:r w:rsidRPr="00D5583E">
        <w:rPr>
          <w:rFonts w:asciiTheme="minorHAnsi" w:eastAsiaTheme="minorEastAsia" w:hAnsiTheme="minorHAnsi" w:cstheme="minorBidi"/>
          <w:sz w:val="22"/>
          <w:szCs w:val="22"/>
          <w:lang w:val="en-US" w:eastAsia="nl-NL"/>
        </w:rPr>
        <w:tab/>
      </w:r>
      <w:r w:rsidRPr="003E2489">
        <w:rPr>
          <w:lang w:val="en-US"/>
        </w:rPr>
        <w:t>BNWAS or Bridge Deadman</w:t>
      </w:r>
      <w:r>
        <w:tab/>
      </w:r>
      <w:r>
        <w:fldChar w:fldCharType="begin"/>
      </w:r>
      <w:r>
        <w:instrText xml:space="preserve"> PAGEREF _Toc365030389 \h </w:instrText>
      </w:r>
      <w:r>
        <w:fldChar w:fldCharType="separate"/>
      </w:r>
      <w:r w:rsidR="00107B78">
        <w:t>25</w:t>
      </w:r>
      <w:r>
        <w:fldChar w:fldCharType="end"/>
      </w:r>
    </w:p>
    <w:p w:rsidR="00D5583E" w:rsidRPr="00D5583E" w:rsidRDefault="00D5583E">
      <w:pPr>
        <w:pStyle w:val="Inhopg3"/>
        <w:rPr>
          <w:rFonts w:asciiTheme="minorHAnsi" w:eastAsiaTheme="minorEastAsia" w:hAnsiTheme="minorHAnsi" w:cstheme="minorBidi"/>
          <w:sz w:val="22"/>
          <w:szCs w:val="22"/>
          <w:lang w:val="en-US" w:eastAsia="nl-NL"/>
        </w:rPr>
      </w:pPr>
      <w:r w:rsidRPr="003E2489">
        <w:rPr>
          <w:lang w:val="en-US"/>
        </w:rPr>
        <w:t>10.2.1</w:t>
      </w:r>
      <w:r w:rsidRPr="00D5583E">
        <w:rPr>
          <w:rFonts w:asciiTheme="minorHAnsi" w:eastAsiaTheme="minorEastAsia" w:hAnsiTheme="minorHAnsi" w:cstheme="minorBidi"/>
          <w:sz w:val="22"/>
          <w:szCs w:val="22"/>
          <w:lang w:val="en-US" w:eastAsia="nl-NL"/>
        </w:rPr>
        <w:tab/>
      </w:r>
      <w:r w:rsidRPr="003E2489">
        <w:rPr>
          <w:lang w:val="en-US"/>
        </w:rPr>
        <w:t>Scope</w:t>
      </w:r>
      <w:r>
        <w:tab/>
      </w:r>
      <w:r>
        <w:fldChar w:fldCharType="begin"/>
      </w:r>
      <w:r>
        <w:instrText xml:space="preserve"> PAGEREF _Toc365030390 \h </w:instrText>
      </w:r>
      <w:r>
        <w:fldChar w:fldCharType="separate"/>
      </w:r>
      <w:r w:rsidR="00107B78">
        <w:t>25</w:t>
      </w:r>
      <w:r>
        <w:fldChar w:fldCharType="end"/>
      </w:r>
    </w:p>
    <w:p w:rsidR="00D5583E" w:rsidRPr="00D5583E" w:rsidRDefault="00D5583E">
      <w:pPr>
        <w:pStyle w:val="Inhopg3"/>
        <w:rPr>
          <w:rFonts w:asciiTheme="minorHAnsi" w:eastAsiaTheme="minorEastAsia" w:hAnsiTheme="minorHAnsi" w:cstheme="minorBidi"/>
          <w:sz w:val="22"/>
          <w:szCs w:val="22"/>
          <w:lang w:val="en-US" w:eastAsia="nl-NL"/>
        </w:rPr>
      </w:pPr>
      <w:r w:rsidRPr="003E2489">
        <w:rPr>
          <w:lang w:val="en-US"/>
        </w:rPr>
        <w:t>10.2.2</w:t>
      </w:r>
      <w:r w:rsidRPr="00D5583E">
        <w:rPr>
          <w:rFonts w:asciiTheme="minorHAnsi" w:eastAsiaTheme="minorEastAsia" w:hAnsiTheme="minorHAnsi" w:cstheme="minorBidi"/>
          <w:sz w:val="22"/>
          <w:szCs w:val="22"/>
          <w:lang w:val="en-US" w:eastAsia="nl-NL"/>
        </w:rPr>
        <w:tab/>
      </w:r>
      <w:r w:rsidRPr="003E2489">
        <w:rPr>
          <w:lang w:val="en-US"/>
        </w:rPr>
        <w:t>The BNWAS should incorporate the following operational modes:</w:t>
      </w:r>
      <w:r>
        <w:tab/>
      </w:r>
      <w:r>
        <w:fldChar w:fldCharType="begin"/>
      </w:r>
      <w:r>
        <w:instrText xml:space="preserve"> PAGEREF _Toc365030391 \h </w:instrText>
      </w:r>
      <w:r>
        <w:fldChar w:fldCharType="separate"/>
      </w:r>
      <w:r w:rsidR="00107B78">
        <w:t>25</w:t>
      </w:r>
      <w:r>
        <w:fldChar w:fldCharType="end"/>
      </w:r>
    </w:p>
    <w:p w:rsidR="00D5583E" w:rsidRPr="00D5583E" w:rsidRDefault="00D5583E">
      <w:pPr>
        <w:pStyle w:val="Inhopg3"/>
        <w:rPr>
          <w:rFonts w:asciiTheme="minorHAnsi" w:eastAsiaTheme="minorEastAsia" w:hAnsiTheme="minorHAnsi" w:cstheme="minorBidi"/>
          <w:sz w:val="22"/>
          <w:szCs w:val="22"/>
          <w:lang w:val="en-US" w:eastAsia="nl-NL"/>
        </w:rPr>
      </w:pPr>
      <w:r w:rsidRPr="003E2489">
        <w:rPr>
          <w:lang w:val="en-US"/>
        </w:rPr>
        <w:t>10.2.3</w:t>
      </w:r>
      <w:r w:rsidRPr="00D5583E">
        <w:rPr>
          <w:rFonts w:asciiTheme="minorHAnsi" w:eastAsiaTheme="minorEastAsia" w:hAnsiTheme="minorHAnsi" w:cstheme="minorBidi"/>
          <w:sz w:val="22"/>
          <w:szCs w:val="22"/>
          <w:lang w:val="en-US" w:eastAsia="nl-NL"/>
        </w:rPr>
        <w:tab/>
      </w:r>
      <w:r w:rsidRPr="003E2489">
        <w:rPr>
          <w:lang w:val="en-US"/>
        </w:rPr>
        <w:t>Operational sequence of indications and alarms</w:t>
      </w:r>
      <w:r>
        <w:tab/>
      </w:r>
      <w:r>
        <w:fldChar w:fldCharType="begin"/>
      </w:r>
      <w:r>
        <w:instrText xml:space="preserve"> PAGEREF _Toc365030392 \h </w:instrText>
      </w:r>
      <w:r>
        <w:fldChar w:fldCharType="separate"/>
      </w:r>
      <w:r w:rsidR="00107B78">
        <w:t>25</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rsidRPr="003E2489">
        <w:rPr>
          <w:lang w:val="en-US"/>
        </w:rPr>
        <w:t>10.2.3.1</w:t>
      </w:r>
      <w:r w:rsidRPr="00D5583E">
        <w:rPr>
          <w:rFonts w:asciiTheme="minorHAnsi" w:eastAsiaTheme="minorEastAsia" w:hAnsiTheme="minorHAnsi" w:cstheme="minorBidi"/>
          <w:sz w:val="22"/>
          <w:szCs w:val="22"/>
          <w:lang w:val="en-US" w:eastAsia="nl-NL"/>
        </w:rPr>
        <w:tab/>
      </w:r>
      <w:r w:rsidRPr="003E2489">
        <w:rPr>
          <w:lang w:val="en-US"/>
        </w:rPr>
        <w:t>Operational State</w:t>
      </w:r>
      <w:r>
        <w:tab/>
      </w:r>
      <w:r>
        <w:fldChar w:fldCharType="begin"/>
      </w:r>
      <w:r>
        <w:instrText xml:space="preserve"> PAGEREF _Toc365030393 \h </w:instrText>
      </w:r>
      <w:r>
        <w:fldChar w:fldCharType="separate"/>
      </w:r>
      <w:r w:rsidR="00107B78">
        <w:t>25</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rsidRPr="003E2489">
        <w:rPr>
          <w:lang w:val="en-US"/>
        </w:rPr>
        <w:t>10.2.3.2</w:t>
      </w:r>
      <w:r w:rsidRPr="00D5583E">
        <w:rPr>
          <w:rFonts w:asciiTheme="minorHAnsi" w:eastAsiaTheme="minorEastAsia" w:hAnsiTheme="minorHAnsi" w:cstheme="minorBidi"/>
          <w:sz w:val="22"/>
          <w:szCs w:val="22"/>
          <w:lang w:val="en-US" w:eastAsia="nl-NL"/>
        </w:rPr>
        <w:tab/>
      </w:r>
      <w:r w:rsidRPr="003E2489">
        <w:rPr>
          <w:lang w:val="en-US"/>
        </w:rPr>
        <w:t>Reset function</w:t>
      </w:r>
      <w:r>
        <w:tab/>
      </w:r>
      <w:r>
        <w:fldChar w:fldCharType="begin"/>
      </w:r>
      <w:r>
        <w:instrText xml:space="preserve"> PAGEREF _Toc365030394 \h </w:instrText>
      </w:r>
      <w:r>
        <w:fldChar w:fldCharType="separate"/>
      </w:r>
      <w:r w:rsidR="00107B78">
        <w:t>26</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rsidRPr="003E2489">
        <w:rPr>
          <w:lang w:val="en-US"/>
        </w:rPr>
        <w:t>10.2.3.3</w:t>
      </w:r>
      <w:r w:rsidRPr="00D5583E">
        <w:rPr>
          <w:rFonts w:asciiTheme="minorHAnsi" w:eastAsiaTheme="minorEastAsia" w:hAnsiTheme="minorHAnsi" w:cstheme="minorBidi"/>
          <w:sz w:val="22"/>
          <w:szCs w:val="22"/>
          <w:lang w:val="en-US" w:eastAsia="nl-NL"/>
        </w:rPr>
        <w:tab/>
      </w:r>
      <w:r w:rsidRPr="003E2489">
        <w:rPr>
          <w:lang w:val="en-US"/>
        </w:rPr>
        <w:t>Emergency call facility</w:t>
      </w:r>
      <w:r>
        <w:tab/>
      </w:r>
      <w:r>
        <w:fldChar w:fldCharType="begin"/>
      </w:r>
      <w:r>
        <w:instrText xml:space="preserve"> PAGEREF _Toc365030395 \h </w:instrText>
      </w:r>
      <w:r>
        <w:fldChar w:fldCharType="separate"/>
      </w:r>
      <w:r w:rsidR="00107B78">
        <w:t>26</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rsidRPr="003E2489">
        <w:rPr>
          <w:lang w:val="en-US"/>
        </w:rPr>
        <w:t>10.2.3.4</w:t>
      </w:r>
      <w:r w:rsidRPr="00D5583E">
        <w:rPr>
          <w:rFonts w:asciiTheme="minorHAnsi" w:eastAsiaTheme="minorEastAsia" w:hAnsiTheme="minorHAnsi" w:cstheme="minorBidi"/>
          <w:sz w:val="22"/>
          <w:szCs w:val="22"/>
          <w:lang w:val="en-US" w:eastAsia="nl-NL"/>
        </w:rPr>
        <w:tab/>
      </w:r>
      <w:r w:rsidRPr="003E2489">
        <w:rPr>
          <w:lang w:val="en-US"/>
        </w:rPr>
        <w:t>Security</w:t>
      </w:r>
      <w:r>
        <w:tab/>
      </w:r>
      <w:r>
        <w:fldChar w:fldCharType="begin"/>
      </w:r>
      <w:r>
        <w:instrText xml:space="preserve"> PAGEREF _Toc365030396 \h </w:instrText>
      </w:r>
      <w:r>
        <w:fldChar w:fldCharType="separate"/>
      </w:r>
      <w:r w:rsidR="00107B78">
        <w:t>26</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rsidRPr="003E2489">
        <w:rPr>
          <w:lang w:val="en-US"/>
        </w:rPr>
        <w:t>10.2.3.5</w:t>
      </w:r>
      <w:r w:rsidRPr="00D5583E">
        <w:rPr>
          <w:rFonts w:asciiTheme="minorHAnsi" w:eastAsiaTheme="minorEastAsia" w:hAnsiTheme="minorHAnsi" w:cstheme="minorBidi"/>
          <w:sz w:val="22"/>
          <w:szCs w:val="22"/>
          <w:lang w:val="en-US" w:eastAsia="nl-NL"/>
        </w:rPr>
        <w:tab/>
      </w:r>
      <w:r w:rsidRPr="003E2489">
        <w:rPr>
          <w:lang w:val="en-US"/>
        </w:rPr>
        <w:t>Malfunction</w:t>
      </w:r>
      <w:r>
        <w:tab/>
      </w:r>
      <w:r>
        <w:fldChar w:fldCharType="begin"/>
      </w:r>
      <w:r>
        <w:instrText xml:space="preserve"> PAGEREF _Toc365030397 \h </w:instrText>
      </w:r>
      <w:r>
        <w:fldChar w:fldCharType="separate"/>
      </w:r>
      <w:r w:rsidR="00107B78">
        <w:t>26</w:t>
      </w:r>
      <w:r>
        <w:fldChar w:fldCharType="end"/>
      </w:r>
    </w:p>
    <w:p w:rsidR="00D5583E" w:rsidRPr="00D5583E" w:rsidRDefault="00D5583E">
      <w:pPr>
        <w:pStyle w:val="Inhopg2"/>
        <w:tabs>
          <w:tab w:val="left" w:pos="1440"/>
        </w:tabs>
        <w:rPr>
          <w:rFonts w:asciiTheme="minorHAnsi" w:eastAsiaTheme="minorEastAsia" w:hAnsiTheme="minorHAnsi" w:cstheme="minorBidi"/>
          <w:sz w:val="22"/>
          <w:szCs w:val="22"/>
          <w:lang w:val="en-US" w:eastAsia="nl-NL"/>
        </w:rPr>
      </w:pPr>
      <w:r>
        <w:t>10.3</w:t>
      </w:r>
      <w:r w:rsidRPr="00D5583E">
        <w:rPr>
          <w:rFonts w:asciiTheme="minorHAnsi" w:eastAsiaTheme="minorEastAsia" w:hAnsiTheme="minorHAnsi" w:cstheme="minorBidi"/>
          <w:sz w:val="22"/>
          <w:szCs w:val="22"/>
          <w:lang w:val="en-US" w:eastAsia="nl-NL"/>
        </w:rPr>
        <w:tab/>
      </w:r>
      <w:r w:rsidRPr="003E2489">
        <w:rPr>
          <w:lang w:val="en-US"/>
        </w:rPr>
        <w:t>Engineer Deadman</w:t>
      </w:r>
      <w:r>
        <w:tab/>
      </w:r>
      <w:r>
        <w:fldChar w:fldCharType="begin"/>
      </w:r>
      <w:r>
        <w:instrText xml:space="preserve"> PAGEREF _Toc365030398 \h </w:instrText>
      </w:r>
      <w:r>
        <w:fldChar w:fldCharType="separate"/>
      </w:r>
      <w:r w:rsidR="00107B78">
        <w:t>26</w:t>
      </w:r>
      <w:r>
        <w:fldChar w:fldCharType="end"/>
      </w:r>
    </w:p>
    <w:p w:rsidR="00D5583E" w:rsidRPr="00D5583E" w:rsidRDefault="00D5583E">
      <w:pPr>
        <w:pStyle w:val="Inhopg3"/>
        <w:rPr>
          <w:rFonts w:asciiTheme="minorHAnsi" w:eastAsiaTheme="minorEastAsia" w:hAnsiTheme="minorHAnsi" w:cstheme="minorBidi"/>
          <w:sz w:val="22"/>
          <w:szCs w:val="22"/>
          <w:lang w:val="en-US" w:eastAsia="nl-NL"/>
        </w:rPr>
      </w:pPr>
      <w:r w:rsidRPr="003E2489">
        <w:rPr>
          <w:lang w:val="en-US"/>
        </w:rPr>
        <w:t>10.3.1</w:t>
      </w:r>
      <w:r w:rsidRPr="00D5583E">
        <w:rPr>
          <w:rFonts w:asciiTheme="minorHAnsi" w:eastAsiaTheme="minorEastAsia" w:hAnsiTheme="minorHAnsi" w:cstheme="minorBidi"/>
          <w:sz w:val="22"/>
          <w:szCs w:val="22"/>
          <w:lang w:val="en-US" w:eastAsia="nl-NL"/>
        </w:rPr>
        <w:tab/>
      </w:r>
      <w:r w:rsidRPr="003E2489">
        <w:rPr>
          <w:lang w:val="en-US"/>
        </w:rPr>
        <w:t>Scope</w:t>
      </w:r>
      <w:r>
        <w:tab/>
      </w:r>
      <w:r>
        <w:fldChar w:fldCharType="begin"/>
      </w:r>
      <w:r>
        <w:instrText xml:space="preserve"> PAGEREF _Toc365030399 \h </w:instrText>
      </w:r>
      <w:r>
        <w:fldChar w:fldCharType="separate"/>
      </w:r>
      <w:r w:rsidR="00107B78">
        <w:t>26</w:t>
      </w:r>
      <w:r>
        <w:fldChar w:fldCharType="end"/>
      </w:r>
    </w:p>
    <w:p w:rsidR="00D5583E" w:rsidRPr="00D5583E" w:rsidRDefault="00D5583E">
      <w:pPr>
        <w:pStyle w:val="Inhopg3"/>
        <w:rPr>
          <w:rFonts w:asciiTheme="minorHAnsi" w:eastAsiaTheme="minorEastAsia" w:hAnsiTheme="minorHAnsi" w:cstheme="minorBidi"/>
          <w:sz w:val="22"/>
          <w:szCs w:val="22"/>
          <w:lang w:val="en-US" w:eastAsia="nl-NL"/>
        </w:rPr>
      </w:pPr>
      <w:r w:rsidRPr="003E2489">
        <w:rPr>
          <w:lang w:val="en-US"/>
        </w:rPr>
        <w:t>10.3.2</w:t>
      </w:r>
      <w:r w:rsidRPr="00D5583E">
        <w:rPr>
          <w:rFonts w:asciiTheme="minorHAnsi" w:eastAsiaTheme="minorEastAsia" w:hAnsiTheme="minorHAnsi" w:cstheme="minorBidi"/>
          <w:sz w:val="22"/>
          <w:szCs w:val="22"/>
          <w:lang w:val="en-US" w:eastAsia="nl-NL"/>
        </w:rPr>
        <w:tab/>
      </w:r>
      <w:r w:rsidRPr="003E2489">
        <w:rPr>
          <w:lang w:val="en-US"/>
        </w:rPr>
        <w:t xml:space="preserve">The </w:t>
      </w:r>
      <w:r w:rsidRPr="003E2489">
        <w:rPr>
          <w:lang w:val="en-US" w:eastAsia="nl-NL"/>
        </w:rPr>
        <w:t xml:space="preserve">Engineer Deadman System </w:t>
      </w:r>
      <w:r w:rsidRPr="003E2489">
        <w:rPr>
          <w:lang w:val="en-US"/>
        </w:rPr>
        <w:t>should incorporate the following operational modes:</w:t>
      </w:r>
      <w:r>
        <w:tab/>
      </w:r>
      <w:r>
        <w:fldChar w:fldCharType="begin"/>
      </w:r>
      <w:r>
        <w:instrText xml:space="preserve"> PAGEREF _Toc365030400 \h </w:instrText>
      </w:r>
      <w:r>
        <w:fldChar w:fldCharType="separate"/>
      </w:r>
      <w:r w:rsidR="00107B78">
        <w:t>27</w:t>
      </w:r>
      <w:r>
        <w:fldChar w:fldCharType="end"/>
      </w:r>
    </w:p>
    <w:p w:rsidR="00D5583E" w:rsidRPr="00D5583E" w:rsidRDefault="00D5583E">
      <w:pPr>
        <w:pStyle w:val="Inhopg3"/>
        <w:rPr>
          <w:rFonts w:asciiTheme="minorHAnsi" w:eastAsiaTheme="minorEastAsia" w:hAnsiTheme="minorHAnsi" w:cstheme="minorBidi"/>
          <w:sz w:val="22"/>
          <w:szCs w:val="22"/>
          <w:lang w:val="en-US" w:eastAsia="nl-NL"/>
        </w:rPr>
      </w:pPr>
      <w:r w:rsidRPr="003E2489">
        <w:rPr>
          <w:lang w:val="en-US"/>
        </w:rPr>
        <w:lastRenderedPageBreak/>
        <w:t>10.3.3</w:t>
      </w:r>
      <w:r w:rsidRPr="00D5583E">
        <w:rPr>
          <w:rFonts w:asciiTheme="minorHAnsi" w:eastAsiaTheme="minorEastAsia" w:hAnsiTheme="minorHAnsi" w:cstheme="minorBidi"/>
          <w:sz w:val="22"/>
          <w:szCs w:val="22"/>
          <w:lang w:val="en-US" w:eastAsia="nl-NL"/>
        </w:rPr>
        <w:tab/>
      </w:r>
      <w:r w:rsidRPr="003E2489">
        <w:rPr>
          <w:lang w:val="en-US"/>
        </w:rPr>
        <w:t>Operational sequence of indications and alarms</w:t>
      </w:r>
      <w:r>
        <w:tab/>
      </w:r>
      <w:r>
        <w:fldChar w:fldCharType="begin"/>
      </w:r>
      <w:r>
        <w:instrText xml:space="preserve"> PAGEREF _Toc365030401 \h </w:instrText>
      </w:r>
      <w:r>
        <w:fldChar w:fldCharType="separate"/>
      </w:r>
      <w:r w:rsidR="00107B78">
        <w:t>27</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rsidRPr="003E2489">
        <w:rPr>
          <w:lang w:val="en-US"/>
        </w:rPr>
        <w:t>10.3.3.1</w:t>
      </w:r>
      <w:r w:rsidRPr="00D5583E">
        <w:rPr>
          <w:rFonts w:asciiTheme="minorHAnsi" w:eastAsiaTheme="minorEastAsia" w:hAnsiTheme="minorHAnsi" w:cstheme="minorBidi"/>
          <w:sz w:val="22"/>
          <w:szCs w:val="22"/>
          <w:lang w:val="en-US" w:eastAsia="nl-NL"/>
        </w:rPr>
        <w:tab/>
      </w:r>
      <w:r w:rsidRPr="003E2489">
        <w:rPr>
          <w:lang w:val="en-US"/>
        </w:rPr>
        <w:t>Operational State</w:t>
      </w:r>
      <w:r>
        <w:tab/>
      </w:r>
      <w:r>
        <w:fldChar w:fldCharType="begin"/>
      </w:r>
      <w:r>
        <w:instrText xml:space="preserve"> PAGEREF _Toc365030402 \h </w:instrText>
      </w:r>
      <w:r>
        <w:fldChar w:fldCharType="separate"/>
      </w:r>
      <w:r w:rsidR="00107B78">
        <w:t>27</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t>10.3.3.2</w:t>
      </w:r>
      <w:r w:rsidRPr="00D5583E">
        <w:rPr>
          <w:rFonts w:asciiTheme="minorHAnsi" w:eastAsiaTheme="minorEastAsia" w:hAnsiTheme="minorHAnsi" w:cstheme="minorBidi"/>
          <w:sz w:val="22"/>
          <w:szCs w:val="22"/>
          <w:lang w:val="en-US" w:eastAsia="nl-NL"/>
        </w:rPr>
        <w:tab/>
      </w:r>
      <w:r>
        <w:t>Reset function</w:t>
      </w:r>
      <w:r>
        <w:tab/>
      </w:r>
      <w:r>
        <w:fldChar w:fldCharType="begin"/>
      </w:r>
      <w:r>
        <w:instrText xml:space="preserve"> PAGEREF _Toc365030403 \h </w:instrText>
      </w:r>
      <w:r>
        <w:fldChar w:fldCharType="separate"/>
      </w:r>
      <w:r w:rsidR="00107B78">
        <w:t>27</w:t>
      </w:r>
      <w:r>
        <w:fldChar w:fldCharType="end"/>
      </w:r>
    </w:p>
    <w:p w:rsidR="00D5583E" w:rsidRPr="00D5583E" w:rsidRDefault="00D5583E">
      <w:pPr>
        <w:pStyle w:val="Inhopg4"/>
        <w:tabs>
          <w:tab w:val="left" w:pos="2268"/>
        </w:tabs>
        <w:rPr>
          <w:rFonts w:asciiTheme="minorHAnsi" w:eastAsiaTheme="minorEastAsia" w:hAnsiTheme="minorHAnsi" w:cstheme="minorBidi"/>
          <w:sz w:val="22"/>
          <w:szCs w:val="22"/>
          <w:lang w:val="en-US" w:eastAsia="nl-NL"/>
        </w:rPr>
      </w:pPr>
      <w:r w:rsidRPr="003E2489">
        <w:rPr>
          <w:lang w:val="en-US"/>
        </w:rPr>
        <w:t>10.3.3.3</w:t>
      </w:r>
      <w:r w:rsidRPr="00D5583E">
        <w:rPr>
          <w:rFonts w:asciiTheme="minorHAnsi" w:eastAsiaTheme="minorEastAsia" w:hAnsiTheme="minorHAnsi" w:cstheme="minorBidi"/>
          <w:sz w:val="22"/>
          <w:szCs w:val="22"/>
          <w:lang w:val="en-US" w:eastAsia="nl-NL"/>
        </w:rPr>
        <w:tab/>
      </w:r>
      <w:r w:rsidRPr="003E2489">
        <w:rPr>
          <w:lang w:val="en-US"/>
        </w:rPr>
        <w:t>Emergency call facility</w:t>
      </w:r>
      <w:r>
        <w:tab/>
      </w:r>
      <w:r>
        <w:fldChar w:fldCharType="begin"/>
      </w:r>
      <w:r>
        <w:instrText xml:space="preserve"> PAGEREF _Toc365030404 \h </w:instrText>
      </w:r>
      <w:r>
        <w:fldChar w:fldCharType="separate"/>
      </w:r>
      <w:r w:rsidR="00107B78">
        <w:t>27</w:t>
      </w:r>
      <w:r>
        <w:fldChar w:fldCharType="end"/>
      </w:r>
    </w:p>
    <w:p w:rsidR="00D5583E" w:rsidRDefault="00D5583E">
      <w:pPr>
        <w:pStyle w:val="Inhopg4"/>
        <w:tabs>
          <w:tab w:val="left" w:pos="2268"/>
        </w:tabs>
        <w:rPr>
          <w:rFonts w:asciiTheme="minorHAnsi" w:eastAsiaTheme="minorEastAsia" w:hAnsiTheme="minorHAnsi" w:cstheme="minorBidi"/>
          <w:sz w:val="22"/>
          <w:szCs w:val="22"/>
          <w:lang w:val="nl-NL" w:eastAsia="nl-NL"/>
        </w:rPr>
      </w:pPr>
      <w:r w:rsidRPr="003E2489">
        <w:rPr>
          <w:lang w:val="en-US"/>
        </w:rPr>
        <w:t>10.3.3.4</w:t>
      </w:r>
      <w:r>
        <w:rPr>
          <w:rFonts w:asciiTheme="minorHAnsi" w:eastAsiaTheme="minorEastAsia" w:hAnsiTheme="minorHAnsi" w:cstheme="minorBidi"/>
          <w:sz w:val="22"/>
          <w:szCs w:val="22"/>
          <w:lang w:val="nl-NL" w:eastAsia="nl-NL"/>
        </w:rPr>
        <w:tab/>
      </w:r>
      <w:r w:rsidRPr="003E2489">
        <w:rPr>
          <w:lang w:val="en-US"/>
        </w:rPr>
        <w:t>Security</w:t>
      </w:r>
      <w:r>
        <w:tab/>
      </w:r>
      <w:r>
        <w:fldChar w:fldCharType="begin"/>
      </w:r>
      <w:r>
        <w:instrText xml:space="preserve"> PAGEREF _Toc365030405 \h </w:instrText>
      </w:r>
      <w:r>
        <w:fldChar w:fldCharType="separate"/>
      </w:r>
      <w:r w:rsidR="00107B78">
        <w:t>27</w:t>
      </w:r>
      <w:r>
        <w:fldChar w:fldCharType="end"/>
      </w:r>
    </w:p>
    <w:p w:rsidR="00D5583E" w:rsidRDefault="00D5583E">
      <w:pPr>
        <w:pStyle w:val="Inhopg4"/>
        <w:tabs>
          <w:tab w:val="left" w:pos="2268"/>
        </w:tabs>
        <w:rPr>
          <w:rFonts w:asciiTheme="minorHAnsi" w:eastAsiaTheme="minorEastAsia" w:hAnsiTheme="minorHAnsi" w:cstheme="minorBidi"/>
          <w:sz w:val="22"/>
          <w:szCs w:val="22"/>
          <w:lang w:val="nl-NL" w:eastAsia="nl-NL"/>
        </w:rPr>
      </w:pPr>
      <w:r w:rsidRPr="003E2489">
        <w:rPr>
          <w:lang w:val="en-US"/>
        </w:rPr>
        <w:t>10.3.3.5</w:t>
      </w:r>
      <w:r>
        <w:rPr>
          <w:rFonts w:asciiTheme="minorHAnsi" w:eastAsiaTheme="minorEastAsia" w:hAnsiTheme="minorHAnsi" w:cstheme="minorBidi"/>
          <w:sz w:val="22"/>
          <w:szCs w:val="22"/>
          <w:lang w:val="nl-NL" w:eastAsia="nl-NL"/>
        </w:rPr>
        <w:tab/>
      </w:r>
      <w:r w:rsidRPr="003E2489">
        <w:rPr>
          <w:lang w:val="en-US"/>
        </w:rPr>
        <w:t>Malfunction</w:t>
      </w:r>
      <w:r>
        <w:tab/>
      </w:r>
      <w:r>
        <w:fldChar w:fldCharType="begin"/>
      </w:r>
      <w:r>
        <w:instrText xml:space="preserve"> PAGEREF _Toc365030406 \h </w:instrText>
      </w:r>
      <w:r>
        <w:fldChar w:fldCharType="separate"/>
      </w:r>
      <w:r w:rsidR="00107B78">
        <w:t>28</w:t>
      </w:r>
      <w:r>
        <w:fldChar w:fldCharType="end"/>
      </w:r>
    </w:p>
    <w:p w:rsidR="00DA5601" w:rsidRDefault="00DA5601" w:rsidP="000F200F">
      <w:pPr>
        <w:pStyle w:val="Inhopg1"/>
      </w:pPr>
      <w:r>
        <w:fldChar w:fldCharType="end"/>
      </w:r>
    </w:p>
    <w:p w:rsidR="00DA5601" w:rsidRDefault="00DA5601" w:rsidP="000F200F">
      <w:pPr>
        <w:pStyle w:val="Inhopg1"/>
      </w:pPr>
    </w:p>
    <w:p w:rsidR="00DA5601" w:rsidRDefault="00DA5601" w:rsidP="000F200F">
      <w:pPr>
        <w:pStyle w:val="Inhopg1"/>
      </w:pPr>
    </w:p>
    <w:p w:rsidR="00DA5601" w:rsidRDefault="00DA5601" w:rsidP="000F200F">
      <w:pPr>
        <w:pStyle w:val="Heading1noNr"/>
        <w:ind w:left="851" w:hanging="851"/>
      </w:pPr>
      <w:bookmarkStart w:id="1" w:name="_Toc285555366"/>
      <w:bookmarkStart w:id="2" w:name="_Toc365030359"/>
      <w:r>
        <w:t>Figures</w:t>
      </w:r>
      <w:bookmarkEnd w:id="1"/>
      <w:bookmarkEnd w:id="2"/>
    </w:p>
    <w:p w:rsidR="00D5583E" w:rsidRDefault="00DA5601">
      <w:pPr>
        <w:pStyle w:val="Lijstmetafbeeldingen"/>
        <w:rPr>
          <w:rFonts w:asciiTheme="minorHAnsi" w:eastAsiaTheme="minorEastAsia" w:hAnsiTheme="minorHAnsi" w:cstheme="minorBidi"/>
          <w:szCs w:val="22"/>
          <w:lang w:val="nl-NL" w:eastAsia="nl-NL"/>
        </w:rPr>
      </w:pPr>
      <w:r>
        <w:rPr>
          <w:b/>
        </w:rPr>
        <w:fldChar w:fldCharType="begin"/>
      </w:r>
      <w:r w:rsidRPr="00484CBC">
        <w:rPr>
          <w:lang w:val="nl-NL"/>
        </w:rPr>
        <w:instrText xml:space="preserve"> TOC \c "Figure" </w:instrText>
      </w:r>
      <w:r>
        <w:rPr>
          <w:b/>
        </w:rPr>
        <w:fldChar w:fldCharType="separate"/>
      </w:r>
      <w:r w:rsidR="00D5583E">
        <w:t>Figure 8</w:t>
      </w:r>
      <w:r w:rsidR="00D5583E">
        <w:noBreakHyphen/>
        <w:t>1: Alarm screen Workstation</w:t>
      </w:r>
      <w:r w:rsidR="00D5583E">
        <w:tab/>
      </w:r>
      <w:r w:rsidR="00D5583E">
        <w:fldChar w:fldCharType="begin"/>
      </w:r>
      <w:r w:rsidR="00D5583E">
        <w:instrText xml:space="preserve"> PAGEREF _Toc365030407 \h </w:instrText>
      </w:r>
      <w:r w:rsidR="00D5583E">
        <w:fldChar w:fldCharType="separate"/>
      </w:r>
      <w:r w:rsidR="00107B78">
        <w:t>10</w:t>
      </w:r>
      <w:r w:rsidR="00D5583E">
        <w:fldChar w:fldCharType="end"/>
      </w:r>
    </w:p>
    <w:p w:rsidR="00D5583E" w:rsidRDefault="00D5583E">
      <w:pPr>
        <w:pStyle w:val="Lijstmetafbeeldingen"/>
        <w:rPr>
          <w:rFonts w:asciiTheme="minorHAnsi" w:eastAsiaTheme="minorEastAsia" w:hAnsiTheme="minorHAnsi" w:cstheme="minorBidi"/>
          <w:szCs w:val="22"/>
          <w:lang w:val="nl-NL" w:eastAsia="nl-NL"/>
        </w:rPr>
      </w:pPr>
      <w:r>
        <w:t>Figure 8</w:t>
      </w:r>
      <w:r>
        <w:noBreakHyphen/>
        <w:t>2: Duty Alarm Panel</w:t>
      </w:r>
      <w:r>
        <w:tab/>
      </w:r>
      <w:r>
        <w:fldChar w:fldCharType="begin"/>
      </w:r>
      <w:r>
        <w:instrText xml:space="preserve"> PAGEREF _Toc365030408 \h </w:instrText>
      </w:r>
      <w:r>
        <w:fldChar w:fldCharType="separate"/>
      </w:r>
      <w:r w:rsidR="00107B78">
        <w:t>11</w:t>
      </w:r>
      <w:r>
        <w:fldChar w:fldCharType="end"/>
      </w:r>
    </w:p>
    <w:p w:rsidR="00D5583E" w:rsidRDefault="00D5583E">
      <w:pPr>
        <w:pStyle w:val="Lijstmetafbeeldingen"/>
        <w:rPr>
          <w:rFonts w:asciiTheme="minorHAnsi" w:eastAsiaTheme="minorEastAsia" w:hAnsiTheme="minorHAnsi" w:cstheme="minorBidi"/>
          <w:szCs w:val="22"/>
          <w:lang w:val="nl-NL" w:eastAsia="nl-NL"/>
        </w:rPr>
      </w:pPr>
      <w:r>
        <w:t>Figure 8</w:t>
      </w:r>
      <w:r>
        <w:noBreakHyphen/>
        <w:t>3: Alarm Panel (Typical)</w:t>
      </w:r>
      <w:r>
        <w:tab/>
      </w:r>
      <w:r>
        <w:fldChar w:fldCharType="begin"/>
      </w:r>
      <w:r>
        <w:instrText xml:space="preserve"> PAGEREF _Toc365030409 \h </w:instrText>
      </w:r>
      <w:r>
        <w:fldChar w:fldCharType="separate"/>
      </w:r>
      <w:r w:rsidR="00107B78">
        <w:t>11</w:t>
      </w:r>
      <w:r>
        <w:fldChar w:fldCharType="end"/>
      </w:r>
    </w:p>
    <w:p w:rsidR="00D5583E" w:rsidRDefault="00D5583E">
      <w:pPr>
        <w:pStyle w:val="Lijstmetafbeeldingen"/>
        <w:rPr>
          <w:rFonts w:asciiTheme="minorHAnsi" w:eastAsiaTheme="minorEastAsia" w:hAnsiTheme="minorHAnsi" w:cstheme="minorBidi"/>
          <w:szCs w:val="22"/>
          <w:lang w:val="nl-NL" w:eastAsia="nl-NL"/>
        </w:rPr>
      </w:pPr>
      <w:r>
        <w:t>Figure 8</w:t>
      </w:r>
      <w:r>
        <w:noBreakHyphen/>
        <w:t>4: Station Setting</w:t>
      </w:r>
      <w:r>
        <w:tab/>
      </w:r>
      <w:r>
        <w:fldChar w:fldCharType="begin"/>
      </w:r>
      <w:r>
        <w:instrText xml:space="preserve"> PAGEREF _Toc365030410 \h </w:instrText>
      </w:r>
      <w:r>
        <w:fldChar w:fldCharType="separate"/>
      </w:r>
      <w:r w:rsidR="00107B78">
        <w:t>12</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8</w:t>
      </w:r>
      <w:r>
        <w:noBreakHyphen/>
        <w:t>5: Engine room duty button</w:t>
      </w:r>
      <w:r>
        <w:tab/>
      </w:r>
      <w:r>
        <w:fldChar w:fldCharType="begin"/>
      </w:r>
      <w:r>
        <w:instrText xml:space="preserve"> PAGEREF _Toc365030411 \h </w:instrText>
      </w:r>
      <w:r>
        <w:fldChar w:fldCharType="separate"/>
      </w:r>
      <w:r w:rsidR="00107B78">
        <w:t>12</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8</w:t>
      </w:r>
      <w:r>
        <w:noBreakHyphen/>
        <w:t>6: Bridge (backup) duty button</w:t>
      </w:r>
      <w:r>
        <w:tab/>
      </w:r>
      <w:r>
        <w:fldChar w:fldCharType="begin"/>
      </w:r>
      <w:r>
        <w:instrText xml:space="preserve"> PAGEREF _Toc365030412 \h </w:instrText>
      </w:r>
      <w:r>
        <w:fldChar w:fldCharType="separate"/>
      </w:r>
      <w:r w:rsidR="00107B78">
        <w:t>12</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8</w:t>
      </w:r>
      <w:r>
        <w:noBreakHyphen/>
        <w:t>7: DAP screen</w:t>
      </w:r>
      <w:r>
        <w:tab/>
      </w:r>
      <w:r>
        <w:fldChar w:fldCharType="begin"/>
      </w:r>
      <w:r>
        <w:instrText xml:space="preserve"> PAGEREF _Toc365030413 \h </w:instrText>
      </w:r>
      <w:r>
        <w:fldChar w:fldCharType="separate"/>
      </w:r>
      <w:r w:rsidR="00107B78">
        <w:t>13</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8</w:t>
      </w:r>
      <w:r>
        <w:noBreakHyphen/>
        <w:t>8: DAP configuration</w:t>
      </w:r>
      <w:r>
        <w:tab/>
      </w:r>
      <w:r>
        <w:fldChar w:fldCharType="begin"/>
      </w:r>
      <w:r>
        <w:instrText xml:space="preserve"> PAGEREF _Toc365030414 \h </w:instrText>
      </w:r>
      <w:r>
        <w:fldChar w:fldCharType="separate"/>
      </w:r>
      <w:r w:rsidR="00107B78">
        <w:t>13</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9</w:t>
      </w:r>
      <w:r>
        <w:noBreakHyphen/>
        <w:t>1: Station Matrix</w:t>
      </w:r>
      <w:r>
        <w:tab/>
      </w:r>
      <w:r>
        <w:fldChar w:fldCharType="begin"/>
      </w:r>
      <w:r>
        <w:instrText xml:space="preserve"> PAGEREF _Toc365030415 \h </w:instrText>
      </w:r>
      <w:r>
        <w:fldChar w:fldCharType="separate"/>
      </w:r>
      <w:r w:rsidR="00107B78">
        <w:t>20</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9</w:t>
      </w:r>
      <w:r>
        <w:noBreakHyphen/>
        <w:t>2: Alarm station settings</w:t>
      </w:r>
      <w:r>
        <w:tab/>
      </w:r>
      <w:r>
        <w:fldChar w:fldCharType="begin"/>
      </w:r>
      <w:r>
        <w:instrText xml:space="preserve"> PAGEREF _Toc365030416 \h </w:instrText>
      </w:r>
      <w:r>
        <w:fldChar w:fldCharType="separate"/>
      </w:r>
      <w:r w:rsidR="00107B78">
        <w:t>22</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9</w:t>
      </w:r>
      <w:r>
        <w:noBreakHyphen/>
        <w:t>3: Select by dragging</w:t>
      </w:r>
      <w:r>
        <w:tab/>
      </w:r>
      <w:r>
        <w:fldChar w:fldCharType="begin"/>
      </w:r>
      <w:r>
        <w:instrText xml:space="preserve"> PAGEREF _Toc365030417 \h </w:instrText>
      </w:r>
      <w:r>
        <w:fldChar w:fldCharType="separate"/>
      </w:r>
      <w:r w:rsidR="00107B78">
        <w:t>22</w:t>
      </w:r>
      <w:r>
        <w:fldChar w:fldCharType="end"/>
      </w:r>
    </w:p>
    <w:p w:rsidR="00D5583E" w:rsidRPr="00D5583E" w:rsidRDefault="00D5583E">
      <w:pPr>
        <w:pStyle w:val="Lijstmetafbeeldingen"/>
        <w:rPr>
          <w:rFonts w:asciiTheme="minorHAnsi" w:eastAsiaTheme="minorEastAsia" w:hAnsiTheme="minorHAnsi" w:cstheme="minorBidi"/>
          <w:szCs w:val="22"/>
          <w:lang w:val="en-US" w:eastAsia="nl-NL"/>
        </w:rPr>
      </w:pPr>
      <w:r>
        <w:t>Figure 9</w:t>
      </w:r>
      <w:r>
        <w:noBreakHyphen/>
        <w:t>4: Duty Select function</w:t>
      </w:r>
      <w:r>
        <w:tab/>
      </w:r>
      <w:r>
        <w:fldChar w:fldCharType="begin"/>
      </w:r>
      <w:r>
        <w:instrText xml:space="preserve"> PAGEREF _Toc365030418 \h </w:instrText>
      </w:r>
      <w:r>
        <w:fldChar w:fldCharType="separate"/>
      </w:r>
      <w:r w:rsidR="00107B78">
        <w:t>23</w:t>
      </w:r>
      <w:r>
        <w:fldChar w:fldCharType="end"/>
      </w:r>
    </w:p>
    <w:p w:rsidR="00D5583E" w:rsidRDefault="00D5583E">
      <w:pPr>
        <w:pStyle w:val="Lijstmetafbeeldingen"/>
        <w:rPr>
          <w:rFonts w:asciiTheme="minorHAnsi" w:eastAsiaTheme="minorEastAsia" w:hAnsiTheme="minorHAnsi" w:cstheme="minorBidi"/>
          <w:szCs w:val="22"/>
          <w:lang w:val="nl-NL" w:eastAsia="nl-NL"/>
        </w:rPr>
      </w:pPr>
      <w:r>
        <w:t>Figure 9</w:t>
      </w:r>
      <w:r>
        <w:noBreakHyphen/>
        <w:t>5: Call Select function</w:t>
      </w:r>
      <w:r>
        <w:tab/>
      </w:r>
      <w:r>
        <w:fldChar w:fldCharType="begin"/>
      </w:r>
      <w:r>
        <w:instrText xml:space="preserve"> PAGEREF _Toc365030419 \h </w:instrText>
      </w:r>
      <w:r>
        <w:fldChar w:fldCharType="separate"/>
      </w:r>
      <w:r w:rsidR="00107B78">
        <w:t>24</w:t>
      </w:r>
      <w:r>
        <w:fldChar w:fldCharType="end"/>
      </w:r>
    </w:p>
    <w:p w:rsidR="001E3145" w:rsidRPr="006F22CC" w:rsidRDefault="00DA5601" w:rsidP="001E3145">
      <w:pPr>
        <w:pStyle w:val="Heading1noNr"/>
        <w:numPr>
          <w:ilvl w:val="0"/>
          <w:numId w:val="0"/>
        </w:numPr>
        <w:ind w:left="851"/>
        <w:rPr>
          <w:lang w:val="en-US"/>
        </w:rPr>
      </w:pPr>
      <w:r>
        <w:fldChar w:fldCharType="end"/>
      </w:r>
      <w:bookmarkStart w:id="3" w:name="z_MarkPosition"/>
      <w:bookmarkEnd w:id="3"/>
    </w:p>
    <w:p w:rsidR="001E3145" w:rsidRPr="006F22CC" w:rsidRDefault="001E3145" w:rsidP="001E3145">
      <w:pPr>
        <w:pStyle w:val="Heading1noNr"/>
        <w:numPr>
          <w:ilvl w:val="0"/>
          <w:numId w:val="0"/>
        </w:numPr>
        <w:ind w:left="851"/>
        <w:rPr>
          <w:lang w:val="en-US"/>
        </w:rPr>
      </w:pPr>
    </w:p>
    <w:p w:rsidR="001E3145" w:rsidRPr="006F22CC" w:rsidRDefault="001E3145" w:rsidP="001E3145">
      <w:pPr>
        <w:pStyle w:val="Heading1noNr"/>
        <w:numPr>
          <w:ilvl w:val="0"/>
          <w:numId w:val="0"/>
        </w:numPr>
        <w:rPr>
          <w:lang w:val="en-US"/>
        </w:rPr>
      </w:pPr>
    </w:p>
    <w:p w:rsidR="000D6E8B" w:rsidRDefault="000D6E8B" w:rsidP="000D6E8B">
      <w:pPr>
        <w:pStyle w:val="Heading1noNr"/>
        <w:ind w:left="851" w:hanging="851"/>
      </w:pPr>
      <w:r w:rsidRPr="006F22CC">
        <w:rPr>
          <w:lang w:val="en-US"/>
        </w:rPr>
        <w:t xml:space="preserve"> </w:t>
      </w:r>
      <w:bookmarkStart w:id="4" w:name="_Toc365030360"/>
      <w:r>
        <w:t>Tables</w:t>
      </w:r>
      <w:bookmarkEnd w:id="4"/>
    </w:p>
    <w:p w:rsidR="00D5583E" w:rsidRDefault="000D6E8B">
      <w:pPr>
        <w:pStyle w:val="Lijstmetafbeeldingen"/>
        <w:rPr>
          <w:rFonts w:asciiTheme="minorHAnsi" w:eastAsiaTheme="minorEastAsia" w:hAnsiTheme="minorHAnsi" w:cstheme="minorBidi"/>
          <w:szCs w:val="22"/>
          <w:lang w:val="nl-NL" w:eastAsia="nl-NL"/>
        </w:rPr>
      </w:pPr>
      <w:r>
        <w:fldChar w:fldCharType="begin"/>
      </w:r>
      <w:r w:rsidRPr="001E3145">
        <w:rPr>
          <w:lang w:val="nl-NL"/>
        </w:rPr>
        <w:instrText xml:space="preserve"> TOC \c "Table" </w:instrText>
      </w:r>
      <w:r>
        <w:fldChar w:fldCharType="separate"/>
      </w:r>
      <w:r w:rsidR="00D5583E">
        <w:t>Table 9</w:t>
      </w:r>
      <w:r w:rsidR="00D5583E">
        <w:noBreakHyphen/>
        <w:t>1: Alarm Group Rights</w:t>
      </w:r>
      <w:r w:rsidR="00D5583E">
        <w:tab/>
      </w:r>
      <w:r w:rsidR="00D5583E">
        <w:fldChar w:fldCharType="begin"/>
      </w:r>
      <w:r w:rsidR="00D5583E">
        <w:instrText xml:space="preserve"> PAGEREF _Toc365030420 \h </w:instrText>
      </w:r>
      <w:r w:rsidR="00D5583E">
        <w:fldChar w:fldCharType="separate"/>
      </w:r>
      <w:r w:rsidR="00107B78">
        <w:t>21</w:t>
      </w:r>
      <w:r w:rsidR="00D5583E">
        <w:fldChar w:fldCharType="end"/>
      </w:r>
    </w:p>
    <w:p w:rsidR="00D5583E" w:rsidRDefault="00D5583E">
      <w:pPr>
        <w:pStyle w:val="Lijstmetafbeeldingen"/>
        <w:rPr>
          <w:rFonts w:asciiTheme="minorHAnsi" w:eastAsiaTheme="minorEastAsia" w:hAnsiTheme="minorHAnsi" w:cstheme="minorBidi"/>
          <w:szCs w:val="22"/>
          <w:lang w:val="nl-NL" w:eastAsia="nl-NL"/>
        </w:rPr>
      </w:pPr>
      <w:r>
        <w:t>Table 9</w:t>
      </w:r>
      <w:r>
        <w:noBreakHyphen/>
        <w:t>2: Duty Alarm Rights</w:t>
      </w:r>
      <w:r>
        <w:tab/>
      </w:r>
      <w:r>
        <w:fldChar w:fldCharType="begin"/>
      </w:r>
      <w:r>
        <w:instrText xml:space="preserve"> PAGEREF _Toc365030421 \h </w:instrText>
      </w:r>
      <w:r>
        <w:fldChar w:fldCharType="separate"/>
      </w:r>
      <w:r w:rsidR="00107B78">
        <w:t>23</w:t>
      </w:r>
      <w:r>
        <w:fldChar w:fldCharType="end"/>
      </w:r>
    </w:p>
    <w:p w:rsidR="00DA5601" w:rsidRPr="001E3145" w:rsidRDefault="000D6E8B" w:rsidP="000D6E8B">
      <w:pPr>
        <w:pStyle w:val="Inhopg1"/>
        <w:rPr>
          <w:lang w:val="nl-NL"/>
        </w:rPr>
      </w:pPr>
      <w:r>
        <w:fldChar w:fldCharType="end"/>
      </w:r>
      <w:r w:rsidR="00DA5601" w:rsidRPr="001E3145">
        <w:rPr>
          <w:lang w:val="nl-NL"/>
        </w:rPr>
        <w:br w:type="page"/>
      </w:r>
    </w:p>
    <w:p w:rsidR="00DA5601" w:rsidRPr="001E3145" w:rsidRDefault="00DA5601" w:rsidP="000F200F">
      <w:pPr>
        <w:pStyle w:val="Text"/>
        <w:rPr>
          <w:lang w:val="nl-NL"/>
        </w:rPr>
      </w:pPr>
    </w:p>
    <w:p w:rsidR="00DA5601" w:rsidRPr="001E3145" w:rsidRDefault="00DA5601" w:rsidP="000F200F">
      <w:pPr>
        <w:pStyle w:val="Text"/>
        <w:rPr>
          <w:lang w:val="nl-NL"/>
        </w:rPr>
      </w:pPr>
    </w:p>
    <w:p w:rsidR="00DA5601" w:rsidRPr="001E3145" w:rsidRDefault="00DA5601" w:rsidP="000F200F">
      <w:pPr>
        <w:pStyle w:val="Text"/>
        <w:jc w:val="both"/>
        <w:rPr>
          <w:color w:val="000000"/>
          <w:lang w:val="nl-NL"/>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NOTICE</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color w:val="000000"/>
          <w:sz w:val="24"/>
          <w:lang w:val="en-US"/>
        </w:rPr>
      </w:pPr>
      <w:r w:rsidRPr="00CA0364">
        <w:rPr>
          <w:rFonts w:cs="Arial"/>
          <w:b/>
          <w:color w:val="000000"/>
          <w:sz w:val="24"/>
          <w:lang w:val="en-US"/>
        </w:rPr>
        <w:t xml:space="preserve">This document contains proprietary information. </w:t>
      </w:r>
    </w:p>
    <w:p w:rsidR="00DA5601" w:rsidRPr="00CA0364" w:rsidRDefault="00DA5601" w:rsidP="000F200F">
      <w:pPr>
        <w:pBdr>
          <w:top w:val="single" w:sz="6" w:space="1" w:color="auto"/>
          <w:left w:val="single" w:sz="6" w:space="1" w:color="auto"/>
          <w:bottom w:val="single" w:sz="6" w:space="1" w:color="auto"/>
          <w:right w:val="single" w:sz="6" w:space="1" w:color="auto"/>
        </w:pBdr>
        <w:ind w:left="567" w:right="708"/>
        <w:jc w:val="center"/>
        <w:rPr>
          <w:rFonts w:cs="Arial"/>
          <w:b/>
          <w:bCs/>
          <w:color w:val="000000"/>
          <w:sz w:val="24"/>
          <w:lang w:val="en-US"/>
        </w:rPr>
      </w:pPr>
      <w:r w:rsidRPr="00CA0364">
        <w:rPr>
          <w:rFonts w:cs="Arial"/>
          <w:b/>
          <w:bCs/>
          <w:color w:val="000000"/>
          <w:sz w:val="24"/>
          <w:lang w:val="en-US"/>
        </w:rPr>
        <w:t xml:space="preserve">No part of this document may be photocopied, reproduced or translated into another language without the prior written consent of </w:t>
      </w:r>
      <w:r w:rsidRPr="00CA0364">
        <w:rPr>
          <w:rFonts w:cs="Arial"/>
          <w:b/>
          <w:bCs/>
          <w:color w:val="000000"/>
          <w:sz w:val="24"/>
          <w:lang w:val="en-US"/>
        </w:rPr>
        <w:br/>
        <w:t>Free Technics B.V.</w:t>
      </w:r>
    </w:p>
    <w:p w:rsidR="00DA5601" w:rsidRDefault="00DA5601" w:rsidP="000F200F">
      <w:pPr>
        <w:pStyle w:val="Bloktekst"/>
        <w:rPr>
          <w:rFonts w:cs="Arial"/>
          <w:color w:val="000000"/>
        </w:rPr>
      </w:pPr>
    </w:p>
    <w:p w:rsidR="00DA5601" w:rsidRDefault="00DA5601" w:rsidP="000F200F">
      <w:pPr>
        <w:pStyle w:val="Text"/>
        <w:jc w:val="both"/>
        <w:rPr>
          <w:color w:val="000000"/>
        </w:rPr>
      </w:pPr>
    </w:p>
    <w:p w:rsidR="00DA5601" w:rsidRDefault="00DA5601" w:rsidP="000F200F">
      <w:pPr>
        <w:pStyle w:val="Text"/>
      </w:pPr>
    </w:p>
    <w:p w:rsidR="00DA5601" w:rsidRDefault="00DA5601" w:rsidP="000F200F">
      <w:pPr>
        <w:pStyle w:val="Text"/>
      </w:pPr>
    </w:p>
    <w:p w:rsidR="00DA5601" w:rsidRDefault="00DA5601" w:rsidP="000F200F">
      <w:pPr>
        <w:pStyle w:val="Heading1noNr"/>
        <w:ind w:left="851" w:hanging="851"/>
        <w:rPr>
          <w:lang w:val="en-US"/>
        </w:rPr>
      </w:pPr>
      <w:r>
        <w:br w:type="page"/>
      </w:r>
      <w:bookmarkStart w:id="5" w:name="_Toc285555368"/>
      <w:bookmarkStart w:id="6" w:name="_Toc365030361"/>
      <w:r>
        <w:lastRenderedPageBreak/>
        <w:t>References</w:t>
      </w:r>
      <w:bookmarkStart w:id="7" w:name="_Toc15373462"/>
      <w:bookmarkStart w:id="8" w:name="_Toc71091586"/>
      <w:bookmarkStart w:id="9" w:name="_Toc88449302"/>
      <w:bookmarkStart w:id="10" w:name="_Toc88449863"/>
      <w:bookmarkEnd w:id="5"/>
      <w:bookmarkEnd w:id="6"/>
    </w:p>
    <w:p w:rsidR="00DA5601" w:rsidRDefault="00771F3B" w:rsidP="000F200F">
      <w:pPr>
        <w:pStyle w:val="References"/>
        <w:numPr>
          <w:ilvl w:val="0"/>
          <w:numId w:val="0"/>
        </w:numPr>
        <w:ind w:left="360" w:hanging="360"/>
      </w:pPr>
      <w:r>
        <w:t xml:space="preserve">[A] </w:t>
      </w:r>
      <w:r>
        <w:tab/>
      </w:r>
      <w:r>
        <w:tab/>
      </w:r>
      <w:r w:rsidRPr="00771F3B">
        <w:t>NavVision-Operator-Manual-v1.3</w:t>
      </w:r>
    </w:p>
    <w:p w:rsidR="00771F3B" w:rsidRDefault="00771F3B" w:rsidP="000F200F">
      <w:pPr>
        <w:pStyle w:val="References"/>
        <w:numPr>
          <w:ilvl w:val="0"/>
          <w:numId w:val="0"/>
        </w:numPr>
        <w:ind w:left="360" w:hanging="360"/>
      </w:pPr>
    </w:p>
    <w:p w:rsidR="00771F3B" w:rsidRDefault="00771F3B" w:rsidP="000F200F">
      <w:pPr>
        <w:pStyle w:val="References"/>
        <w:numPr>
          <w:ilvl w:val="0"/>
          <w:numId w:val="0"/>
        </w:numPr>
        <w:ind w:left="360" w:hanging="360"/>
      </w:pPr>
      <w:r>
        <w:t>[B]</w:t>
      </w:r>
      <w:r>
        <w:tab/>
      </w:r>
      <w:r>
        <w:tab/>
      </w:r>
      <w:r w:rsidRPr="00771F3B">
        <w:t>NavVision Software installation and  commissioning manual v1.9</w:t>
      </w:r>
    </w:p>
    <w:p w:rsidR="008F313E" w:rsidRDefault="008F313E" w:rsidP="000F200F">
      <w:pPr>
        <w:pStyle w:val="References"/>
        <w:numPr>
          <w:ilvl w:val="0"/>
          <w:numId w:val="0"/>
        </w:numPr>
        <w:ind w:left="360" w:hanging="360"/>
      </w:pPr>
    </w:p>
    <w:p w:rsidR="008F313E" w:rsidRPr="00AC0DBB" w:rsidRDefault="008F313E" w:rsidP="000F200F">
      <w:pPr>
        <w:pStyle w:val="References"/>
        <w:numPr>
          <w:ilvl w:val="0"/>
          <w:numId w:val="0"/>
        </w:numPr>
        <w:ind w:left="360" w:hanging="360"/>
      </w:pPr>
    </w:p>
    <w:p w:rsidR="00DA5601" w:rsidRDefault="00DA5601" w:rsidP="000F200F">
      <w:pPr>
        <w:pStyle w:val="Heading1noNr"/>
        <w:ind w:left="850" w:hanging="850"/>
      </w:pPr>
      <w:r w:rsidRPr="001A7C15">
        <w:rPr>
          <w:lang w:val="en-US"/>
        </w:rPr>
        <w:br w:type="page"/>
      </w:r>
      <w:bookmarkStart w:id="11" w:name="_Ref210437134"/>
      <w:bookmarkStart w:id="12" w:name="_Toc210614733"/>
      <w:bookmarkStart w:id="13" w:name="_Toc365030362"/>
      <w:r>
        <w:lastRenderedPageBreak/>
        <w:t>Introduction</w:t>
      </w:r>
      <w:bookmarkEnd w:id="11"/>
      <w:bookmarkEnd w:id="12"/>
      <w:bookmarkEnd w:id="13"/>
    </w:p>
    <w:p w:rsidR="00DA5601" w:rsidRPr="00CA0364" w:rsidRDefault="00DA5601" w:rsidP="000F200F">
      <w:pPr>
        <w:rPr>
          <w:lang w:val="en-US"/>
        </w:rPr>
      </w:pPr>
    </w:p>
    <w:p w:rsidR="00E05E07" w:rsidRDefault="007407A7" w:rsidP="000F200F">
      <w:pPr>
        <w:pStyle w:val="Plattetekst"/>
      </w:pPr>
      <w:r>
        <w:t xml:space="preserve">The duty selection and the alarm configuration is a basic part of FT NavVision®. It is of such importance that this manual </w:t>
      </w:r>
      <w:r w:rsidR="00541DFA">
        <w:t xml:space="preserve">is dedicated </w:t>
      </w:r>
      <w:r>
        <w:t>to this specific item. It will also be covered in the “Operator manual” and the “Software installation and commissioning manual”.</w:t>
      </w:r>
      <w:r w:rsidR="00E34611">
        <w:t xml:space="preserve"> </w:t>
      </w:r>
    </w:p>
    <w:p w:rsidR="00E615AB" w:rsidRDefault="00E615AB" w:rsidP="000F200F">
      <w:pPr>
        <w:rPr>
          <w:lang w:val="en-US"/>
        </w:rPr>
      </w:pPr>
      <w:r>
        <w:rPr>
          <w:lang w:val="en-US"/>
        </w:rPr>
        <w:t>The basics of the FT NavVision© duty and alarm system are the workstations, the alarm-panels and the alarm matrix. The first two are the physical stations that are placed along the ship in the specific spaces. The last one is the matrix under settings where you define where alarms will show, who is on duty (as well for the ER a</w:t>
      </w:r>
      <w:r w:rsidR="008F313E">
        <w:rPr>
          <w:lang w:val="en-US"/>
        </w:rPr>
        <w:t>n</w:t>
      </w:r>
      <w:r>
        <w:rPr>
          <w:lang w:val="en-US"/>
        </w:rPr>
        <w:t>d the Bridge), who can do what with the alarms etc.</w:t>
      </w:r>
    </w:p>
    <w:p w:rsidR="00E615AB" w:rsidRDefault="00E615AB" w:rsidP="000F200F">
      <w:pPr>
        <w:rPr>
          <w:lang w:val="en-US"/>
        </w:rPr>
      </w:pPr>
    </w:p>
    <w:p w:rsidR="00E615AB" w:rsidRDefault="00541DFA" w:rsidP="000F200F">
      <w:pPr>
        <w:rPr>
          <w:lang w:val="en-US"/>
        </w:rPr>
      </w:pPr>
      <w:r>
        <w:rPr>
          <w:lang w:val="en-US"/>
        </w:rPr>
        <w:t>Chapter 8</w:t>
      </w:r>
      <w:r w:rsidR="00E615AB">
        <w:rPr>
          <w:lang w:val="en-US"/>
        </w:rPr>
        <w:t xml:space="preserve"> will first discuss the different kind of panels </w:t>
      </w:r>
      <w:r>
        <w:rPr>
          <w:lang w:val="en-US"/>
        </w:rPr>
        <w:t>there are</w:t>
      </w:r>
      <w:r w:rsidR="00E615AB">
        <w:rPr>
          <w:lang w:val="en-US"/>
        </w:rPr>
        <w:t xml:space="preserve">, so you know where to place which panel. After that </w:t>
      </w:r>
      <w:r>
        <w:rPr>
          <w:lang w:val="en-US"/>
        </w:rPr>
        <w:t>chapter 9</w:t>
      </w:r>
      <w:r w:rsidR="00E615AB">
        <w:rPr>
          <w:lang w:val="en-US"/>
        </w:rPr>
        <w:t xml:space="preserve"> will show you how to configure the matrix for different circumstances.</w:t>
      </w:r>
    </w:p>
    <w:p w:rsidR="00DA5601" w:rsidRPr="00CA0364" w:rsidRDefault="00DA5601" w:rsidP="000F200F">
      <w:pPr>
        <w:rPr>
          <w:lang w:val="en-US"/>
        </w:rPr>
      </w:pPr>
      <w:r w:rsidRPr="00CA0364">
        <w:rPr>
          <w:lang w:val="en-US"/>
        </w:rPr>
        <w:br w:type="page"/>
      </w:r>
      <w:r w:rsidRPr="00CA0364">
        <w:rPr>
          <w:lang w:val="en-US"/>
        </w:rPr>
        <w:lastRenderedPageBreak/>
        <w:t>Abbreviations list</w:t>
      </w:r>
    </w:p>
    <w:p w:rsidR="00DA5601" w:rsidRPr="00CA0364" w:rsidRDefault="00DA5601" w:rsidP="000F200F">
      <w:pPr>
        <w:rPr>
          <w:lang w:val="en-US"/>
        </w:rPr>
      </w:pPr>
      <w:bookmarkStart w:id="14" w:name="_Ref211390692"/>
    </w:p>
    <w:p w:rsidR="00DA5601" w:rsidRPr="00CA0364" w:rsidRDefault="00DA5601" w:rsidP="000F200F">
      <w:pPr>
        <w:rPr>
          <w:lang w:val="en-US"/>
        </w:rPr>
      </w:pPr>
    </w:p>
    <w:p w:rsidR="00D5583E" w:rsidRDefault="00D5583E" w:rsidP="000F200F">
      <w:pPr>
        <w:rPr>
          <w:lang w:val="en-US"/>
        </w:rPr>
      </w:pPr>
      <w:r>
        <w:rPr>
          <w:lang w:val="en-US"/>
        </w:rPr>
        <w:t>BNWAS</w:t>
      </w:r>
      <w:r>
        <w:rPr>
          <w:lang w:val="en-US"/>
        </w:rPr>
        <w:tab/>
        <w:t>Bridge Navigational Watch Alarm System</w:t>
      </w:r>
    </w:p>
    <w:p w:rsidR="00DA5601" w:rsidRDefault="008F313E" w:rsidP="000F200F">
      <w:pPr>
        <w:rPr>
          <w:lang w:val="en-US"/>
        </w:rPr>
      </w:pPr>
      <w:r>
        <w:rPr>
          <w:lang w:val="en-US"/>
        </w:rPr>
        <w:t>ER</w:t>
      </w:r>
      <w:r>
        <w:rPr>
          <w:lang w:val="en-US"/>
        </w:rPr>
        <w:tab/>
      </w:r>
      <w:r>
        <w:rPr>
          <w:lang w:val="en-US"/>
        </w:rPr>
        <w:tab/>
        <w:t>Engine Room</w:t>
      </w:r>
    </w:p>
    <w:p w:rsidR="00D5583E" w:rsidRPr="00CA0364" w:rsidRDefault="00D5583E" w:rsidP="000F200F">
      <w:pPr>
        <w:rPr>
          <w:lang w:val="en-US"/>
        </w:rPr>
      </w:pPr>
      <w:r>
        <w:rPr>
          <w:lang w:val="en-US"/>
        </w:rPr>
        <w:t>OOW</w:t>
      </w:r>
      <w:r>
        <w:rPr>
          <w:lang w:val="en-US"/>
        </w:rPr>
        <w:tab/>
      </w:r>
      <w:r>
        <w:rPr>
          <w:lang w:val="en-US"/>
        </w:rPr>
        <w:tab/>
        <w:t>Officer On Watch</w:t>
      </w:r>
    </w:p>
    <w:p w:rsidR="00DA5601" w:rsidRDefault="00DA5601" w:rsidP="000F200F">
      <w:pPr>
        <w:pStyle w:val="Heading1noNr"/>
        <w:ind w:left="357" w:hanging="357"/>
      </w:pPr>
      <w:r>
        <w:br w:type="page"/>
      </w:r>
      <w:bookmarkStart w:id="15" w:name="_Toc365030363"/>
      <w:r>
        <w:lastRenderedPageBreak/>
        <w:t>Safety instructions</w:t>
      </w:r>
      <w:bookmarkEnd w:id="14"/>
      <w:bookmarkEnd w:id="15"/>
    </w:p>
    <w:p w:rsidR="00DA5601" w:rsidRPr="00CA0364" w:rsidRDefault="00DA5601" w:rsidP="000F200F">
      <w:pPr>
        <w:rPr>
          <w:lang w:val="en-US"/>
        </w:rPr>
      </w:pPr>
    </w:p>
    <w:p w:rsidR="00DA5601" w:rsidRPr="00134B6A" w:rsidRDefault="0024426C" w:rsidP="000F200F">
      <w:pPr>
        <w:pStyle w:val="Plattetekst"/>
        <w:rPr>
          <w:i/>
        </w:rPr>
      </w:pPr>
      <w:r>
        <w:rPr>
          <w:noProof/>
          <w:lang w:val="nl-NL" w:eastAsia="nl-NL"/>
        </w:rPr>
        <w:drawing>
          <wp:inline distT="0" distB="0" distL="0" distR="0" wp14:anchorId="6BBB8A92" wp14:editId="14BFF96E">
            <wp:extent cx="416379" cy="342900"/>
            <wp:effectExtent l="0" t="0" r="317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379" cy="342900"/>
                    </a:xfrm>
                    <a:prstGeom prst="rect">
                      <a:avLst/>
                    </a:prstGeom>
                  </pic:spPr>
                </pic:pic>
              </a:graphicData>
            </a:graphic>
          </wp:inline>
        </w:drawing>
      </w:r>
      <w:r w:rsidR="00DA5601" w:rsidRPr="00134B6A">
        <w:rPr>
          <w:i/>
        </w:rPr>
        <w:t>:</w:t>
      </w:r>
      <w:r w:rsidR="00DA5601" w:rsidRPr="00134B6A">
        <w:rPr>
          <w:i/>
        </w:rPr>
        <w:br/>
      </w:r>
      <w:r w:rsidR="00DA5601" w:rsidRPr="00134B6A">
        <w:rPr>
          <w:i/>
          <w:lang w:val="en-US"/>
        </w:rPr>
        <w:t>This section provides only a summary of the most important safety requirements and notes, which will be mentioned in the individual sections. To protect your health and prevent damage to the devices, it is essential to read and carefully follow the safety instructions.</w:t>
      </w:r>
    </w:p>
    <w:p w:rsidR="00DA5601" w:rsidRPr="00CA0364" w:rsidRDefault="00DA5601" w:rsidP="000F200F">
      <w:pPr>
        <w:rPr>
          <w:lang w:val="en-US"/>
        </w:rPr>
      </w:pPr>
    </w:p>
    <w:p w:rsidR="00DA5601" w:rsidRDefault="00DA5601" w:rsidP="000F200F">
      <w:pPr>
        <w:pStyle w:val="Plattetekst"/>
      </w:pPr>
      <w:r>
        <w:t>The indications NOTE, CAUTION and WARNING have the following significance:</w:t>
      </w:r>
    </w:p>
    <w:p w:rsidR="00DA5601" w:rsidRDefault="00DA5601" w:rsidP="000F200F">
      <w:pPr>
        <w:pStyle w:val="Plattetekst"/>
      </w:pPr>
    </w:p>
    <w:p w:rsidR="00DA5601" w:rsidRPr="001C6023" w:rsidRDefault="00C51C10" w:rsidP="000F200F">
      <w:pPr>
        <w:pStyle w:val="Plattetekst"/>
        <w:rPr>
          <w:i/>
        </w:rPr>
      </w:pPr>
      <w:r>
        <w:rPr>
          <w:noProof/>
          <w:lang w:val="nl-NL" w:eastAsia="nl-NL"/>
        </w:rPr>
        <w:drawing>
          <wp:inline distT="0" distB="0" distL="0" distR="0" wp14:anchorId="23D0A424" wp14:editId="1635AEE1">
            <wp:extent cx="416379" cy="342900"/>
            <wp:effectExtent l="0" t="0" r="3175" b="0"/>
            <wp:docPr id="70" name="Afbeelding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379" cy="342900"/>
                    </a:xfrm>
                    <a:prstGeom prst="rect">
                      <a:avLst/>
                    </a:prstGeom>
                  </pic:spPr>
                </pic:pic>
              </a:graphicData>
            </a:graphic>
          </wp:inline>
        </w:drawing>
      </w:r>
      <w:r w:rsidR="00DA5601" w:rsidRPr="001C6023">
        <w:rPr>
          <w:i/>
        </w:rPr>
        <w:t>NOTE</w:t>
      </w:r>
      <w:r w:rsidR="00DA5601">
        <w:rPr>
          <w:i/>
        </w:rPr>
        <w:t>:</w:t>
      </w:r>
      <w:r w:rsidR="00DA5601">
        <w:rPr>
          <w:i/>
        </w:rPr>
        <w:br/>
      </w:r>
      <w:r w:rsidR="00DA5601" w:rsidRPr="001C6023">
        <w:rPr>
          <w:i/>
        </w:rPr>
        <w:t>An operating procedure, practice or condition etc., which it is essential to emphasize.</w:t>
      </w:r>
    </w:p>
    <w:p w:rsidR="00DA5601" w:rsidRDefault="00DA5601" w:rsidP="000F200F">
      <w:pPr>
        <w:pStyle w:val="Plattetekst"/>
      </w:pPr>
    </w:p>
    <w:p w:rsidR="00DA5601" w:rsidRDefault="00DA5601" w:rsidP="000F200F">
      <w:pPr>
        <w:pStyle w:val="Plattetekst"/>
        <w:jc w:val="center"/>
      </w:pPr>
      <w:r>
        <w:rPr>
          <w:b/>
          <w:bCs/>
        </w:rPr>
        <w:t>CAUTION</w:t>
      </w:r>
    </w:p>
    <w:p w:rsidR="00DA5601" w:rsidRPr="00E137FC" w:rsidRDefault="00DA5601" w:rsidP="000F200F">
      <w:pPr>
        <w:pStyle w:val="Plattetekst"/>
        <w:rPr>
          <w:b/>
        </w:rPr>
      </w:pPr>
      <w:r w:rsidRPr="00E137FC">
        <w:rPr>
          <w:b/>
        </w:rPr>
        <w:t>An operating procedure, practise or condition etc., which, if not strictly observed, may damage or destroy equipment.</w:t>
      </w:r>
    </w:p>
    <w:p w:rsidR="00DA5601" w:rsidRDefault="00DA5601" w:rsidP="000F200F">
      <w:pPr>
        <w:pStyle w:val="Plattetekst"/>
      </w:pPr>
    </w:p>
    <w:p w:rsidR="00DA5601" w:rsidRDefault="00DA5601" w:rsidP="000F200F">
      <w:pPr>
        <w:pStyle w:val="Plattetekst"/>
        <w:jc w:val="center"/>
      </w:pPr>
      <w:r>
        <w:rPr>
          <w:b/>
          <w:bCs/>
        </w:rPr>
        <w:t>WARNING</w:t>
      </w:r>
    </w:p>
    <w:p w:rsidR="00DA5601" w:rsidRPr="00E137FC" w:rsidRDefault="00DA5601" w:rsidP="000F200F">
      <w:pPr>
        <w:pStyle w:val="Plattetekst"/>
        <w:rPr>
          <w:b/>
        </w:rPr>
      </w:pPr>
      <w:r w:rsidRPr="00E137FC">
        <w:rPr>
          <w:b/>
        </w:rPr>
        <w:t>An operating procedure, practise or condition etc., which, if not carefully observed may result in personal injury or loss of life.</w:t>
      </w:r>
    </w:p>
    <w:p w:rsidR="00DA5601" w:rsidRDefault="00DA5601" w:rsidP="000F200F">
      <w:pPr>
        <w:pStyle w:val="Text"/>
      </w:pPr>
    </w:p>
    <w:p w:rsidR="00DA5601" w:rsidRDefault="00DA5601" w:rsidP="000F200F">
      <w:pPr>
        <w:pStyle w:val="Text"/>
      </w:pPr>
    </w:p>
    <w:p w:rsidR="00DA5601" w:rsidRPr="00DD62DB" w:rsidRDefault="00DA5601" w:rsidP="000F200F">
      <w:pPr>
        <w:pStyle w:val="Heading1noNr"/>
      </w:pPr>
      <w:bookmarkStart w:id="16" w:name="_Toc259108766"/>
      <w:bookmarkStart w:id="17" w:name="_Toc260044235"/>
      <w:bookmarkStart w:id="18" w:name="_Toc270422019"/>
      <w:bookmarkStart w:id="19" w:name="_Toc365030364"/>
      <w:bookmarkEnd w:id="7"/>
      <w:bookmarkEnd w:id="8"/>
      <w:bookmarkEnd w:id="9"/>
      <w:bookmarkEnd w:id="10"/>
      <w:r w:rsidRPr="00E77B8E">
        <w:t>Revision</w:t>
      </w:r>
      <w:r>
        <w:t xml:space="preserve"> history</w:t>
      </w:r>
      <w:bookmarkEnd w:id="16"/>
      <w:bookmarkEnd w:id="17"/>
      <w:bookmarkEnd w:id="18"/>
      <w:bookmarkEnd w:id="19"/>
    </w:p>
    <w:p w:rsidR="00DA5601" w:rsidRDefault="00DA5601" w:rsidP="000F200F">
      <w:pPr>
        <w:pStyle w:val="Text"/>
      </w:pPr>
      <w:r>
        <w:t>Revisions issued since publication.</w:t>
      </w:r>
    </w:p>
    <w:p w:rsidR="00DA5601" w:rsidRDefault="00DA5601" w:rsidP="000F200F">
      <w:pPr>
        <w:pStyle w:val="Text"/>
      </w:pPr>
    </w:p>
    <w:tbl>
      <w:tblPr>
        <w:tblW w:w="9272" w:type="dxa"/>
        <w:tblInd w:w="85"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ayout w:type="fixed"/>
        <w:tblCellMar>
          <w:left w:w="85" w:type="dxa"/>
          <w:right w:w="85" w:type="dxa"/>
        </w:tblCellMar>
        <w:tblLook w:val="0000" w:firstRow="0" w:lastRow="0" w:firstColumn="0" w:lastColumn="0" w:noHBand="0" w:noVBand="0"/>
      </w:tblPr>
      <w:tblGrid>
        <w:gridCol w:w="852"/>
        <w:gridCol w:w="2550"/>
        <w:gridCol w:w="3858"/>
        <w:gridCol w:w="2012"/>
      </w:tblGrid>
      <w:tr w:rsidR="00DA5601" w:rsidTr="00C51C10">
        <w:tc>
          <w:tcPr>
            <w:tcW w:w="852" w:type="dxa"/>
            <w:shd w:val="clear" w:color="auto" w:fill="333333"/>
          </w:tcPr>
          <w:p w:rsidR="00DA5601" w:rsidRDefault="00DA5601" w:rsidP="000F200F">
            <w:pPr>
              <w:pStyle w:val="Text"/>
              <w:rPr>
                <w:b/>
              </w:rPr>
            </w:pPr>
            <w:r>
              <w:rPr>
                <w:b/>
              </w:rPr>
              <w:t>Issue</w:t>
            </w:r>
          </w:p>
        </w:tc>
        <w:tc>
          <w:tcPr>
            <w:tcW w:w="2550" w:type="dxa"/>
            <w:shd w:val="clear" w:color="auto" w:fill="333333"/>
          </w:tcPr>
          <w:p w:rsidR="00DA5601" w:rsidRDefault="00DA5601" w:rsidP="000F200F">
            <w:pPr>
              <w:pStyle w:val="Text"/>
              <w:rPr>
                <w:b/>
              </w:rPr>
            </w:pPr>
            <w:r>
              <w:rPr>
                <w:b/>
              </w:rPr>
              <w:t>Date</w:t>
            </w:r>
          </w:p>
        </w:tc>
        <w:tc>
          <w:tcPr>
            <w:tcW w:w="3858" w:type="dxa"/>
            <w:shd w:val="clear" w:color="auto" w:fill="333333"/>
          </w:tcPr>
          <w:p w:rsidR="00DA5601" w:rsidRDefault="00DA5601" w:rsidP="000F200F">
            <w:pPr>
              <w:pStyle w:val="Text"/>
              <w:rPr>
                <w:b/>
              </w:rPr>
            </w:pPr>
            <w:r>
              <w:rPr>
                <w:b/>
              </w:rPr>
              <w:t>Revision</w:t>
            </w:r>
          </w:p>
        </w:tc>
        <w:tc>
          <w:tcPr>
            <w:tcW w:w="2012" w:type="dxa"/>
            <w:shd w:val="clear" w:color="auto" w:fill="333333"/>
          </w:tcPr>
          <w:p w:rsidR="00DA5601" w:rsidRDefault="00DA5601" w:rsidP="000F200F">
            <w:pPr>
              <w:pStyle w:val="Text"/>
              <w:rPr>
                <w:b/>
              </w:rPr>
            </w:pPr>
            <w:r>
              <w:rPr>
                <w:b/>
              </w:rPr>
              <w:t>Reason</w:t>
            </w:r>
          </w:p>
        </w:tc>
      </w:tr>
      <w:tr w:rsidR="00DA5601" w:rsidTr="00C51C10">
        <w:tc>
          <w:tcPr>
            <w:tcW w:w="852" w:type="dxa"/>
          </w:tcPr>
          <w:p w:rsidR="00DA5601" w:rsidRDefault="00DA5601" w:rsidP="000F200F">
            <w:pPr>
              <w:pStyle w:val="Text"/>
            </w:pPr>
            <w:r>
              <w:t>1.0</w:t>
            </w:r>
          </w:p>
        </w:tc>
        <w:tc>
          <w:tcPr>
            <w:tcW w:w="2550" w:type="dxa"/>
          </w:tcPr>
          <w:p w:rsidR="00DA5601" w:rsidRDefault="00E615AB" w:rsidP="00B055BC">
            <w:pPr>
              <w:pStyle w:val="Text"/>
            </w:pPr>
            <w:r>
              <w:t>March 11</w:t>
            </w:r>
            <w:r w:rsidR="00C51C10">
              <w:t>, 201</w:t>
            </w:r>
            <w:r w:rsidR="00B055BC">
              <w:t>3</w:t>
            </w:r>
          </w:p>
        </w:tc>
        <w:tc>
          <w:tcPr>
            <w:tcW w:w="3858" w:type="dxa"/>
          </w:tcPr>
          <w:p w:rsidR="00DA5601" w:rsidRDefault="00DA5601" w:rsidP="000F200F">
            <w:pPr>
              <w:pStyle w:val="Text"/>
            </w:pPr>
          </w:p>
        </w:tc>
        <w:tc>
          <w:tcPr>
            <w:tcW w:w="2012" w:type="dxa"/>
          </w:tcPr>
          <w:p w:rsidR="00DA5601" w:rsidRDefault="00DA5601" w:rsidP="000F200F">
            <w:pPr>
              <w:pStyle w:val="Text"/>
            </w:pPr>
            <w:r>
              <w:t>initial release</w:t>
            </w:r>
          </w:p>
        </w:tc>
      </w:tr>
      <w:tr w:rsidR="004A3B17" w:rsidTr="00C51C10">
        <w:tc>
          <w:tcPr>
            <w:tcW w:w="852" w:type="dxa"/>
          </w:tcPr>
          <w:p w:rsidR="004A3B17" w:rsidRDefault="004A3B17" w:rsidP="000F200F">
            <w:pPr>
              <w:pStyle w:val="Text"/>
            </w:pPr>
            <w:r>
              <w:t>1.1</w:t>
            </w:r>
          </w:p>
        </w:tc>
        <w:tc>
          <w:tcPr>
            <w:tcW w:w="2550" w:type="dxa"/>
          </w:tcPr>
          <w:p w:rsidR="004A3B17" w:rsidRDefault="004A3B17" w:rsidP="00B055BC">
            <w:pPr>
              <w:pStyle w:val="Text"/>
            </w:pPr>
            <w:r>
              <w:t>March 13, 2013</w:t>
            </w:r>
          </w:p>
        </w:tc>
        <w:tc>
          <w:tcPr>
            <w:tcW w:w="3858" w:type="dxa"/>
          </w:tcPr>
          <w:p w:rsidR="004A3B17" w:rsidRDefault="004A3B17" w:rsidP="000F200F">
            <w:pPr>
              <w:pStyle w:val="Text"/>
            </w:pPr>
            <w:r>
              <w:t>Extension</w:t>
            </w:r>
          </w:p>
        </w:tc>
        <w:tc>
          <w:tcPr>
            <w:tcW w:w="2012" w:type="dxa"/>
          </w:tcPr>
          <w:p w:rsidR="008F313E" w:rsidRDefault="004A3B17" w:rsidP="000F200F">
            <w:pPr>
              <w:pStyle w:val="Text"/>
            </w:pPr>
            <w:r>
              <w:t>New issues</w:t>
            </w:r>
          </w:p>
        </w:tc>
      </w:tr>
      <w:tr w:rsidR="008F313E" w:rsidTr="00C51C10">
        <w:tc>
          <w:tcPr>
            <w:tcW w:w="852" w:type="dxa"/>
          </w:tcPr>
          <w:p w:rsidR="008F313E" w:rsidRDefault="008F313E" w:rsidP="000F200F">
            <w:pPr>
              <w:pStyle w:val="Text"/>
            </w:pPr>
            <w:r>
              <w:t>1.2.10</w:t>
            </w:r>
          </w:p>
        </w:tc>
        <w:tc>
          <w:tcPr>
            <w:tcW w:w="2550" w:type="dxa"/>
          </w:tcPr>
          <w:p w:rsidR="008F313E" w:rsidRDefault="008F313E" w:rsidP="00B055BC">
            <w:pPr>
              <w:pStyle w:val="Text"/>
            </w:pPr>
            <w:r>
              <w:t>August 23, 2013</w:t>
            </w:r>
          </w:p>
        </w:tc>
        <w:tc>
          <w:tcPr>
            <w:tcW w:w="3858" w:type="dxa"/>
          </w:tcPr>
          <w:p w:rsidR="008F313E" w:rsidRDefault="008F313E" w:rsidP="000F200F">
            <w:pPr>
              <w:pStyle w:val="Text"/>
            </w:pPr>
            <w:r>
              <w:t>Fixes and overhaul</w:t>
            </w:r>
          </w:p>
        </w:tc>
        <w:tc>
          <w:tcPr>
            <w:tcW w:w="2012" w:type="dxa"/>
          </w:tcPr>
          <w:p w:rsidR="008F313E" w:rsidRDefault="008F313E" w:rsidP="000F200F">
            <w:pPr>
              <w:pStyle w:val="Text"/>
            </w:pPr>
            <w:r>
              <w:t>Imtech</w:t>
            </w:r>
          </w:p>
        </w:tc>
      </w:tr>
    </w:tbl>
    <w:p w:rsidR="00DA5601" w:rsidRDefault="00DA5601" w:rsidP="000F200F">
      <w:pPr>
        <w:pStyle w:val="Text"/>
        <w:rPr>
          <w:lang w:val="en-US"/>
        </w:rPr>
      </w:pPr>
    </w:p>
    <w:p w:rsidR="00DA5601" w:rsidRDefault="00DA5601" w:rsidP="000F200F">
      <w:pPr>
        <w:pStyle w:val="Text"/>
        <w:rPr>
          <w:lang w:val="en-US"/>
        </w:rPr>
      </w:pPr>
    </w:p>
    <w:p w:rsidR="00DA5601" w:rsidRDefault="00DA5601"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C51C10" w:rsidP="000F200F">
      <w:pPr>
        <w:pStyle w:val="Text"/>
        <w:rPr>
          <w:lang w:val="en-US"/>
        </w:rPr>
      </w:pPr>
    </w:p>
    <w:p w:rsidR="00C51C10" w:rsidRDefault="0000395B" w:rsidP="0000395B">
      <w:pPr>
        <w:pStyle w:val="Kop1"/>
        <w:rPr>
          <w:lang w:val="en-US"/>
        </w:rPr>
      </w:pPr>
      <w:bookmarkStart w:id="20" w:name="_Toc365030365"/>
      <w:r>
        <w:rPr>
          <w:lang w:val="en-US"/>
        </w:rPr>
        <w:t>Workstations and panels</w:t>
      </w:r>
      <w:bookmarkEnd w:id="20"/>
    </w:p>
    <w:p w:rsidR="0000395B" w:rsidRDefault="0000395B" w:rsidP="0000395B">
      <w:pPr>
        <w:pStyle w:val="Kop2"/>
        <w:rPr>
          <w:lang w:val="en-US"/>
        </w:rPr>
      </w:pPr>
      <w:bookmarkStart w:id="21" w:name="_Toc365030366"/>
      <w:r>
        <w:rPr>
          <w:lang w:val="en-US"/>
        </w:rPr>
        <w:t>Introduction</w:t>
      </w:r>
      <w:bookmarkEnd w:id="21"/>
    </w:p>
    <w:p w:rsidR="0000395B" w:rsidRDefault="0000395B" w:rsidP="0000395B">
      <w:pPr>
        <w:rPr>
          <w:lang w:val="en-US"/>
        </w:rPr>
      </w:pPr>
      <w:r>
        <w:rPr>
          <w:lang w:val="en-US"/>
        </w:rPr>
        <w:t>Each FT NavVision© system consists of at least two full workstations. Mostly they are situated in the Wheelhouse and in the Engine</w:t>
      </w:r>
      <w:r w:rsidR="002F3D2F">
        <w:rPr>
          <w:lang w:val="en-US"/>
        </w:rPr>
        <w:t xml:space="preserve"> </w:t>
      </w:r>
      <w:r>
        <w:rPr>
          <w:lang w:val="en-US"/>
        </w:rPr>
        <w:t>room. These workstations, also called servers, will have the alarm screen with duty selection. When you click on the alarm icon</w:t>
      </w:r>
      <w:r w:rsidR="002F3D2F">
        <w:rPr>
          <w:lang w:val="en-US"/>
        </w:rPr>
        <w:t xml:space="preserve"> in the taskbar</w:t>
      </w:r>
      <w:r>
        <w:rPr>
          <w:lang w:val="en-US"/>
        </w:rPr>
        <w:t xml:space="preserve"> it will show </w:t>
      </w:r>
      <w:r w:rsidR="002F3D2F">
        <w:rPr>
          <w:lang w:val="en-US"/>
        </w:rPr>
        <w:t xml:space="preserve">the “duty and Alarm mimic” </w:t>
      </w:r>
      <w:r>
        <w:rPr>
          <w:lang w:val="en-US"/>
        </w:rPr>
        <w:t xml:space="preserve">(see </w:t>
      </w:r>
      <w:r w:rsidR="00123E55">
        <w:rPr>
          <w:lang w:val="en-US"/>
        </w:rPr>
        <w:fldChar w:fldCharType="begin"/>
      </w:r>
      <w:r w:rsidR="00123E55">
        <w:rPr>
          <w:lang w:val="en-US"/>
        </w:rPr>
        <w:instrText xml:space="preserve"> REF _Ref350779430 \h </w:instrText>
      </w:r>
      <w:r w:rsidR="00123E55">
        <w:rPr>
          <w:lang w:val="en-US"/>
        </w:rPr>
      </w:r>
      <w:r w:rsidR="00123E55">
        <w:rPr>
          <w:lang w:val="en-US"/>
        </w:rPr>
        <w:fldChar w:fldCharType="separate"/>
      </w:r>
      <w:r w:rsidR="00107B78">
        <w:t xml:space="preserve">Figure </w:t>
      </w:r>
      <w:r w:rsidR="00107B78">
        <w:rPr>
          <w:noProof/>
        </w:rPr>
        <w:t>8</w:t>
      </w:r>
      <w:r w:rsidR="00107B78">
        <w:noBreakHyphen/>
      </w:r>
      <w:r w:rsidR="00107B78">
        <w:rPr>
          <w:noProof/>
        </w:rPr>
        <w:t>1</w:t>
      </w:r>
      <w:r w:rsidR="00123E55">
        <w:rPr>
          <w:lang w:val="en-US"/>
        </w:rPr>
        <w:fldChar w:fldCharType="end"/>
      </w:r>
      <w:r>
        <w:rPr>
          <w:lang w:val="en-US"/>
        </w:rPr>
        <w:t xml:space="preserve">). </w:t>
      </w:r>
    </w:p>
    <w:p w:rsidR="008C382A" w:rsidRDefault="008C382A" w:rsidP="0000395B">
      <w:pPr>
        <w:rPr>
          <w:lang w:val="en-US"/>
        </w:rPr>
      </w:pPr>
    </w:p>
    <w:p w:rsidR="008C382A" w:rsidRDefault="008C382A" w:rsidP="0000395B">
      <w:pPr>
        <w:rPr>
          <w:lang w:val="en-US"/>
        </w:rPr>
      </w:pPr>
      <w:r>
        <w:rPr>
          <w:noProof/>
          <w:lang w:val="nl-NL" w:eastAsia="nl-NL"/>
        </w:rPr>
        <w:drawing>
          <wp:inline distT="0" distB="0" distL="0" distR="0" wp14:anchorId="2482B140" wp14:editId="44D6B0FA">
            <wp:extent cx="5760720" cy="3317038"/>
            <wp:effectExtent l="0" t="0" r="0"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3317038"/>
                    </a:xfrm>
                    <a:prstGeom prst="rect">
                      <a:avLst/>
                    </a:prstGeom>
                  </pic:spPr>
                </pic:pic>
              </a:graphicData>
            </a:graphic>
          </wp:inline>
        </w:drawing>
      </w:r>
    </w:p>
    <w:p w:rsidR="00D243AE" w:rsidRDefault="00D243AE" w:rsidP="00123E55">
      <w:pPr>
        <w:pStyle w:val="Onderschrift"/>
      </w:pPr>
      <w:bookmarkStart w:id="22" w:name="_Ref350779430"/>
      <w:bookmarkStart w:id="23" w:name="_Toc365030407"/>
      <w:r>
        <w:t xml:space="preserve">Figure </w:t>
      </w:r>
      <w:r w:rsidR="00F46449">
        <w:fldChar w:fldCharType="begin"/>
      </w:r>
      <w:r w:rsidR="00F46449">
        <w:instrText xml:space="preserve"> STYLEREF 1 \s </w:instrText>
      </w:r>
      <w:r w:rsidR="00F46449">
        <w:fldChar w:fldCharType="separate"/>
      </w:r>
      <w:r w:rsidR="00107B78">
        <w:rPr>
          <w:noProof/>
        </w:rPr>
        <w:t>8</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1</w:t>
      </w:r>
      <w:r w:rsidR="00F46449">
        <w:fldChar w:fldCharType="end"/>
      </w:r>
      <w:bookmarkEnd w:id="22"/>
      <w:r>
        <w:t>: Alarm screen Workstation</w:t>
      </w:r>
      <w:bookmarkEnd w:id="23"/>
    </w:p>
    <w:p w:rsidR="00123E55" w:rsidRDefault="00123E55" w:rsidP="00123E55"/>
    <w:p w:rsidR="0000395B" w:rsidRDefault="0000395B" w:rsidP="0000395B">
      <w:pPr>
        <w:rPr>
          <w:lang w:val="en-US"/>
        </w:rPr>
      </w:pPr>
    </w:p>
    <w:p w:rsidR="00F46449" w:rsidRDefault="0000395B" w:rsidP="0000395B">
      <w:pPr>
        <w:rPr>
          <w:lang w:val="en-US"/>
        </w:rPr>
      </w:pPr>
      <w:r>
        <w:rPr>
          <w:lang w:val="en-US"/>
        </w:rPr>
        <w:t xml:space="preserve">In smaller spaces FT NavVision© often use DAP’s (Duty Alarm Panels) which can be used to see and act upon alarms (see </w:t>
      </w:r>
      <w:r w:rsidR="00F46449">
        <w:rPr>
          <w:lang w:val="en-US"/>
        </w:rPr>
        <w:fldChar w:fldCharType="begin"/>
      </w:r>
      <w:r w:rsidR="00F46449">
        <w:rPr>
          <w:lang w:val="en-US"/>
        </w:rPr>
        <w:instrText xml:space="preserve"> REF _Ref365028914 \h </w:instrText>
      </w:r>
      <w:r w:rsidR="00F46449">
        <w:rPr>
          <w:lang w:val="en-US"/>
        </w:rPr>
      </w:r>
      <w:r w:rsidR="00F46449">
        <w:rPr>
          <w:lang w:val="en-US"/>
        </w:rPr>
        <w:fldChar w:fldCharType="separate"/>
      </w:r>
      <w:r w:rsidR="00107B78">
        <w:t xml:space="preserve">Figure </w:t>
      </w:r>
      <w:r w:rsidR="00107B78">
        <w:rPr>
          <w:noProof/>
        </w:rPr>
        <w:t>8</w:t>
      </w:r>
      <w:r w:rsidR="00107B78">
        <w:noBreakHyphen/>
      </w:r>
      <w:r w:rsidR="00107B78">
        <w:rPr>
          <w:noProof/>
        </w:rPr>
        <w:t>2</w:t>
      </w:r>
      <w:r w:rsidR="00F46449">
        <w:rPr>
          <w:lang w:val="en-US"/>
        </w:rPr>
        <w:fldChar w:fldCharType="end"/>
      </w:r>
      <w:r>
        <w:rPr>
          <w:lang w:val="en-US"/>
        </w:rPr>
        <w:t xml:space="preserve">). These DAP’s have less functionality than a normal workstation. They are solely meant to show the alarms on an active panel. It is possible to determine which alarms will show here in the Alarm Matrix. </w:t>
      </w:r>
    </w:p>
    <w:p w:rsidR="00F46449" w:rsidRDefault="00F46449" w:rsidP="0000395B">
      <w:pPr>
        <w:rPr>
          <w:lang w:val="en-US"/>
        </w:rPr>
      </w:pPr>
    </w:p>
    <w:p w:rsidR="0000395B" w:rsidRDefault="00F46449" w:rsidP="0000395B">
      <w:pPr>
        <w:rPr>
          <w:lang w:val="en-US"/>
        </w:rPr>
      </w:pPr>
      <w:r>
        <w:rPr>
          <w:lang w:val="en-US"/>
        </w:rPr>
        <w:t>I</w:t>
      </w:r>
      <w:r w:rsidR="0000395B">
        <w:rPr>
          <w:lang w:val="en-US"/>
        </w:rPr>
        <w:t xml:space="preserve">n a </w:t>
      </w:r>
      <w:r w:rsidR="00D243AE">
        <w:rPr>
          <w:lang w:val="en-US"/>
        </w:rPr>
        <w:t>mess room</w:t>
      </w:r>
      <w:r>
        <w:rPr>
          <w:lang w:val="en-US"/>
        </w:rPr>
        <w:t xml:space="preserve"> and other public spaces </w:t>
      </w:r>
      <w:r w:rsidR="0000395B">
        <w:rPr>
          <w:lang w:val="en-US"/>
        </w:rPr>
        <w:t xml:space="preserve"> workstations that are configured as client</w:t>
      </w:r>
      <w:r>
        <w:rPr>
          <w:lang w:val="en-US"/>
        </w:rPr>
        <w:t xml:space="preserve"> can be used</w:t>
      </w:r>
      <w:r w:rsidR="0000395B">
        <w:rPr>
          <w:lang w:val="en-US"/>
        </w:rPr>
        <w:t xml:space="preserve"> so you can also see mimics etc. (see </w:t>
      </w:r>
      <w:r w:rsidR="00123E55">
        <w:rPr>
          <w:lang w:val="en-US"/>
        </w:rPr>
        <w:fldChar w:fldCharType="begin"/>
      </w:r>
      <w:r w:rsidR="00123E55">
        <w:rPr>
          <w:lang w:val="en-US"/>
        </w:rPr>
        <w:instrText xml:space="preserve"> REF _Ref350779430 \h </w:instrText>
      </w:r>
      <w:r w:rsidR="00123E55">
        <w:rPr>
          <w:lang w:val="en-US"/>
        </w:rPr>
      </w:r>
      <w:r w:rsidR="00123E55">
        <w:rPr>
          <w:lang w:val="en-US"/>
        </w:rPr>
        <w:fldChar w:fldCharType="separate"/>
      </w:r>
      <w:r w:rsidR="00107B78">
        <w:t xml:space="preserve">Figure </w:t>
      </w:r>
      <w:r w:rsidR="00107B78">
        <w:rPr>
          <w:noProof/>
        </w:rPr>
        <w:t>8</w:t>
      </w:r>
      <w:r w:rsidR="00107B78">
        <w:noBreakHyphen/>
      </w:r>
      <w:r w:rsidR="00107B78">
        <w:rPr>
          <w:noProof/>
        </w:rPr>
        <w:t>1</w:t>
      </w:r>
      <w:r w:rsidR="00123E55">
        <w:rPr>
          <w:lang w:val="en-US"/>
        </w:rPr>
        <w:fldChar w:fldCharType="end"/>
      </w:r>
      <w:r w:rsidR="0000395B">
        <w:rPr>
          <w:lang w:val="en-US"/>
        </w:rPr>
        <w:t>).</w:t>
      </w:r>
    </w:p>
    <w:p w:rsidR="00D243AE" w:rsidRDefault="00D243AE" w:rsidP="0000395B">
      <w:pPr>
        <w:rPr>
          <w:lang w:val="en-US"/>
        </w:rPr>
      </w:pPr>
    </w:p>
    <w:p w:rsidR="00D243AE" w:rsidRDefault="00F46449" w:rsidP="0000395B">
      <w:pPr>
        <w:rPr>
          <w:lang w:val="en-US"/>
        </w:rPr>
      </w:pPr>
      <w:r>
        <w:rPr>
          <w:noProof/>
          <w:lang w:val="nl-NL" w:eastAsia="nl-NL"/>
        </w:rPr>
        <w:lastRenderedPageBreak/>
        <w:drawing>
          <wp:inline distT="0" distB="0" distL="0" distR="0" wp14:anchorId="7B8CD525" wp14:editId="64D9E659">
            <wp:extent cx="3047942" cy="2167849"/>
            <wp:effectExtent l="0" t="0" r="635" b="4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70-zwart.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47942" cy="2167849"/>
                    </a:xfrm>
                    <a:prstGeom prst="rect">
                      <a:avLst/>
                    </a:prstGeom>
                  </pic:spPr>
                </pic:pic>
              </a:graphicData>
            </a:graphic>
          </wp:inline>
        </w:drawing>
      </w:r>
    </w:p>
    <w:p w:rsidR="00F46449" w:rsidRDefault="00F46449" w:rsidP="00F46449">
      <w:pPr>
        <w:pStyle w:val="Onderschrift"/>
      </w:pPr>
      <w:bookmarkStart w:id="24" w:name="_Ref365028914"/>
      <w:bookmarkStart w:id="25" w:name="_Toc365030408"/>
      <w:r>
        <w:t xml:space="preserve">Figure </w:t>
      </w:r>
      <w:r>
        <w:fldChar w:fldCharType="begin"/>
      </w:r>
      <w:r>
        <w:instrText xml:space="preserve"> STYLEREF 1 \s </w:instrText>
      </w:r>
      <w:r>
        <w:fldChar w:fldCharType="separate"/>
      </w:r>
      <w:r w:rsidR="00107B78">
        <w:rPr>
          <w:noProof/>
        </w:rPr>
        <w:t>8</w:t>
      </w:r>
      <w:r>
        <w:fldChar w:fldCharType="end"/>
      </w:r>
      <w:r>
        <w:noBreakHyphen/>
      </w:r>
      <w:r>
        <w:fldChar w:fldCharType="begin"/>
      </w:r>
      <w:r>
        <w:instrText xml:space="preserve"> SEQ Figure \* ARABIC \s 1 </w:instrText>
      </w:r>
      <w:r>
        <w:fldChar w:fldCharType="separate"/>
      </w:r>
      <w:r w:rsidR="00107B78">
        <w:rPr>
          <w:noProof/>
        </w:rPr>
        <w:t>2</w:t>
      </w:r>
      <w:r>
        <w:fldChar w:fldCharType="end"/>
      </w:r>
      <w:bookmarkEnd w:id="24"/>
      <w:r>
        <w:t>: Duty Alarm Panel</w:t>
      </w:r>
      <w:bookmarkEnd w:id="25"/>
    </w:p>
    <w:p w:rsidR="0000395B" w:rsidRDefault="0000395B" w:rsidP="0000395B">
      <w:pPr>
        <w:rPr>
          <w:lang w:val="en-US"/>
        </w:rPr>
      </w:pPr>
    </w:p>
    <w:p w:rsidR="0000395B" w:rsidRPr="0000395B" w:rsidRDefault="008C382A" w:rsidP="0000395B">
      <w:pPr>
        <w:rPr>
          <w:lang w:val="en-US"/>
        </w:rPr>
      </w:pPr>
      <w:r>
        <w:rPr>
          <w:lang w:val="en-US"/>
        </w:rPr>
        <w:t xml:space="preserve">If we don’t need a workstation and a DAP is </w:t>
      </w:r>
      <w:r w:rsidR="004A3B17">
        <w:rPr>
          <w:lang w:val="en-US"/>
        </w:rPr>
        <w:t>still</w:t>
      </w:r>
      <w:r>
        <w:rPr>
          <w:lang w:val="en-US"/>
        </w:rPr>
        <w:t xml:space="preserve"> too big or too expensive, FT NavVision© can place an Alarm Panel. These Alarm Panels are metal plates accommodated with different kinds of buttons and most likely a buzzer (see </w:t>
      </w:r>
      <w:r w:rsidR="00123E55">
        <w:rPr>
          <w:lang w:val="en-US"/>
        </w:rPr>
        <w:fldChar w:fldCharType="begin"/>
      </w:r>
      <w:r w:rsidR="00123E55">
        <w:rPr>
          <w:lang w:val="en-US"/>
        </w:rPr>
        <w:instrText xml:space="preserve"> REF _Ref350779455 \h </w:instrText>
      </w:r>
      <w:r w:rsidR="00123E55">
        <w:rPr>
          <w:lang w:val="en-US"/>
        </w:rPr>
      </w:r>
      <w:r w:rsidR="00123E55">
        <w:rPr>
          <w:lang w:val="en-US"/>
        </w:rPr>
        <w:fldChar w:fldCharType="separate"/>
      </w:r>
      <w:r w:rsidR="00107B78">
        <w:t xml:space="preserve">Figure </w:t>
      </w:r>
      <w:r w:rsidR="00107B78">
        <w:rPr>
          <w:noProof/>
        </w:rPr>
        <w:t>8</w:t>
      </w:r>
      <w:r w:rsidR="00107B78">
        <w:noBreakHyphen/>
      </w:r>
      <w:r w:rsidR="00107B78">
        <w:rPr>
          <w:noProof/>
        </w:rPr>
        <w:t>3</w:t>
      </w:r>
      <w:r w:rsidR="00123E55">
        <w:rPr>
          <w:lang w:val="en-US"/>
        </w:rPr>
        <w:fldChar w:fldCharType="end"/>
      </w:r>
      <w:r>
        <w:rPr>
          <w:lang w:val="en-US"/>
        </w:rPr>
        <w:t>).</w:t>
      </w:r>
    </w:p>
    <w:p w:rsidR="00C51C10" w:rsidRDefault="00C51C10"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123E55" w:rsidRDefault="00123E55" w:rsidP="000F200F">
      <w:pPr>
        <w:pStyle w:val="Text"/>
        <w:rPr>
          <w:lang w:val="en-US"/>
        </w:rPr>
      </w:pPr>
    </w:p>
    <w:p w:rsidR="00E34C2B" w:rsidRDefault="00123E55" w:rsidP="000F200F">
      <w:pPr>
        <w:pStyle w:val="Text"/>
        <w:rPr>
          <w:lang w:val="en-US"/>
        </w:rPr>
      </w:pPr>
      <w:r>
        <w:rPr>
          <w:noProof/>
          <w:lang w:val="nl-NL" w:eastAsia="nl-NL"/>
        </w:rPr>
        <w:drawing>
          <wp:inline distT="0" distB="0" distL="0" distR="0" wp14:anchorId="7B5040A8" wp14:editId="50CD6511">
            <wp:extent cx="4278599" cy="1419225"/>
            <wp:effectExtent l="0" t="0" r="8255"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277185" cy="1418756"/>
                    </a:xfrm>
                    <a:prstGeom prst="rect">
                      <a:avLst/>
                    </a:prstGeom>
                  </pic:spPr>
                </pic:pic>
              </a:graphicData>
            </a:graphic>
          </wp:inline>
        </w:drawing>
      </w:r>
    </w:p>
    <w:p w:rsidR="00123E55" w:rsidRDefault="00123E55" w:rsidP="00123E55">
      <w:pPr>
        <w:pStyle w:val="Onderschrift"/>
      </w:pPr>
      <w:bookmarkStart w:id="26" w:name="_Ref350779455"/>
      <w:bookmarkStart w:id="27" w:name="_Toc365030409"/>
      <w:r>
        <w:t xml:space="preserve">Figure </w:t>
      </w:r>
      <w:r w:rsidR="00F46449">
        <w:fldChar w:fldCharType="begin"/>
      </w:r>
      <w:r w:rsidR="00F46449">
        <w:instrText xml:space="preserve"> STYLEREF 1 \s </w:instrText>
      </w:r>
      <w:r w:rsidR="00F46449">
        <w:fldChar w:fldCharType="separate"/>
      </w:r>
      <w:r w:rsidR="00107B78">
        <w:rPr>
          <w:noProof/>
        </w:rPr>
        <w:t>8</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3</w:t>
      </w:r>
      <w:r w:rsidR="00F46449">
        <w:fldChar w:fldCharType="end"/>
      </w:r>
      <w:bookmarkEnd w:id="26"/>
      <w:r>
        <w:t>: Alarm Panel (Typical)</w:t>
      </w:r>
      <w:bookmarkEnd w:id="27"/>
    </w:p>
    <w:p w:rsidR="00123E55" w:rsidRDefault="00123E55" w:rsidP="00123E55"/>
    <w:p w:rsidR="00E34C2B" w:rsidRDefault="00123E55" w:rsidP="00123E55">
      <w:pPr>
        <w:pStyle w:val="Kop2"/>
        <w:rPr>
          <w:lang w:val="en-US"/>
        </w:rPr>
      </w:pPr>
      <w:bookmarkStart w:id="28" w:name="_Toc365030367"/>
      <w:r>
        <w:rPr>
          <w:lang w:val="en-US"/>
        </w:rPr>
        <w:t>Workstations</w:t>
      </w:r>
      <w:bookmarkEnd w:id="28"/>
    </w:p>
    <w:p w:rsidR="00123E55" w:rsidRPr="00123E55" w:rsidRDefault="00123E55" w:rsidP="00123E55">
      <w:pPr>
        <w:rPr>
          <w:lang w:val="en-US"/>
        </w:rPr>
      </w:pPr>
      <w:r>
        <w:rPr>
          <w:lang w:val="en-US"/>
        </w:rPr>
        <w:t xml:space="preserve">Workstations are well described in the other manuals such as the Operator Manual. We </w:t>
      </w:r>
      <w:r w:rsidR="00F46449">
        <w:rPr>
          <w:lang w:val="en-US"/>
        </w:rPr>
        <w:t>just like to stress out</w:t>
      </w:r>
      <w:r>
        <w:rPr>
          <w:lang w:val="en-US"/>
        </w:rPr>
        <w:t xml:space="preserve"> that you can have the alarm mimic respond to which station you </w:t>
      </w:r>
      <w:r w:rsidR="00F46449">
        <w:rPr>
          <w:lang w:val="en-US"/>
        </w:rPr>
        <w:t>set it to</w:t>
      </w:r>
      <w:r>
        <w:rPr>
          <w:lang w:val="en-US"/>
        </w:rPr>
        <w:t xml:space="preserve">. In the Matrix you can choose which station the mimic must represent (see </w:t>
      </w:r>
      <w:r w:rsidR="00A61563">
        <w:rPr>
          <w:lang w:val="en-US"/>
        </w:rPr>
        <w:fldChar w:fldCharType="begin"/>
      </w:r>
      <w:r w:rsidR="00A61563">
        <w:rPr>
          <w:lang w:val="en-US"/>
        </w:rPr>
        <w:instrText xml:space="preserve"> REF _Ref350780083 \h </w:instrText>
      </w:r>
      <w:r w:rsidR="00A61563">
        <w:rPr>
          <w:lang w:val="en-US"/>
        </w:rPr>
      </w:r>
      <w:r w:rsidR="00A61563">
        <w:rPr>
          <w:lang w:val="en-US"/>
        </w:rPr>
        <w:fldChar w:fldCharType="separate"/>
      </w:r>
      <w:r w:rsidR="00107B78">
        <w:t xml:space="preserve">Figure </w:t>
      </w:r>
      <w:r w:rsidR="00107B78">
        <w:rPr>
          <w:noProof/>
        </w:rPr>
        <w:t>8</w:t>
      </w:r>
      <w:r w:rsidR="00107B78">
        <w:noBreakHyphen/>
      </w:r>
      <w:r w:rsidR="00107B78">
        <w:rPr>
          <w:noProof/>
        </w:rPr>
        <w:t>4</w:t>
      </w:r>
      <w:r w:rsidR="00A61563">
        <w:rPr>
          <w:lang w:val="en-US"/>
        </w:rPr>
        <w:fldChar w:fldCharType="end"/>
      </w:r>
      <w:r>
        <w:rPr>
          <w:lang w:val="en-US"/>
        </w:rPr>
        <w:t xml:space="preserve">). Also it is possible that it will serve as a fallback for another station.  </w:t>
      </w:r>
    </w:p>
    <w:p w:rsidR="00E34C2B" w:rsidRDefault="00E34C2B" w:rsidP="000F200F">
      <w:pPr>
        <w:rPr>
          <w:lang w:val="en-US"/>
        </w:rPr>
      </w:pPr>
    </w:p>
    <w:p w:rsidR="00E34C2B" w:rsidRDefault="00E34C2B" w:rsidP="000F200F">
      <w:pPr>
        <w:rPr>
          <w:lang w:val="en-US"/>
        </w:rPr>
      </w:pPr>
    </w:p>
    <w:p w:rsidR="00E615AB" w:rsidRDefault="00E615AB" w:rsidP="000F200F">
      <w:pPr>
        <w:rPr>
          <w:lang w:val="en-US"/>
        </w:rPr>
      </w:pPr>
    </w:p>
    <w:p w:rsidR="00E615AB" w:rsidRDefault="00A61563" w:rsidP="000F200F">
      <w:pPr>
        <w:rPr>
          <w:lang w:val="en-US"/>
        </w:rPr>
      </w:pPr>
      <w:r>
        <w:rPr>
          <w:noProof/>
          <w:lang w:val="nl-NL" w:eastAsia="nl-NL"/>
        </w:rPr>
        <w:lastRenderedPageBreak/>
        <w:drawing>
          <wp:inline distT="0" distB="0" distL="0" distR="0" wp14:anchorId="72AB1690" wp14:editId="288D86E7">
            <wp:extent cx="5135526" cy="1677263"/>
            <wp:effectExtent l="0" t="0" r="825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34129" cy="1676807"/>
                    </a:xfrm>
                    <a:prstGeom prst="rect">
                      <a:avLst/>
                    </a:prstGeom>
                  </pic:spPr>
                </pic:pic>
              </a:graphicData>
            </a:graphic>
          </wp:inline>
        </w:drawing>
      </w:r>
    </w:p>
    <w:p w:rsidR="00A61563" w:rsidRDefault="00A61563" w:rsidP="00A61563">
      <w:pPr>
        <w:pStyle w:val="Onderschrift"/>
      </w:pPr>
      <w:bookmarkStart w:id="29" w:name="_Ref350780083"/>
      <w:bookmarkStart w:id="30" w:name="_Toc365030410"/>
      <w:r>
        <w:t xml:space="preserve">Figure </w:t>
      </w:r>
      <w:r w:rsidR="00F46449">
        <w:fldChar w:fldCharType="begin"/>
      </w:r>
      <w:r w:rsidR="00F46449">
        <w:instrText xml:space="preserve"> STYLEREF 1 \s </w:instrText>
      </w:r>
      <w:r w:rsidR="00F46449">
        <w:fldChar w:fldCharType="separate"/>
      </w:r>
      <w:r w:rsidR="00107B78">
        <w:rPr>
          <w:noProof/>
        </w:rPr>
        <w:t>8</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4</w:t>
      </w:r>
      <w:r w:rsidR="00F46449">
        <w:fldChar w:fldCharType="end"/>
      </w:r>
      <w:bookmarkEnd w:id="29"/>
      <w:r>
        <w:t>: Station Setting</w:t>
      </w:r>
      <w:bookmarkEnd w:id="30"/>
    </w:p>
    <w:p w:rsidR="00A61563" w:rsidRDefault="00A61563" w:rsidP="00A61563"/>
    <w:p w:rsidR="00E615AB" w:rsidRDefault="00A61563" w:rsidP="000F200F">
      <w:pPr>
        <w:rPr>
          <w:lang w:val="en-US"/>
        </w:rPr>
      </w:pPr>
      <w:r>
        <w:rPr>
          <w:lang w:val="en-US"/>
        </w:rPr>
        <w:t xml:space="preserve">At the duty-select button you can </w:t>
      </w:r>
      <w:r w:rsidR="00F46449">
        <w:rPr>
          <w:lang w:val="en-US"/>
        </w:rPr>
        <w:t>see</w:t>
      </w:r>
      <w:r>
        <w:rPr>
          <w:lang w:val="en-US"/>
        </w:rPr>
        <w:t xml:space="preserve"> if it is a station for the Engine room duty (see </w:t>
      </w:r>
      <w:r w:rsidR="006B20EF">
        <w:rPr>
          <w:lang w:val="en-US"/>
        </w:rPr>
        <w:fldChar w:fldCharType="begin"/>
      </w:r>
      <w:r w:rsidR="006B20EF">
        <w:rPr>
          <w:lang w:val="en-US"/>
        </w:rPr>
        <w:instrText xml:space="preserve"> REF _Ref350780443 \h </w:instrText>
      </w:r>
      <w:r w:rsidR="006B20EF">
        <w:rPr>
          <w:lang w:val="en-US"/>
        </w:rPr>
      </w:r>
      <w:r w:rsidR="006B20EF">
        <w:rPr>
          <w:lang w:val="en-US"/>
        </w:rPr>
        <w:fldChar w:fldCharType="separate"/>
      </w:r>
      <w:r w:rsidR="00107B78">
        <w:t xml:space="preserve">Figure </w:t>
      </w:r>
      <w:r w:rsidR="00107B78">
        <w:rPr>
          <w:noProof/>
        </w:rPr>
        <w:t>8</w:t>
      </w:r>
      <w:r w:rsidR="00107B78">
        <w:noBreakHyphen/>
      </w:r>
      <w:r w:rsidR="00107B78">
        <w:rPr>
          <w:noProof/>
        </w:rPr>
        <w:t>5</w:t>
      </w:r>
      <w:r w:rsidR="006B20EF">
        <w:rPr>
          <w:lang w:val="en-US"/>
        </w:rPr>
        <w:fldChar w:fldCharType="end"/>
      </w:r>
      <w:r>
        <w:rPr>
          <w:lang w:val="en-US"/>
        </w:rPr>
        <w:t>) or the Bridge</w:t>
      </w:r>
      <w:r w:rsidR="00F30928">
        <w:rPr>
          <w:lang w:val="en-US"/>
        </w:rPr>
        <w:t xml:space="preserve"> (backup)</w:t>
      </w:r>
      <w:r>
        <w:rPr>
          <w:lang w:val="en-US"/>
        </w:rPr>
        <w:t xml:space="preserve"> duty (see </w:t>
      </w:r>
      <w:r w:rsidR="006B20EF">
        <w:rPr>
          <w:lang w:val="en-US"/>
        </w:rPr>
        <w:fldChar w:fldCharType="begin"/>
      </w:r>
      <w:r w:rsidR="006B20EF">
        <w:rPr>
          <w:lang w:val="en-US"/>
        </w:rPr>
        <w:instrText xml:space="preserve"> REF _Ref350780450 \h </w:instrText>
      </w:r>
      <w:r w:rsidR="006B20EF">
        <w:rPr>
          <w:lang w:val="en-US"/>
        </w:rPr>
      </w:r>
      <w:r w:rsidR="006B20EF">
        <w:rPr>
          <w:lang w:val="en-US"/>
        </w:rPr>
        <w:fldChar w:fldCharType="separate"/>
      </w:r>
      <w:r w:rsidR="00107B78">
        <w:t xml:space="preserve">Figure </w:t>
      </w:r>
      <w:r w:rsidR="00107B78">
        <w:rPr>
          <w:noProof/>
        </w:rPr>
        <w:t>8</w:t>
      </w:r>
      <w:r w:rsidR="00107B78">
        <w:noBreakHyphen/>
      </w:r>
      <w:r w:rsidR="00107B78">
        <w:rPr>
          <w:noProof/>
        </w:rPr>
        <w:t>6</w:t>
      </w:r>
      <w:r w:rsidR="006B20EF">
        <w:rPr>
          <w:lang w:val="en-US"/>
        </w:rPr>
        <w:fldChar w:fldCharType="end"/>
      </w:r>
      <w:r>
        <w:rPr>
          <w:lang w:val="en-US"/>
        </w:rPr>
        <w:t>).</w:t>
      </w:r>
    </w:p>
    <w:p w:rsidR="00E615AB" w:rsidRDefault="00E615AB" w:rsidP="000F200F">
      <w:pPr>
        <w:rPr>
          <w:lang w:val="en-US"/>
        </w:rPr>
      </w:pPr>
    </w:p>
    <w:p w:rsidR="00E615AB" w:rsidRDefault="00E615AB" w:rsidP="000F200F">
      <w:pPr>
        <w:rPr>
          <w:lang w:val="en-US"/>
        </w:rPr>
      </w:pPr>
    </w:p>
    <w:p w:rsidR="00E615AB" w:rsidRDefault="00E615AB" w:rsidP="000F200F">
      <w:pPr>
        <w:rPr>
          <w:lang w:val="en-US"/>
        </w:rPr>
      </w:pPr>
    </w:p>
    <w:p w:rsidR="00E615AB" w:rsidRDefault="00A61563" w:rsidP="000F200F">
      <w:pPr>
        <w:rPr>
          <w:lang w:val="en-US"/>
        </w:rPr>
      </w:pPr>
      <w:r>
        <w:rPr>
          <w:noProof/>
          <w:lang w:val="nl-NL" w:eastAsia="nl-NL"/>
        </w:rPr>
        <w:drawing>
          <wp:inline distT="0" distB="0" distL="0" distR="0" wp14:anchorId="587D17AB" wp14:editId="5201ED76">
            <wp:extent cx="1057275" cy="790575"/>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1057275" cy="790575"/>
                    </a:xfrm>
                    <a:prstGeom prst="rect">
                      <a:avLst/>
                    </a:prstGeom>
                  </pic:spPr>
                </pic:pic>
              </a:graphicData>
            </a:graphic>
          </wp:inline>
        </w:drawing>
      </w:r>
    </w:p>
    <w:p w:rsidR="00A61563" w:rsidRDefault="00A61563" w:rsidP="006B20EF">
      <w:pPr>
        <w:pStyle w:val="Onderschrift"/>
      </w:pPr>
      <w:bookmarkStart w:id="31" w:name="_Ref350780443"/>
      <w:bookmarkStart w:id="32" w:name="_Toc365030411"/>
      <w:r>
        <w:t xml:space="preserve">Figure </w:t>
      </w:r>
      <w:r w:rsidR="00F46449">
        <w:fldChar w:fldCharType="begin"/>
      </w:r>
      <w:r w:rsidR="00F46449">
        <w:instrText xml:space="preserve"> STYLEREF 1 \s </w:instrText>
      </w:r>
      <w:r w:rsidR="00F46449">
        <w:fldChar w:fldCharType="separate"/>
      </w:r>
      <w:r w:rsidR="00107B78">
        <w:rPr>
          <w:noProof/>
        </w:rPr>
        <w:t>8</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5</w:t>
      </w:r>
      <w:r w:rsidR="00F46449">
        <w:fldChar w:fldCharType="end"/>
      </w:r>
      <w:bookmarkEnd w:id="31"/>
      <w:r>
        <w:t>: Engine room duty button</w:t>
      </w:r>
      <w:bookmarkEnd w:id="32"/>
    </w:p>
    <w:p w:rsidR="006B20EF" w:rsidRDefault="006B20EF" w:rsidP="006B20EF"/>
    <w:p w:rsidR="00E615AB" w:rsidRDefault="00E615AB" w:rsidP="000F200F">
      <w:pPr>
        <w:rPr>
          <w:lang w:val="en-US"/>
        </w:rPr>
      </w:pPr>
    </w:p>
    <w:p w:rsidR="00E615AB" w:rsidRDefault="00E615AB" w:rsidP="000F200F">
      <w:pPr>
        <w:rPr>
          <w:lang w:val="en-US"/>
        </w:rPr>
      </w:pPr>
    </w:p>
    <w:p w:rsidR="00E615AB" w:rsidRDefault="00E615AB" w:rsidP="000F200F">
      <w:pPr>
        <w:rPr>
          <w:lang w:val="en-US"/>
        </w:rPr>
      </w:pPr>
    </w:p>
    <w:p w:rsidR="00E615AB" w:rsidRDefault="00A61563" w:rsidP="000F200F">
      <w:pPr>
        <w:rPr>
          <w:lang w:val="en-US"/>
        </w:rPr>
      </w:pPr>
      <w:r>
        <w:rPr>
          <w:noProof/>
          <w:lang w:val="nl-NL" w:eastAsia="nl-NL"/>
        </w:rPr>
        <w:drawing>
          <wp:inline distT="0" distB="0" distL="0" distR="0" wp14:anchorId="2EFFA8C0" wp14:editId="20F9A245">
            <wp:extent cx="1028700" cy="800100"/>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1028700" cy="800100"/>
                    </a:xfrm>
                    <a:prstGeom prst="rect">
                      <a:avLst/>
                    </a:prstGeom>
                  </pic:spPr>
                </pic:pic>
              </a:graphicData>
            </a:graphic>
          </wp:inline>
        </w:drawing>
      </w:r>
    </w:p>
    <w:p w:rsidR="006B20EF" w:rsidRDefault="006B20EF" w:rsidP="006B20EF">
      <w:pPr>
        <w:pStyle w:val="Onderschrift"/>
      </w:pPr>
      <w:bookmarkStart w:id="33" w:name="_Ref350780450"/>
      <w:bookmarkStart w:id="34" w:name="_Toc365030412"/>
      <w:r>
        <w:t xml:space="preserve">Figure </w:t>
      </w:r>
      <w:r w:rsidR="00F46449">
        <w:fldChar w:fldCharType="begin"/>
      </w:r>
      <w:r w:rsidR="00F46449">
        <w:instrText xml:space="preserve"> STYLEREF 1 \s </w:instrText>
      </w:r>
      <w:r w:rsidR="00F46449">
        <w:fldChar w:fldCharType="separate"/>
      </w:r>
      <w:r w:rsidR="00107B78">
        <w:rPr>
          <w:noProof/>
        </w:rPr>
        <w:t>8</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6</w:t>
      </w:r>
      <w:r w:rsidR="00F46449">
        <w:fldChar w:fldCharType="end"/>
      </w:r>
      <w:bookmarkEnd w:id="33"/>
      <w:r>
        <w:t xml:space="preserve">: Bridge </w:t>
      </w:r>
      <w:r w:rsidR="00F30928">
        <w:t xml:space="preserve">(backup) </w:t>
      </w:r>
      <w:r>
        <w:t>duty button</w:t>
      </w:r>
      <w:bookmarkEnd w:id="34"/>
    </w:p>
    <w:p w:rsidR="006B20EF" w:rsidRDefault="006B20EF" w:rsidP="006B20EF"/>
    <w:p w:rsidR="00E615AB" w:rsidRDefault="006B20EF" w:rsidP="000F200F">
      <w:pPr>
        <w:rPr>
          <w:lang w:val="en-US"/>
        </w:rPr>
      </w:pPr>
      <w:r>
        <w:rPr>
          <w:lang w:val="en-US"/>
        </w:rPr>
        <w:t xml:space="preserve">Other than setting the station, you do not have to configure anything here. The configuration depends on the Matrix which will </w:t>
      </w:r>
      <w:r w:rsidR="00B552BE">
        <w:rPr>
          <w:lang w:val="en-US"/>
        </w:rPr>
        <w:t xml:space="preserve">be </w:t>
      </w:r>
      <w:r>
        <w:rPr>
          <w:lang w:val="en-US"/>
        </w:rPr>
        <w:t>discuss</w:t>
      </w:r>
      <w:r w:rsidR="00B552BE">
        <w:rPr>
          <w:lang w:val="en-US"/>
        </w:rPr>
        <w:t>ed</w:t>
      </w:r>
      <w:r>
        <w:rPr>
          <w:lang w:val="en-US"/>
        </w:rPr>
        <w:t xml:space="preserve"> later.</w:t>
      </w:r>
    </w:p>
    <w:p w:rsidR="006B20EF" w:rsidRDefault="006B20EF" w:rsidP="000F200F">
      <w:pPr>
        <w:rPr>
          <w:lang w:val="en-US"/>
        </w:rPr>
      </w:pPr>
    </w:p>
    <w:p w:rsidR="006B20EF" w:rsidRDefault="006B20EF" w:rsidP="006B20EF">
      <w:pPr>
        <w:pStyle w:val="Kop2"/>
        <w:rPr>
          <w:lang w:val="en-US"/>
        </w:rPr>
      </w:pPr>
      <w:bookmarkStart w:id="35" w:name="_Toc365030368"/>
      <w:r>
        <w:rPr>
          <w:lang w:val="en-US"/>
        </w:rPr>
        <w:t>DAP</w:t>
      </w:r>
      <w:bookmarkEnd w:id="35"/>
    </w:p>
    <w:p w:rsidR="006B20EF" w:rsidRDefault="006B20EF" w:rsidP="006B20EF">
      <w:pPr>
        <w:rPr>
          <w:lang w:val="en-US"/>
        </w:rPr>
      </w:pPr>
      <w:r>
        <w:rPr>
          <w:lang w:val="en-US"/>
        </w:rPr>
        <w:t>For the DAP’s</w:t>
      </w:r>
      <w:r w:rsidR="008B6555">
        <w:rPr>
          <w:lang w:val="en-US"/>
        </w:rPr>
        <w:t xml:space="preserve"> (see </w:t>
      </w:r>
      <w:r w:rsidR="008B6555">
        <w:rPr>
          <w:lang w:val="en-US"/>
        </w:rPr>
        <w:fldChar w:fldCharType="begin"/>
      </w:r>
      <w:r w:rsidR="008B6555">
        <w:rPr>
          <w:lang w:val="en-US"/>
        </w:rPr>
        <w:instrText xml:space="preserve"> REF _Ref350786518 \h </w:instrText>
      </w:r>
      <w:r w:rsidR="008B6555">
        <w:rPr>
          <w:lang w:val="en-US"/>
        </w:rPr>
      </w:r>
      <w:r w:rsidR="008B6555">
        <w:rPr>
          <w:lang w:val="en-US"/>
        </w:rPr>
        <w:fldChar w:fldCharType="separate"/>
      </w:r>
      <w:r w:rsidR="00107B78">
        <w:t xml:space="preserve">Figure </w:t>
      </w:r>
      <w:r w:rsidR="00107B78">
        <w:rPr>
          <w:noProof/>
        </w:rPr>
        <w:t>8</w:t>
      </w:r>
      <w:r w:rsidR="00107B78">
        <w:noBreakHyphen/>
      </w:r>
      <w:r w:rsidR="00107B78">
        <w:rPr>
          <w:noProof/>
        </w:rPr>
        <w:t>7</w:t>
      </w:r>
      <w:r w:rsidR="008B6555">
        <w:rPr>
          <w:lang w:val="en-US"/>
        </w:rPr>
        <w:fldChar w:fldCharType="end"/>
      </w:r>
      <w:r w:rsidR="008B6555">
        <w:rPr>
          <w:lang w:val="en-US"/>
        </w:rPr>
        <w:t>)</w:t>
      </w:r>
      <w:r>
        <w:rPr>
          <w:lang w:val="en-US"/>
        </w:rPr>
        <w:t xml:space="preserve"> it is practically the same as for the workstation. The only difference is that you will have to set the station selection of a DAP on a server </w:t>
      </w:r>
      <w:r w:rsidR="008B6555">
        <w:rPr>
          <w:lang w:val="en-US"/>
        </w:rPr>
        <w:t xml:space="preserve">under Alarm Stations/Alarm Panels </w:t>
      </w:r>
      <w:r>
        <w:rPr>
          <w:lang w:val="en-US"/>
        </w:rPr>
        <w:t xml:space="preserve">(see </w:t>
      </w:r>
      <w:r w:rsidR="008B6555">
        <w:rPr>
          <w:lang w:val="en-US"/>
        </w:rPr>
        <w:fldChar w:fldCharType="begin"/>
      </w:r>
      <w:r w:rsidR="008B6555">
        <w:rPr>
          <w:lang w:val="en-US"/>
        </w:rPr>
        <w:instrText xml:space="preserve"> REF _Ref350786816 \h </w:instrText>
      </w:r>
      <w:r w:rsidR="008B6555">
        <w:rPr>
          <w:lang w:val="en-US"/>
        </w:rPr>
      </w:r>
      <w:r w:rsidR="008B6555">
        <w:rPr>
          <w:lang w:val="en-US"/>
        </w:rPr>
        <w:fldChar w:fldCharType="separate"/>
      </w:r>
      <w:r w:rsidR="00107B78">
        <w:t xml:space="preserve">Figure </w:t>
      </w:r>
      <w:r w:rsidR="00107B78">
        <w:rPr>
          <w:noProof/>
        </w:rPr>
        <w:t>8</w:t>
      </w:r>
      <w:r w:rsidR="00107B78">
        <w:noBreakHyphen/>
      </w:r>
      <w:r w:rsidR="00107B78">
        <w:rPr>
          <w:noProof/>
        </w:rPr>
        <w:t>8</w:t>
      </w:r>
      <w:r w:rsidR="008B6555">
        <w:rPr>
          <w:lang w:val="en-US"/>
        </w:rPr>
        <w:fldChar w:fldCharType="end"/>
      </w:r>
      <w:r>
        <w:rPr>
          <w:lang w:val="en-US"/>
        </w:rPr>
        <w:t>). For the rest it will be the same as the alarm screen of a workstation and it will depend on the Matrix that we discuss later.</w:t>
      </w:r>
    </w:p>
    <w:p w:rsidR="006B20EF" w:rsidRDefault="006B20EF" w:rsidP="006B20EF">
      <w:pPr>
        <w:rPr>
          <w:lang w:val="en-US"/>
        </w:rPr>
      </w:pPr>
    </w:p>
    <w:p w:rsidR="006B20EF" w:rsidRDefault="00B552BE" w:rsidP="006B20EF">
      <w:pPr>
        <w:rPr>
          <w:lang w:val="en-US"/>
        </w:rPr>
      </w:pPr>
      <w:r>
        <w:rPr>
          <w:noProof/>
          <w:lang w:val="nl-NL" w:eastAsia="nl-NL"/>
        </w:rPr>
        <w:lastRenderedPageBreak/>
        <w:drawing>
          <wp:inline distT="0" distB="0" distL="0" distR="0" wp14:anchorId="0334B576" wp14:editId="18222E49">
            <wp:extent cx="4733925" cy="3552825"/>
            <wp:effectExtent l="0" t="0" r="9525" b="952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33925" cy="3552825"/>
                    </a:xfrm>
                    <a:prstGeom prst="rect">
                      <a:avLst/>
                    </a:prstGeom>
                  </pic:spPr>
                </pic:pic>
              </a:graphicData>
            </a:graphic>
          </wp:inline>
        </w:drawing>
      </w:r>
    </w:p>
    <w:p w:rsidR="008B6555" w:rsidRDefault="008B6555" w:rsidP="008B6555">
      <w:pPr>
        <w:pStyle w:val="Onderschrift"/>
      </w:pPr>
      <w:bookmarkStart w:id="36" w:name="_Ref350786518"/>
      <w:bookmarkStart w:id="37" w:name="_Toc365030413"/>
      <w:r>
        <w:t xml:space="preserve">Figure </w:t>
      </w:r>
      <w:r w:rsidR="00F46449">
        <w:fldChar w:fldCharType="begin"/>
      </w:r>
      <w:r w:rsidR="00F46449">
        <w:instrText xml:space="preserve"> STYLEREF 1 \s </w:instrText>
      </w:r>
      <w:r w:rsidR="00F46449">
        <w:fldChar w:fldCharType="separate"/>
      </w:r>
      <w:r w:rsidR="00107B78">
        <w:rPr>
          <w:noProof/>
        </w:rPr>
        <w:t>8</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7</w:t>
      </w:r>
      <w:r w:rsidR="00F46449">
        <w:fldChar w:fldCharType="end"/>
      </w:r>
      <w:bookmarkEnd w:id="36"/>
      <w:r>
        <w:t>: DAP screen</w:t>
      </w:r>
      <w:bookmarkEnd w:id="37"/>
    </w:p>
    <w:p w:rsidR="008B6555" w:rsidRDefault="008B6555" w:rsidP="008B6555"/>
    <w:p w:rsidR="008B6555" w:rsidRDefault="008B6555" w:rsidP="008B6555">
      <w:r>
        <w:rPr>
          <w:noProof/>
          <w:lang w:val="nl-NL" w:eastAsia="nl-NL"/>
        </w:rPr>
        <w:drawing>
          <wp:inline distT="0" distB="0" distL="0" distR="0" wp14:anchorId="025E8DB7" wp14:editId="006F4840">
            <wp:extent cx="5760720" cy="133575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60720" cy="1335757"/>
                    </a:xfrm>
                    <a:prstGeom prst="rect">
                      <a:avLst/>
                    </a:prstGeom>
                  </pic:spPr>
                </pic:pic>
              </a:graphicData>
            </a:graphic>
          </wp:inline>
        </w:drawing>
      </w:r>
    </w:p>
    <w:p w:rsidR="008B6555" w:rsidRDefault="008B6555" w:rsidP="008B6555">
      <w:pPr>
        <w:pStyle w:val="Onderschrift"/>
      </w:pPr>
      <w:bookmarkStart w:id="38" w:name="_Ref350786816"/>
      <w:bookmarkStart w:id="39" w:name="_Toc365030414"/>
      <w:r>
        <w:t xml:space="preserve">Figure </w:t>
      </w:r>
      <w:r w:rsidR="00F46449">
        <w:fldChar w:fldCharType="begin"/>
      </w:r>
      <w:r w:rsidR="00F46449">
        <w:instrText xml:space="preserve"> STYLEREF 1 \s </w:instrText>
      </w:r>
      <w:r w:rsidR="00F46449">
        <w:fldChar w:fldCharType="separate"/>
      </w:r>
      <w:r w:rsidR="00107B78">
        <w:rPr>
          <w:noProof/>
        </w:rPr>
        <w:t>8</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8</w:t>
      </w:r>
      <w:r w:rsidR="00F46449">
        <w:fldChar w:fldCharType="end"/>
      </w:r>
      <w:bookmarkEnd w:id="38"/>
      <w:r>
        <w:t>: DAP configuration</w:t>
      </w:r>
      <w:bookmarkEnd w:id="39"/>
    </w:p>
    <w:p w:rsidR="008B6555" w:rsidRPr="006B20EF" w:rsidRDefault="008B6555" w:rsidP="008B6555"/>
    <w:p w:rsidR="00E615AB" w:rsidRDefault="00E615AB" w:rsidP="000F200F">
      <w:pPr>
        <w:rPr>
          <w:lang w:val="en-US"/>
        </w:rPr>
      </w:pPr>
    </w:p>
    <w:p w:rsidR="00E615AB" w:rsidRDefault="00E615AB" w:rsidP="000F200F">
      <w:pPr>
        <w:rPr>
          <w:lang w:val="en-US"/>
        </w:rPr>
      </w:pPr>
    </w:p>
    <w:p w:rsidR="00E615AB" w:rsidRDefault="00816524" w:rsidP="00816524">
      <w:pPr>
        <w:pStyle w:val="Kop2"/>
        <w:rPr>
          <w:lang w:val="en-US"/>
        </w:rPr>
      </w:pPr>
      <w:bookmarkStart w:id="40" w:name="_Toc365030369"/>
      <w:r>
        <w:rPr>
          <w:lang w:val="en-US"/>
        </w:rPr>
        <w:t>Alarm panels</w:t>
      </w:r>
      <w:bookmarkEnd w:id="40"/>
    </w:p>
    <w:p w:rsidR="00816524" w:rsidRDefault="00AE1950" w:rsidP="00816524">
      <w:pPr>
        <w:rPr>
          <w:lang w:val="en-US"/>
        </w:rPr>
      </w:pPr>
      <w:r>
        <w:rPr>
          <w:lang w:val="en-US"/>
        </w:rPr>
        <w:t xml:space="preserve">As explained before, Alarm panels are metal plates with buttons and a buzzer. These panels can be placed in different locations. These are simplified systems to represent the alarm mimics on a workstation or a DAP. These panels can be configured in many ways, depending on what you want to do with it. Is it just an alarm panel then it probably has only one button and a buzzer. Is it also a duty panel, then it will be 3 or 4 buttons. </w:t>
      </w:r>
    </w:p>
    <w:p w:rsidR="00AE1950" w:rsidRDefault="00AE1950" w:rsidP="00816524">
      <w:pPr>
        <w:rPr>
          <w:lang w:val="en-US"/>
        </w:rPr>
      </w:pPr>
    </w:p>
    <w:p w:rsidR="00AE1950" w:rsidRDefault="00AE1950" w:rsidP="00816524">
      <w:pPr>
        <w:rPr>
          <w:lang w:val="en-US"/>
        </w:rPr>
      </w:pPr>
      <w:r>
        <w:rPr>
          <w:lang w:val="en-US"/>
        </w:rPr>
        <w:t xml:space="preserve">We will show you here the most commonly used panels with the explanation of what they do. Together with the right FT NavVision© field tag you can configure them for all different </w:t>
      </w:r>
      <w:r w:rsidR="00A27AAF">
        <w:rPr>
          <w:lang w:val="en-US"/>
        </w:rPr>
        <w:t>occasions.</w:t>
      </w:r>
    </w:p>
    <w:p w:rsidR="00A27AAF" w:rsidRDefault="00A27AAF" w:rsidP="00816524">
      <w:pPr>
        <w:rPr>
          <w:lang w:val="en-US"/>
        </w:rPr>
      </w:pPr>
    </w:p>
    <w:p w:rsidR="00A27AAF" w:rsidRDefault="00A27AAF" w:rsidP="00A27AAF">
      <w:pPr>
        <w:pStyle w:val="Kop3"/>
        <w:rPr>
          <w:lang w:val="en-US"/>
        </w:rPr>
      </w:pPr>
      <w:bookmarkStart w:id="41" w:name="_Toc365030370"/>
      <w:r>
        <w:rPr>
          <w:lang w:val="en-US"/>
        </w:rPr>
        <w:lastRenderedPageBreak/>
        <w:t>BNWAS Bridge</w:t>
      </w:r>
      <w:bookmarkEnd w:id="41"/>
    </w:p>
    <w:tbl>
      <w:tblPr>
        <w:tblStyle w:val="Lichtelijst"/>
        <w:tblW w:w="0" w:type="auto"/>
        <w:tblLook w:val="04A0" w:firstRow="1" w:lastRow="0" w:firstColumn="1" w:lastColumn="0" w:noHBand="0" w:noVBand="1"/>
      </w:tblPr>
      <w:tblGrid>
        <w:gridCol w:w="4606"/>
        <w:gridCol w:w="4606"/>
      </w:tblGrid>
      <w:tr w:rsidR="00650E78" w:rsidRPr="00650E78" w:rsidTr="00650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rPr>
                <w:lang w:val="en-US"/>
              </w:rPr>
            </w:pPr>
            <w:r w:rsidRPr="00650E78">
              <w:rPr>
                <w:lang w:val="en-US"/>
              </w:rPr>
              <w:t>Panel horizontal-vertical</w:t>
            </w:r>
          </w:p>
        </w:tc>
      </w:tr>
      <w:tr w:rsidR="00650E78" w:rsidRPr="00650E78" w:rsidTr="0065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pPr>
            <w:r w:rsidRPr="00650E78">
              <w:rPr>
                <w:b w:val="0"/>
                <w:bCs w:val="0"/>
              </w:rPr>
              <w:object w:dxaOrig="5954" w:dyaOrig="19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4.75pt;height:45.75pt" o:ole="">
                  <v:imagedata r:id="rId18" o:title=""/>
                </v:shape>
                <o:OLEObject Type="Embed" ProgID="PBrush" ShapeID="_x0000_i1025" DrawAspect="Content" ObjectID="_1438772536" r:id="rId19"/>
              </w:object>
            </w:r>
            <w:r w:rsidRPr="00650E78">
              <w:rPr>
                <w:b w:val="0"/>
                <w:bCs w:val="0"/>
              </w:rPr>
              <w:object w:dxaOrig="1920" w:dyaOrig="4936">
                <v:shape id="_x0000_i1026" type="#_x0000_t75" style="width:47.25pt;height:121.5pt" o:ole="">
                  <v:imagedata r:id="rId20" o:title=""/>
                </v:shape>
                <o:OLEObject Type="Embed" ProgID="PBrush" ShapeID="_x0000_i1026" DrawAspect="Content" ObjectID="_1438772537" r:id="rId21"/>
              </w:object>
            </w:r>
          </w:p>
        </w:tc>
      </w:tr>
      <w:tr w:rsidR="00650E78" w:rsidRPr="00650E78" w:rsidTr="003E3668">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650E78" w:rsidRPr="00650E78" w:rsidRDefault="00650E78" w:rsidP="007A42DC"/>
        </w:tc>
      </w:tr>
      <w:tr w:rsidR="003E3668" w:rsidRPr="00650E78" w:rsidTr="003E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3E3668" w:rsidRPr="00650E78" w:rsidRDefault="003E3668" w:rsidP="003E3668">
            <w:pPr>
              <w:rPr>
                <w:b w:val="0"/>
                <w:bCs w:val="0"/>
                <w:lang w:val="en-US"/>
              </w:rPr>
            </w:pPr>
            <w:r w:rsidRPr="00650E78">
              <w:t>Location of use</w:t>
            </w:r>
            <w:r w:rsidRPr="00650E78">
              <w:rPr>
                <w:lang w:val="en-US"/>
              </w:rPr>
              <w:t>:</w:t>
            </w:r>
            <w:r w:rsidRPr="00650E78">
              <w:rPr>
                <w:lang w:val="en-US"/>
              </w:rPr>
              <w:tab/>
              <w:t xml:space="preserve"> </w:t>
            </w:r>
          </w:p>
        </w:tc>
        <w:tc>
          <w:tcPr>
            <w:tcW w:w="4606" w:type="dxa"/>
            <w:tcBorders>
              <w:top w:val="single" w:sz="4" w:space="0" w:color="auto"/>
              <w:left w:val="single" w:sz="4" w:space="0" w:color="auto"/>
              <w:bottom w:val="single" w:sz="4" w:space="0" w:color="auto"/>
              <w:right w:val="single" w:sz="4" w:space="0" w:color="auto"/>
            </w:tcBorders>
          </w:tcPr>
          <w:p w:rsidR="003E3668" w:rsidRPr="00650E78" w:rsidRDefault="003E3668" w:rsidP="003E3668">
            <w:pPr>
              <w:cnfStyle w:val="000000100000" w:firstRow="0" w:lastRow="0" w:firstColumn="0" w:lastColumn="0" w:oddVBand="0" w:evenVBand="0" w:oddHBand="1" w:evenHBand="0" w:firstRowFirstColumn="0" w:firstRowLastColumn="0" w:lastRowFirstColumn="0" w:lastRowLastColumn="0"/>
              <w:rPr>
                <w:lang w:val="en-US"/>
              </w:rPr>
            </w:pPr>
            <w:r w:rsidRPr="00650E78">
              <w:rPr>
                <w:lang w:val="en-US"/>
              </w:rPr>
              <w:t>Main Bridge</w:t>
            </w:r>
          </w:p>
        </w:tc>
      </w:tr>
    </w:tbl>
    <w:p w:rsidR="00986B9D" w:rsidRDefault="00986B9D" w:rsidP="00A27AAF">
      <w:pPr>
        <w:rPr>
          <w:lang w:val="en-US"/>
        </w:rPr>
      </w:pPr>
    </w:p>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1985"/>
        <w:gridCol w:w="4709"/>
      </w:tblGrid>
      <w:tr w:rsidR="007A42DC" w:rsidRPr="00F30928"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A27AAF">
            <w:pPr>
              <w:rPr>
                <w:lang w:val="en-US"/>
              </w:rPr>
            </w:pPr>
            <w:r>
              <w:rPr>
                <w:lang w:val="en-US"/>
              </w:rPr>
              <w:t>Button</w:t>
            </w:r>
          </w:p>
        </w:tc>
        <w:tc>
          <w:tcPr>
            <w:tcW w:w="1276" w:type="dxa"/>
          </w:tcPr>
          <w:p w:rsidR="007A42DC" w:rsidRDefault="007A42DC" w:rsidP="00A27AAF">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1985" w:type="dxa"/>
          </w:tcPr>
          <w:p w:rsidR="007A42DC" w:rsidRDefault="007A42DC" w:rsidP="00A27AAF">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709" w:type="dxa"/>
          </w:tcPr>
          <w:p w:rsidR="007A42DC" w:rsidRDefault="007A42DC" w:rsidP="00A27AAF">
            <w:pPr>
              <w:cnfStyle w:val="100000000000" w:firstRow="1" w:lastRow="0" w:firstColumn="0" w:lastColumn="0" w:oddVBand="0" w:evenVBand="0" w:oddHBand="0" w:evenHBand="0" w:firstRowFirstColumn="0" w:firstRowLastColumn="0" w:lastRowFirstColumn="0" w:lastRowLastColumn="0"/>
              <w:rPr>
                <w:lang w:val="en-US"/>
              </w:rPr>
            </w:pPr>
            <w:r>
              <w:rPr>
                <w:lang w:val="en-US"/>
              </w:rPr>
              <w:t>FT NavVision© Field</w:t>
            </w:r>
            <w:r w:rsidR="00F30928">
              <w:rPr>
                <w:lang w:val="en-US"/>
              </w:rPr>
              <w:t xml:space="preserve"> (Button/Led)</w:t>
            </w:r>
          </w:p>
        </w:tc>
      </w:tr>
      <w:tr w:rsidR="00F30928" w:rsidTr="00F3092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F30928" w:rsidRDefault="00F30928" w:rsidP="00A27AAF">
            <w:pPr>
              <w:rPr>
                <w:lang w:val="en-US"/>
              </w:rPr>
            </w:pPr>
            <w:r>
              <w:rPr>
                <w:lang w:val="en-US"/>
              </w:rPr>
              <w:t>Dim</w:t>
            </w:r>
          </w:p>
        </w:tc>
        <w:tc>
          <w:tcPr>
            <w:tcW w:w="1276"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1985"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709" w:type="dxa"/>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Panel Dim Switch</w:t>
            </w:r>
          </w:p>
        </w:tc>
      </w:tr>
      <w:tr w:rsidR="00F30928"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F30928" w:rsidRDefault="00F30928" w:rsidP="00A27AAF">
            <w:pPr>
              <w:rPr>
                <w:lang w:val="en-US"/>
              </w:rPr>
            </w:pPr>
          </w:p>
        </w:tc>
        <w:tc>
          <w:tcPr>
            <w:tcW w:w="1276"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Panel Dim LED</w:t>
            </w:r>
          </w:p>
        </w:tc>
      </w:tr>
      <w:tr w:rsidR="00F30928" w:rsidTr="00F30928">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F30928" w:rsidRDefault="00F30928" w:rsidP="00A27AAF">
            <w:pPr>
              <w:rPr>
                <w:lang w:val="en-US"/>
              </w:rPr>
            </w:pPr>
            <w:r>
              <w:rPr>
                <w:lang w:val="en-US"/>
              </w:rPr>
              <w:t>Timer</w:t>
            </w:r>
          </w:p>
        </w:tc>
        <w:tc>
          <w:tcPr>
            <w:tcW w:w="1276"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1985"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Reset timer</w:t>
            </w:r>
          </w:p>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active</w:t>
            </w:r>
          </w:p>
        </w:tc>
        <w:tc>
          <w:tcPr>
            <w:tcW w:w="4709" w:type="dxa"/>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Timer Reset</w:t>
            </w:r>
          </w:p>
        </w:tc>
      </w:tr>
      <w:tr w:rsidR="00F30928" w:rsidTr="00360D5F">
        <w:trPr>
          <w:trHeight w:val="427"/>
        </w:trPr>
        <w:tc>
          <w:tcPr>
            <w:cnfStyle w:val="001000000000" w:firstRow="0" w:lastRow="0" w:firstColumn="1" w:lastColumn="0" w:oddVBand="0" w:evenVBand="0" w:oddHBand="0" w:evenHBand="0" w:firstRowFirstColumn="0" w:firstRowLastColumn="0" w:lastRowFirstColumn="0" w:lastRowLastColumn="0"/>
            <w:tcW w:w="1242" w:type="dxa"/>
            <w:vMerge/>
          </w:tcPr>
          <w:p w:rsidR="00F30928" w:rsidRDefault="00F30928" w:rsidP="00A27AAF">
            <w:pPr>
              <w:rPr>
                <w:lang w:val="en-US"/>
              </w:rPr>
            </w:pPr>
          </w:p>
        </w:tc>
        <w:tc>
          <w:tcPr>
            <w:tcW w:w="1276"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Timer Active LED</w:t>
            </w:r>
          </w:p>
        </w:tc>
      </w:tr>
      <w:tr w:rsidR="00F30928" w:rsidTr="00F30928">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F30928" w:rsidRDefault="00F30928" w:rsidP="00A27AAF">
            <w:pPr>
              <w:rPr>
                <w:lang w:val="en-US"/>
              </w:rPr>
            </w:pPr>
            <w:r>
              <w:rPr>
                <w:lang w:val="en-US"/>
              </w:rPr>
              <w:t>Alarm</w:t>
            </w:r>
          </w:p>
        </w:tc>
        <w:tc>
          <w:tcPr>
            <w:tcW w:w="1276"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1985" w:type="dxa"/>
            <w:vMerge w:val="restart"/>
          </w:tcPr>
          <w:p w:rsidR="00F30928" w:rsidRDefault="00F30928"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709" w:type="dxa"/>
          </w:tcPr>
          <w:p w:rsidR="00F30928" w:rsidRDefault="00F30928" w:rsidP="005B48B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Silence</w:t>
            </w:r>
          </w:p>
        </w:tc>
      </w:tr>
      <w:tr w:rsidR="00F30928"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F30928" w:rsidRDefault="00F30928" w:rsidP="00A27AAF">
            <w:pPr>
              <w:rPr>
                <w:lang w:val="en-US"/>
              </w:rPr>
            </w:pPr>
          </w:p>
        </w:tc>
        <w:tc>
          <w:tcPr>
            <w:tcW w:w="1276"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1985" w:type="dxa"/>
            <w:vMerge/>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p>
        </w:tc>
        <w:tc>
          <w:tcPr>
            <w:tcW w:w="4709" w:type="dxa"/>
          </w:tcPr>
          <w:p w:rsidR="00F30928" w:rsidRDefault="00F30928" w:rsidP="00A27AAF">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Active LED</w:t>
            </w:r>
          </w:p>
        </w:tc>
      </w:tr>
      <w:tr w:rsidR="007A42DC"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A27AAF">
            <w:pPr>
              <w:rPr>
                <w:lang w:val="en-US"/>
              </w:rPr>
            </w:pPr>
            <w:r>
              <w:rPr>
                <w:lang w:val="en-US"/>
              </w:rPr>
              <w:t>Buzzer</w:t>
            </w:r>
          </w:p>
        </w:tc>
        <w:tc>
          <w:tcPr>
            <w:tcW w:w="1276" w:type="dxa"/>
          </w:tcPr>
          <w:p w:rsidR="007A42DC" w:rsidRDefault="007A42DC" w:rsidP="00A27AAF">
            <w:pPr>
              <w:cnfStyle w:val="000000100000" w:firstRow="0" w:lastRow="0" w:firstColumn="0" w:lastColumn="0" w:oddVBand="0" w:evenVBand="0" w:oddHBand="1" w:evenHBand="0" w:firstRowFirstColumn="0" w:firstRowLastColumn="0" w:lastRowFirstColumn="0" w:lastRowLastColumn="0"/>
              <w:rPr>
                <w:lang w:val="en-US"/>
              </w:rPr>
            </w:pPr>
          </w:p>
        </w:tc>
        <w:tc>
          <w:tcPr>
            <w:tcW w:w="1985" w:type="dxa"/>
          </w:tcPr>
          <w:p w:rsidR="007A42DC" w:rsidRDefault="007A42DC"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sidR="00360D5F">
              <w:rPr>
                <w:rFonts w:cs="Arial"/>
                <w:lang w:val="en-US"/>
              </w:rPr>
              <w:t>***</w:t>
            </w:r>
          </w:p>
        </w:tc>
        <w:tc>
          <w:tcPr>
            <w:tcW w:w="4709" w:type="dxa"/>
          </w:tcPr>
          <w:p w:rsidR="007A42DC" w:rsidRDefault="009753C7" w:rsidP="00A27AAF">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sidR="00360D5F">
              <w:rPr>
                <w:lang w:val="en-US"/>
              </w:rPr>
              <w:t>Deadman</w:t>
            </w:r>
            <w:proofErr w:type="spellEnd"/>
            <w:r w:rsidR="00360D5F">
              <w:rPr>
                <w:lang w:val="en-US"/>
              </w:rPr>
              <w:t xml:space="preserve"> </w:t>
            </w:r>
            <w:r>
              <w:rPr>
                <w:lang w:val="en-US"/>
              </w:rPr>
              <w:t>Alarm Buzzer</w:t>
            </w:r>
          </w:p>
        </w:tc>
      </w:tr>
    </w:tbl>
    <w:p w:rsidR="007A42DC" w:rsidRDefault="007A42DC"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B552BE" w:rsidRDefault="00B552BE" w:rsidP="00A27AAF">
      <w:pPr>
        <w:rPr>
          <w:lang w:val="en-US"/>
        </w:rPr>
      </w:pPr>
    </w:p>
    <w:p w:rsidR="00A27AAF" w:rsidRDefault="00A27AAF" w:rsidP="00986B9D">
      <w:pPr>
        <w:pStyle w:val="Kop3"/>
        <w:rPr>
          <w:lang w:val="en-US"/>
        </w:rPr>
      </w:pPr>
      <w:bookmarkStart w:id="42" w:name="_Toc365030371"/>
      <w:r>
        <w:rPr>
          <w:lang w:val="en-US"/>
        </w:rPr>
        <w:lastRenderedPageBreak/>
        <w:t>BNWAS Cabin</w:t>
      </w:r>
      <w:bookmarkEnd w:id="42"/>
    </w:p>
    <w:tbl>
      <w:tblPr>
        <w:tblStyle w:val="Lichtelijst"/>
        <w:tblW w:w="0" w:type="auto"/>
        <w:tblLook w:val="04A0" w:firstRow="1" w:lastRow="0" w:firstColumn="1" w:lastColumn="0" w:noHBand="0" w:noVBand="1"/>
      </w:tblPr>
      <w:tblGrid>
        <w:gridCol w:w="4606"/>
        <w:gridCol w:w="4606"/>
      </w:tblGrid>
      <w:tr w:rsidR="00650E78" w:rsidRPr="00650E78" w:rsidTr="00650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rPr>
                <w:lang w:val="en-US"/>
              </w:rPr>
            </w:pPr>
            <w:r w:rsidRPr="00650E78">
              <w:rPr>
                <w:lang w:val="en-US"/>
              </w:rPr>
              <w:t>Panel horizontal-vertical</w:t>
            </w:r>
          </w:p>
        </w:tc>
      </w:tr>
      <w:tr w:rsidR="00650E78" w:rsidRPr="00650E78" w:rsidTr="0065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pPr>
            <w:r w:rsidRPr="00650E78">
              <w:rPr>
                <w:b w:val="0"/>
                <w:bCs w:val="0"/>
              </w:rPr>
              <w:object w:dxaOrig="5954" w:dyaOrig="2010">
                <v:shape id="_x0000_i1027" type="#_x0000_t75" style="width:144.75pt;height:48.75pt" o:ole="">
                  <v:imagedata r:id="rId22" o:title=""/>
                </v:shape>
                <o:OLEObject Type="Embed" ProgID="PBrush" ShapeID="_x0000_i1027" DrawAspect="Content" ObjectID="_1438772538" r:id="rId23"/>
              </w:object>
            </w:r>
            <w:r w:rsidRPr="00650E78">
              <w:rPr>
                <w:b w:val="0"/>
                <w:bCs w:val="0"/>
              </w:rPr>
              <w:object w:dxaOrig="1935" w:dyaOrig="4979">
                <v:shape id="_x0000_i1028" type="#_x0000_t75" style="width:47.25pt;height:122.25pt" o:ole="">
                  <v:imagedata r:id="rId24" o:title=""/>
                </v:shape>
                <o:OLEObject Type="Embed" ProgID="PBrush" ShapeID="_x0000_i1028" DrawAspect="Content" ObjectID="_1438772539" r:id="rId25"/>
              </w:object>
            </w:r>
          </w:p>
        </w:tc>
      </w:tr>
      <w:tr w:rsidR="00650E78" w:rsidRPr="00650E78" w:rsidTr="003E3668">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650E78" w:rsidRPr="00650E78" w:rsidRDefault="00650E78" w:rsidP="007A42DC"/>
        </w:tc>
      </w:tr>
      <w:tr w:rsidR="003E3668" w:rsidTr="003E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3E3668" w:rsidRDefault="003E3668" w:rsidP="003E3668">
            <w:pPr>
              <w:rPr>
                <w:b w:val="0"/>
                <w:bCs w:val="0"/>
              </w:rPr>
            </w:pPr>
            <w:r w:rsidRPr="00650E78">
              <w:t>Location of use</w:t>
            </w:r>
            <w:r w:rsidRPr="00650E78">
              <w:rPr>
                <w:lang w:val="en-US"/>
              </w:rPr>
              <w:t xml:space="preserve">: </w:t>
            </w:r>
            <w:r w:rsidRPr="00650E78">
              <w:rPr>
                <w:lang w:val="en-US"/>
              </w:rPr>
              <w:tab/>
            </w:r>
          </w:p>
        </w:tc>
        <w:tc>
          <w:tcPr>
            <w:tcW w:w="4606" w:type="dxa"/>
            <w:tcBorders>
              <w:top w:val="single" w:sz="4" w:space="0" w:color="auto"/>
              <w:left w:val="single" w:sz="4" w:space="0" w:color="auto"/>
              <w:bottom w:val="single" w:sz="4" w:space="0" w:color="auto"/>
              <w:right w:val="single" w:sz="4" w:space="0" w:color="auto"/>
            </w:tcBorders>
          </w:tcPr>
          <w:p w:rsidR="003E3668" w:rsidRDefault="003E3668" w:rsidP="003E3668">
            <w:pPr>
              <w:cnfStyle w:val="000000100000" w:firstRow="0" w:lastRow="0" w:firstColumn="0" w:lastColumn="0" w:oddVBand="0" w:evenVBand="0" w:oddHBand="1" w:evenHBand="0" w:firstRowFirstColumn="0" w:firstRowLastColumn="0" w:lastRowFirstColumn="0" w:lastRowLastColumn="0"/>
            </w:pPr>
            <w:r w:rsidRPr="00650E78">
              <w:rPr>
                <w:lang w:val="en-US"/>
              </w:rPr>
              <w:t>Crew cabins that can be selected for bridge duty</w:t>
            </w:r>
          </w:p>
        </w:tc>
      </w:tr>
    </w:tbl>
    <w:p w:rsidR="00986B9D" w:rsidRDefault="00986B9D" w:rsidP="00A27AAF"/>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2126"/>
        <w:gridCol w:w="4568"/>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FT NavVision©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w:t>
            </w:r>
            <w:proofErr w:type="spellStart"/>
            <w:r>
              <w:rPr>
                <w:lang w:val="en-US"/>
              </w:rPr>
              <w:t>Captains</w:t>
            </w:r>
            <w:proofErr w:type="spellEnd"/>
            <w:r>
              <w:rPr>
                <w:lang w:val="en-US"/>
              </w:rPr>
              <w:t xml:space="preserve"> Cabin)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w:t>
            </w:r>
            <w:proofErr w:type="spellStart"/>
            <w:r>
              <w:rPr>
                <w:lang w:val="en-US"/>
              </w:rPr>
              <w:t>Captains</w:t>
            </w:r>
            <w:proofErr w:type="spellEnd"/>
            <w:r>
              <w:rPr>
                <w:lang w:val="en-US"/>
              </w:rPr>
              <w:t xml:space="preserve"> Cabin)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Bridge</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5B48B4">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Bridge </w:t>
            </w:r>
            <w:proofErr w:type="spellStart"/>
            <w:r>
              <w:rPr>
                <w:lang w:val="en-US"/>
              </w:rPr>
              <w:t>deadman</w:t>
            </w:r>
            <w:proofErr w:type="spellEnd"/>
            <w:r>
              <w:rPr>
                <w:lang w:val="en-US"/>
              </w:rPr>
              <w:t xml:space="preserve"> Select, illuminates when active</w:t>
            </w:r>
          </w:p>
        </w:tc>
        <w:tc>
          <w:tcPr>
            <w:tcW w:w="4568"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Bridge: (Captain) On Duty </w:t>
            </w:r>
          </w:p>
        </w:tc>
      </w:tr>
      <w:tr w:rsidR="00766FEA" w:rsidTr="00360D5F">
        <w:trPr>
          <w:trHeight w:val="427"/>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5B48B4">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w:t>
            </w:r>
            <w:proofErr w:type="spellStart"/>
            <w:r>
              <w:rPr>
                <w:lang w:val="en-US"/>
              </w:rPr>
              <w:t>Captains</w:t>
            </w:r>
            <w:proofErr w:type="spellEnd"/>
            <w:r>
              <w:rPr>
                <w:lang w:val="en-US"/>
              </w:rPr>
              <w:t xml:space="preserve"> Cabin) Bridge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Active LED</w:t>
            </w:r>
          </w:p>
        </w:tc>
      </w:tr>
      <w:tr w:rsidR="00A83CEC"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A83CEC" w:rsidRDefault="00A83CEC" w:rsidP="007A42DC">
            <w:pPr>
              <w:rPr>
                <w:lang w:val="en-US"/>
              </w:rPr>
            </w:pPr>
            <w:r>
              <w:rPr>
                <w:lang w:val="en-US"/>
              </w:rPr>
              <w:t>Buzzer</w:t>
            </w:r>
          </w:p>
        </w:tc>
        <w:tc>
          <w:tcPr>
            <w:tcW w:w="1276" w:type="dxa"/>
          </w:tcPr>
          <w:p w:rsidR="00A83CEC" w:rsidRDefault="00A83CEC"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A83CEC" w:rsidRDefault="00A83CEC"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A83CEC" w:rsidRDefault="00A83CEC"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Buzzer</w:t>
            </w:r>
          </w:p>
        </w:tc>
      </w:tr>
    </w:tbl>
    <w:p w:rsidR="00986B9D" w:rsidRDefault="00986B9D" w:rsidP="00A27AAF">
      <w:pPr>
        <w:rPr>
          <w:lang w:val="en-US"/>
        </w:rPr>
      </w:pPr>
    </w:p>
    <w:p w:rsidR="00A27AAF" w:rsidRDefault="00986B9D" w:rsidP="00986B9D">
      <w:pPr>
        <w:pStyle w:val="Kop3"/>
        <w:rPr>
          <w:lang w:val="en-US"/>
        </w:rPr>
      </w:pPr>
      <w:bookmarkStart w:id="43" w:name="_Toc365030372"/>
      <w:r>
        <w:rPr>
          <w:lang w:val="en-US"/>
        </w:rPr>
        <w:t>BNWAS Cabin mini</w:t>
      </w:r>
      <w:bookmarkEnd w:id="43"/>
    </w:p>
    <w:tbl>
      <w:tblPr>
        <w:tblStyle w:val="Lichtelijst"/>
        <w:tblW w:w="0" w:type="auto"/>
        <w:tblLook w:val="04A0" w:firstRow="1" w:lastRow="0" w:firstColumn="1" w:lastColumn="0" w:noHBand="0" w:noVBand="1"/>
      </w:tblPr>
      <w:tblGrid>
        <w:gridCol w:w="4606"/>
        <w:gridCol w:w="4606"/>
      </w:tblGrid>
      <w:tr w:rsidR="00650E78" w:rsidRPr="00650E78" w:rsidTr="00650E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rPr>
                <w:lang w:val="en-US"/>
              </w:rPr>
            </w:pPr>
            <w:r w:rsidRPr="00650E78">
              <w:rPr>
                <w:lang w:val="en-US"/>
              </w:rPr>
              <w:t>Panel horizontal-vertical</w:t>
            </w:r>
          </w:p>
        </w:tc>
      </w:tr>
      <w:tr w:rsidR="00650E78" w:rsidRPr="00650E78" w:rsidTr="00650E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650E78" w:rsidRPr="00650E78" w:rsidRDefault="00650E78" w:rsidP="007A42DC">
            <w:pPr>
              <w:jc w:val="center"/>
            </w:pPr>
            <w:r w:rsidRPr="00650E78">
              <w:rPr>
                <w:b w:val="0"/>
                <w:bCs w:val="0"/>
              </w:rPr>
              <w:object w:dxaOrig="4320" w:dyaOrig="2295">
                <v:shape id="_x0000_i1029" type="#_x0000_t75" style="width:76.5pt;height:39pt" o:ole="">
                  <v:imagedata r:id="rId26" o:title=""/>
                </v:shape>
                <o:OLEObject Type="Embed" ProgID="PBrush" ShapeID="_x0000_i1029" DrawAspect="Content" ObjectID="_1438772540" r:id="rId27"/>
              </w:object>
            </w:r>
            <w:r w:rsidRPr="00650E78">
              <w:rPr>
                <w:b w:val="0"/>
                <w:bCs w:val="0"/>
              </w:rPr>
              <w:object w:dxaOrig="3000" w:dyaOrig="4575">
                <v:shape id="_x0000_i1030" type="#_x0000_t75" style="width:47.25pt;height:1in" o:ole="">
                  <v:imagedata r:id="rId28" o:title=""/>
                </v:shape>
                <o:OLEObject Type="Embed" ProgID="PBrush" ShapeID="_x0000_i1030" DrawAspect="Content" ObjectID="_1438772541" r:id="rId29"/>
              </w:object>
            </w:r>
          </w:p>
        </w:tc>
      </w:tr>
      <w:tr w:rsidR="00650E78" w:rsidRPr="00650E78" w:rsidTr="003E3668">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650E78" w:rsidRPr="00650E78" w:rsidRDefault="00650E78" w:rsidP="007A42DC"/>
        </w:tc>
      </w:tr>
      <w:tr w:rsidR="00650E78" w:rsidRPr="00650E78" w:rsidTr="003E36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650E78" w:rsidRPr="00650E78" w:rsidRDefault="00650E78" w:rsidP="00650E78">
            <w:pPr>
              <w:rPr>
                <w:b w:val="0"/>
                <w:bCs w:val="0"/>
              </w:rPr>
            </w:pPr>
            <w:r w:rsidRPr="00650E78">
              <w:t>Location of use</w:t>
            </w:r>
            <w:r w:rsidRPr="00650E78">
              <w:rPr>
                <w:lang w:val="en-US"/>
              </w:rPr>
              <w:t>:</w:t>
            </w:r>
            <w:r w:rsidRPr="00650E78">
              <w:rPr>
                <w:lang w:val="en-US"/>
              </w:rPr>
              <w:tab/>
            </w:r>
          </w:p>
        </w:tc>
        <w:tc>
          <w:tcPr>
            <w:tcW w:w="4606" w:type="dxa"/>
            <w:tcBorders>
              <w:top w:val="single" w:sz="4" w:space="0" w:color="auto"/>
              <w:left w:val="single" w:sz="4" w:space="0" w:color="auto"/>
              <w:bottom w:val="single" w:sz="4" w:space="0" w:color="auto"/>
              <w:right w:val="single" w:sz="4" w:space="0" w:color="auto"/>
            </w:tcBorders>
          </w:tcPr>
          <w:p w:rsidR="00650E78" w:rsidRPr="00650E78" w:rsidRDefault="003E3668" w:rsidP="003E3668">
            <w:pPr>
              <w:cnfStyle w:val="000000100000" w:firstRow="0" w:lastRow="0" w:firstColumn="0" w:lastColumn="0" w:oddVBand="0" w:evenVBand="0" w:oddHBand="1" w:evenHBand="0" w:firstRowFirstColumn="0" w:firstRowLastColumn="0" w:lastRowFirstColumn="0" w:lastRowLastColumn="0"/>
            </w:pPr>
            <w:r w:rsidRPr="00650E78">
              <w:rPr>
                <w:lang w:val="en-US"/>
              </w:rPr>
              <w:t>All spaces where Bridge duty crew can be available (no duty select)</w:t>
            </w:r>
          </w:p>
        </w:tc>
      </w:tr>
    </w:tbl>
    <w:p w:rsidR="00986B9D" w:rsidRDefault="00986B9D" w:rsidP="00A27AAF"/>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1843"/>
        <w:gridCol w:w="4851"/>
      </w:tblGrid>
      <w:tr w:rsidR="007A42DC" w:rsidTr="007A42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1843"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851"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FT NavVision©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BNWAS</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1843"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Bridge duty and timer reset</w:t>
            </w:r>
          </w:p>
        </w:tc>
        <w:tc>
          <w:tcPr>
            <w:tcW w:w="4851"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Button has no function</w:t>
            </w:r>
          </w:p>
        </w:tc>
      </w:tr>
      <w:tr w:rsidR="00766FEA" w:rsidTr="007A42DC">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1843"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851"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Active LED</w:t>
            </w:r>
          </w:p>
        </w:tc>
      </w:tr>
      <w:tr w:rsidR="007A42DC" w:rsidTr="007A42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1D2E17" w:rsidP="007A42DC">
            <w:pPr>
              <w:rPr>
                <w:lang w:val="en-US"/>
              </w:rPr>
            </w:pPr>
            <w:r>
              <w:rPr>
                <w:lang w:val="en-US"/>
              </w:rPr>
              <w:t>Buzzer</w:t>
            </w:r>
          </w:p>
        </w:tc>
        <w:tc>
          <w:tcPr>
            <w:tcW w:w="1276" w:type="dxa"/>
          </w:tcPr>
          <w:p w:rsidR="007A42DC" w:rsidRDefault="007A42DC"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1843" w:type="dxa"/>
          </w:tcPr>
          <w:p w:rsidR="007A42DC" w:rsidRDefault="001D2E17"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sidR="00360D5F">
              <w:rPr>
                <w:rFonts w:cs="Arial"/>
                <w:lang w:val="en-US"/>
              </w:rPr>
              <w:t>***</w:t>
            </w:r>
          </w:p>
        </w:tc>
        <w:tc>
          <w:tcPr>
            <w:tcW w:w="4851" w:type="dxa"/>
          </w:tcPr>
          <w:p w:rsidR="007A42DC" w:rsidRDefault="00A83CEC"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Station Bridge </w:t>
            </w:r>
            <w:proofErr w:type="spellStart"/>
            <w:r>
              <w:rPr>
                <w:lang w:val="en-US"/>
              </w:rPr>
              <w:t>Deadman</w:t>
            </w:r>
            <w:proofErr w:type="spellEnd"/>
            <w:r>
              <w:rPr>
                <w:lang w:val="en-US"/>
              </w:rPr>
              <w:t xml:space="preserve"> Alarm Buzzer</w:t>
            </w:r>
          </w:p>
        </w:tc>
      </w:tr>
    </w:tbl>
    <w:p w:rsidR="00986B9D" w:rsidRDefault="00986B9D" w:rsidP="00A27AAF">
      <w:pPr>
        <w:rPr>
          <w:lang w:val="en-US"/>
        </w:rPr>
      </w:pPr>
    </w:p>
    <w:p w:rsidR="00360D5F" w:rsidRDefault="00360D5F" w:rsidP="00360D5F">
      <w:pPr>
        <w:pStyle w:val="Kop3"/>
        <w:numPr>
          <w:ilvl w:val="0"/>
          <w:numId w:val="0"/>
        </w:numPr>
        <w:rPr>
          <w:lang w:val="en-US"/>
        </w:rPr>
      </w:pPr>
    </w:p>
    <w:p w:rsidR="00360D5F" w:rsidRDefault="00360D5F" w:rsidP="00360D5F">
      <w:pPr>
        <w:rPr>
          <w:lang w:val="en-US"/>
        </w:rPr>
      </w:pPr>
    </w:p>
    <w:p w:rsidR="004A3B17" w:rsidRPr="00360D5F" w:rsidRDefault="004A3B17" w:rsidP="00360D5F">
      <w:pPr>
        <w:rPr>
          <w:lang w:val="en-US"/>
        </w:rPr>
      </w:pPr>
    </w:p>
    <w:p w:rsidR="004A3B17" w:rsidRDefault="004A3B17" w:rsidP="004A3B17">
      <w:pPr>
        <w:pStyle w:val="Kop2"/>
        <w:numPr>
          <w:ilvl w:val="0"/>
          <w:numId w:val="0"/>
        </w:numPr>
        <w:rPr>
          <w:lang w:val="en-US"/>
        </w:rPr>
      </w:pPr>
    </w:p>
    <w:p w:rsidR="00986B9D" w:rsidRDefault="00986B9D" w:rsidP="00360D5F">
      <w:pPr>
        <w:pStyle w:val="Kop2"/>
        <w:rPr>
          <w:lang w:val="en-US"/>
        </w:rPr>
      </w:pPr>
      <w:bookmarkStart w:id="44" w:name="_Toc365030373"/>
      <w:r>
        <w:rPr>
          <w:lang w:val="en-US"/>
        </w:rPr>
        <w:t>AMS Bridge</w:t>
      </w:r>
      <w:bookmarkEnd w:id="44"/>
    </w:p>
    <w:tbl>
      <w:tblPr>
        <w:tblStyle w:val="Lichtelijst"/>
        <w:tblW w:w="0" w:type="auto"/>
        <w:tblLook w:val="04A0" w:firstRow="1" w:lastRow="0" w:firstColumn="1" w:lastColumn="0" w:noHBand="0" w:noVBand="1"/>
      </w:tblPr>
      <w:tblGrid>
        <w:gridCol w:w="4606"/>
        <w:gridCol w:w="4606"/>
      </w:tblGrid>
      <w:tr w:rsidR="0024716D" w:rsidRPr="0024716D" w:rsidTr="00247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5924" w:dyaOrig="1965">
                <v:shape id="_x0000_i1031" type="#_x0000_t75" style="width:144.75pt;height:48pt" o:ole="">
                  <v:imagedata r:id="rId30" o:title=""/>
                </v:shape>
                <o:OLEObject Type="Embed" ProgID="PBrush" ShapeID="_x0000_i1031" DrawAspect="Content" ObjectID="_1438772542" r:id="rId31"/>
              </w:object>
            </w:r>
            <w:r w:rsidRPr="0024716D">
              <w:rPr>
                <w:b w:val="0"/>
                <w:bCs w:val="0"/>
              </w:rPr>
              <w:object w:dxaOrig="1890" w:dyaOrig="4919">
                <v:shape id="_x0000_i1032" type="#_x0000_t75" style="width:46.5pt;height:123pt" o:ole="">
                  <v:imagedata r:id="rId32" o:title=""/>
                </v:shape>
                <o:OLEObject Type="Embed" ProgID="PBrush" ShapeID="_x0000_i1032" DrawAspect="Content" ObjectID="_1438772543" r:id="rId33"/>
              </w:object>
            </w:r>
          </w:p>
        </w:tc>
      </w:tr>
      <w:tr w:rsidR="0024716D" w:rsidRPr="0024716D" w:rsidTr="0024716D">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24716D" w:rsidRPr="0024716D" w:rsidRDefault="0024716D" w:rsidP="007A42DC"/>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b w:val="0"/>
                <w:bCs w:val="0"/>
              </w:rPr>
            </w:pPr>
            <w:r w:rsidRPr="0024716D">
              <w:t>Location of use</w:t>
            </w:r>
            <w:r w:rsidRPr="0024716D">
              <w:rPr>
                <w:lang w:val="en-US"/>
              </w:rPr>
              <w:t>:</w:t>
            </w:r>
            <w:r w:rsidRPr="0024716D">
              <w:rPr>
                <w:lang w:val="en-US"/>
              </w:rPr>
              <w:tab/>
            </w:r>
          </w:p>
        </w:tc>
        <w:tc>
          <w:tcPr>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pPr>
            <w:r w:rsidRPr="0024716D">
              <w:rPr>
                <w:lang w:val="en-US"/>
              </w:rPr>
              <w:t>Main or secondary bridge</w:t>
            </w:r>
          </w:p>
        </w:tc>
      </w:tr>
    </w:tbl>
    <w:p w:rsidR="00986B9D" w:rsidRDefault="00986B9D" w:rsidP="00A27AAF"/>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2126"/>
        <w:gridCol w:w="4568"/>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FT NavVision©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A83CE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A83CE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Attended</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attended</w:t>
            </w:r>
          </w:p>
        </w:tc>
        <w:tc>
          <w:tcPr>
            <w:tcW w:w="4568" w:type="dxa"/>
          </w:tcPr>
          <w:p w:rsidR="00766FEA" w:rsidRP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Button has no function</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5D71F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ER Attended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Bridge Alarm Active LED</w:t>
            </w:r>
          </w:p>
        </w:tc>
      </w:tr>
      <w:tr w:rsidR="005D71F5"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D71F5" w:rsidRDefault="005D71F5" w:rsidP="007A42DC">
            <w:pPr>
              <w:rPr>
                <w:lang w:val="en-US"/>
              </w:rPr>
            </w:pPr>
            <w:r>
              <w:rPr>
                <w:lang w:val="en-US"/>
              </w:rPr>
              <w:t>Buzzer</w:t>
            </w:r>
          </w:p>
        </w:tc>
        <w:tc>
          <w:tcPr>
            <w:tcW w:w="127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5D71F5" w:rsidRDefault="005D71F5"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Bridge Alarm Buzzer</w:t>
            </w:r>
          </w:p>
        </w:tc>
      </w:tr>
    </w:tbl>
    <w:p w:rsidR="00986B9D" w:rsidRDefault="00986B9D"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986B9D" w:rsidRDefault="00986B9D" w:rsidP="00986B9D">
      <w:pPr>
        <w:pStyle w:val="Kop3"/>
        <w:rPr>
          <w:lang w:val="en-US"/>
        </w:rPr>
      </w:pPr>
      <w:bookmarkStart w:id="45" w:name="_Toc365030374"/>
      <w:r>
        <w:rPr>
          <w:lang w:val="en-US"/>
        </w:rPr>
        <w:t>Entrance ER</w:t>
      </w:r>
      <w:bookmarkEnd w:id="45"/>
    </w:p>
    <w:tbl>
      <w:tblPr>
        <w:tblStyle w:val="Lichtelijst"/>
        <w:tblW w:w="0" w:type="auto"/>
        <w:tblLook w:val="04A0" w:firstRow="1" w:lastRow="0" w:firstColumn="1" w:lastColumn="0" w:noHBand="0" w:noVBand="1"/>
      </w:tblPr>
      <w:tblGrid>
        <w:gridCol w:w="4606"/>
        <w:gridCol w:w="4606"/>
      </w:tblGrid>
      <w:tr w:rsidR="0024716D" w:rsidRPr="0024716D" w:rsidTr="00247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5924" w:dyaOrig="1980">
                <v:shape id="_x0000_i1033" type="#_x0000_t75" style="width:144.75pt;height:48pt" o:ole="">
                  <v:imagedata r:id="rId34" o:title=""/>
                </v:shape>
                <o:OLEObject Type="Embed" ProgID="PBrush" ShapeID="_x0000_i1033" DrawAspect="Content" ObjectID="_1438772544" r:id="rId35"/>
              </w:object>
            </w:r>
            <w:r w:rsidRPr="0024716D">
              <w:rPr>
                <w:b w:val="0"/>
                <w:bCs w:val="0"/>
              </w:rPr>
              <w:object w:dxaOrig="1890" w:dyaOrig="4936">
                <v:shape id="_x0000_i1034" type="#_x0000_t75" style="width:46.5pt;height:123.75pt" o:ole="">
                  <v:imagedata r:id="rId36" o:title=""/>
                </v:shape>
                <o:OLEObject Type="Embed" ProgID="PBrush" ShapeID="_x0000_i1034" DrawAspect="Content" ObjectID="_1438772545" r:id="rId37"/>
              </w:object>
            </w:r>
          </w:p>
        </w:tc>
      </w:tr>
      <w:tr w:rsidR="0024716D" w:rsidRPr="0024716D" w:rsidTr="0024716D">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24716D" w:rsidRPr="0024716D" w:rsidRDefault="0024716D" w:rsidP="007A42DC"/>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b w:val="0"/>
                <w:bCs w:val="0"/>
              </w:rPr>
            </w:pPr>
            <w:r w:rsidRPr="0024716D">
              <w:t>Location of use</w:t>
            </w:r>
            <w:r w:rsidRPr="0024716D">
              <w:rPr>
                <w:lang w:val="en-US"/>
              </w:rPr>
              <w:t>:</w:t>
            </w:r>
            <w:r w:rsidRPr="0024716D">
              <w:rPr>
                <w:lang w:val="en-US"/>
              </w:rPr>
              <w:tab/>
            </w:r>
          </w:p>
        </w:tc>
        <w:tc>
          <w:tcPr>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pPr>
            <w:r w:rsidRPr="0024716D">
              <w:rPr>
                <w:lang w:val="en-US"/>
              </w:rPr>
              <w:t>At each entrance door of the ER</w:t>
            </w:r>
            <w:r>
              <w:rPr>
                <w:lang w:val="en-US"/>
              </w:rPr>
              <w:t>,</w:t>
            </w:r>
            <w:r w:rsidRPr="0024716D">
              <w:rPr>
                <w:lang w:val="en-US"/>
              </w:rPr>
              <w:t xml:space="preserve"> or in the ECR</w:t>
            </w:r>
          </w:p>
        </w:tc>
      </w:tr>
    </w:tbl>
    <w:p w:rsidR="00986B9D" w:rsidRDefault="00986B9D" w:rsidP="00A27AAF"/>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5"/>
        <w:gridCol w:w="1232"/>
        <w:gridCol w:w="2296"/>
        <w:gridCol w:w="4525"/>
      </w:tblGrid>
      <w:tr w:rsidR="007A42DC" w:rsidTr="00766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rsidR="007A42DC" w:rsidRDefault="007A42DC" w:rsidP="007A42DC">
            <w:pPr>
              <w:rPr>
                <w:lang w:val="en-US"/>
              </w:rPr>
            </w:pPr>
            <w:r>
              <w:rPr>
                <w:lang w:val="en-US"/>
              </w:rPr>
              <w:t>Button</w:t>
            </w:r>
          </w:p>
        </w:tc>
        <w:tc>
          <w:tcPr>
            <w:tcW w:w="1232"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29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25"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FT NavVision©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766FEA" w:rsidRDefault="00766FEA" w:rsidP="007A42DC">
            <w:pPr>
              <w:rPr>
                <w:lang w:val="en-US"/>
              </w:rPr>
            </w:pPr>
            <w:r>
              <w:rPr>
                <w:lang w:val="en-US"/>
              </w:rPr>
              <w:t>Attended</w:t>
            </w:r>
          </w:p>
        </w:tc>
        <w:tc>
          <w:tcPr>
            <w:tcW w:w="1232"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29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Toggles between attended/unattended, illuminates when attended</w:t>
            </w:r>
          </w:p>
        </w:tc>
        <w:tc>
          <w:tcPr>
            <w:tcW w:w="4525"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Activate</w:t>
            </w:r>
          </w:p>
        </w:tc>
      </w:tr>
      <w:tr w:rsidR="00766FEA" w:rsidTr="00766FEA">
        <w:trPr>
          <w:trHeight w:val="561"/>
        </w:trPr>
        <w:tc>
          <w:tcPr>
            <w:cnfStyle w:val="001000000000" w:firstRow="0" w:lastRow="0" w:firstColumn="1" w:lastColumn="0" w:oddVBand="0" w:evenVBand="0" w:oddHBand="0" w:evenHBand="0" w:firstRowFirstColumn="0" w:firstRowLastColumn="0" w:lastRowFirstColumn="0" w:lastRowLastColumn="0"/>
            <w:tcW w:w="1235" w:type="dxa"/>
            <w:vMerge/>
          </w:tcPr>
          <w:p w:rsidR="00766FEA" w:rsidRDefault="00766FEA" w:rsidP="007A42DC">
            <w:pPr>
              <w:rPr>
                <w:lang w:val="en-US"/>
              </w:rPr>
            </w:pPr>
          </w:p>
        </w:tc>
        <w:tc>
          <w:tcPr>
            <w:tcW w:w="1232"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29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25"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Engine Room ER Attended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561"/>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766FEA" w:rsidRDefault="00766FEA" w:rsidP="007A42DC">
            <w:pPr>
              <w:rPr>
                <w:lang w:val="en-US"/>
              </w:rPr>
            </w:pPr>
            <w:r>
              <w:rPr>
                <w:lang w:val="en-US"/>
              </w:rPr>
              <w:t>Timer</w:t>
            </w:r>
          </w:p>
        </w:tc>
        <w:tc>
          <w:tcPr>
            <w:tcW w:w="1232"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29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Engineer </w:t>
            </w:r>
            <w:proofErr w:type="spellStart"/>
            <w:r>
              <w:rPr>
                <w:lang w:val="en-US"/>
              </w:rPr>
              <w:t>deadman</w:t>
            </w:r>
            <w:proofErr w:type="spellEnd"/>
            <w:r>
              <w:rPr>
                <w:lang w:val="en-US"/>
              </w:rPr>
              <w:t xml:space="preserve"> timer reset, illuminates when active</w:t>
            </w:r>
          </w:p>
        </w:tc>
        <w:tc>
          <w:tcPr>
            <w:tcW w:w="4525"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Timer Reset</w:t>
            </w:r>
          </w:p>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p>
        </w:tc>
      </w:tr>
      <w:tr w:rsidR="00766FEA" w:rsidTr="00766FEA">
        <w:trPr>
          <w:trHeight w:val="561"/>
        </w:trPr>
        <w:tc>
          <w:tcPr>
            <w:cnfStyle w:val="001000000000" w:firstRow="0" w:lastRow="0" w:firstColumn="1" w:lastColumn="0" w:oddVBand="0" w:evenVBand="0" w:oddHBand="0" w:evenHBand="0" w:firstRowFirstColumn="0" w:firstRowLastColumn="0" w:lastRowFirstColumn="0" w:lastRowLastColumn="0"/>
            <w:tcW w:w="1235" w:type="dxa"/>
            <w:vMerge/>
          </w:tcPr>
          <w:p w:rsidR="00766FEA" w:rsidRDefault="00766FEA" w:rsidP="007A42DC">
            <w:pPr>
              <w:rPr>
                <w:lang w:val="en-US"/>
              </w:rPr>
            </w:pPr>
          </w:p>
        </w:tc>
        <w:tc>
          <w:tcPr>
            <w:tcW w:w="1232"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29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25"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Engine Room Timer Active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35" w:type="dxa"/>
            <w:vMerge w:val="restart"/>
          </w:tcPr>
          <w:p w:rsidR="00766FEA" w:rsidRDefault="00766FEA" w:rsidP="007A42DC">
            <w:pPr>
              <w:rPr>
                <w:lang w:val="en-US"/>
              </w:rPr>
            </w:pPr>
            <w:r>
              <w:rPr>
                <w:lang w:val="en-US"/>
              </w:rPr>
              <w:t>Alarm</w:t>
            </w:r>
          </w:p>
        </w:tc>
        <w:tc>
          <w:tcPr>
            <w:tcW w:w="1232"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29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25" w:type="dxa"/>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Silence</w:t>
            </w:r>
          </w:p>
        </w:tc>
      </w:tr>
      <w:tr w:rsidR="00766FEA" w:rsidTr="00766FEA">
        <w:trPr>
          <w:trHeight w:val="284"/>
        </w:trPr>
        <w:tc>
          <w:tcPr>
            <w:cnfStyle w:val="001000000000" w:firstRow="0" w:lastRow="0" w:firstColumn="1" w:lastColumn="0" w:oddVBand="0" w:evenVBand="0" w:oddHBand="0" w:evenHBand="0" w:firstRowFirstColumn="0" w:firstRowLastColumn="0" w:lastRowFirstColumn="0" w:lastRowLastColumn="0"/>
            <w:tcW w:w="1235" w:type="dxa"/>
            <w:vMerge/>
          </w:tcPr>
          <w:p w:rsidR="00766FEA" w:rsidRDefault="00766FEA" w:rsidP="007A42DC">
            <w:pPr>
              <w:rPr>
                <w:lang w:val="en-US"/>
              </w:rPr>
            </w:pPr>
          </w:p>
        </w:tc>
        <w:tc>
          <w:tcPr>
            <w:tcW w:w="1232"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29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25" w:type="dxa"/>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r>
              <w:rPr>
                <w:lang w:val="en-US"/>
              </w:rPr>
              <w:t>Station Engine Room Alarm Active LED</w:t>
            </w:r>
          </w:p>
        </w:tc>
      </w:tr>
      <w:tr w:rsidR="007A42DC" w:rsidTr="0076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35" w:type="dxa"/>
          </w:tcPr>
          <w:p w:rsidR="007A42DC" w:rsidRDefault="001D2E17" w:rsidP="007A42DC">
            <w:pPr>
              <w:rPr>
                <w:lang w:val="en-US"/>
              </w:rPr>
            </w:pPr>
            <w:r>
              <w:rPr>
                <w:lang w:val="en-US"/>
              </w:rPr>
              <w:t>Buzzer</w:t>
            </w:r>
          </w:p>
        </w:tc>
        <w:tc>
          <w:tcPr>
            <w:tcW w:w="1232" w:type="dxa"/>
          </w:tcPr>
          <w:p w:rsidR="007A42DC" w:rsidRDefault="007A42DC"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296" w:type="dxa"/>
          </w:tcPr>
          <w:p w:rsidR="007A42DC" w:rsidRDefault="00360D5F"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25" w:type="dxa"/>
          </w:tcPr>
          <w:p w:rsidR="007A42DC" w:rsidRDefault="005D71F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Station Engine Room Alarm Buzzer</w:t>
            </w:r>
          </w:p>
        </w:tc>
      </w:tr>
    </w:tbl>
    <w:p w:rsidR="00986B9D" w:rsidRDefault="00986B9D"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4A3B17" w:rsidRDefault="004A3B17" w:rsidP="00A27AAF">
      <w:pPr>
        <w:rPr>
          <w:lang w:val="en-US"/>
        </w:rPr>
      </w:pPr>
    </w:p>
    <w:p w:rsidR="00986B9D" w:rsidRDefault="00986B9D" w:rsidP="00986B9D">
      <w:pPr>
        <w:pStyle w:val="Kop3"/>
        <w:rPr>
          <w:lang w:val="en-US"/>
        </w:rPr>
      </w:pPr>
      <w:bookmarkStart w:id="46" w:name="_Toc365030375"/>
      <w:r>
        <w:rPr>
          <w:lang w:val="en-US"/>
        </w:rPr>
        <w:t>AMS Cabin</w:t>
      </w:r>
      <w:bookmarkEnd w:id="46"/>
    </w:p>
    <w:tbl>
      <w:tblPr>
        <w:tblStyle w:val="Lichtelijst"/>
        <w:tblW w:w="0" w:type="auto"/>
        <w:tblLook w:val="04A0" w:firstRow="1" w:lastRow="0" w:firstColumn="1" w:lastColumn="0" w:noHBand="0" w:noVBand="1"/>
      </w:tblPr>
      <w:tblGrid>
        <w:gridCol w:w="4606"/>
        <w:gridCol w:w="4606"/>
      </w:tblGrid>
      <w:tr w:rsidR="0024716D" w:rsidRPr="0024716D" w:rsidTr="002471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5969" w:dyaOrig="1995">
                <v:shape id="_x0000_i1035" type="#_x0000_t75" style="width:145.5pt;height:48pt" o:ole="">
                  <v:imagedata r:id="rId38" o:title=""/>
                </v:shape>
                <o:OLEObject Type="Embed" ProgID="PBrush" ShapeID="_x0000_i1035" DrawAspect="Content" ObjectID="_1438772546" r:id="rId39"/>
              </w:object>
            </w:r>
            <w:r w:rsidRPr="0024716D">
              <w:rPr>
                <w:b w:val="0"/>
                <w:bCs w:val="0"/>
              </w:rPr>
              <w:object w:dxaOrig="1890" w:dyaOrig="4919">
                <v:shape id="_x0000_i1036" type="#_x0000_t75" style="width:46.5pt;height:123pt" o:ole="">
                  <v:imagedata r:id="rId40" o:title=""/>
                </v:shape>
                <o:OLEObject Type="Embed" ProgID="PBrush" ShapeID="_x0000_i1036" DrawAspect="Content" ObjectID="_1438772547" r:id="rId41"/>
              </w:object>
            </w:r>
          </w:p>
        </w:tc>
      </w:tr>
      <w:tr w:rsidR="0024716D" w:rsidRPr="0024716D" w:rsidTr="0024716D">
        <w:tc>
          <w:tcPr>
            <w:cnfStyle w:val="001000000000" w:firstRow="0" w:lastRow="0" w:firstColumn="1" w:lastColumn="0" w:oddVBand="0" w:evenVBand="0" w:oddHBand="0" w:evenHBand="0" w:firstRowFirstColumn="0" w:firstRowLastColumn="0" w:lastRowFirstColumn="0" w:lastRowLastColumn="0"/>
            <w:tcW w:w="9212" w:type="dxa"/>
            <w:gridSpan w:val="2"/>
            <w:tcBorders>
              <w:bottom w:val="single" w:sz="4" w:space="0" w:color="auto"/>
            </w:tcBorders>
          </w:tcPr>
          <w:p w:rsidR="0024716D" w:rsidRPr="0024716D" w:rsidRDefault="0024716D" w:rsidP="007A42DC">
            <w:pPr>
              <w:jc w:val="center"/>
            </w:pPr>
          </w:p>
        </w:tc>
      </w:tr>
      <w:tr w:rsidR="0024716D" w:rsidRPr="0024716D" w:rsidTr="002471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b w:val="0"/>
                <w:bCs w:val="0"/>
                <w:lang w:val="en-US"/>
              </w:rPr>
            </w:pPr>
            <w:r w:rsidRPr="0024716D">
              <w:t>Location of use</w:t>
            </w:r>
            <w:r w:rsidRPr="0024716D">
              <w:rPr>
                <w:lang w:val="en-US"/>
              </w:rPr>
              <w:t>:</w:t>
            </w:r>
            <w:r w:rsidRPr="0024716D">
              <w:rPr>
                <w:lang w:val="en-US"/>
              </w:rPr>
              <w:tab/>
            </w:r>
          </w:p>
        </w:tc>
        <w:tc>
          <w:tcPr>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rPr>
                <w:lang w:val="en-US"/>
              </w:rPr>
            </w:pPr>
            <w:r w:rsidRPr="0024716D">
              <w:rPr>
                <w:lang w:val="en-US"/>
              </w:rPr>
              <w:t>Crew cabins that can be selected for ER duty</w:t>
            </w:r>
          </w:p>
        </w:tc>
      </w:tr>
    </w:tbl>
    <w:p w:rsidR="007A42DC" w:rsidRDefault="007A42DC" w:rsidP="007A42DC">
      <w:pPr>
        <w:pStyle w:val="Kop3"/>
        <w:numPr>
          <w:ilvl w:val="0"/>
          <w:numId w:val="0"/>
        </w:numPr>
        <w:rPr>
          <w:lang w:val="en-US"/>
        </w:rPr>
      </w:pPr>
    </w:p>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2126"/>
        <w:gridCol w:w="4568"/>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FT NavVision©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5D71F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ER</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on duty</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ER: (Crew x) On Duty </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x)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Alarm Active LED</w:t>
            </w:r>
          </w:p>
        </w:tc>
      </w:tr>
      <w:tr w:rsidR="005D71F5"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5D71F5" w:rsidRDefault="005D71F5" w:rsidP="007A42DC">
            <w:pPr>
              <w:rPr>
                <w:lang w:val="en-US"/>
              </w:rPr>
            </w:pPr>
            <w:r>
              <w:rPr>
                <w:lang w:val="en-US"/>
              </w:rPr>
              <w:t>Buzzer</w:t>
            </w:r>
          </w:p>
        </w:tc>
        <w:tc>
          <w:tcPr>
            <w:tcW w:w="127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5D71F5" w:rsidRDefault="005D71F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5D71F5" w:rsidRDefault="005D71F5" w:rsidP="005D71F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Alarm Buzzer</w:t>
            </w:r>
          </w:p>
        </w:tc>
      </w:tr>
    </w:tbl>
    <w:p w:rsidR="00360D5F" w:rsidRDefault="00360D5F"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4A3B17" w:rsidRDefault="004A3B17" w:rsidP="00360D5F">
      <w:pPr>
        <w:rPr>
          <w:lang w:val="en-US"/>
        </w:rPr>
      </w:pPr>
    </w:p>
    <w:p w:rsidR="00360D5F" w:rsidRDefault="00360D5F" w:rsidP="00360D5F">
      <w:pPr>
        <w:rPr>
          <w:lang w:val="en-US"/>
        </w:rPr>
      </w:pPr>
    </w:p>
    <w:p w:rsidR="00360D5F" w:rsidRDefault="00360D5F" w:rsidP="00360D5F">
      <w:pPr>
        <w:rPr>
          <w:lang w:val="en-US"/>
        </w:rPr>
      </w:pPr>
    </w:p>
    <w:p w:rsidR="00360D5F" w:rsidRPr="00360D5F" w:rsidRDefault="00360D5F" w:rsidP="00360D5F">
      <w:pPr>
        <w:rPr>
          <w:lang w:val="en-US"/>
        </w:rPr>
      </w:pPr>
    </w:p>
    <w:p w:rsidR="00986B9D" w:rsidRDefault="00986B9D" w:rsidP="007A42DC">
      <w:pPr>
        <w:pStyle w:val="Kop3"/>
        <w:rPr>
          <w:lang w:val="en-US"/>
        </w:rPr>
      </w:pPr>
      <w:bookmarkStart w:id="47" w:name="_Toc365030376"/>
      <w:r>
        <w:rPr>
          <w:lang w:val="en-US"/>
        </w:rPr>
        <w:t xml:space="preserve">BNWAS-AMS </w:t>
      </w:r>
      <w:proofErr w:type="spellStart"/>
      <w:r>
        <w:rPr>
          <w:lang w:val="en-US"/>
        </w:rPr>
        <w:t>Combi</w:t>
      </w:r>
      <w:bookmarkEnd w:id="47"/>
      <w:proofErr w:type="spellEnd"/>
    </w:p>
    <w:tbl>
      <w:tblPr>
        <w:tblStyle w:val="Lichtelijst"/>
        <w:tblW w:w="0" w:type="auto"/>
        <w:tblLook w:val="04A0" w:firstRow="1" w:lastRow="0" w:firstColumn="1" w:lastColumn="0" w:noHBand="0" w:noVBand="1"/>
      </w:tblPr>
      <w:tblGrid>
        <w:gridCol w:w="4606"/>
        <w:gridCol w:w="4606"/>
      </w:tblGrid>
      <w:tr w:rsidR="0024716D" w:rsidRPr="0024716D"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rPr>
                <w:lang w:val="en-US"/>
              </w:rPr>
            </w:pPr>
            <w:r w:rsidRPr="0024716D">
              <w:rPr>
                <w:lang w:val="en-US"/>
              </w:rPr>
              <w:t>Panel horizontal-vertical</w:t>
            </w:r>
          </w:p>
        </w:tc>
      </w:tr>
      <w:tr w:rsidR="0024716D" w:rsidRPr="0024716D"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pPr>
              <w:jc w:val="center"/>
            </w:pPr>
            <w:r w:rsidRPr="0024716D">
              <w:rPr>
                <w:b w:val="0"/>
                <w:bCs w:val="0"/>
              </w:rPr>
              <w:object w:dxaOrig="7229" w:dyaOrig="2205">
                <v:shape id="_x0000_i1037" type="#_x0000_t75" style="width:144.75pt;height:44.25pt" o:ole="">
                  <v:imagedata r:id="rId42" o:title=""/>
                </v:shape>
                <o:OLEObject Type="Embed" ProgID="PBrush" ShapeID="_x0000_i1037" DrawAspect="Content" ObjectID="_1438772548" r:id="rId43"/>
              </w:object>
            </w:r>
            <w:r w:rsidRPr="0024716D">
              <w:rPr>
                <w:b w:val="0"/>
                <w:bCs w:val="0"/>
              </w:rPr>
              <w:object w:dxaOrig="2160" w:dyaOrig="7214">
                <v:shape id="_x0000_i1038" type="#_x0000_t75" style="width:48pt;height:158.25pt" o:ole="">
                  <v:imagedata r:id="rId44" o:title=""/>
                </v:shape>
                <o:OLEObject Type="Embed" ProgID="PBrush" ShapeID="_x0000_i1038" DrawAspect="Content" ObjectID="_1438772549" r:id="rId45"/>
              </w:object>
            </w:r>
          </w:p>
        </w:tc>
      </w:tr>
      <w:tr w:rsidR="0024716D" w:rsidRPr="0024716D" w:rsidTr="00360D5F">
        <w:tc>
          <w:tcPr>
            <w:cnfStyle w:val="001000000000" w:firstRow="0" w:lastRow="0" w:firstColumn="1" w:lastColumn="0" w:oddVBand="0" w:evenVBand="0" w:oddHBand="0" w:evenHBand="0" w:firstRowFirstColumn="0" w:firstRowLastColumn="0" w:lastRowFirstColumn="0" w:lastRowLastColumn="0"/>
            <w:tcW w:w="9212" w:type="dxa"/>
            <w:gridSpan w:val="2"/>
          </w:tcPr>
          <w:p w:rsidR="0024716D" w:rsidRPr="0024716D" w:rsidRDefault="0024716D" w:rsidP="007A42DC"/>
        </w:tc>
      </w:tr>
      <w:tr w:rsidR="0024716D" w:rsidRPr="0024716D"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Borders>
              <w:top w:val="single" w:sz="4" w:space="0" w:color="auto"/>
              <w:left w:val="single" w:sz="4" w:space="0" w:color="auto"/>
              <w:bottom w:val="single" w:sz="4" w:space="0" w:color="auto"/>
              <w:right w:val="single" w:sz="4" w:space="0" w:color="auto"/>
            </w:tcBorders>
          </w:tcPr>
          <w:p w:rsidR="0024716D" w:rsidRPr="0024716D" w:rsidRDefault="0024716D" w:rsidP="0024716D">
            <w:pPr>
              <w:rPr>
                <w:lang w:val="en-US"/>
              </w:rPr>
            </w:pPr>
            <w:r w:rsidRPr="0024716D">
              <w:t>Location of use</w:t>
            </w:r>
            <w:r w:rsidRPr="0024716D">
              <w:rPr>
                <w:lang w:val="en-US"/>
              </w:rPr>
              <w:t>:</w:t>
            </w:r>
            <w:r w:rsidRPr="0024716D">
              <w:rPr>
                <w:lang w:val="en-US"/>
              </w:rPr>
              <w:tab/>
            </w:r>
          </w:p>
        </w:tc>
        <w:tc>
          <w:tcPr>
            <w:tcW w:w="4606" w:type="dxa"/>
            <w:tcBorders>
              <w:left w:val="single" w:sz="4" w:space="0" w:color="auto"/>
            </w:tcBorders>
          </w:tcPr>
          <w:p w:rsidR="0024716D" w:rsidRPr="0024716D" w:rsidRDefault="0024716D" w:rsidP="0024716D">
            <w:pPr>
              <w:cnfStyle w:val="000000100000" w:firstRow="0" w:lastRow="0" w:firstColumn="0" w:lastColumn="0" w:oddVBand="0" w:evenVBand="0" w:oddHBand="1" w:evenHBand="0" w:firstRowFirstColumn="0" w:firstRowLastColumn="0" w:lastRowFirstColumn="0" w:lastRowLastColumn="0"/>
              <w:rPr>
                <w:lang w:val="en-US"/>
              </w:rPr>
            </w:pPr>
            <w:r w:rsidRPr="0024716D">
              <w:rPr>
                <w:lang w:val="en-US"/>
              </w:rPr>
              <w:t>Crew cabins that can be selected for Bridge duty as well as for ER duty</w:t>
            </w:r>
          </w:p>
        </w:tc>
      </w:tr>
    </w:tbl>
    <w:p w:rsidR="00E615AB" w:rsidRDefault="00E615AB" w:rsidP="000F200F">
      <w:pPr>
        <w:rPr>
          <w:lang w:val="en-US"/>
        </w:rPr>
      </w:pPr>
    </w:p>
    <w:tbl>
      <w:tblPr>
        <w:tblStyle w:val="Lichtelijst"/>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276"/>
        <w:gridCol w:w="2126"/>
        <w:gridCol w:w="4568"/>
      </w:tblGrid>
      <w:tr w:rsidR="007A42DC" w:rsidTr="00360D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7A42DC" w:rsidRDefault="007A42DC" w:rsidP="007A42DC">
            <w:pPr>
              <w:rPr>
                <w:lang w:val="en-US"/>
              </w:rPr>
            </w:pPr>
            <w:r>
              <w:rPr>
                <w:lang w:val="en-US"/>
              </w:rPr>
              <w:t>Button</w:t>
            </w:r>
          </w:p>
        </w:tc>
        <w:tc>
          <w:tcPr>
            <w:tcW w:w="127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Color</w:t>
            </w:r>
          </w:p>
        </w:tc>
        <w:tc>
          <w:tcPr>
            <w:tcW w:w="2126"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Function</w:t>
            </w:r>
          </w:p>
        </w:tc>
        <w:tc>
          <w:tcPr>
            <w:tcW w:w="4568" w:type="dxa"/>
          </w:tcPr>
          <w:p w:rsidR="007A42DC" w:rsidRDefault="007A42DC" w:rsidP="007A42DC">
            <w:pPr>
              <w:cnfStyle w:val="100000000000" w:firstRow="1" w:lastRow="0" w:firstColumn="0" w:lastColumn="0" w:oddVBand="0" w:evenVBand="0" w:oddHBand="0" w:evenHBand="0" w:firstRowFirstColumn="0" w:firstRowLastColumn="0" w:lastRowFirstColumn="0" w:lastRowLastColumn="0"/>
              <w:rPr>
                <w:lang w:val="en-US"/>
              </w:rPr>
            </w:pPr>
            <w:r>
              <w:rPr>
                <w:lang w:val="en-US"/>
              </w:rPr>
              <w:t>FT NavVision© Field</w:t>
            </w:r>
            <w:r w:rsidR="00F30928">
              <w:rPr>
                <w:lang w:val="en-US"/>
              </w:rPr>
              <w:t xml:space="preserve"> (Button/Led)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Dim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Blue</w:t>
            </w:r>
          </w:p>
        </w:tc>
        <w:tc>
          <w:tcPr>
            <w:tcW w:w="2126" w:type="dxa"/>
            <w:vMerge w:val="restart"/>
          </w:tcPr>
          <w:p w:rsidR="00766FEA" w:rsidRDefault="00766FEA" w:rsidP="00C71069">
            <w:pPr>
              <w:cnfStyle w:val="000000100000" w:firstRow="0" w:lastRow="0" w:firstColumn="0" w:lastColumn="0" w:oddVBand="0" w:evenVBand="0" w:oddHBand="1" w:evenHBand="0" w:firstRowFirstColumn="0" w:firstRowLastColumn="0" w:lastRowFirstColumn="0" w:lastRowLastColumn="0"/>
              <w:rPr>
                <w:lang w:val="en-US"/>
              </w:rPr>
            </w:pPr>
            <w:r>
              <w:rPr>
                <w:lang w:val="en-US"/>
              </w:rPr>
              <w:t>Dim panel lights</w:t>
            </w:r>
            <w:r>
              <w:rPr>
                <w:rFonts w:cs="Arial"/>
                <w:lang w:val="en-US"/>
              </w:rPr>
              <w:t>*</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Panel Dim Switch</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C71069">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BE67A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Panel Dim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ER</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C71069">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on duty</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ER: (Crew x) On Duty </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C71069">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BE67A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x)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Bridge</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Green</w:t>
            </w:r>
          </w:p>
        </w:tc>
        <w:tc>
          <w:tcPr>
            <w:tcW w:w="2126" w:type="dxa"/>
            <w:vMerge w:val="restart"/>
          </w:tcPr>
          <w:p w:rsidR="00766FEA" w:rsidRDefault="00766FEA" w:rsidP="00C71069">
            <w:pPr>
              <w:cnfStyle w:val="000000100000" w:firstRow="0" w:lastRow="0" w:firstColumn="0" w:lastColumn="0" w:oddVBand="0" w:evenVBand="0" w:oddHBand="1" w:evenHBand="0" w:firstRowFirstColumn="0" w:firstRowLastColumn="0" w:lastRowFirstColumn="0" w:lastRowLastColumn="0"/>
              <w:rPr>
                <w:lang w:val="en-US"/>
              </w:rPr>
            </w:pPr>
            <w:r>
              <w:rPr>
                <w:lang w:val="en-US"/>
              </w:rPr>
              <w:t>Illuminates when on duty</w:t>
            </w:r>
          </w:p>
        </w:tc>
        <w:tc>
          <w:tcPr>
            <w:tcW w:w="4568" w:type="dxa"/>
          </w:tcPr>
          <w:p w:rsidR="00766FEA" w:rsidRDefault="00766FEA" w:rsidP="00BE67A5">
            <w:pPr>
              <w:cnfStyle w:val="000000100000" w:firstRow="0" w:lastRow="0" w:firstColumn="0" w:lastColumn="0" w:oddVBand="0" w:evenVBand="0" w:oddHBand="1" w:evenHBand="0" w:firstRowFirstColumn="0" w:firstRowLastColumn="0" w:lastRowFirstColumn="0" w:lastRowLastColumn="0"/>
              <w:rPr>
                <w:lang w:val="en-US"/>
              </w:rPr>
            </w:pPr>
            <w:r>
              <w:rPr>
                <w:lang w:val="en-US"/>
              </w:rPr>
              <w:t xml:space="preserve">Crew Alarms: Bridge: (Crew x) On Duty </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C71069">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BE67A5">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x) Bridge On Duty LED</w:t>
            </w:r>
          </w:p>
        </w:tc>
      </w:tr>
      <w:tr w:rsidR="00766FEA" w:rsidTr="00766FEA">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242" w:type="dxa"/>
            <w:vMerge w:val="restart"/>
          </w:tcPr>
          <w:p w:rsidR="00766FEA" w:rsidRDefault="00766FEA" w:rsidP="007A42DC">
            <w:pPr>
              <w:rPr>
                <w:lang w:val="en-US"/>
              </w:rPr>
            </w:pPr>
            <w:r>
              <w:rPr>
                <w:lang w:val="en-US"/>
              </w:rPr>
              <w:t>Alarm</w:t>
            </w:r>
          </w:p>
        </w:tc>
        <w:tc>
          <w:tcPr>
            <w:tcW w:w="127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Red</w:t>
            </w:r>
          </w:p>
        </w:tc>
        <w:tc>
          <w:tcPr>
            <w:tcW w:w="2126" w:type="dxa"/>
            <w:vMerge w:val="restart"/>
          </w:tcPr>
          <w:p w:rsidR="00766FEA" w:rsidRDefault="00766FEA"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 silence</w:t>
            </w:r>
            <w:r>
              <w:rPr>
                <w:rFonts w:cs="Arial"/>
                <w:lang w:val="en-US"/>
              </w:rPr>
              <w:t>**</w:t>
            </w:r>
          </w:p>
        </w:tc>
        <w:tc>
          <w:tcPr>
            <w:tcW w:w="4568" w:type="dxa"/>
          </w:tcPr>
          <w:p w:rsidR="00766FEA" w:rsidRDefault="00766FEA"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Silence</w:t>
            </w:r>
          </w:p>
        </w:tc>
      </w:tr>
      <w:tr w:rsidR="00766FEA" w:rsidTr="00360D5F">
        <w:trPr>
          <w:trHeight w:val="284"/>
        </w:trPr>
        <w:tc>
          <w:tcPr>
            <w:cnfStyle w:val="001000000000" w:firstRow="0" w:lastRow="0" w:firstColumn="1" w:lastColumn="0" w:oddVBand="0" w:evenVBand="0" w:oddHBand="0" w:evenHBand="0" w:firstRowFirstColumn="0" w:firstRowLastColumn="0" w:lastRowFirstColumn="0" w:lastRowLastColumn="0"/>
            <w:tcW w:w="1242" w:type="dxa"/>
            <w:vMerge/>
          </w:tcPr>
          <w:p w:rsidR="00766FEA" w:rsidRDefault="00766FEA" w:rsidP="007A42DC">
            <w:pPr>
              <w:rPr>
                <w:lang w:val="en-US"/>
              </w:rPr>
            </w:pPr>
          </w:p>
        </w:tc>
        <w:tc>
          <w:tcPr>
            <w:tcW w:w="127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2126" w:type="dxa"/>
            <w:vMerge/>
          </w:tcPr>
          <w:p w:rsidR="00766FEA" w:rsidRDefault="00766FEA" w:rsidP="007A42DC">
            <w:pPr>
              <w:cnfStyle w:val="000000000000" w:firstRow="0" w:lastRow="0" w:firstColumn="0" w:lastColumn="0" w:oddVBand="0" w:evenVBand="0" w:oddHBand="0" w:evenHBand="0" w:firstRowFirstColumn="0" w:firstRowLastColumn="0" w:lastRowFirstColumn="0" w:lastRowLastColumn="0"/>
              <w:rPr>
                <w:lang w:val="en-US"/>
              </w:rPr>
            </w:pPr>
          </w:p>
        </w:tc>
        <w:tc>
          <w:tcPr>
            <w:tcW w:w="4568" w:type="dxa"/>
          </w:tcPr>
          <w:p w:rsidR="00766FEA" w:rsidRDefault="00766FEA" w:rsidP="00F30928">
            <w:pPr>
              <w:cnfStyle w:val="000000000000" w:firstRow="0" w:lastRow="0" w:firstColumn="0" w:lastColumn="0" w:oddVBand="0" w:evenVBand="0" w:oddHBand="0" w:evenHBand="0" w:firstRowFirstColumn="0" w:firstRowLastColumn="0" w:lastRowFirstColumn="0" w:lastRowLastColumn="0"/>
              <w:rPr>
                <w:lang w:val="en-US"/>
              </w:rPr>
            </w:pPr>
            <w:r>
              <w:rPr>
                <w:lang w:val="en-US"/>
              </w:rPr>
              <w:t>Station (Crew Cabin x) Alarm Active LED</w:t>
            </w:r>
          </w:p>
        </w:tc>
      </w:tr>
      <w:tr w:rsidR="00BE67A5" w:rsidTr="00360D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rsidR="00BE67A5" w:rsidRDefault="00BE67A5" w:rsidP="007A42DC">
            <w:pPr>
              <w:rPr>
                <w:lang w:val="en-US"/>
              </w:rPr>
            </w:pPr>
            <w:r>
              <w:rPr>
                <w:lang w:val="en-US"/>
              </w:rPr>
              <w:t>Buzzer</w:t>
            </w:r>
          </w:p>
        </w:tc>
        <w:tc>
          <w:tcPr>
            <w:tcW w:w="1276" w:type="dxa"/>
          </w:tcPr>
          <w:p w:rsidR="00BE67A5" w:rsidRDefault="00BE67A5" w:rsidP="007A42DC">
            <w:pPr>
              <w:cnfStyle w:val="000000100000" w:firstRow="0" w:lastRow="0" w:firstColumn="0" w:lastColumn="0" w:oddVBand="0" w:evenVBand="0" w:oddHBand="1" w:evenHBand="0" w:firstRowFirstColumn="0" w:firstRowLastColumn="0" w:lastRowFirstColumn="0" w:lastRowLastColumn="0"/>
              <w:rPr>
                <w:lang w:val="en-US"/>
              </w:rPr>
            </w:pPr>
          </w:p>
        </w:tc>
        <w:tc>
          <w:tcPr>
            <w:tcW w:w="2126" w:type="dxa"/>
          </w:tcPr>
          <w:p w:rsidR="00BE67A5" w:rsidRDefault="00BE67A5" w:rsidP="007A42DC">
            <w:pPr>
              <w:cnfStyle w:val="000000100000" w:firstRow="0" w:lastRow="0" w:firstColumn="0" w:lastColumn="0" w:oddVBand="0" w:evenVBand="0" w:oddHBand="1" w:evenHBand="0" w:firstRowFirstColumn="0" w:firstRowLastColumn="0" w:lastRowFirstColumn="0" w:lastRowLastColumn="0"/>
              <w:rPr>
                <w:lang w:val="en-US"/>
              </w:rPr>
            </w:pPr>
            <w:r>
              <w:rPr>
                <w:lang w:val="en-US"/>
              </w:rPr>
              <w:t>alarm</w:t>
            </w:r>
            <w:r>
              <w:rPr>
                <w:rFonts w:cs="Arial"/>
                <w:lang w:val="en-US"/>
              </w:rPr>
              <w:t>*****</w:t>
            </w:r>
          </w:p>
        </w:tc>
        <w:tc>
          <w:tcPr>
            <w:tcW w:w="4568" w:type="dxa"/>
          </w:tcPr>
          <w:p w:rsidR="00BE67A5" w:rsidRDefault="00BE67A5" w:rsidP="00F30928">
            <w:pPr>
              <w:cnfStyle w:val="000000100000" w:firstRow="0" w:lastRow="0" w:firstColumn="0" w:lastColumn="0" w:oddVBand="0" w:evenVBand="0" w:oddHBand="1" w:evenHBand="0" w:firstRowFirstColumn="0" w:firstRowLastColumn="0" w:lastRowFirstColumn="0" w:lastRowLastColumn="0"/>
              <w:rPr>
                <w:lang w:val="en-US"/>
              </w:rPr>
            </w:pPr>
            <w:r>
              <w:rPr>
                <w:lang w:val="en-US"/>
              </w:rPr>
              <w:t>Station (Crew Cabin x) Alarm Buzzer</w:t>
            </w:r>
          </w:p>
        </w:tc>
      </w:tr>
    </w:tbl>
    <w:p w:rsidR="00E615AB" w:rsidRDefault="00E615AB" w:rsidP="000F200F">
      <w:pPr>
        <w:rPr>
          <w:lang w:val="en-US"/>
        </w:rPr>
      </w:pPr>
    </w:p>
    <w:p w:rsidR="007C0E21" w:rsidRDefault="007C0E21" w:rsidP="000F200F">
      <w:pPr>
        <w:rPr>
          <w:lang w:val="en-US"/>
        </w:rPr>
      </w:pPr>
    </w:p>
    <w:p w:rsidR="007C0E21" w:rsidRPr="007C0E21" w:rsidRDefault="007C0E21" w:rsidP="000F200F">
      <w:pPr>
        <w:rPr>
          <w:color w:val="BFBFBF" w:themeColor="background1" w:themeShade="BF"/>
          <w:lang w:val="en-US"/>
        </w:rPr>
      </w:pPr>
    </w:p>
    <w:p w:rsidR="00E615AB" w:rsidRPr="00B552BE" w:rsidRDefault="00360D5F" w:rsidP="007C0E21">
      <w:pPr>
        <w:ind w:left="705" w:hanging="705"/>
        <w:rPr>
          <w:lang w:val="en-US"/>
        </w:rPr>
      </w:pPr>
      <w:r>
        <w:rPr>
          <w:rFonts w:cs="Arial"/>
          <w:lang w:val="en-US"/>
        </w:rPr>
        <w:t>*</w:t>
      </w:r>
      <w:r w:rsidRPr="00B552BE">
        <w:rPr>
          <w:rFonts w:cs="Arial"/>
          <w:lang w:val="en-US"/>
        </w:rPr>
        <w:tab/>
      </w:r>
      <w:r w:rsidR="007C0E21" w:rsidRPr="00B552BE">
        <w:rPr>
          <w:rFonts w:cs="Arial"/>
          <w:lang w:val="en-US"/>
        </w:rPr>
        <w:t>toggles between 4 illumination settings for whole panel, illumination shows current                 setting.</w:t>
      </w:r>
    </w:p>
    <w:p w:rsidR="00360D5F" w:rsidRPr="00B552BE" w:rsidRDefault="00360D5F" w:rsidP="000F200F">
      <w:pPr>
        <w:rPr>
          <w:lang w:val="en-US"/>
        </w:rPr>
      </w:pPr>
    </w:p>
    <w:p w:rsidR="00360D5F" w:rsidRPr="00B552BE" w:rsidRDefault="00360D5F" w:rsidP="007C0E21">
      <w:pPr>
        <w:ind w:left="705" w:hanging="705"/>
        <w:rPr>
          <w:lang w:val="en-US"/>
        </w:rPr>
      </w:pPr>
      <w:r w:rsidRPr="00B552BE">
        <w:rPr>
          <w:rFonts w:cs="Arial"/>
          <w:lang w:val="en-US"/>
        </w:rPr>
        <w:t>**</w:t>
      </w:r>
      <w:r w:rsidR="007C0E21" w:rsidRPr="00B552BE">
        <w:rPr>
          <w:rFonts w:cs="Arial"/>
          <w:lang w:val="en-US"/>
        </w:rPr>
        <w:tab/>
        <w:t>silence (not acknowledge) for this local panel only except general alarm, button illuminates steady when all present alarms are acknowledged and flashes if there are unacknowledged alarms</w:t>
      </w:r>
    </w:p>
    <w:p w:rsidR="00360D5F" w:rsidRPr="00B552BE" w:rsidRDefault="00360D5F" w:rsidP="000F200F">
      <w:pPr>
        <w:rPr>
          <w:lang w:val="en-US"/>
        </w:rPr>
      </w:pPr>
    </w:p>
    <w:p w:rsidR="00360D5F" w:rsidRPr="00B552BE" w:rsidRDefault="00360D5F" w:rsidP="007C0E21">
      <w:pPr>
        <w:ind w:left="705" w:hanging="705"/>
        <w:rPr>
          <w:lang w:val="en-US"/>
        </w:rPr>
      </w:pPr>
      <w:r w:rsidRPr="00B552BE">
        <w:rPr>
          <w:rFonts w:cs="Arial"/>
          <w:lang w:val="en-US"/>
        </w:rPr>
        <w:t>***</w:t>
      </w:r>
      <w:r w:rsidR="007C0E21" w:rsidRPr="00B552BE">
        <w:rPr>
          <w:rFonts w:cs="Arial"/>
          <w:lang w:val="en-US"/>
        </w:rPr>
        <w:tab/>
        <w:t xml:space="preserve">slow beeping for AMS and engineer </w:t>
      </w:r>
      <w:proofErr w:type="spellStart"/>
      <w:r w:rsidR="007C0E21" w:rsidRPr="00B552BE">
        <w:rPr>
          <w:rFonts w:cs="Arial"/>
          <w:lang w:val="en-US"/>
        </w:rPr>
        <w:t>deadman</w:t>
      </w:r>
      <w:proofErr w:type="spellEnd"/>
      <w:r w:rsidR="007C0E21" w:rsidRPr="00B552BE">
        <w:rPr>
          <w:rFonts w:cs="Arial"/>
          <w:lang w:val="en-US"/>
        </w:rPr>
        <w:t xml:space="preserve"> alarm (concerning cabin; when the owner of this cabin is on duty). If BNWAS stage 4 and AMS alarm are simultaneous BNWAS fast beeping has highest priority.</w:t>
      </w:r>
    </w:p>
    <w:p w:rsidR="00E615AB" w:rsidRPr="00B552BE" w:rsidRDefault="00E615AB" w:rsidP="000F200F">
      <w:pPr>
        <w:rPr>
          <w:lang w:val="en-US"/>
        </w:rPr>
      </w:pPr>
    </w:p>
    <w:p w:rsidR="00E615AB" w:rsidRPr="00B552BE" w:rsidRDefault="007C0E21" w:rsidP="007C0E21">
      <w:pPr>
        <w:ind w:left="705" w:hanging="705"/>
        <w:rPr>
          <w:lang w:val="en-US"/>
        </w:rPr>
      </w:pPr>
      <w:r w:rsidRPr="00B552BE">
        <w:rPr>
          <w:rFonts w:cs="Arial"/>
          <w:lang w:val="en-US"/>
        </w:rPr>
        <w:t>****</w:t>
      </w:r>
      <w:r w:rsidRPr="00B552BE">
        <w:rPr>
          <w:rFonts w:cs="Arial"/>
          <w:lang w:val="en-US"/>
        </w:rPr>
        <w:tab/>
        <w:t xml:space="preserve">slow beeping for AMS and engineer </w:t>
      </w:r>
      <w:proofErr w:type="spellStart"/>
      <w:r w:rsidRPr="00B552BE">
        <w:rPr>
          <w:rFonts w:cs="Arial"/>
          <w:lang w:val="en-US"/>
        </w:rPr>
        <w:t>deadman</w:t>
      </w:r>
      <w:proofErr w:type="spellEnd"/>
      <w:r w:rsidRPr="00B552BE">
        <w:rPr>
          <w:rFonts w:cs="Arial"/>
          <w:lang w:val="en-US"/>
        </w:rPr>
        <w:t xml:space="preserve"> alarm. If BNWAS stage 4 and AMS alarm are simultaneous BNWAS fast beeping has highest priority.</w:t>
      </w:r>
    </w:p>
    <w:p w:rsidR="00E615AB" w:rsidRPr="00B552BE" w:rsidRDefault="00E615AB" w:rsidP="000F200F">
      <w:pPr>
        <w:rPr>
          <w:lang w:val="en-US"/>
        </w:rPr>
      </w:pPr>
    </w:p>
    <w:p w:rsidR="00E615AB" w:rsidRDefault="007C0E21" w:rsidP="007C0E21">
      <w:pPr>
        <w:ind w:left="705" w:hanging="705"/>
        <w:rPr>
          <w:lang w:val="en-US"/>
        </w:rPr>
      </w:pPr>
      <w:r w:rsidRPr="00B552BE">
        <w:rPr>
          <w:rFonts w:cs="Arial"/>
          <w:lang w:val="en-US"/>
        </w:rPr>
        <w:t>*****</w:t>
      </w:r>
      <w:r w:rsidRPr="00B552BE">
        <w:rPr>
          <w:rFonts w:cs="Arial"/>
          <w:lang w:val="en-US"/>
        </w:rPr>
        <w:tab/>
        <w:t xml:space="preserve">fast beeping for a BNWAS alarm stage 2, 3 or 4 is active. Stage 2 only if this panel is on backup duty, slow beeping for AMS and engineer </w:t>
      </w:r>
      <w:proofErr w:type="spellStart"/>
      <w:r w:rsidRPr="00B552BE">
        <w:rPr>
          <w:rFonts w:cs="Arial"/>
          <w:lang w:val="en-US"/>
        </w:rPr>
        <w:t>deadman</w:t>
      </w:r>
      <w:proofErr w:type="spellEnd"/>
      <w:r w:rsidRPr="00B552BE">
        <w:rPr>
          <w:rFonts w:cs="Arial"/>
          <w:lang w:val="en-US"/>
        </w:rPr>
        <w:t xml:space="preserve"> alarm. If BNWAS and AMS alarm are simultaneous BNWAS fast beeping has highest priority</w:t>
      </w:r>
      <w:r w:rsidRPr="00B552BE">
        <w:rPr>
          <w:rFonts w:cs="Arial"/>
          <w:color w:val="BFBFBF" w:themeColor="background1" w:themeShade="BF"/>
          <w:lang w:val="en-US"/>
        </w:rPr>
        <w:t>.</w:t>
      </w:r>
    </w:p>
    <w:p w:rsidR="00E615AB" w:rsidRDefault="00E615AB" w:rsidP="000F200F">
      <w:pPr>
        <w:rPr>
          <w:lang w:val="en-US"/>
        </w:rPr>
      </w:pPr>
    </w:p>
    <w:p w:rsidR="00E615AB" w:rsidRDefault="00E615AB" w:rsidP="000F200F">
      <w:pPr>
        <w:rPr>
          <w:lang w:val="en-US"/>
        </w:rPr>
      </w:pPr>
    </w:p>
    <w:p w:rsidR="00E615AB" w:rsidRDefault="009337B5" w:rsidP="009337B5">
      <w:pPr>
        <w:pStyle w:val="Kop1"/>
        <w:rPr>
          <w:lang w:val="en-US"/>
        </w:rPr>
      </w:pPr>
      <w:bookmarkStart w:id="48" w:name="_Toc365030377"/>
      <w:r>
        <w:rPr>
          <w:lang w:val="en-US"/>
        </w:rPr>
        <w:t>Alarm Matrix</w:t>
      </w:r>
      <w:bookmarkEnd w:id="48"/>
    </w:p>
    <w:p w:rsidR="009337B5" w:rsidRDefault="009337B5" w:rsidP="009337B5">
      <w:pPr>
        <w:pStyle w:val="Kop2"/>
        <w:rPr>
          <w:lang w:val="en-US"/>
        </w:rPr>
      </w:pPr>
      <w:bookmarkStart w:id="49" w:name="_Toc365030378"/>
      <w:r>
        <w:rPr>
          <w:lang w:val="en-US"/>
        </w:rPr>
        <w:t>Introduction</w:t>
      </w:r>
      <w:bookmarkEnd w:id="49"/>
    </w:p>
    <w:p w:rsidR="009337B5" w:rsidRDefault="009337B5" w:rsidP="009337B5">
      <w:pPr>
        <w:rPr>
          <w:lang w:val="en-US"/>
        </w:rPr>
      </w:pPr>
      <w:r>
        <w:rPr>
          <w:lang w:val="en-US"/>
        </w:rPr>
        <w:t xml:space="preserve">The alarm matrix defines which alarms </w:t>
      </w:r>
      <w:r w:rsidR="00B552BE">
        <w:rPr>
          <w:lang w:val="en-US"/>
        </w:rPr>
        <w:t>will show on</w:t>
      </w:r>
      <w:r>
        <w:rPr>
          <w:lang w:val="en-US"/>
        </w:rPr>
        <w:t xml:space="preserve"> which workstation or panel, what a workstation or panel is allowed to do and which rights workstations or panels have. This all in sequential order and within range of class rules. </w:t>
      </w:r>
    </w:p>
    <w:p w:rsidR="009337B5" w:rsidRDefault="009337B5" w:rsidP="009337B5">
      <w:pPr>
        <w:rPr>
          <w:lang w:val="en-US"/>
        </w:rPr>
      </w:pPr>
    </w:p>
    <w:p w:rsidR="009337B5" w:rsidRDefault="009337B5" w:rsidP="009337B5">
      <w:pPr>
        <w:rPr>
          <w:lang w:val="en-US"/>
        </w:rPr>
      </w:pPr>
      <w:r>
        <w:rPr>
          <w:lang w:val="en-US"/>
        </w:rPr>
        <w:t>If you start up the system the first time, the matrix will be set to standard. If this is not the case you can remove the “AlarmPanels.uc.ini” out of the network folder and restart. The FT NavVision© program will start a new default matrix.</w:t>
      </w:r>
    </w:p>
    <w:p w:rsidR="009337B5" w:rsidRPr="009337B5" w:rsidRDefault="009337B5" w:rsidP="009337B5">
      <w:pPr>
        <w:rPr>
          <w:lang w:val="en-US"/>
        </w:rPr>
      </w:pPr>
    </w:p>
    <w:p w:rsidR="00E615AB" w:rsidRDefault="009337B5" w:rsidP="000F200F">
      <w:pPr>
        <w:rPr>
          <w:lang w:val="en-US"/>
        </w:rPr>
      </w:pPr>
      <w:r>
        <w:rPr>
          <w:noProof/>
          <w:lang w:val="nl-NL" w:eastAsia="nl-NL"/>
        </w:rPr>
        <w:drawing>
          <wp:inline distT="0" distB="0" distL="0" distR="0" wp14:anchorId="07BA165A" wp14:editId="08F83F42">
            <wp:extent cx="416379" cy="342900"/>
            <wp:effectExtent l="0" t="0" r="317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379" cy="342900"/>
                    </a:xfrm>
                    <a:prstGeom prst="rect">
                      <a:avLst/>
                    </a:prstGeom>
                  </pic:spPr>
                </pic:pic>
              </a:graphicData>
            </a:graphic>
          </wp:inline>
        </w:drawing>
      </w:r>
      <w:r>
        <w:rPr>
          <w:i/>
          <w:lang w:val="en-US"/>
        </w:rPr>
        <w:t>:although an engineer or administrator can alter these settings, we at FT NavVision© will deliver the system within class rules. Any alteration is solely the responsibility of the administrator.</w:t>
      </w:r>
    </w:p>
    <w:p w:rsidR="009337B5" w:rsidRDefault="00C71069" w:rsidP="00C71069">
      <w:pPr>
        <w:pStyle w:val="Kop2"/>
        <w:rPr>
          <w:lang w:val="en-US"/>
        </w:rPr>
      </w:pPr>
      <w:bookmarkStart w:id="50" w:name="_Toc365030379"/>
      <w:r>
        <w:rPr>
          <w:lang w:val="en-US"/>
        </w:rPr>
        <w:t>The matrix</w:t>
      </w:r>
      <w:bookmarkEnd w:id="50"/>
    </w:p>
    <w:p w:rsidR="00C71069" w:rsidRDefault="00C71069" w:rsidP="00C71069">
      <w:pPr>
        <w:rPr>
          <w:lang w:val="en-US"/>
        </w:rPr>
      </w:pPr>
      <w:r>
        <w:rPr>
          <w:lang w:val="en-US"/>
        </w:rPr>
        <w:t xml:space="preserve">The matrix can be found in FT NavVision© under Tools/Alarm Stations (see </w:t>
      </w:r>
      <w:r>
        <w:rPr>
          <w:lang w:val="en-US"/>
        </w:rPr>
        <w:fldChar w:fldCharType="begin"/>
      </w:r>
      <w:r>
        <w:rPr>
          <w:lang w:val="en-US"/>
        </w:rPr>
        <w:instrText xml:space="preserve"> REF _Ref350863603 \h </w:instrText>
      </w:r>
      <w:r>
        <w:rPr>
          <w:lang w:val="en-US"/>
        </w:rPr>
      </w:r>
      <w:r>
        <w:rPr>
          <w:lang w:val="en-US"/>
        </w:rPr>
        <w:fldChar w:fldCharType="separate"/>
      </w:r>
      <w:r w:rsidR="00107B78">
        <w:t xml:space="preserve">Figure </w:t>
      </w:r>
      <w:r w:rsidR="00107B78">
        <w:rPr>
          <w:noProof/>
        </w:rPr>
        <w:t>9</w:t>
      </w:r>
      <w:r w:rsidR="00107B78">
        <w:noBreakHyphen/>
      </w:r>
      <w:r w:rsidR="00107B78">
        <w:rPr>
          <w:noProof/>
        </w:rPr>
        <w:t>1</w:t>
      </w:r>
      <w:r>
        <w:rPr>
          <w:lang w:val="en-US"/>
        </w:rPr>
        <w:fldChar w:fldCharType="end"/>
      </w:r>
      <w:r>
        <w:rPr>
          <w:lang w:val="en-US"/>
        </w:rPr>
        <w:t>).</w:t>
      </w:r>
    </w:p>
    <w:p w:rsidR="00C71069" w:rsidRDefault="00C71069" w:rsidP="00C71069">
      <w:pPr>
        <w:rPr>
          <w:lang w:val="en-US"/>
        </w:rPr>
      </w:pPr>
    </w:p>
    <w:p w:rsidR="00C71069" w:rsidRDefault="00C71069" w:rsidP="00C71069">
      <w:pPr>
        <w:rPr>
          <w:lang w:val="en-US"/>
        </w:rPr>
      </w:pPr>
      <w:r>
        <w:rPr>
          <w:noProof/>
          <w:lang w:val="nl-NL" w:eastAsia="nl-NL"/>
        </w:rPr>
        <w:drawing>
          <wp:inline distT="0" distB="0" distL="0" distR="0" wp14:anchorId="3F62363B" wp14:editId="35C73FB0">
            <wp:extent cx="4561368" cy="4379030"/>
            <wp:effectExtent l="0" t="0" r="0" b="254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562612" cy="4380224"/>
                    </a:xfrm>
                    <a:prstGeom prst="rect">
                      <a:avLst/>
                    </a:prstGeom>
                  </pic:spPr>
                </pic:pic>
              </a:graphicData>
            </a:graphic>
          </wp:inline>
        </w:drawing>
      </w:r>
    </w:p>
    <w:p w:rsidR="00C71069" w:rsidRDefault="00C71069" w:rsidP="00C71069">
      <w:pPr>
        <w:pStyle w:val="Onderschrift"/>
      </w:pPr>
      <w:bookmarkStart w:id="51" w:name="_Ref350863603"/>
      <w:bookmarkStart w:id="52" w:name="_Toc365030415"/>
      <w:r>
        <w:t xml:space="preserve">Figure </w:t>
      </w:r>
      <w:r w:rsidR="00F46449">
        <w:fldChar w:fldCharType="begin"/>
      </w:r>
      <w:r w:rsidR="00F46449">
        <w:instrText xml:space="preserve"> STYLEREF 1 \s </w:instrText>
      </w:r>
      <w:r w:rsidR="00F46449">
        <w:fldChar w:fldCharType="separate"/>
      </w:r>
      <w:r w:rsidR="00107B78">
        <w:rPr>
          <w:noProof/>
        </w:rPr>
        <w:t>9</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1</w:t>
      </w:r>
      <w:r w:rsidR="00F46449">
        <w:fldChar w:fldCharType="end"/>
      </w:r>
      <w:bookmarkEnd w:id="51"/>
      <w:r>
        <w:t>: Station Matrix</w:t>
      </w:r>
      <w:bookmarkEnd w:id="52"/>
    </w:p>
    <w:p w:rsidR="004918AC" w:rsidRPr="00A72237" w:rsidRDefault="004918AC" w:rsidP="004918AC">
      <w:pPr>
        <w:rPr>
          <w:lang w:val="en-US"/>
        </w:rPr>
      </w:pPr>
    </w:p>
    <w:p w:rsidR="004918AC" w:rsidRDefault="004918AC" w:rsidP="004918AC">
      <w:r>
        <w:t xml:space="preserve">As you can see the default settings are already in place. Things you </w:t>
      </w:r>
      <w:r w:rsidR="00B552BE">
        <w:t>cannot</w:t>
      </w:r>
      <w:r>
        <w:t xml:space="preserve"> do are protected and will show a grey line. Additional settings that are allowed are shown with a red line.</w:t>
      </w:r>
    </w:p>
    <w:p w:rsidR="00C71069" w:rsidRDefault="00C71069" w:rsidP="00C71069">
      <w:pPr>
        <w:pStyle w:val="Kop4"/>
        <w:numPr>
          <w:ilvl w:val="3"/>
          <w:numId w:val="12"/>
        </w:numPr>
        <w:rPr>
          <w:lang w:val="en-US"/>
        </w:rPr>
      </w:pPr>
      <w:bookmarkStart w:id="53" w:name="_Toc275956027"/>
      <w:bookmarkStart w:id="54" w:name="_Toc349643906"/>
      <w:bookmarkStart w:id="55" w:name="_Toc365030380"/>
      <w:r>
        <w:rPr>
          <w:lang w:val="en-US"/>
        </w:rPr>
        <w:t>This station</w:t>
      </w:r>
      <w:bookmarkEnd w:id="53"/>
      <w:bookmarkEnd w:id="54"/>
      <w:bookmarkEnd w:id="55"/>
    </w:p>
    <w:p w:rsidR="00C71069" w:rsidRDefault="00C71069" w:rsidP="00C71069">
      <w:pPr>
        <w:rPr>
          <w:lang w:val="en-US"/>
        </w:rPr>
      </w:pPr>
      <w:r>
        <w:rPr>
          <w:lang w:val="en-US"/>
        </w:rPr>
        <w:t>Defines the station this computer is set on. All the alarm settings of that station are also valid for the PC screen you are working on. If set to “Not Assigned” no spec</w:t>
      </w:r>
      <w:r w:rsidR="004918AC">
        <w:rPr>
          <w:lang w:val="en-US"/>
        </w:rPr>
        <w:t xml:space="preserve">ific alarm restriction is set. </w:t>
      </w:r>
      <w:r>
        <w:rPr>
          <w:lang w:val="en-US"/>
        </w:rPr>
        <w:t>All alarms will be visible and can be silenced or acknowledged.</w:t>
      </w:r>
    </w:p>
    <w:p w:rsidR="00C71069" w:rsidRDefault="00C71069" w:rsidP="00C71069">
      <w:pPr>
        <w:pStyle w:val="Kop4"/>
        <w:numPr>
          <w:ilvl w:val="3"/>
          <w:numId w:val="12"/>
        </w:numPr>
        <w:rPr>
          <w:lang w:val="en-US"/>
        </w:rPr>
      </w:pPr>
      <w:bookmarkStart w:id="56" w:name="_Toc349643907"/>
      <w:bookmarkStart w:id="57" w:name="_Toc365030381"/>
      <w:r>
        <w:rPr>
          <w:lang w:val="en-US"/>
        </w:rPr>
        <w:t>Is fallback for</w:t>
      </w:r>
      <w:bookmarkEnd w:id="56"/>
      <w:bookmarkEnd w:id="57"/>
    </w:p>
    <w:p w:rsidR="00C71069" w:rsidRDefault="00C71069" w:rsidP="00C71069">
      <w:pPr>
        <w:rPr>
          <w:lang w:val="en-US"/>
        </w:rPr>
      </w:pPr>
      <w:r>
        <w:rPr>
          <w:lang w:val="en-US"/>
        </w:rPr>
        <w:t>This defines which rights this computer will get once the station set in this box is not working. If this would be the wheelhouse pc it could be a fallback station for the engine room. When the engine room pc should be out for whatever reason, the wheelhouse station will take over the tasks and rights of the engine room pc. This way all the important tasks can still be handled.</w:t>
      </w:r>
    </w:p>
    <w:p w:rsidR="00C71069" w:rsidRDefault="00C71069" w:rsidP="00C71069">
      <w:pPr>
        <w:pStyle w:val="Kop4"/>
        <w:numPr>
          <w:ilvl w:val="3"/>
          <w:numId w:val="12"/>
        </w:numPr>
        <w:rPr>
          <w:lang w:val="en-US"/>
        </w:rPr>
      </w:pPr>
      <w:bookmarkStart w:id="58" w:name="_Toc349643908"/>
      <w:bookmarkStart w:id="59" w:name="_Toc365030382"/>
      <w:r>
        <w:rPr>
          <w:lang w:val="en-US"/>
        </w:rPr>
        <w:t>Show all alarm stations</w:t>
      </w:r>
      <w:bookmarkEnd w:id="58"/>
      <w:bookmarkEnd w:id="59"/>
    </w:p>
    <w:p w:rsidR="00C71069" w:rsidRDefault="00C71069" w:rsidP="00C71069">
      <w:pPr>
        <w:rPr>
          <w:lang w:val="en-US"/>
        </w:rPr>
      </w:pPr>
      <w:r>
        <w:rPr>
          <w:lang w:val="en-US"/>
        </w:rPr>
        <w:t>Ticking this box switches between showing all, or all available Alarmstations.</w:t>
      </w:r>
    </w:p>
    <w:p w:rsidR="00C71069" w:rsidRDefault="00C71069" w:rsidP="00C71069">
      <w:pPr>
        <w:pStyle w:val="Kop4"/>
        <w:numPr>
          <w:ilvl w:val="3"/>
          <w:numId w:val="12"/>
        </w:numPr>
        <w:rPr>
          <w:lang w:val="en-US"/>
        </w:rPr>
      </w:pPr>
      <w:bookmarkStart w:id="60" w:name="_Toc349643909"/>
      <w:bookmarkStart w:id="61" w:name="_Toc365030383"/>
      <w:r>
        <w:rPr>
          <w:lang w:val="en-US"/>
        </w:rPr>
        <w:t>Alarm group rights/Duty alarm rights</w:t>
      </w:r>
      <w:bookmarkEnd w:id="60"/>
      <w:bookmarkEnd w:id="61"/>
    </w:p>
    <w:p w:rsidR="00C71069" w:rsidRPr="00977D95" w:rsidRDefault="00C71069" w:rsidP="00C71069">
      <w:pPr>
        <w:rPr>
          <w:lang w:val="en-US"/>
        </w:rPr>
      </w:pPr>
      <w:r>
        <w:rPr>
          <w:lang w:val="en-US"/>
        </w:rPr>
        <w:t>Choose either of these two to switch between changing alarm group rights or duty alarm rights.</w:t>
      </w:r>
    </w:p>
    <w:p w:rsidR="00C71069" w:rsidRDefault="00C71069" w:rsidP="00C71069">
      <w:pPr>
        <w:pStyle w:val="Kop4"/>
        <w:numPr>
          <w:ilvl w:val="3"/>
          <w:numId w:val="12"/>
        </w:numPr>
        <w:rPr>
          <w:lang w:val="en-US"/>
        </w:rPr>
      </w:pPr>
      <w:bookmarkStart w:id="62" w:name="_Toc275956028"/>
      <w:bookmarkStart w:id="63" w:name="_Toc349643910"/>
      <w:bookmarkStart w:id="64" w:name="_Toc365030384"/>
      <w:r>
        <w:rPr>
          <w:lang w:val="en-US"/>
        </w:rPr>
        <w:t>Adjustments</w:t>
      </w:r>
      <w:bookmarkEnd w:id="62"/>
      <w:bookmarkEnd w:id="63"/>
      <w:bookmarkEnd w:id="64"/>
    </w:p>
    <w:p w:rsidR="00C71069" w:rsidRDefault="00C71069" w:rsidP="00C71069">
      <w:pPr>
        <w:pStyle w:val="Text"/>
        <w:rPr>
          <w:lang w:val="en-US"/>
        </w:rPr>
      </w:pPr>
      <w:r>
        <w:rPr>
          <w:lang w:val="en-US"/>
        </w:rPr>
        <w:t>On the left pane you can choose the alarm station to be adjusted. The adjustments will only be valid for that particular station. When you choose to set this station (i.e. Alarm station bridge) on an alarm panel or another Server</w:t>
      </w:r>
      <w:r>
        <w:rPr>
          <w:lang w:val="en-US"/>
        </w:rPr>
        <w:fldChar w:fldCharType="begin"/>
      </w:r>
      <w:r>
        <w:rPr>
          <w:lang w:val="en-US"/>
        </w:rPr>
        <w:instrText xml:space="preserve"> XE "</w:instrText>
      </w:r>
      <w:r>
        <w:instrText>Server"</w:instrText>
      </w:r>
      <w:r>
        <w:rPr>
          <w:lang w:val="en-US"/>
        </w:rPr>
        <w:instrText xml:space="preserve"> </w:instrText>
      </w:r>
      <w:r>
        <w:rPr>
          <w:lang w:val="en-US"/>
        </w:rPr>
        <w:fldChar w:fldCharType="end"/>
      </w:r>
      <w:r>
        <w:rPr>
          <w:lang w:val="en-US"/>
        </w:rPr>
        <w:t xml:space="preserve"> or client, these will have the same settings automatically.</w:t>
      </w:r>
    </w:p>
    <w:p w:rsidR="00C71069" w:rsidRDefault="00C71069" w:rsidP="00C71069">
      <w:pPr>
        <w:pStyle w:val="Text"/>
        <w:rPr>
          <w:b/>
          <w:lang w:val="en-US"/>
        </w:rPr>
      </w:pPr>
    </w:p>
    <w:p w:rsidR="00C71069" w:rsidRPr="00CC6A63" w:rsidRDefault="00C71069" w:rsidP="00C71069">
      <w:pPr>
        <w:pStyle w:val="Text"/>
        <w:rPr>
          <w:i/>
          <w:lang w:val="en-US"/>
        </w:rPr>
      </w:pPr>
      <w:r>
        <w:rPr>
          <w:noProof/>
          <w:lang w:val="nl-NL" w:eastAsia="nl-NL"/>
        </w:rPr>
        <w:drawing>
          <wp:inline distT="0" distB="0" distL="0" distR="0" wp14:anchorId="511159B0" wp14:editId="21AA9F30">
            <wp:extent cx="416379" cy="342900"/>
            <wp:effectExtent l="0" t="0" r="3175" b="0"/>
            <wp:docPr id="155" name="Afbeelding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379" cy="342900"/>
                    </a:xfrm>
                    <a:prstGeom prst="rect">
                      <a:avLst/>
                    </a:prstGeom>
                  </pic:spPr>
                </pic:pic>
              </a:graphicData>
            </a:graphic>
          </wp:inline>
        </w:drawing>
      </w:r>
      <w:r>
        <w:rPr>
          <w:i/>
          <w:lang w:val="en-US"/>
        </w:rPr>
        <w:t>:</w:t>
      </w:r>
    </w:p>
    <w:p w:rsidR="00C71069" w:rsidRPr="00CC6A63" w:rsidRDefault="00C71069" w:rsidP="00C71069">
      <w:pPr>
        <w:pStyle w:val="Text"/>
        <w:rPr>
          <w:i/>
          <w:lang w:val="en-US"/>
        </w:rPr>
      </w:pPr>
      <w:r w:rsidRPr="00CC6A63">
        <w:rPr>
          <w:i/>
          <w:lang w:val="en-US"/>
        </w:rPr>
        <w:t xml:space="preserve">All the settings in the diverse </w:t>
      </w:r>
      <w:r>
        <w:rPr>
          <w:i/>
          <w:lang w:val="en-US"/>
        </w:rPr>
        <w:t>a</w:t>
      </w:r>
      <w:r w:rsidRPr="00CC6A63">
        <w:rPr>
          <w:i/>
          <w:lang w:val="en-US"/>
        </w:rPr>
        <w:t xml:space="preserve">larm stations will automatically be </w:t>
      </w:r>
      <w:r w:rsidR="00B552BE">
        <w:rPr>
          <w:i/>
          <w:lang w:val="en-US"/>
        </w:rPr>
        <w:t>synchronized to</w:t>
      </w:r>
      <w:r w:rsidRPr="00CC6A63">
        <w:rPr>
          <w:i/>
          <w:lang w:val="en-US"/>
        </w:rPr>
        <w:t xml:space="preserve"> all the other pc’s (servers and clients) which are connected. Y</w:t>
      </w:r>
      <w:r>
        <w:rPr>
          <w:i/>
          <w:lang w:val="en-US"/>
        </w:rPr>
        <w:t>ou won’t have to change all PC</w:t>
      </w:r>
      <w:r w:rsidR="00D32C4F">
        <w:rPr>
          <w:i/>
          <w:lang w:val="en-US"/>
        </w:rPr>
        <w:t>’</w:t>
      </w:r>
      <w:r>
        <w:rPr>
          <w:i/>
          <w:lang w:val="en-US"/>
        </w:rPr>
        <w:t>s</w:t>
      </w:r>
      <w:r w:rsidRPr="00CC6A63">
        <w:rPr>
          <w:i/>
          <w:lang w:val="en-US"/>
        </w:rPr>
        <w:t xml:space="preserve"> separately. </w:t>
      </w:r>
      <w:r>
        <w:rPr>
          <w:i/>
          <w:lang w:val="en-US"/>
        </w:rPr>
        <w:t>On</w:t>
      </w:r>
      <w:r w:rsidRPr="00CC6A63">
        <w:rPr>
          <w:i/>
          <w:lang w:val="en-US"/>
        </w:rPr>
        <w:t xml:space="preserve"> the left pane</w:t>
      </w:r>
      <w:r>
        <w:rPr>
          <w:i/>
          <w:lang w:val="en-US"/>
        </w:rPr>
        <w:t>l</w:t>
      </w:r>
      <w:r w:rsidRPr="00CC6A63">
        <w:rPr>
          <w:i/>
          <w:lang w:val="en-US"/>
        </w:rPr>
        <w:t xml:space="preserve"> you will find all the groups that are available in the system. </w:t>
      </w:r>
      <w:r>
        <w:rPr>
          <w:i/>
          <w:lang w:val="en-US"/>
        </w:rPr>
        <w:br/>
      </w:r>
      <w:r w:rsidRPr="00CC6A63">
        <w:rPr>
          <w:i/>
          <w:lang w:val="en-US"/>
        </w:rPr>
        <w:t xml:space="preserve">Groups that are in </w:t>
      </w:r>
      <w:r>
        <w:rPr>
          <w:i/>
          <w:lang w:val="en-US"/>
        </w:rPr>
        <w:t>use by the system are shown</w:t>
      </w:r>
      <w:r w:rsidRPr="00CC6A63">
        <w:rPr>
          <w:i/>
          <w:lang w:val="en-US"/>
        </w:rPr>
        <w:t xml:space="preserve"> </w:t>
      </w:r>
      <w:r>
        <w:rPr>
          <w:i/>
          <w:lang w:val="en-US"/>
        </w:rPr>
        <w:t>in the right pane</w:t>
      </w:r>
      <w:r w:rsidRPr="00CC6A63">
        <w:rPr>
          <w:i/>
          <w:lang w:val="en-US"/>
        </w:rPr>
        <w:t>. Other gro</w:t>
      </w:r>
      <w:r>
        <w:rPr>
          <w:i/>
          <w:lang w:val="en-US"/>
        </w:rPr>
        <w:t>ups will not be available. Y</w:t>
      </w:r>
      <w:r w:rsidRPr="00CC6A63">
        <w:rPr>
          <w:i/>
          <w:lang w:val="en-US"/>
        </w:rPr>
        <w:t>ou can</w:t>
      </w:r>
      <w:r>
        <w:rPr>
          <w:i/>
          <w:lang w:val="en-US"/>
        </w:rPr>
        <w:t xml:space="preserve"> set the alarm options for each separate group.</w:t>
      </w:r>
    </w:p>
    <w:p w:rsidR="00C71069" w:rsidRPr="00CC6A63" w:rsidRDefault="00C71069" w:rsidP="00C71069">
      <w:pPr>
        <w:pStyle w:val="Text"/>
        <w:rPr>
          <w:i/>
          <w:lang w:val="en-US"/>
        </w:rPr>
      </w:pPr>
      <w:r>
        <w:rPr>
          <w:i/>
          <w:lang w:val="en-US"/>
        </w:rPr>
        <w:t xml:space="preserve">When finished, all </w:t>
      </w:r>
      <w:r w:rsidRPr="00CC6A63">
        <w:rPr>
          <w:i/>
          <w:lang w:val="en-US"/>
        </w:rPr>
        <w:t xml:space="preserve">alarm options of each alarm group will be set within the specific </w:t>
      </w:r>
      <w:r>
        <w:rPr>
          <w:i/>
          <w:lang w:val="en-US"/>
        </w:rPr>
        <w:t>a</w:t>
      </w:r>
      <w:r w:rsidRPr="00CC6A63">
        <w:rPr>
          <w:i/>
          <w:lang w:val="en-US"/>
        </w:rPr>
        <w:t>larm</w:t>
      </w:r>
      <w:r>
        <w:rPr>
          <w:i/>
          <w:lang w:val="en-US"/>
        </w:rPr>
        <w:t xml:space="preserve"> </w:t>
      </w:r>
      <w:r w:rsidRPr="00CC6A63">
        <w:rPr>
          <w:i/>
          <w:lang w:val="en-US"/>
        </w:rPr>
        <w:t>stations.</w:t>
      </w:r>
    </w:p>
    <w:p w:rsidR="00C71069" w:rsidRDefault="00C71069" w:rsidP="00C71069">
      <w:pPr>
        <w:rPr>
          <w:lang w:val="en-US"/>
        </w:rPr>
      </w:pPr>
    </w:p>
    <w:p w:rsidR="00C71069" w:rsidRDefault="00C71069" w:rsidP="00C71069">
      <w:pPr>
        <w:rPr>
          <w:lang w:val="en-US"/>
        </w:rPr>
      </w:pPr>
      <w:r>
        <w:rPr>
          <w:lang w:val="en-US"/>
        </w:rPr>
        <w:t>The following options are available</w:t>
      </w:r>
      <w:r w:rsidR="00D32C4F">
        <w:rPr>
          <w:lang w:val="en-US"/>
        </w:rPr>
        <w:t xml:space="preserve"> for Alarm Group Rights</w:t>
      </w:r>
      <w:r>
        <w:rPr>
          <w:lang w:val="en-US"/>
        </w:rPr>
        <w:t>:</w:t>
      </w:r>
    </w:p>
    <w:p w:rsidR="00C71069" w:rsidRDefault="00C71069" w:rsidP="00C71069">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76"/>
        <w:gridCol w:w="6836"/>
      </w:tblGrid>
      <w:tr w:rsidR="00C71069" w:rsidRPr="00281C08" w:rsidTr="00C71069">
        <w:tc>
          <w:tcPr>
            <w:tcW w:w="2376" w:type="dxa"/>
            <w:shd w:val="clear" w:color="auto" w:fill="0C0C0C"/>
          </w:tcPr>
          <w:p w:rsidR="00C71069" w:rsidRPr="00281C08" w:rsidRDefault="00C71069" w:rsidP="00C71069">
            <w:pPr>
              <w:rPr>
                <w:b/>
                <w:lang w:val="en-US"/>
              </w:rPr>
            </w:pPr>
            <w:r w:rsidRPr="00281C08">
              <w:rPr>
                <w:b/>
                <w:lang w:val="en-US"/>
              </w:rPr>
              <w:t>Alarm group option</w:t>
            </w:r>
          </w:p>
        </w:tc>
        <w:tc>
          <w:tcPr>
            <w:tcW w:w="6836" w:type="dxa"/>
            <w:shd w:val="clear" w:color="auto" w:fill="0C0C0C"/>
          </w:tcPr>
          <w:p w:rsidR="00C71069" w:rsidRPr="00281C08" w:rsidRDefault="00C71069" w:rsidP="00C71069">
            <w:pPr>
              <w:rPr>
                <w:b/>
                <w:lang w:val="en-US"/>
              </w:rPr>
            </w:pPr>
            <w:r w:rsidRPr="00281C08">
              <w:rPr>
                <w:b/>
                <w:lang w:val="en-US"/>
              </w:rPr>
              <w:t xml:space="preserve">Explanation </w:t>
            </w:r>
          </w:p>
        </w:tc>
      </w:tr>
      <w:tr w:rsidR="00C71069" w:rsidRPr="000F200F" w:rsidTr="00C71069">
        <w:tc>
          <w:tcPr>
            <w:tcW w:w="2376" w:type="dxa"/>
          </w:tcPr>
          <w:p w:rsidR="00C71069" w:rsidRPr="009417AF" w:rsidRDefault="00C71069" w:rsidP="00C71069">
            <w:pPr>
              <w:rPr>
                <w:lang w:val="en-US"/>
              </w:rPr>
            </w:pPr>
            <w:r w:rsidRPr="009417AF">
              <w:rPr>
                <w:lang w:val="en-US"/>
              </w:rPr>
              <w:t>Visual: status alarms</w:t>
            </w:r>
          </w:p>
        </w:tc>
        <w:tc>
          <w:tcPr>
            <w:tcW w:w="6836" w:type="dxa"/>
          </w:tcPr>
          <w:p w:rsidR="00C71069" w:rsidRPr="009417AF" w:rsidRDefault="00C71069" w:rsidP="00C71069">
            <w:pPr>
              <w:rPr>
                <w:lang w:val="en-US"/>
              </w:rPr>
            </w:pPr>
            <w:r w:rsidRPr="009417AF">
              <w:rPr>
                <w:lang w:val="en-US"/>
              </w:rPr>
              <w:t>Shows any alarm even if it is acknowledged</w:t>
            </w:r>
          </w:p>
        </w:tc>
      </w:tr>
      <w:tr w:rsidR="00C71069" w:rsidRPr="000F200F" w:rsidTr="00C71069">
        <w:tc>
          <w:tcPr>
            <w:tcW w:w="2376" w:type="dxa"/>
          </w:tcPr>
          <w:p w:rsidR="00C71069" w:rsidRPr="009417AF" w:rsidRDefault="00C71069" w:rsidP="00C71069">
            <w:pPr>
              <w:rPr>
                <w:lang w:val="en-US"/>
              </w:rPr>
            </w:pPr>
            <w:r w:rsidRPr="009417AF">
              <w:rPr>
                <w:lang w:val="en-US"/>
              </w:rPr>
              <w:t>Visual: new alarms</w:t>
            </w:r>
          </w:p>
        </w:tc>
        <w:tc>
          <w:tcPr>
            <w:tcW w:w="6836" w:type="dxa"/>
          </w:tcPr>
          <w:p w:rsidR="00C71069" w:rsidRPr="009417AF" w:rsidRDefault="00C71069" w:rsidP="00C71069">
            <w:pPr>
              <w:rPr>
                <w:lang w:val="en-US"/>
              </w:rPr>
            </w:pPr>
            <w:r w:rsidRPr="009417AF">
              <w:rPr>
                <w:lang w:val="en-US"/>
              </w:rPr>
              <w:t>Shows new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Buzzer: new alarms</w:t>
            </w:r>
          </w:p>
        </w:tc>
        <w:tc>
          <w:tcPr>
            <w:tcW w:w="6836" w:type="dxa"/>
          </w:tcPr>
          <w:p w:rsidR="00C71069" w:rsidRPr="009417AF" w:rsidRDefault="00C71069" w:rsidP="00C71069">
            <w:pPr>
              <w:rPr>
                <w:lang w:val="en-US"/>
              </w:rPr>
            </w:pPr>
            <w:r w:rsidRPr="009417AF">
              <w:rPr>
                <w:lang w:val="en-US"/>
              </w:rPr>
              <w:t>Sounds buzzer on new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Switch: silence alarms</w:t>
            </w:r>
          </w:p>
        </w:tc>
        <w:tc>
          <w:tcPr>
            <w:tcW w:w="6836" w:type="dxa"/>
          </w:tcPr>
          <w:p w:rsidR="00C71069" w:rsidRPr="009417AF" w:rsidRDefault="00C71069" w:rsidP="00C71069">
            <w:pPr>
              <w:rPr>
                <w:lang w:val="en-US"/>
              </w:rPr>
            </w:pPr>
            <w:r w:rsidRPr="009417AF">
              <w:rPr>
                <w:lang w:val="en-US"/>
              </w:rPr>
              <w:t>Allows to silence the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Switch: reset alarms</w:t>
            </w:r>
          </w:p>
        </w:tc>
        <w:tc>
          <w:tcPr>
            <w:tcW w:w="6836" w:type="dxa"/>
          </w:tcPr>
          <w:p w:rsidR="00C71069" w:rsidRPr="009417AF" w:rsidRDefault="00C71069" w:rsidP="00C71069">
            <w:pPr>
              <w:rPr>
                <w:lang w:val="en-US"/>
              </w:rPr>
            </w:pPr>
            <w:r w:rsidRPr="009417AF">
              <w:rPr>
                <w:lang w:val="en-US"/>
              </w:rPr>
              <w:t>Allows to acknowledge the alarms for this group</w:t>
            </w:r>
          </w:p>
        </w:tc>
      </w:tr>
      <w:tr w:rsidR="00C71069" w:rsidRPr="000F200F" w:rsidTr="00C71069">
        <w:tc>
          <w:tcPr>
            <w:tcW w:w="2376" w:type="dxa"/>
          </w:tcPr>
          <w:p w:rsidR="00C71069" w:rsidRPr="009417AF" w:rsidRDefault="00C71069" w:rsidP="00C71069">
            <w:pPr>
              <w:rPr>
                <w:lang w:val="en-US"/>
              </w:rPr>
            </w:pPr>
            <w:r w:rsidRPr="009417AF">
              <w:rPr>
                <w:lang w:val="en-US"/>
              </w:rPr>
              <w:t>Switch: reset timers</w:t>
            </w:r>
          </w:p>
        </w:tc>
        <w:tc>
          <w:tcPr>
            <w:tcW w:w="6836" w:type="dxa"/>
          </w:tcPr>
          <w:p w:rsidR="00C71069" w:rsidRPr="009417AF" w:rsidRDefault="00C71069" w:rsidP="00C71069">
            <w:pPr>
              <w:rPr>
                <w:lang w:val="en-US"/>
              </w:rPr>
            </w:pPr>
            <w:r w:rsidRPr="009417AF">
              <w:rPr>
                <w:lang w:val="en-US"/>
              </w:rPr>
              <w:t>Allows resetting of timers (i.e. dead man’s timer)</w:t>
            </w:r>
          </w:p>
        </w:tc>
      </w:tr>
    </w:tbl>
    <w:p w:rsidR="00C71069" w:rsidRDefault="00D32C4F" w:rsidP="00D32C4F">
      <w:pPr>
        <w:pStyle w:val="Onderschrift"/>
      </w:pPr>
      <w:bookmarkStart w:id="65" w:name="_Toc365030420"/>
      <w:r>
        <w:t xml:space="preserve">Table </w:t>
      </w:r>
      <w:r w:rsidR="00755FE3">
        <w:fldChar w:fldCharType="begin"/>
      </w:r>
      <w:r w:rsidR="00755FE3">
        <w:instrText xml:space="preserve"> STYLEREF 1 \s </w:instrText>
      </w:r>
      <w:r w:rsidR="00755FE3">
        <w:fldChar w:fldCharType="separate"/>
      </w:r>
      <w:r w:rsidR="00107B78">
        <w:rPr>
          <w:noProof/>
        </w:rPr>
        <w:t>9</w:t>
      </w:r>
      <w:r w:rsidR="00755FE3">
        <w:fldChar w:fldCharType="end"/>
      </w:r>
      <w:r w:rsidR="00755FE3">
        <w:noBreakHyphen/>
      </w:r>
      <w:r w:rsidR="00755FE3">
        <w:fldChar w:fldCharType="begin"/>
      </w:r>
      <w:r w:rsidR="00755FE3">
        <w:instrText xml:space="preserve"> SEQ Table \* ARABIC \s 1 </w:instrText>
      </w:r>
      <w:r w:rsidR="00755FE3">
        <w:fldChar w:fldCharType="separate"/>
      </w:r>
      <w:r w:rsidR="00107B78">
        <w:rPr>
          <w:noProof/>
        </w:rPr>
        <w:t>1</w:t>
      </w:r>
      <w:r w:rsidR="00755FE3">
        <w:fldChar w:fldCharType="end"/>
      </w:r>
      <w:r>
        <w:t>: Alarm Group Rights</w:t>
      </w:r>
      <w:bookmarkEnd w:id="65"/>
    </w:p>
    <w:p w:rsidR="00C71069" w:rsidRDefault="00C71069" w:rsidP="00C71069">
      <w:pPr>
        <w:pStyle w:val="Kop4"/>
        <w:numPr>
          <w:ilvl w:val="3"/>
          <w:numId w:val="12"/>
        </w:numPr>
        <w:rPr>
          <w:lang w:val="en-US"/>
        </w:rPr>
      </w:pPr>
      <w:bookmarkStart w:id="66" w:name="_Toc275956029"/>
      <w:bookmarkStart w:id="67" w:name="_Toc349643911"/>
      <w:bookmarkStart w:id="68" w:name="_Toc365030385"/>
      <w:r>
        <w:rPr>
          <w:lang w:val="en-US"/>
        </w:rPr>
        <w:lastRenderedPageBreak/>
        <w:t>How to set</w:t>
      </w:r>
      <w:bookmarkEnd w:id="66"/>
      <w:bookmarkEnd w:id="67"/>
      <w:r w:rsidR="00D32C4F">
        <w:rPr>
          <w:lang w:val="en-US"/>
        </w:rPr>
        <w:t xml:space="preserve"> Alarm Group Rights</w:t>
      </w:r>
      <w:bookmarkEnd w:id="68"/>
    </w:p>
    <w:p w:rsidR="00C71069" w:rsidRDefault="00C71069" w:rsidP="00C71069">
      <w:pPr>
        <w:rPr>
          <w:lang w:val="en-US"/>
        </w:rPr>
      </w:pPr>
      <w:r>
        <w:rPr>
          <w:lang w:val="en-US"/>
        </w:rPr>
        <w:t xml:space="preserve">Fields are set separately by pointing the mouse onto that field and right click it. The “Reset” fields will turn to “+” and the other fields will turn to “0” which simultaneously means that the delay is set to “0” minutes. </w:t>
      </w:r>
    </w:p>
    <w:p w:rsidR="00C71069" w:rsidRDefault="00C71069" w:rsidP="00C71069">
      <w:pPr>
        <w:rPr>
          <w:lang w:val="en-US"/>
        </w:rPr>
      </w:pPr>
    </w:p>
    <w:p w:rsidR="00C71069" w:rsidRDefault="00C71069" w:rsidP="00C71069">
      <w:pPr>
        <w:rPr>
          <w:lang w:val="en-US"/>
        </w:rPr>
      </w:pPr>
      <w:r>
        <w:rPr>
          <w:noProof/>
          <w:lang w:val="nl-NL" w:eastAsia="nl-NL"/>
        </w:rPr>
        <w:drawing>
          <wp:inline distT="0" distB="0" distL="0" distR="0" wp14:anchorId="67E6B4A4" wp14:editId="18ACF05E">
            <wp:extent cx="1695450" cy="1524000"/>
            <wp:effectExtent l="19050" t="0" r="0" b="0"/>
            <wp:docPr id="46"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0"/>
                    <pic:cNvPicPr>
                      <a:picLocks noChangeAspect="1" noChangeArrowheads="1"/>
                    </pic:cNvPicPr>
                  </pic:nvPicPr>
                  <pic:blipFill>
                    <a:blip r:embed="rId47" cstate="print"/>
                    <a:srcRect/>
                    <a:stretch>
                      <a:fillRect/>
                    </a:stretch>
                  </pic:blipFill>
                  <pic:spPr bwMode="auto">
                    <a:xfrm>
                      <a:off x="0" y="0"/>
                      <a:ext cx="1695450" cy="1524000"/>
                    </a:xfrm>
                    <a:prstGeom prst="rect">
                      <a:avLst/>
                    </a:prstGeom>
                    <a:noFill/>
                    <a:ln w="9525">
                      <a:noFill/>
                      <a:miter lim="800000"/>
                      <a:headEnd/>
                      <a:tailEnd/>
                    </a:ln>
                  </pic:spPr>
                </pic:pic>
              </a:graphicData>
            </a:graphic>
          </wp:inline>
        </w:drawing>
      </w:r>
      <w:r>
        <w:rPr>
          <w:lang w:val="en-US"/>
        </w:rPr>
        <w:t xml:space="preserve"> </w:t>
      </w:r>
    </w:p>
    <w:p w:rsidR="00C71069" w:rsidRDefault="00C71069" w:rsidP="00C71069">
      <w:pPr>
        <w:rPr>
          <w:lang w:val="en-US"/>
        </w:rPr>
      </w:pPr>
    </w:p>
    <w:p w:rsidR="00C71069" w:rsidRDefault="00C71069" w:rsidP="00C71069">
      <w:pPr>
        <w:rPr>
          <w:lang w:val="en-US"/>
        </w:rPr>
      </w:pPr>
      <w:r>
        <w:rPr>
          <w:lang w:val="en-US"/>
        </w:rPr>
        <w:t>If you want to set a field to a higher delay (i.e. you want to silence an alarm for 3 minutes) you must left click the field. A menu will appear where you can change the settings including the delay time. Check “Enable the selected cells” and choose a delay time. You can choose the delay time in minutes or seconds by checking the appropriate box (see</w:t>
      </w:r>
      <w:r>
        <w:rPr>
          <w:lang w:val="en-US"/>
        </w:rPr>
        <w:fldChar w:fldCharType="begin"/>
      </w:r>
      <w:r>
        <w:rPr>
          <w:lang w:val="en-US"/>
        </w:rPr>
        <w:instrText xml:space="preserve"> REF _Ref333481090 \h </w:instrText>
      </w:r>
      <w:r>
        <w:rPr>
          <w:lang w:val="en-US"/>
        </w:rPr>
      </w:r>
      <w:r>
        <w:rPr>
          <w:lang w:val="en-US"/>
        </w:rPr>
        <w:fldChar w:fldCharType="separate"/>
      </w:r>
      <w:r w:rsidR="00107B78" w:rsidRPr="00D92197">
        <w:t xml:space="preserve">Figure </w:t>
      </w:r>
      <w:r w:rsidR="00107B78">
        <w:rPr>
          <w:noProof/>
        </w:rPr>
        <w:t>9</w:t>
      </w:r>
      <w:r w:rsidR="00107B78">
        <w:noBreakHyphen/>
      </w:r>
      <w:r w:rsidR="00107B78">
        <w:rPr>
          <w:noProof/>
        </w:rPr>
        <w:t>2</w:t>
      </w:r>
      <w:r>
        <w:rPr>
          <w:lang w:val="en-US"/>
        </w:rPr>
        <w:fldChar w:fldCharType="end"/>
      </w:r>
      <w:r>
        <w:rPr>
          <w:lang w:val="en-US"/>
        </w:rPr>
        <w:t>).</w:t>
      </w:r>
    </w:p>
    <w:p w:rsidR="00C71069" w:rsidRDefault="00C71069" w:rsidP="00C71069">
      <w:pPr>
        <w:rPr>
          <w:lang w:val="en-US"/>
        </w:rPr>
      </w:pPr>
    </w:p>
    <w:p w:rsidR="00C71069" w:rsidRDefault="00C71069" w:rsidP="00C71069">
      <w:pPr>
        <w:keepNext/>
      </w:pPr>
      <w:r>
        <w:rPr>
          <w:noProof/>
          <w:lang w:val="nl-NL" w:eastAsia="nl-NL"/>
        </w:rPr>
        <w:drawing>
          <wp:inline distT="0" distB="0" distL="0" distR="0" wp14:anchorId="3D8DF222" wp14:editId="098ECDBC">
            <wp:extent cx="5939790" cy="1676605"/>
            <wp:effectExtent l="0" t="0" r="381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39790" cy="1676605"/>
                    </a:xfrm>
                    <a:prstGeom prst="rect">
                      <a:avLst/>
                    </a:prstGeom>
                  </pic:spPr>
                </pic:pic>
              </a:graphicData>
            </a:graphic>
          </wp:inline>
        </w:drawing>
      </w:r>
    </w:p>
    <w:p w:rsidR="00C71069" w:rsidRPr="00D92197" w:rsidRDefault="00C71069" w:rsidP="00C71069">
      <w:pPr>
        <w:pStyle w:val="Onderschrift"/>
      </w:pPr>
      <w:bookmarkStart w:id="69" w:name="_Ref333481090"/>
      <w:bookmarkStart w:id="70" w:name="_Toc349644128"/>
      <w:bookmarkStart w:id="71" w:name="_Toc365030416"/>
      <w:r w:rsidRPr="00D92197">
        <w:t xml:space="preserve">Figure </w:t>
      </w:r>
      <w:r w:rsidR="00F46449">
        <w:fldChar w:fldCharType="begin"/>
      </w:r>
      <w:r w:rsidR="00F46449">
        <w:instrText xml:space="preserve"> STYLEREF 1 \s </w:instrText>
      </w:r>
      <w:r w:rsidR="00F46449">
        <w:fldChar w:fldCharType="separate"/>
      </w:r>
      <w:r w:rsidR="00107B78">
        <w:rPr>
          <w:noProof/>
        </w:rPr>
        <w:t>9</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2</w:t>
      </w:r>
      <w:r w:rsidR="00F46449">
        <w:fldChar w:fldCharType="end"/>
      </w:r>
      <w:bookmarkEnd w:id="69"/>
      <w:r w:rsidRPr="00D92197">
        <w:t>: Alarm station settings</w:t>
      </w:r>
      <w:bookmarkEnd w:id="70"/>
      <w:bookmarkEnd w:id="71"/>
    </w:p>
    <w:p w:rsidR="00C71069" w:rsidRDefault="00C71069" w:rsidP="00C71069">
      <w:pPr>
        <w:rPr>
          <w:lang w:val="en-US"/>
        </w:rPr>
      </w:pPr>
      <w:r>
        <w:rPr>
          <w:lang w:val="en-US"/>
        </w:rPr>
        <w:t xml:space="preserve">In addition, you can do this for different cells at the same time, by clicking and dragging the mouse over the preferred cells (see </w:t>
      </w:r>
      <w:r>
        <w:rPr>
          <w:lang w:val="en-US"/>
        </w:rPr>
        <w:fldChar w:fldCharType="begin"/>
      </w:r>
      <w:r>
        <w:rPr>
          <w:lang w:val="en-US"/>
        </w:rPr>
        <w:instrText xml:space="preserve"> REF _Ref333481116 \h </w:instrText>
      </w:r>
      <w:r>
        <w:rPr>
          <w:lang w:val="en-US"/>
        </w:rPr>
      </w:r>
      <w:r>
        <w:rPr>
          <w:lang w:val="en-US"/>
        </w:rPr>
        <w:fldChar w:fldCharType="separate"/>
      </w:r>
      <w:r w:rsidR="00107B78" w:rsidRPr="00D92197">
        <w:t xml:space="preserve">Figure </w:t>
      </w:r>
      <w:r w:rsidR="00107B78">
        <w:rPr>
          <w:noProof/>
        </w:rPr>
        <w:t>9</w:t>
      </w:r>
      <w:r w:rsidR="00107B78">
        <w:noBreakHyphen/>
      </w:r>
      <w:r w:rsidR="00107B78">
        <w:rPr>
          <w:noProof/>
        </w:rPr>
        <w:t>3</w:t>
      </w:r>
      <w:r>
        <w:rPr>
          <w:lang w:val="en-US"/>
        </w:rPr>
        <w:fldChar w:fldCharType="end"/>
      </w:r>
      <w:r>
        <w:rPr>
          <w:lang w:val="en-US"/>
        </w:rPr>
        <w:t>).</w:t>
      </w:r>
      <w:r>
        <w:rPr>
          <w:lang w:val="en-US"/>
        </w:rPr>
        <w:br/>
      </w:r>
    </w:p>
    <w:p w:rsidR="00C71069" w:rsidRDefault="00C71069" w:rsidP="00C71069">
      <w:pPr>
        <w:keepNext/>
      </w:pPr>
      <w:r>
        <w:rPr>
          <w:noProof/>
          <w:lang w:val="nl-NL" w:eastAsia="nl-NL"/>
        </w:rPr>
        <w:drawing>
          <wp:inline distT="0" distB="0" distL="0" distR="0" wp14:anchorId="46774E6F" wp14:editId="6A08C772">
            <wp:extent cx="1571625" cy="1897176"/>
            <wp:effectExtent l="0" t="0" r="0" b="8255"/>
            <wp:docPr id="48" name="Afbeelding 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
                    <pic:cNvPicPr>
                      <a:picLocks noChangeAspect="1" noChangeArrowheads="1"/>
                    </pic:cNvPicPr>
                  </pic:nvPicPr>
                  <pic:blipFill>
                    <a:blip r:embed="rId49" cstate="print"/>
                    <a:srcRect/>
                    <a:stretch>
                      <a:fillRect/>
                    </a:stretch>
                  </pic:blipFill>
                  <pic:spPr bwMode="auto">
                    <a:xfrm>
                      <a:off x="0" y="0"/>
                      <a:ext cx="1572368" cy="1898073"/>
                    </a:xfrm>
                    <a:prstGeom prst="rect">
                      <a:avLst/>
                    </a:prstGeom>
                    <a:noFill/>
                    <a:ln w="9525">
                      <a:noFill/>
                      <a:miter lim="800000"/>
                      <a:headEnd/>
                      <a:tailEnd/>
                    </a:ln>
                  </pic:spPr>
                </pic:pic>
              </a:graphicData>
            </a:graphic>
          </wp:inline>
        </w:drawing>
      </w:r>
    </w:p>
    <w:p w:rsidR="00C71069" w:rsidRPr="00D92197" w:rsidRDefault="00C71069" w:rsidP="00C71069">
      <w:pPr>
        <w:pStyle w:val="Onderschrift"/>
      </w:pPr>
      <w:bookmarkStart w:id="72" w:name="_Ref333481116"/>
      <w:bookmarkStart w:id="73" w:name="_Toc349644129"/>
      <w:bookmarkStart w:id="74" w:name="_Toc365030417"/>
      <w:r w:rsidRPr="00D92197">
        <w:t xml:space="preserve">Figure </w:t>
      </w:r>
      <w:r w:rsidR="00F46449">
        <w:fldChar w:fldCharType="begin"/>
      </w:r>
      <w:r w:rsidR="00F46449">
        <w:instrText xml:space="preserve"> STYLEREF 1 \s </w:instrText>
      </w:r>
      <w:r w:rsidR="00F46449">
        <w:fldChar w:fldCharType="separate"/>
      </w:r>
      <w:r w:rsidR="00107B78">
        <w:rPr>
          <w:noProof/>
        </w:rPr>
        <w:t>9</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3</w:t>
      </w:r>
      <w:r w:rsidR="00F46449">
        <w:fldChar w:fldCharType="end"/>
      </w:r>
      <w:bookmarkEnd w:id="72"/>
      <w:r w:rsidRPr="00D92197">
        <w:t>: Select by dragging</w:t>
      </w:r>
      <w:bookmarkEnd w:id="73"/>
      <w:bookmarkEnd w:id="74"/>
    </w:p>
    <w:p w:rsidR="00C71069" w:rsidRDefault="00C71069" w:rsidP="00C71069">
      <w:pPr>
        <w:rPr>
          <w:lang w:val="en-US"/>
        </w:rPr>
      </w:pPr>
      <w:r>
        <w:rPr>
          <w:lang w:val="en-US"/>
        </w:rPr>
        <w:t>If you want to disable the alarm settings, deselect the checkbox “Enable the selected cells”.</w:t>
      </w:r>
    </w:p>
    <w:p w:rsidR="00D32C4F" w:rsidRDefault="00D32C4F" w:rsidP="00C71069">
      <w:pPr>
        <w:rPr>
          <w:lang w:val="en-US"/>
        </w:rPr>
      </w:pPr>
    </w:p>
    <w:p w:rsidR="00D32C4F" w:rsidRDefault="00D32C4F" w:rsidP="00C71069">
      <w:pPr>
        <w:rPr>
          <w:lang w:val="en-US"/>
        </w:rPr>
      </w:pPr>
      <w:r>
        <w:rPr>
          <w:lang w:val="en-US"/>
        </w:rPr>
        <w:t>The following options are available for Duty Alarm Rights:</w:t>
      </w:r>
    </w:p>
    <w:p w:rsidR="00D32C4F" w:rsidRDefault="00D32C4F" w:rsidP="00C71069">
      <w:pPr>
        <w:rPr>
          <w:lang w:val="en-US"/>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2376"/>
        <w:gridCol w:w="6836"/>
      </w:tblGrid>
      <w:tr w:rsidR="00D32C4F" w:rsidRPr="00281C08" w:rsidTr="006F22CC">
        <w:tc>
          <w:tcPr>
            <w:tcW w:w="2376" w:type="dxa"/>
            <w:shd w:val="clear" w:color="auto" w:fill="0C0C0C"/>
          </w:tcPr>
          <w:p w:rsidR="00D32C4F" w:rsidRPr="00281C08" w:rsidRDefault="00D32C4F" w:rsidP="006F22CC">
            <w:pPr>
              <w:rPr>
                <w:b/>
                <w:lang w:val="en-US"/>
              </w:rPr>
            </w:pPr>
            <w:r w:rsidRPr="00281C08">
              <w:rPr>
                <w:b/>
                <w:lang w:val="en-US"/>
              </w:rPr>
              <w:t>Alarm group option</w:t>
            </w:r>
          </w:p>
        </w:tc>
        <w:tc>
          <w:tcPr>
            <w:tcW w:w="6836" w:type="dxa"/>
            <w:shd w:val="clear" w:color="auto" w:fill="0C0C0C"/>
          </w:tcPr>
          <w:p w:rsidR="00D32C4F" w:rsidRPr="00281C08" w:rsidRDefault="00D32C4F" w:rsidP="006F22CC">
            <w:pPr>
              <w:rPr>
                <w:b/>
                <w:lang w:val="en-US"/>
              </w:rPr>
            </w:pPr>
            <w:r w:rsidRPr="00281C08">
              <w:rPr>
                <w:b/>
                <w:lang w:val="en-US"/>
              </w:rPr>
              <w:t xml:space="preserve">Explanation </w:t>
            </w:r>
          </w:p>
        </w:tc>
      </w:tr>
      <w:tr w:rsidR="00D32C4F" w:rsidRPr="000F200F" w:rsidTr="006F22CC">
        <w:tc>
          <w:tcPr>
            <w:tcW w:w="2376" w:type="dxa"/>
          </w:tcPr>
          <w:p w:rsidR="00D32C4F" w:rsidRPr="009417AF" w:rsidRDefault="00C675AD" w:rsidP="006F22CC">
            <w:pPr>
              <w:rPr>
                <w:lang w:val="en-US"/>
              </w:rPr>
            </w:pPr>
            <w:r>
              <w:rPr>
                <w:lang w:val="en-US"/>
              </w:rPr>
              <w:t>Call Allowed</w:t>
            </w:r>
          </w:p>
        </w:tc>
        <w:tc>
          <w:tcPr>
            <w:tcW w:w="6836" w:type="dxa"/>
          </w:tcPr>
          <w:p w:rsidR="00D32C4F" w:rsidRPr="009417AF" w:rsidRDefault="00C675AD" w:rsidP="006F22CC">
            <w:pPr>
              <w:rPr>
                <w:lang w:val="en-US"/>
              </w:rPr>
            </w:pPr>
            <w:r>
              <w:rPr>
                <w:lang w:val="en-US"/>
              </w:rPr>
              <w:t>Marks if other stations are allowed to call this station</w:t>
            </w:r>
          </w:p>
        </w:tc>
      </w:tr>
      <w:tr w:rsidR="00D32C4F" w:rsidRPr="000F200F" w:rsidTr="006F22CC">
        <w:tc>
          <w:tcPr>
            <w:tcW w:w="2376" w:type="dxa"/>
          </w:tcPr>
          <w:p w:rsidR="00D32C4F" w:rsidRPr="009417AF" w:rsidRDefault="00C675AD" w:rsidP="006F22CC">
            <w:pPr>
              <w:rPr>
                <w:lang w:val="en-US"/>
              </w:rPr>
            </w:pPr>
            <w:r>
              <w:rPr>
                <w:lang w:val="en-US"/>
              </w:rPr>
              <w:t>Bridge Duty</w:t>
            </w:r>
          </w:p>
        </w:tc>
        <w:tc>
          <w:tcPr>
            <w:tcW w:w="6836" w:type="dxa"/>
          </w:tcPr>
          <w:p w:rsidR="00D32C4F" w:rsidRPr="009417AF" w:rsidRDefault="00C675AD" w:rsidP="006F22CC">
            <w:pPr>
              <w:rPr>
                <w:lang w:val="en-US"/>
              </w:rPr>
            </w:pPr>
            <w:r>
              <w:rPr>
                <w:lang w:val="en-US"/>
              </w:rPr>
              <w:t>Marks if station can be selected for Bridge Duty</w:t>
            </w:r>
          </w:p>
        </w:tc>
      </w:tr>
      <w:tr w:rsidR="00D32C4F" w:rsidRPr="000F200F" w:rsidTr="006F22CC">
        <w:tc>
          <w:tcPr>
            <w:tcW w:w="2376" w:type="dxa"/>
          </w:tcPr>
          <w:p w:rsidR="00D32C4F" w:rsidRPr="009417AF" w:rsidRDefault="00C675AD" w:rsidP="006F22CC">
            <w:pPr>
              <w:rPr>
                <w:lang w:val="en-US"/>
              </w:rPr>
            </w:pPr>
            <w:r>
              <w:rPr>
                <w:lang w:val="en-US"/>
              </w:rPr>
              <w:t>Bridge Duty Select</w:t>
            </w:r>
          </w:p>
        </w:tc>
        <w:tc>
          <w:tcPr>
            <w:tcW w:w="6836" w:type="dxa"/>
          </w:tcPr>
          <w:p w:rsidR="00D32C4F" w:rsidRPr="009417AF" w:rsidRDefault="00C675AD" w:rsidP="006F22CC">
            <w:pPr>
              <w:rPr>
                <w:lang w:val="en-US"/>
              </w:rPr>
            </w:pPr>
            <w:r>
              <w:rPr>
                <w:lang w:val="en-US"/>
              </w:rPr>
              <w:t xml:space="preserve">Marks if station can </w:t>
            </w:r>
            <w:r w:rsidR="00755FE3">
              <w:rPr>
                <w:lang w:val="en-US"/>
              </w:rPr>
              <w:t xml:space="preserve">select bridge duty </w:t>
            </w:r>
          </w:p>
        </w:tc>
      </w:tr>
      <w:tr w:rsidR="00755FE3" w:rsidRPr="000F200F" w:rsidTr="006F22CC">
        <w:tc>
          <w:tcPr>
            <w:tcW w:w="2376" w:type="dxa"/>
          </w:tcPr>
          <w:p w:rsidR="00755FE3" w:rsidRPr="009417AF" w:rsidRDefault="00755FE3" w:rsidP="006F22CC">
            <w:pPr>
              <w:rPr>
                <w:lang w:val="en-US"/>
              </w:rPr>
            </w:pPr>
            <w:r>
              <w:rPr>
                <w:lang w:val="en-US"/>
              </w:rPr>
              <w:t>ER Duty</w:t>
            </w:r>
          </w:p>
        </w:tc>
        <w:tc>
          <w:tcPr>
            <w:tcW w:w="6836" w:type="dxa"/>
          </w:tcPr>
          <w:p w:rsidR="00755FE3" w:rsidRPr="009417AF" w:rsidRDefault="00755FE3" w:rsidP="00755FE3">
            <w:pPr>
              <w:rPr>
                <w:lang w:val="en-US"/>
              </w:rPr>
            </w:pPr>
            <w:r>
              <w:rPr>
                <w:lang w:val="en-US"/>
              </w:rPr>
              <w:t>Marks if station can be selected for ER Duty</w:t>
            </w:r>
          </w:p>
        </w:tc>
      </w:tr>
      <w:tr w:rsidR="00755FE3" w:rsidRPr="000F200F" w:rsidTr="006F22CC">
        <w:tc>
          <w:tcPr>
            <w:tcW w:w="2376" w:type="dxa"/>
          </w:tcPr>
          <w:p w:rsidR="00755FE3" w:rsidRPr="009417AF" w:rsidRDefault="00755FE3" w:rsidP="006F22CC">
            <w:pPr>
              <w:rPr>
                <w:lang w:val="en-US"/>
              </w:rPr>
            </w:pPr>
            <w:r>
              <w:rPr>
                <w:lang w:val="en-US"/>
              </w:rPr>
              <w:t>ER Duty Select</w:t>
            </w:r>
          </w:p>
        </w:tc>
        <w:tc>
          <w:tcPr>
            <w:tcW w:w="6836" w:type="dxa"/>
          </w:tcPr>
          <w:p w:rsidR="00755FE3" w:rsidRPr="009417AF" w:rsidRDefault="00755FE3" w:rsidP="00755FE3">
            <w:pPr>
              <w:rPr>
                <w:lang w:val="en-US"/>
              </w:rPr>
            </w:pPr>
            <w:r>
              <w:rPr>
                <w:lang w:val="en-US"/>
              </w:rPr>
              <w:t xml:space="preserve">Marks if station can select ER duty </w:t>
            </w:r>
          </w:p>
        </w:tc>
      </w:tr>
      <w:tr w:rsidR="00D32C4F" w:rsidRPr="000F200F" w:rsidTr="006F22CC">
        <w:tc>
          <w:tcPr>
            <w:tcW w:w="2376" w:type="dxa"/>
          </w:tcPr>
          <w:p w:rsidR="00D32C4F" w:rsidRPr="009417AF" w:rsidRDefault="00C675AD" w:rsidP="006F22CC">
            <w:pPr>
              <w:rPr>
                <w:lang w:val="en-US"/>
              </w:rPr>
            </w:pPr>
            <w:r>
              <w:rPr>
                <w:lang w:val="en-US"/>
              </w:rPr>
              <w:t>Activate station</w:t>
            </w:r>
          </w:p>
        </w:tc>
        <w:tc>
          <w:tcPr>
            <w:tcW w:w="6836" w:type="dxa"/>
          </w:tcPr>
          <w:p w:rsidR="00D32C4F" w:rsidRPr="009417AF" w:rsidRDefault="00755FE3" w:rsidP="006F22CC">
            <w:pPr>
              <w:rPr>
                <w:lang w:val="en-US"/>
              </w:rPr>
            </w:pPr>
            <w:r>
              <w:rPr>
                <w:lang w:val="en-US"/>
              </w:rPr>
              <w:t>Marks if station is allowed to switch on or off</w:t>
            </w:r>
          </w:p>
        </w:tc>
      </w:tr>
    </w:tbl>
    <w:p w:rsidR="00D32C4F" w:rsidRDefault="00755FE3" w:rsidP="00755FE3">
      <w:pPr>
        <w:pStyle w:val="Onderschrift"/>
      </w:pPr>
      <w:bookmarkStart w:id="75" w:name="_Toc365030421"/>
      <w:r>
        <w:t xml:space="preserve">Table </w:t>
      </w:r>
      <w:r>
        <w:fldChar w:fldCharType="begin"/>
      </w:r>
      <w:r>
        <w:instrText xml:space="preserve"> STYLEREF 1 \s </w:instrText>
      </w:r>
      <w:r>
        <w:fldChar w:fldCharType="separate"/>
      </w:r>
      <w:r w:rsidR="00107B78">
        <w:rPr>
          <w:noProof/>
        </w:rPr>
        <w:t>9</w:t>
      </w:r>
      <w:r>
        <w:fldChar w:fldCharType="end"/>
      </w:r>
      <w:r>
        <w:noBreakHyphen/>
      </w:r>
      <w:r>
        <w:fldChar w:fldCharType="begin"/>
      </w:r>
      <w:r>
        <w:instrText xml:space="preserve"> SEQ Table \* ARABIC \s 1 </w:instrText>
      </w:r>
      <w:r>
        <w:fldChar w:fldCharType="separate"/>
      </w:r>
      <w:r w:rsidR="00107B78">
        <w:rPr>
          <w:noProof/>
        </w:rPr>
        <w:t>2</w:t>
      </w:r>
      <w:r>
        <w:fldChar w:fldCharType="end"/>
      </w:r>
      <w:r>
        <w:t>: Duty Alarm Rights</w:t>
      </w:r>
      <w:bookmarkEnd w:id="75"/>
    </w:p>
    <w:p w:rsidR="00755FE3" w:rsidRDefault="00755FE3" w:rsidP="00755FE3">
      <w:r>
        <w:t xml:space="preserve">The “Call Allowed” and “Duty” is shown in the alarm mimic on the main workstations (see </w:t>
      </w:r>
      <w:r>
        <w:fldChar w:fldCharType="begin"/>
      </w:r>
      <w:r>
        <w:instrText xml:space="preserve"> REF _Ref350865558 \h </w:instrText>
      </w:r>
      <w:r>
        <w:fldChar w:fldCharType="separate"/>
      </w:r>
      <w:r w:rsidR="00107B78">
        <w:t xml:space="preserve">Figure </w:t>
      </w:r>
      <w:r w:rsidR="00107B78">
        <w:rPr>
          <w:noProof/>
        </w:rPr>
        <w:t>9</w:t>
      </w:r>
      <w:r w:rsidR="00107B78">
        <w:noBreakHyphen/>
      </w:r>
      <w:r w:rsidR="00107B78">
        <w:rPr>
          <w:noProof/>
        </w:rPr>
        <w:t>4</w:t>
      </w:r>
      <w:r>
        <w:fldChar w:fldCharType="end"/>
      </w:r>
      <w:r>
        <w:t xml:space="preserve"> and </w:t>
      </w:r>
      <w:r>
        <w:fldChar w:fldCharType="begin"/>
      </w:r>
      <w:r>
        <w:instrText xml:space="preserve"> REF _Ref350865569 \h </w:instrText>
      </w:r>
      <w:r>
        <w:fldChar w:fldCharType="separate"/>
      </w:r>
      <w:r w:rsidR="00107B78">
        <w:t xml:space="preserve">Figure </w:t>
      </w:r>
      <w:r w:rsidR="00107B78">
        <w:rPr>
          <w:noProof/>
        </w:rPr>
        <w:t>9</w:t>
      </w:r>
      <w:r w:rsidR="00107B78">
        <w:noBreakHyphen/>
      </w:r>
      <w:r w:rsidR="00107B78">
        <w:rPr>
          <w:noProof/>
        </w:rPr>
        <w:t>5</w:t>
      </w:r>
      <w:r>
        <w:fldChar w:fldCharType="end"/>
      </w:r>
      <w:r>
        <w:t>).</w:t>
      </w:r>
    </w:p>
    <w:p w:rsidR="00755FE3" w:rsidRDefault="00755FE3" w:rsidP="00755FE3"/>
    <w:p w:rsidR="00755FE3" w:rsidRDefault="00755FE3" w:rsidP="00755FE3"/>
    <w:p w:rsidR="00755FE3" w:rsidRDefault="00755FE3" w:rsidP="00755FE3"/>
    <w:p w:rsidR="00755FE3" w:rsidRDefault="00755FE3" w:rsidP="00755FE3"/>
    <w:p w:rsidR="00755FE3" w:rsidRDefault="00755FE3" w:rsidP="00755FE3">
      <w:r>
        <w:rPr>
          <w:noProof/>
          <w:lang w:val="nl-NL" w:eastAsia="nl-NL"/>
        </w:rPr>
        <w:drawing>
          <wp:inline distT="0" distB="0" distL="0" distR="0" wp14:anchorId="1AFD1D52" wp14:editId="7B5A9E8A">
            <wp:extent cx="1857375" cy="3419475"/>
            <wp:effectExtent l="0" t="0" r="9525" b="9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1857375" cy="3419475"/>
                    </a:xfrm>
                    <a:prstGeom prst="rect">
                      <a:avLst/>
                    </a:prstGeom>
                  </pic:spPr>
                </pic:pic>
              </a:graphicData>
            </a:graphic>
          </wp:inline>
        </w:drawing>
      </w:r>
    </w:p>
    <w:p w:rsidR="00755FE3" w:rsidRDefault="00755FE3" w:rsidP="00755FE3">
      <w:pPr>
        <w:pStyle w:val="Onderschrift"/>
      </w:pPr>
      <w:bookmarkStart w:id="76" w:name="_Ref350865558"/>
      <w:bookmarkStart w:id="77" w:name="_Toc365030418"/>
      <w:r>
        <w:t xml:space="preserve">Figure </w:t>
      </w:r>
      <w:r w:rsidR="00F46449">
        <w:fldChar w:fldCharType="begin"/>
      </w:r>
      <w:r w:rsidR="00F46449">
        <w:instrText xml:space="preserve"> STYLEREF 1 \s </w:instrText>
      </w:r>
      <w:r w:rsidR="00F46449">
        <w:fldChar w:fldCharType="separate"/>
      </w:r>
      <w:r w:rsidR="00107B78">
        <w:rPr>
          <w:noProof/>
        </w:rPr>
        <w:t>9</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4</w:t>
      </w:r>
      <w:r w:rsidR="00F46449">
        <w:fldChar w:fldCharType="end"/>
      </w:r>
      <w:bookmarkEnd w:id="76"/>
      <w:r>
        <w:t>: Duty Select function</w:t>
      </w:r>
      <w:bookmarkEnd w:id="77"/>
    </w:p>
    <w:p w:rsidR="00755FE3" w:rsidRDefault="00755FE3" w:rsidP="00755FE3"/>
    <w:p w:rsidR="00755FE3" w:rsidRDefault="00755FE3" w:rsidP="00755FE3"/>
    <w:p w:rsidR="00755FE3" w:rsidRDefault="00755FE3" w:rsidP="00755FE3">
      <w:r>
        <w:rPr>
          <w:noProof/>
          <w:lang w:val="nl-NL" w:eastAsia="nl-NL"/>
        </w:rPr>
        <w:lastRenderedPageBreak/>
        <w:drawing>
          <wp:inline distT="0" distB="0" distL="0" distR="0" wp14:anchorId="5E810679" wp14:editId="16E230D8">
            <wp:extent cx="1876425" cy="4171950"/>
            <wp:effectExtent l="0" t="0" r="9525"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876425" cy="4171950"/>
                    </a:xfrm>
                    <a:prstGeom prst="rect">
                      <a:avLst/>
                    </a:prstGeom>
                  </pic:spPr>
                </pic:pic>
              </a:graphicData>
            </a:graphic>
          </wp:inline>
        </w:drawing>
      </w:r>
    </w:p>
    <w:p w:rsidR="00D32C4F" w:rsidRDefault="00755FE3" w:rsidP="00755FE3">
      <w:pPr>
        <w:pStyle w:val="Onderschrift"/>
      </w:pPr>
      <w:bookmarkStart w:id="78" w:name="_Ref350865569"/>
      <w:bookmarkStart w:id="79" w:name="_Toc365030419"/>
      <w:r>
        <w:t xml:space="preserve">Figure </w:t>
      </w:r>
      <w:r w:rsidR="00F46449">
        <w:fldChar w:fldCharType="begin"/>
      </w:r>
      <w:r w:rsidR="00F46449">
        <w:instrText xml:space="preserve"> STYLEREF 1 \s </w:instrText>
      </w:r>
      <w:r w:rsidR="00F46449">
        <w:fldChar w:fldCharType="separate"/>
      </w:r>
      <w:r w:rsidR="00107B78">
        <w:rPr>
          <w:noProof/>
        </w:rPr>
        <w:t>9</w:t>
      </w:r>
      <w:r w:rsidR="00F46449">
        <w:fldChar w:fldCharType="end"/>
      </w:r>
      <w:r w:rsidR="00F46449">
        <w:noBreakHyphen/>
      </w:r>
      <w:r w:rsidR="00F46449">
        <w:fldChar w:fldCharType="begin"/>
      </w:r>
      <w:r w:rsidR="00F46449">
        <w:instrText xml:space="preserve"> SEQ Figure \* ARABIC \s 1 </w:instrText>
      </w:r>
      <w:r w:rsidR="00F46449">
        <w:fldChar w:fldCharType="separate"/>
      </w:r>
      <w:r w:rsidR="00107B78">
        <w:rPr>
          <w:noProof/>
        </w:rPr>
        <w:t>5</w:t>
      </w:r>
      <w:r w:rsidR="00F46449">
        <w:fldChar w:fldCharType="end"/>
      </w:r>
      <w:bookmarkEnd w:id="78"/>
      <w:r>
        <w:t>: Call Select function</w:t>
      </w:r>
      <w:bookmarkEnd w:id="79"/>
    </w:p>
    <w:p w:rsidR="00755FE3" w:rsidRDefault="00755FE3" w:rsidP="00755FE3"/>
    <w:p w:rsidR="00D32C4F" w:rsidRDefault="0011229A" w:rsidP="00C71069">
      <w:pPr>
        <w:rPr>
          <w:lang w:val="en-US"/>
        </w:rPr>
      </w:pPr>
      <w:r>
        <w:rPr>
          <w:noProof/>
          <w:lang w:val="nl-NL" w:eastAsia="nl-NL"/>
        </w:rPr>
        <w:drawing>
          <wp:inline distT="0" distB="0" distL="0" distR="0" wp14:anchorId="0095896B" wp14:editId="03C58B64">
            <wp:extent cx="416379" cy="342900"/>
            <wp:effectExtent l="0" t="0" r="317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16379" cy="342900"/>
                    </a:xfrm>
                    <a:prstGeom prst="rect">
                      <a:avLst/>
                    </a:prstGeom>
                  </pic:spPr>
                </pic:pic>
              </a:graphicData>
            </a:graphic>
          </wp:inline>
        </w:drawing>
      </w:r>
      <w:r>
        <w:rPr>
          <w:i/>
          <w:lang w:val="en-US"/>
        </w:rPr>
        <w:t>: The FT NavVision© fields for call and duty select can be found under Field Settings/Alarm/Crew/Crew Alarms.</w:t>
      </w:r>
    </w:p>
    <w:p w:rsidR="0011229A" w:rsidRDefault="0011229A" w:rsidP="00C71069">
      <w:pPr>
        <w:rPr>
          <w:lang w:val="en-US"/>
        </w:rPr>
      </w:pPr>
    </w:p>
    <w:p w:rsidR="00C71069" w:rsidRDefault="00C71069" w:rsidP="0011229A">
      <w:pPr>
        <w:pStyle w:val="Kop2"/>
        <w:rPr>
          <w:lang w:val="en-US"/>
        </w:rPr>
      </w:pPr>
      <w:bookmarkStart w:id="80" w:name="_Toc349643912"/>
      <w:bookmarkStart w:id="81" w:name="_Toc365030386"/>
      <w:r>
        <w:rPr>
          <w:lang w:val="en-US"/>
        </w:rPr>
        <w:t>Background</w:t>
      </w:r>
      <w:bookmarkEnd w:id="80"/>
      <w:bookmarkEnd w:id="81"/>
    </w:p>
    <w:p w:rsidR="00C71069" w:rsidRDefault="00C71069" w:rsidP="00C71069">
      <w:pPr>
        <w:rPr>
          <w:lang w:val="en-US"/>
        </w:rPr>
      </w:pPr>
      <w:r>
        <w:rPr>
          <w:lang w:val="en-US"/>
        </w:rPr>
        <w:t>To elaborate a little bit further we will explain a bit more about the use of alarm stations. Each station will be in a particular part of the ship (i.e. wheelhouse, engine room, crewmess, chief engineer cabin etc.) All these stations have their own rights on which alarms they can hear or see and how they can act upon such an alarm. For example, the engine room is the place where all the alarms normally will be visible and almost always the only place where alarms can be acknowledged. This is because regulations require that alarms can only be acknowledged on that part of the ship where you can act upon the alarm and take precaution</w:t>
      </w:r>
      <w:r w:rsidR="00B552BE">
        <w:rPr>
          <w:lang w:val="en-US"/>
        </w:rPr>
        <w:t>ary</w:t>
      </w:r>
      <w:r>
        <w:rPr>
          <w:lang w:val="en-US"/>
        </w:rPr>
        <w:t xml:space="preserve"> action on that alarm. Now in the crewmess (a public space) all kind of people have access to the workstation. It is not advisable that these people have rights to acknowledge the alarm. So in this space you can set the Alarmstation rights for the crewmess, so that they don’t have the rights to acknowledge.</w:t>
      </w:r>
    </w:p>
    <w:p w:rsidR="00C71069" w:rsidRDefault="00C71069" w:rsidP="00C71069">
      <w:pPr>
        <w:rPr>
          <w:lang w:val="en-US"/>
        </w:rPr>
      </w:pPr>
    </w:p>
    <w:p w:rsidR="00C71069" w:rsidRPr="00C71069" w:rsidRDefault="00C71069" w:rsidP="00C71069">
      <w:r>
        <w:rPr>
          <w:lang w:val="en-US"/>
        </w:rPr>
        <w:t>You can imagine that in the wheelhouse they do not want to see all the alarms concerning propulsion etc. merely navigational alarms are mostly enough on the bridge. Here you can set the alarm stations to only show navigational alarms and not propulsion alarms.</w:t>
      </w:r>
    </w:p>
    <w:p w:rsidR="00E615AB" w:rsidRDefault="00E615AB" w:rsidP="000F200F">
      <w:pPr>
        <w:rPr>
          <w:lang w:val="en-US"/>
        </w:rPr>
      </w:pPr>
    </w:p>
    <w:p w:rsidR="00E615AB" w:rsidRDefault="00E615AB" w:rsidP="000F200F">
      <w:pPr>
        <w:rPr>
          <w:lang w:val="en-US"/>
        </w:rPr>
      </w:pPr>
    </w:p>
    <w:p w:rsidR="00E615AB" w:rsidRDefault="00E615AB" w:rsidP="000F200F">
      <w:pPr>
        <w:rPr>
          <w:lang w:val="en-US"/>
        </w:rPr>
      </w:pPr>
    </w:p>
    <w:p w:rsidR="00E615AB" w:rsidRDefault="000B649F" w:rsidP="000B649F">
      <w:pPr>
        <w:pStyle w:val="Kop1"/>
        <w:rPr>
          <w:lang w:val="en-US"/>
        </w:rPr>
      </w:pPr>
      <w:bookmarkStart w:id="82" w:name="_Toc365030387"/>
      <w:r>
        <w:rPr>
          <w:lang w:val="en-US"/>
        </w:rPr>
        <w:t>Appendix I</w:t>
      </w:r>
      <w:bookmarkEnd w:id="82"/>
    </w:p>
    <w:p w:rsidR="006F22CC" w:rsidRDefault="006F22CC" w:rsidP="006F22CC">
      <w:pPr>
        <w:pStyle w:val="Kop2"/>
        <w:rPr>
          <w:lang w:val="en-US"/>
        </w:rPr>
      </w:pPr>
      <w:bookmarkStart w:id="83" w:name="_Toc349298961"/>
      <w:bookmarkStart w:id="84" w:name="_Toc365030388"/>
      <w:r>
        <w:rPr>
          <w:lang w:val="en-US"/>
        </w:rPr>
        <w:t xml:space="preserve">Rules concerning </w:t>
      </w:r>
      <w:proofErr w:type="spellStart"/>
      <w:r>
        <w:rPr>
          <w:lang w:val="en-US"/>
        </w:rPr>
        <w:t>Deadman</w:t>
      </w:r>
      <w:proofErr w:type="spellEnd"/>
      <w:r>
        <w:rPr>
          <w:lang w:val="en-US"/>
        </w:rPr>
        <w:t xml:space="preserve"> Systems</w:t>
      </w:r>
      <w:bookmarkEnd w:id="83"/>
      <w:bookmarkEnd w:id="84"/>
    </w:p>
    <w:p w:rsidR="006F22CC" w:rsidRPr="005A35DD" w:rsidRDefault="006F22CC" w:rsidP="006F22CC">
      <w:pPr>
        <w:rPr>
          <w:lang w:val="en-US"/>
        </w:rPr>
      </w:pPr>
      <w:ins w:id="85" w:author="Unknown">
        <w:r>
          <w:rPr>
            <w:lang w:val="en-US"/>
          </w:rPr>
          <w:t xml:space="preserve">In this chapter a short explanation </w:t>
        </w:r>
      </w:ins>
      <w:r>
        <w:rPr>
          <w:lang w:val="en-US"/>
        </w:rPr>
        <w:t xml:space="preserve">will be given </w:t>
      </w:r>
      <w:ins w:id="86" w:author="Unknown">
        <w:r>
          <w:rPr>
            <w:lang w:val="en-US"/>
          </w:rPr>
          <w:t xml:space="preserve">of the rules and regulations concerning a </w:t>
        </w:r>
        <w:proofErr w:type="spellStart"/>
        <w:r>
          <w:rPr>
            <w:lang w:val="en-US"/>
          </w:rPr>
          <w:t>Deadman</w:t>
        </w:r>
        <w:proofErr w:type="spellEnd"/>
        <w:r>
          <w:rPr>
            <w:lang w:val="en-US"/>
          </w:rPr>
          <w:t xml:space="preserve"> syste</w:t>
        </w:r>
      </w:ins>
      <w:r>
        <w:rPr>
          <w:lang w:val="en-US"/>
        </w:rPr>
        <w:t>m</w:t>
      </w:r>
      <w:ins w:id="87" w:author="Unknown">
        <w:r>
          <w:rPr>
            <w:lang w:val="en-US"/>
          </w:rPr>
          <w:t xml:space="preserve">. </w:t>
        </w:r>
      </w:ins>
    </w:p>
    <w:p w:rsidR="006F22CC" w:rsidRDefault="006F22CC" w:rsidP="006F22CC">
      <w:pPr>
        <w:pStyle w:val="Kop2"/>
        <w:rPr>
          <w:lang w:val="en-US"/>
        </w:rPr>
      </w:pPr>
      <w:bookmarkStart w:id="88" w:name="_Toc349298962"/>
      <w:bookmarkStart w:id="89" w:name="_Toc365030389"/>
      <w:r>
        <w:rPr>
          <w:lang w:val="en-US"/>
        </w:rPr>
        <w:t xml:space="preserve">BNWAS or Bridge </w:t>
      </w:r>
      <w:proofErr w:type="spellStart"/>
      <w:r>
        <w:rPr>
          <w:lang w:val="en-US"/>
        </w:rPr>
        <w:t>Deadman</w:t>
      </w:r>
      <w:bookmarkEnd w:id="88"/>
      <w:bookmarkEnd w:id="89"/>
      <w:proofErr w:type="spellEnd"/>
    </w:p>
    <w:p w:rsidR="006F22CC" w:rsidRDefault="006F22CC" w:rsidP="006F22CC">
      <w:pPr>
        <w:pStyle w:val="Kop3"/>
        <w:rPr>
          <w:lang w:val="en-US"/>
        </w:rPr>
      </w:pPr>
      <w:bookmarkStart w:id="90" w:name="_Toc349298963"/>
      <w:bookmarkStart w:id="91" w:name="_Toc365030390"/>
      <w:r>
        <w:rPr>
          <w:lang w:val="en-US"/>
        </w:rPr>
        <w:t>Scope</w:t>
      </w:r>
      <w:bookmarkEnd w:id="90"/>
      <w:bookmarkEnd w:id="91"/>
    </w:p>
    <w:p w:rsidR="006F22CC" w:rsidRPr="0023275B" w:rsidRDefault="006F22CC" w:rsidP="006F22CC">
      <w:pPr>
        <w:rPr>
          <w:ins w:id="92" w:author="Unknown"/>
          <w:lang w:val="en-US" w:eastAsia="nl-NL"/>
        </w:rPr>
      </w:pPr>
      <w:ins w:id="93" w:author="Unknown">
        <w:r w:rsidRPr="0023275B">
          <w:rPr>
            <w:lang w:val="en-US" w:eastAsia="nl-NL"/>
          </w:rPr>
          <w:t>The purpose of a bridge navigational watch alarm system (BNWAS) is to monitor bridge</w:t>
        </w:r>
      </w:ins>
    </w:p>
    <w:p w:rsidR="006F22CC" w:rsidRPr="0023275B" w:rsidRDefault="006F22CC" w:rsidP="006F22CC">
      <w:pPr>
        <w:rPr>
          <w:ins w:id="94" w:author="Unknown"/>
          <w:lang w:val="en-US" w:eastAsia="nl-NL"/>
        </w:rPr>
      </w:pPr>
      <w:ins w:id="95" w:author="Unknown">
        <w:r w:rsidRPr="0023275B">
          <w:rPr>
            <w:lang w:val="en-US" w:eastAsia="nl-NL"/>
          </w:rPr>
          <w:t>activity and detect operator disability which could lead to marine accidents. The system</w:t>
        </w:r>
      </w:ins>
    </w:p>
    <w:p w:rsidR="006F22CC" w:rsidRDefault="006F22CC" w:rsidP="006F22CC">
      <w:pPr>
        <w:rPr>
          <w:lang w:val="en-US" w:eastAsia="nl-NL"/>
        </w:rPr>
      </w:pPr>
      <w:ins w:id="96" w:author="Unknown">
        <w:r w:rsidRPr="0023275B">
          <w:rPr>
            <w:lang w:val="en-US" w:eastAsia="nl-NL"/>
          </w:rPr>
          <w:t>monitors the awareness of the Officer of the Watch (OOW) and automatically alerts the Master</w:t>
        </w:r>
      </w:ins>
      <w:r>
        <w:rPr>
          <w:lang w:val="en-US" w:eastAsia="nl-NL"/>
        </w:rPr>
        <w:t xml:space="preserve"> </w:t>
      </w:r>
      <w:ins w:id="97" w:author="Unknown">
        <w:r w:rsidRPr="0023275B">
          <w:rPr>
            <w:lang w:val="en-US" w:eastAsia="nl-NL"/>
          </w:rPr>
          <w:t>or another qualified OOW if for any reason the OOW becomes incapable of performing the</w:t>
        </w:r>
      </w:ins>
      <w:r>
        <w:rPr>
          <w:lang w:val="en-US" w:eastAsia="nl-NL"/>
        </w:rPr>
        <w:t xml:space="preserve"> </w:t>
      </w:r>
      <w:ins w:id="98" w:author="Unknown">
        <w:r>
          <w:rPr>
            <w:lang w:val="en-US" w:eastAsia="nl-NL"/>
          </w:rPr>
          <w:t>OOW</w:t>
        </w:r>
        <w:r w:rsidRPr="0023275B">
          <w:rPr>
            <w:lang w:val="en-US" w:eastAsia="nl-NL"/>
          </w:rPr>
          <w:t xml:space="preserve"> duties. This purpose is achieved by a series of indications and alarms to alert first the</w:t>
        </w:r>
      </w:ins>
      <w:r>
        <w:rPr>
          <w:lang w:val="en-US" w:eastAsia="nl-NL"/>
        </w:rPr>
        <w:t xml:space="preserve"> </w:t>
      </w:r>
      <w:ins w:id="99" w:author="Unknown">
        <w:r w:rsidRPr="0023275B">
          <w:rPr>
            <w:lang w:val="en-US" w:eastAsia="nl-NL"/>
          </w:rPr>
          <w:t>OOW and, if he is not responding, then to alert the Master or another qualified OOW.</w:t>
        </w:r>
      </w:ins>
    </w:p>
    <w:p w:rsidR="006F22CC" w:rsidRPr="0023275B" w:rsidRDefault="006F22CC" w:rsidP="006F22CC">
      <w:pPr>
        <w:rPr>
          <w:ins w:id="100" w:author="Unknown"/>
          <w:lang w:val="en-US" w:eastAsia="nl-NL"/>
        </w:rPr>
      </w:pPr>
    </w:p>
    <w:p w:rsidR="006F22CC" w:rsidRPr="0023275B" w:rsidRDefault="006F22CC" w:rsidP="006F22CC">
      <w:pPr>
        <w:rPr>
          <w:ins w:id="101" w:author="Unknown"/>
          <w:lang w:val="en-US" w:eastAsia="nl-NL"/>
        </w:rPr>
      </w:pPr>
      <w:ins w:id="102" w:author="Unknown">
        <w:r w:rsidRPr="0023275B">
          <w:rPr>
            <w:lang w:val="en-US" w:eastAsia="nl-NL"/>
          </w:rPr>
          <w:t>Additionally, the BNWAS may provide the OOW with a means of calling for immediate</w:t>
        </w:r>
      </w:ins>
    </w:p>
    <w:p w:rsidR="006F22CC" w:rsidRPr="0023275B" w:rsidRDefault="006F22CC" w:rsidP="006F22CC">
      <w:pPr>
        <w:rPr>
          <w:ins w:id="103" w:author="Unknown"/>
          <w:lang w:val="en-US"/>
        </w:rPr>
      </w:pPr>
      <w:ins w:id="104" w:author="Unknown">
        <w:r w:rsidRPr="0023275B">
          <w:rPr>
            <w:lang w:val="en-US" w:eastAsia="nl-NL"/>
          </w:rPr>
          <w:t>assistance if required. The BNWAS should be operational whenever the ship</w:t>
        </w:r>
        <w:r>
          <w:rPr>
            <w:lang w:val="en-US" w:eastAsia="nl-NL"/>
          </w:rPr>
          <w:t>’</w:t>
        </w:r>
        <w:r w:rsidRPr="0023275B">
          <w:rPr>
            <w:lang w:val="en-US" w:eastAsia="nl-NL"/>
          </w:rPr>
          <w:t>s heading or track</w:t>
        </w:r>
      </w:ins>
      <w:r>
        <w:rPr>
          <w:lang w:val="en-US" w:eastAsia="nl-NL"/>
        </w:rPr>
        <w:t xml:space="preserve"> </w:t>
      </w:r>
      <w:ins w:id="105" w:author="Unknown">
        <w:r w:rsidRPr="0023275B">
          <w:rPr>
            <w:lang w:val="en-US" w:eastAsia="nl-NL"/>
          </w:rPr>
          <w:t>control system is engaged, unless inhibited by the Master.</w:t>
        </w:r>
      </w:ins>
    </w:p>
    <w:p w:rsidR="006F22CC" w:rsidRPr="0023275B" w:rsidRDefault="006F22CC" w:rsidP="006F22CC">
      <w:pPr>
        <w:pStyle w:val="Kop3"/>
        <w:rPr>
          <w:lang w:val="en-US"/>
        </w:rPr>
      </w:pPr>
      <w:bookmarkStart w:id="106" w:name="_Toc349298964"/>
      <w:bookmarkStart w:id="107" w:name="_Toc365030391"/>
      <w:r w:rsidRPr="0023275B">
        <w:rPr>
          <w:lang w:val="en-US"/>
        </w:rPr>
        <w:t>The BNWAS should incorporate the following operational modes:</w:t>
      </w:r>
      <w:bookmarkEnd w:id="106"/>
      <w:bookmarkEnd w:id="107"/>
    </w:p>
    <w:p w:rsidR="006F22CC" w:rsidRPr="0023275B" w:rsidRDefault="006F22CC" w:rsidP="006F22CC">
      <w:pPr>
        <w:numPr>
          <w:ilvl w:val="0"/>
          <w:numId w:val="22"/>
        </w:numPr>
        <w:rPr>
          <w:ins w:id="108" w:author="Unknown"/>
          <w:lang w:val="en-US"/>
        </w:rPr>
      </w:pPr>
      <w:ins w:id="109" w:author="Unknown">
        <w:r w:rsidRPr="0023275B">
          <w:rPr>
            <w:lang w:val="en-US"/>
          </w:rPr>
          <w:t>Automatic (Automatically brought into operation whenever the ships heading</w:t>
        </w:r>
        <w:r>
          <w:rPr>
            <w:lang w:val="en-US"/>
          </w:rPr>
          <w:t xml:space="preserve"> </w:t>
        </w:r>
        <w:r w:rsidRPr="0023275B">
          <w:rPr>
            <w:lang w:val="en-US"/>
          </w:rPr>
          <w:t>or track control system is activated and inhibited when this system is not</w:t>
        </w:r>
        <w:r>
          <w:rPr>
            <w:lang w:val="en-US"/>
          </w:rPr>
          <w:t xml:space="preserve"> </w:t>
        </w:r>
        <w:r w:rsidRPr="0023275B">
          <w:rPr>
            <w:lang w:val="en-US"/>
          </w:rPr>
          <w:t>activated)</w:t>
        </w:r>
      </w:ins>
    </w:p>
    <w:p w:rsidR="006F22CC" w:rsidRPr="0023275B" w:rsidRDefault="006F22CC" w:rsidP="006F22CC">
      <w:pPr>
        <w:numPr>
          <w:ilvl w:val="0"/>
          <w:numId w:val="22"/>
        </w:numPr>
        <w:rPr>
          <w:ins w:id="110" w:author="Unknown"/>
          <w:lang w:val="en-US"/>
        </w:rPr>
      </w:pPr>
      <w:ins w:id="111" w:author="Unknown">
        <w:r w:rsidRPr="0023275B">
          <w:rPr>
            <w:lang w:val="en-US"/>
          </w:rPr>
          <w:t>Manual ON (In operation constantly)</w:t>
        </w:r>
      </w:ins>
    </w:p>
    <w:p w:rsidR="006F22CC" w:rsidRDefault="006F22CC" w:rsidP="006F22CC">
      <w:pPr>
        <w:numPr>
          <w:ilvl w:val="0"/>
          <w:numId w:val="22"/>
        </w:numPr>
        <w:rPr>
          <w:ins w:id="112" w:author="Unknown"/>
          <w:lang w:val="en-US"/>
        </w:rPr>
      </w:pPr>
      <w:ins w:id="113" w:author="Unknown">
        <w:r w:rsidRPr="0023275B">
          <w:rPr>
            <w:lang w:val="en-US"/>
          </w:rPr>
          <w:t>Manual OFF (Does not operate under any circumstances)</w:t>
        </w:r>
      </w:ins>
    </w:p>
    <w:p w:rsidR="006F22CC" w:rsidRDefault="006F22CC" w:rsidP="006F22CC">
      <w:pPr>
        <w:rPr>
          <w:ins w:id="114" w:author="Unknown"/>
          <w:lang w:val="en-US"/>
        </w:rPr>
      </w:pPr>
    </w:p>
    <w:p w:rsidR="006F22CC" w:rsidRPr="0023275B" w:rsidRDefault="006F22CC" w:rsidP="006F22CC">
      <w:pPr>
        <w:pStyle w:val="Kop3"/>
        <w:rPr>
          <w:lang w:val="en-US"/>
        </w:rPr>
      </w:pPr>
      <w:bookmarkStart w:id="115" w:name="_Toc349298965"/>
      <w:bookmarkStart w:id="116" w:name="_Toc365030392"/>
      <w:r w:rsidRPr="0023275B">
        <w:rPr>
          <w:lang w:val="en-US"/>
        </w:rPr>
        <w:t>Operational sequence of indications and alarms</w:t>
      </w:r>
      <w:bookmarkEnd w:id="115"/>
      <w:bookmarkEnd w:id="116"/>
    </w:p>
    <w:p w:rsidR="006F22CC" w:rsidRDefault="006F22CC" w:rsidP="006F22CC">
      <w:pPr>
        <w:pStyle w:val="Kop4"/>
        <w:rPr>
          <w:ins w:id="117" w:author="Unknown"/>
          <w:lang w:val="en-US"/>
        </w:rPr>
      </w:pPr>
      <w:bookmarkStart w:id="118" w:name="_Toc349298966"/>
      <w:bookmarkStart w:id="119" w:name="_Toc365030393"/>
      <w:r>
        <w:rPr>
          <w:lang w:val="en-US"/>
        </w:rPr>
        <w:t>Operational State</w:t>
      </w:r>
      <w:bookmarkEnd w:id="118"/>
      <w:bookmarkEnd w:id="119"/>
    </w:p>
    <w:p w:rsidR="006F22CC" w:rsidRPr="0023275B" w:rsidRDefault="006F22CC" w:rsidP="006F22CC">
      <w:pPr>
        <w:rPr>
          <w:ins w:id="120" w:author="Unknown"/>
          <w:lang w:val="en-US"/>
        </w:rPr>
      </w:pPr>
      <w:ins w:id="121" w:author="Unknown">
        <w:r w:rsidRPr="0023275B">
          <w:rPr>
            <w:lang w:val="en-US"/>
          </w:rPr>
          <w:t>Once operational, the alarm system should remain dormant for a period of between 3</w:t>
        </w:r>
      </w:ins>
    </w:p>
    <w:p w:rsidR="006F22CC" w:rsidRPr="0023275B" w:rsidRDefault="006F22CC" w:rsidP="006F22CC">
      <w:pPr>
        <w:rPr>
          <w:ins w:id="122" w:author="Unknown"/>
          <w:lang w:val="en-US"/>
        </w:rPr>
      </w:pPr>
      <w:ins w:id="123" w:author="Unknown">
        <w:r>
          <w:rPr>
            <w:lang w:val="en-US"/>
          </w:rPr>
          <w:t>and 12 min</w:t>
        </w:r>
        <w:r w:rsidRPr="0023275B">
          <w:rPr>
            <w:lang w:val="en-US"/>
          </w:rPr>
          <w:t>.</w:t>
        </w:r>
        <w:r>
          <w:rPr>
            <w:lang w:val="en-US"/>
          </w:rPr>
          <w:t xml:space="preserve"> </w:t>
        </w:r>
        <w:r w:rsidRPr="0023275B">
          <w:rPr>
            <w:lang w:val="en-US"/>
          </w:rPr>
          <w:t>At the end of this dormant period, the alarm system should initiate a visual indication</w:t>
        </w:r>
        <w:r>
          <w:rPr>
            <w:lang w:val="en-US"/>
          </w:rPr>
          <w:t xml:space="preserve"> </w:t>
        </w:r>
        <w:r w:rsidRPr="0023275B">
          <w:rPr>
            <w:lang w:val="en-US"/>
          </w:rPr>
          <w:t>on the bridge.</w:t>
        </w:r>
      </w:ins>
    </w:p>
    <w:p w:rsidR="006F22CC" w:rsidRDefault="006F22CC" w:rsidP="006F22CC">
      <w:pPr>
        <w:rPr>
          <w:ins w:id="124" w:author="Unknown"/>
          <w:lang w:val="en-US"/>
        </w:rPr>
      </w:pPr>
    </w:p>
    <w:p w:rsidR="006F22CC" w:rsidRPr="0023275B" w:rsidRDefault="006F22CC" w:rsidP="006F22CC">
      <w:pPr>
        <w:rPr>
          <w:ins w:id="125" w:author="Unknown"/>
          <w:lang w:val="en-US"/>
        </w:rPr>
      </w:pPr>
      <w:ins w:id="126" w:author="Unknown">
        <w:r w:rsidRPr="0023275B">
          <w:rPr>
            <w:lang w:val="en-US"/>
          </w:rPr>
          <w:t>If not reset, the BNWAS should additionally sound a first stage audible alarm on the</w:t>
        </w:r>
        <w:r>
          <w:rPr>
            <w:lang w:val="en-US"/>
          </w:rPr>
          <w:t xml:space="preserve"> </w:t>
        </w:r>
        <w:r w:rsidRPr="0023275B">
          <w:rPr>
            <w:lang w:val="en-US"/>
          </w:rPr>
          <w:t>bridge 15 s</w:t>
        </w:r>
        <w:r>
          <w:rPr>
            <w:lang w:val="en-US"/>
          </w:rPr>
          <w:t>econds</w:t>
        </w:r>
        <w:r w:rsidRPr="0023275B">
          <w:rPr>
            <w:lang w:val="en-US"/>
          </w:rPr>
          <w:t xml:space="preserve"> after the visual indication is initiated.</w:t>
        </w:r>
      </w:ins>
    </w:p>
    <w:p w:rsidR="006F22CC" w:rsidRDefault="006F22CC" w:rsidP="006F22CC">
      <w:pPr>
        <w:rPr>
          <w:ins w:id="127" w:author="Unknown"/>
          <w:lang w:val="en-US"/>
        </w:rPr>
      </w:pPr>
    </w:p>
    <w:p w:rsidR="006F22CC" w:rsidRPr="0023275B" w:rsidRDefault="006F22CC" w:rsidP="006F22CC">
      <w:pPr>
        <w:rPr>
          <w:ins w:id="128" w:author="Unknown"/>
          <w:lang w:val="en-US"/>
        </w:rPr>
      </w:pPr>
      <w:ins w:id="129" w:author="Unknown">
        <w:r w:rsidRPr="0023275B">
          <w:rPr>
            <w:lang w:val="en-US"/>
          </w:rPr>
          <w:t>If not reset, the BNWAS should additionally sound a second stage remote audible</w:t>
        </w:r>
        <w:r>
          <w:rPr>
            <w:lang w:val="en-US"/>
          </w:rPr>
          <w:t xml:space="preserve"> </w:t>
        </w:r>
        <w:r w:rsidRPr="0023275B">
          <w:rPr>
            <w:lang w:val="en-US"/>
          </w:rPr>
          <w:t>alarm in the back-up officer and/or Master location 15 s</w:t>
        </w:r>
        <w:r>
          <w:rPr>
            <w:lang w:val="en-US"/>
          </w:rPr>
          <w:t>econds</w:t>
        </w:r>
        <w:r w:rsidRPr="0023275B">
          <w:rPr>
            <w:lang w:val="en-US"/>
          </w:rPr>
          <w:t xml:space="preserve"> after the first stage audible alarm is</w:t>
        </w:r>
        <w:r>
          <w:rPr>
            <w:lang w:val="en-US"/>
          </w:rPr>
          <w:t xml:space="preserve"> </w:t>
        </w:r>
        <w:r w:rsidRPr="0023275B">
          <w:rPr>
            <w:lang w:val="en-US"/>
          </w:rPr>
          <w:t>initiated.</w:t>
        </w:r>
      </w:ins>
    </w:p>
    <w:p w:rsidR="006F22CC" w:rsidRDefault="006F22CC" w:rsidP="006F22CC">
      <w:pPr>
        <w:rPr>
          <w:ins w:id="130" w:author="Unknown"/>
          <w:lang w:val="en-US"/>
        </w:rPr>
      </w:pPr>
    </w:p>
    <w:p w:rsidR="006F22CC" w:rsidRPr="0023275B" w:rsidRDefault="006F22CC" w:rsidP="006F22CC">
      <w:pPr>
        <w:rPr>
          <w:ins w:id="131" w:author="Unknown"/>
          <w:lang w:val="en-US"/>
        </w:rPr>
      </w:pPr>
      <w:ins w:id="132" w:author="Unknown">
        <w:r w:rsidRPr="0023275B">
          <w:rPr>
            <w:lang w:val="en-US"/>
          </w:rPr>
          <w:t>If not reset, the BNWAS should additionally sound a third stage remote audible alarm</w:t>
        </w:r>
      </w:ins>
    </w:p>
    <w:p w:rsidR="006F22CC" w:rsidRPr="0023275B" w:rsidRDefault="006F22CC" w:rsidP="006F22CC">
      <w:pPr>
        <w:rPr>
          <w:ins w:id="133" w:author="Unknown"/>
          <w:lang w:val="en-US"/>
        </w:rPr>
      </w:pPr>
      <w:ins w:id="134" w:author="Unknown">
        <w:r w:rsidRPr="0023275B">
          <w:rPr>
            <w:lang w:val="en-US"/>
          </w:rPr>
          <w:t>at the locations of further crew members capable of taking corrective actions 90 s after the</w:t>
        </w:r>
      </w:ins>
    </w:p>
    <w:p w:rsidR="006F22CC" w:rsidRDefault="006F22CC" w:rsidP="006F22CC">
      <w:pPr>
        <w:rPr>
          <w:ins w:id="135" w:author="Unknown"/>
          <w:lang w:val="en-US"/>
        </w:rPr>
      </w:pPr>
      <w:ins w:id="136" w:author="Unknown">
        <w:r w:rsidRPr="0023275B">
          <w:rPr>
            <w:lang w:val="en-US"/>
          </w:rPr>
          <w:t>second stage remote audible alarm is initiated.</w:t>
        </w:r>
      </w:ins>
    </w:p>
    <w:p w:rsidR="006F22CC" w:rsidRDefault="006F22CC" w:rsidP="006F22CC">
      <w:pPr>
        <w:rPr>
          <w:ins w:id="137" w:author="Unknown"/>
          <w:lang w:val="en-US"/>
        </w:rPr>
      </w:pPr>
    </w:p>
    <w:p w:rsidR="006F22CC" w:rsidRPr="0023275B" w:rsidRDefault="006F22CC" w:rsidP="006F22CC">
      <w:pPr>
        <w:rPr>
          <w:ins w:id="138" w:author="Unknown"/>
          <w:lang w:val="en-US"/>
        </w:rPr>
      </w:pPr>
      <w:ins w:id="139" w:author="Unknown">
        <w:r w:rsidRPr="0023275B">
          <w:rPr>
            <w:lang w:val="en-US"/>
          </w:rPr>
          <w:t>In vessels other than passenger vessels, the second or third stage remote audible</w:t>
        </w:r>
        <w:r>
          <w:rPr>
            <w:lang w:val="en-US"/>
          </w:rPr>
          <w:t xml:space="preserve"> </w:t>
        </w:r>
        <w:r w:rsidRPr="0023275B">
          <w:rPr>
            <w:lang w:val="en-US"/>
          </w:rPr>
          <w:t>alarms may sound in all the above locations at the same time. If the second stage audible alarm</w:t>
        </w:r>
        <w:r>
          <w:rPr>
            <w:lang w:val="en-US"/>
          </w:rPr>
          <w:t xml:space="preserve"> </w:t>
        </w:r>
        <w:r w:rsidRPr="0023275B">
          <w:rPr>
            <w:lang w:val="en-US"/>
          </w:rPr>
          <w:t>is sounded in this way, the third stage alarm may be omitted.</w:t>
        </w:r>
      </w:ins>
    </w:p>
    <w:p w:rsidR="006F22CC" w:rsidRDefault="006F22CC" w:rsidP="006F22CC">
      <w:pPr>
        <w:rPr>
          <w:ins w:id="140" w:author="Unknown"/>
          <w:lang w:val="en-US"/>
        </w:rPr>
      </w:pPr>
    </w:p>
    <w:p w:rsidR="006F22CC" w:rsidRPr="0023275B" w:rsidRDefault="006F22CC" w:rsidP="006F22CC">
      <w:pPr>
        <w:rPr>
          <w:ins w:id="141" w:author="Unknown"/>
          <w:lang w:val="en-US"/>
        </w:rPr>
      </w:pPr>
      <w:ins w:id="142" w:author="Unknown">
        <w:r w:rsidRPr="0023275B">
          <w:rPr>
            <w:lang w:val="en-US"/>
          </w:rPr>
          <w:lastRenderedPageBreak/>
          <w:t>In larger vessels, the delay between the second and third stage alarms may be set to a</w:t>
        </w:r>
        <w:r>
          <w:rPr>
            <w:lang w:val="en-US"/>
          </w:rPr>
          <w:t xml:space="preserve"> </w:t>
        </w:r>
        <w:r w:rsidRPr="0023275B">
          <w:rPr>
            <w:lang w:val="en-US"/>
          </w:rPr>
          <w:t>longer value on installation, up to a maximum of 3 min, to allow sufficient time for the back-up</w:t>
        </w:r>
        <w:r>
          <w:rPr>
            <w:lang w:val="en-US"/>
          </w:rPr>
          <w:t xml:space="preserve"> </w:t>
        </w:r>
        <w:r w:rsidRPr="0023275B">
          <w:rPr>
            <w:lang w:val="en-US"/>
          </w:rPr>
          <w:t>officer and/or Master to reach the bridge.</w:t>
        </w:r>
      </w:ins>
    </w:p>
    <w:p w:rsidR="006F22CC" w:rsidRPr="0023275B" w:rsidRDefault="006F22CC" w:rsidP="006F22CC">
      <w:pPr>
        <w:pStyle w:val="Kop4"/>
        <w:rPr>
          <w:lang w:val="en-US"/>
        </w:rPr>
      </w:pPr>
      <w:bookmarkStart w:id="143" w:name="_Toc349298967"/>
      <w:bookmarkStart w:id="144" w:name="_Toc365030394"/>
      <w:r w:rsidRPr="0023275B">
        <w:rPr>
          <w:lang w:val="en-US"/>
        </w:rPr>
        <w:t>Reset function</w:t>
      </w:r>
      <w:bookmarkEnd w:id="143"/>
      <w:bookmarkEnd w:id="144"/>
    </w:p>
    <w:p w:rsidR="006F22CC" w:rsidRPr="0023275B" w:rsidRDefault="006F22CC" w:rsidP="006F22CC">
      <w:pPr>
        <w:rPr>
          <w:ins w:id="145" w:author="Unknown"/>
          <w:lang w:val="en-US"/>
        </w:rPr>
      </w:pPr>
      <w:ins w:id="146" w:author="Unknown">
        <w:r w:rsidRPr="0023275B">
          <w:rPr>
            <w:lang w:val="en-US"/>
          </w:rPr>
          <w:t>It should not be possible to initiate the reset function or cancel any audible alarm from</w:t>
        </w:r>
        <w:r>
          <w:rPr>
            <w:lang w:val="en-US"/>
          </w:rPr>
          <w:t xml:space="preserve"> </w:t>
        </w:r>
        <w:r w:rsidRPr="0023275B">
          <w:rPr>
            <w:lang w:val="en-US"/>
          </w:rPr>
          <w:t>any device, equipment or system not physically located in areas of the bridge providing proper</w:t>
        </w:r>
        <w:r>
          <w:rPr>
            <w:lang w:val="en-US"/>
          </w:rPr>
          <w:t xml:space="preserve"> </w:t>
        </w:r>
        <w:r w:rsidRPr="0023275B">
          <w:rPr>
            <w:lang w:val="en-US"/>
          </w:rPr>
          <w:t>look out.</w:t>
        </w:r>
        <w:r>
          <w:rPr>
            <w:lang w:val="en-US"/>
          </w:rPr>
          <w:t xml:space="preserve"> T</w:t>
        </w:r>
        <w:r w:rsidRPr="000D0140">
          <w:rPr>
            <w:lang w:val="en-US"/>
          </w:rPr>
          <w:t>he reset function should only be available in positions on the bridge</w:t>
        </w:r>
        <w:r>
          <w:rPr>
            <w:lang w:val="en-US"/>
          </w:rPr>
          <w:t xml:space="preserve"> </w:t>
        </w:r>
        <w:r w:rsidRPr="000D0140">
          <w:rPr>
            <w:lang w:val="en-US"/>
          </w:rPr>
          <w:t>giving proper look out and preferably adjacent to visual indications. Means of activating the</w:t>
        </w:r>
        <w:r>
          <w:rPr>
            <w:lang w:val="en-US"/>
          </w:rPr>
          <w:t xml:space="preserve"> </w:t>
        </w:r>
        <w:r w:rsidRPr="000D0140">
          <w:rPr>
            <w:lang w:val="en-US"/>
          </w:rPr>
          <w:t>reset function should be easily accessible from the conning position, the workstation for</w:t>
        </w:r>
        <w:r>
          <w:rPr>
            <w:lang w:val="en-US"/>
          </w:rPr>
          <w:t xml:space="preserve"> </w:t>
        </w:r>
        <w:r w:rsidRPr="000D0140">
          <w:rPr>
            <w:lang w:val="en-US"/>
          </w:rPr>
          <w:t>navigating and maneuvering, the workstation for monitoring and the bridge wings.</w:t>
        </w:r>
      </w:ins>
    </w:p>
    <w:p w:rsidR="006F22CC" w:rsidRDefault="006F22CC" w:rsidP="006F22CC">
      <w:pPr>
        <w:rPr>
          <w:ins w:id="147" w:author="Unknown"/>
          <w:lang w:val="en-US"/>
        </w:rPr>
      </w:pPr>
    </w:p>
    <w:p w:rsidR="006F22CC" w:rsidRDefault="006F22CC" w:rsidP="006F22CC">
      <w:pPr>
        <w:rPr>
          <w:ins w:id="148" w:author="Unknown"/>
          <w:lang w:val="en-US"/>
        </w:rPr>
      </w:pPr>
      <w:ins w:id="149" w:author="Unknown">
        <w:r w:rsidRPr="0023275B">
          <w:rPr>
            <w:lang w:val="en-US"/>
          </w:rPr>
          <w:t>The reset function should, by a single operator action, cancel the visual indication and</w:t>
        </w:r>
        <w:r>
          <w:rPr>
            <w:lang w:val="en-US"/>
          </w:rPr>
          <w:t xml:space="preserve"> </w:t>
        </w:r>
        <w:r w:rsidRPr="0023275B">
          <w:rPr>
            <w:lang w:val="en-US"/>
          </w:rPr>
          <w:t>all audible alarms and initiate a further dormant period. If the reset function is activated before</w:t>
        </w:r>
        <w:r>
          <w:rPr>
            <w:lang w:val="en-US"/>
          </w:rPr>
          <w:t xml:space="preserve"> </w:t>
        </w:r>
        <w:r w:rsidRPr="0023275B">
          <w:rPr>
            <w:lang w:val="en-US"/>
          </w:rPr>
          <w:t>the end of the dormant period, the period should be re-initiated to run for its full duration from</w:t>
        </w:r>
        <w:r>
          <w:rPr>
            <w:lang w:val="en-US"/>
          </w:rPr>
          <w:t xml:space="preserve"> </w:t>
        </w:r>
        <w:r w:rsidRPr="0023275B">
          <w:rPr>
            <w:lang w:val="en-US"/>
          </w:rPr>
          <w:t>the time of the reset.</w:t>
        </w:r>
      </w:ins>
    </w:p>
    <w:p w:rsidR="006F22CC" w:rsidRPr="0023275B" w:rsidRDefault="006F22CC" w:rsidP="006F22CC">
      <w:pPr>
        <w:rPr>
          <w:ins w:id="150" w:author="Unknown"/>
          <w:lang w:val="en-US"/>
        </w:rPr>
      </w:pPr>
    </w:p>
    <w:p w:rsidR="006F22CC" w:rsidRPr="0023275B" w:rsidRDefault="006F22CC" w:rsidP="006F22CC">
      <w:pPr>
        <w:rPr>
          <w:ins w:id="151" w:author="Unknown"/>
          <w:lang w:val="en-US"/>
        </w:rPr>
      </w:pPr>
      <w:ins w:id="152" w:author="Unknown">
        <w:r w:rsidRPr="0023275B">
          <w:rPr>
            <w:lang w:val="en-US"/>
          </w:rPr>
          <w:t>To initiate the reset function, an input representing a single operator action by the</w:t>
        </w:r>
        <w:r>
          <w:rPr>
            <w:lang w:val="en-US"/>
          </w:rPr>
          <w:t xml:space="preserve"> </w:t>
        </w:r>
        <w:r w:rsidRPr="0023275B">
          <w:rPr>
            <w:lang w:val="en-US"/>
          </w:rPr>
          <w:t>OOW is required. This input may be generated by reset devices forming an integral part of the</w:t>
        </w:r>
        <w:r>
          <w:rPr>
            <w:lang w:val="en-US"/>
          </w:rPr>
          <w:t xml:space="preserve"> </w:t>
        </w:r>
        <w:r w:rsidRPr="0023275B">
          <w:rPr>
            <w:lang w:val="en-US"/>
          </w:rPr>
          <w:t>BNWAS or by external inputs from other equipment capable of registering physical activity and</w:t>
        </w:r>
        <w:r>
          <w:rPr>
            <w:lang w:val="en-US"/>
          </w:rPr>
          <w:t xml:space="preserve"> </w:t>
        </w:r>
        <w:r w:rsidRPr="0023275B">
          <w:rPr>
            <w:lang w:val="en-US"/>
          </w:rPr>
          <w:t>mental alertness of the OOW.</w:t>
        </w:r>
      </w:ins>
    </w:p>
    <w:p w:rsidR="006F22CC" w:rsidRDefault="006F22CC" w:rsidP="006F22CC">
      <w:pPr>
        <w:rPr>
          <w:ins w:id="153" w:author="Unknown"/>
          <w:lang w:val="en-US"/>
        </w:rPr>
      </w:pPr>
    </w:p>
    <w:p w:rsidR="006F22CC" w:rsidRPr="0023275B" w:rsidRDefault="006F22CC" w:rsidP="006F22CC">
      <w:pPr>
        <w:rPr>
          <w:ins w:id="154" w:author="Unknown"/>
          <w:lang w:val="en-US"/>
        </w:rPr>
      </w:pPr>
      <w:ins w:id="155" w:author="Unknown">
        <w:r w:rsidRPr="0023275B">
          <w:rPr>
            <w:lang w:val="en-US"/>
          </w:rPr>
          <w:t>A continuous activation of any reset device should not prolong the dormant period or</w:t>
        </w:r>
        <w:r>
          <w:rPr>
            <w:lang w:val="en-US"/>
          </w:rPr>
          <w:t xml:space="preserve"> </w:t>
        </w:r>
        <w:r w:rsidRPr="0023275B">
          <w:rPr>
            <w:lang w:val="en-US"/>
          </w:rPr>
          <w:t>cause a suppression of the sequence of indications and alarms.</w:t>
        </w:r>
      </w:ins>
    </w:p>
    <w:p w:rsidR="006F22CC" w:rsidRDefault="006F22CC" w:rsidP="006F22CC">
      <w:pPr>
        <w:rPr>
          <w:ins w:id="156" w:author="Unknown"/>
          <w:lang w:val="en-US"/>
        </w:rPr>
      </w:pPr>
    </w:p>
    <w:p w:rsidR="006F22CC" w:rsidRPr="0023275B" w:rsidRDefault="006F22CC" w:rsidP="006F22CC">
      <w:pPr>
        <w:pStyle w:val="Kop4"/>
        <w:rPr>
          <w:lang w:val="en-US"/>
        </w:rPr>
      </w:pPr>
      <w:bookmarkStart w:id="157" w:name="_Toc349298968"/>
      <w:bookmarkStart w:id="158" w:name="_Toc365030395"/>
      <w:r w:rsidRPr="0023275B">
        <w:rPr>
          <w:lang w:val="en-US"/>
        </w:rPr>
        <w:t>Emergency call facility</w:t>
      </w:r>
      <w:bookmarkEnd w:id="157"/>
      <w:bookmarkEnd w:id="158"/>
    </w:p>
    <w:p w:rsidR="006F22CC" w:rsidRDefault="006F22CC" w:rsidP="006F22CC">
      <w:pPr>
        <w:rPr>
          <w:ins w:id="159" w:author="Unknown"/>
          <w:lang w:val="en-US"/>
        </w:rPr>
      </w:pPr>
      <w:ins w:id="160" w:author="Unknown">
        <w:r w:rsidRPr="0023275B">
          <w:rPr>
            <w:lang w:val="en-US"/>
          </w:rPr>
          <w:t>Means may be provided on the bridge to immediately activate the second, and</w:t>
        </w:r>
        <w:r>
          <w:rPr>
            <w:lang w:val="en-US"/>
          </w:rPr>
          <w:t xml:space="preserve"> </w:t>
        </w:r>
        <w:r w:rsidRPr="0023275B">
          <w:rPr>
            <w:lang w:val="en-US"/>
          </w:rPr>
          <w:t>subsequently third, stage remote audible alarms by means of an Emergency Cal</w:t>
        </w:r>
        <w:r>
          <w:rPr>
            <w:lang w:val="en-US"/>
          </w:rPr>
          <w:t>l</w:t>
        </w:r>
        <w:r w:rsidRPr="0023275B">
          <w:rPr>
            <w:lang w:val="en-US"/>
          </w:rPr>
          <w:t xml:space="preserve"> push button or</w:t>
        </w:r>
        <w:r>
          <w:rPr>
            <w:lang w:val="en-US"/>
          </w:rPr>
          <w:t xml:space="preserve"> </w:t>
        </w:r>
        <w:r w:rsidRPr="0023275B">
          <w:rPr>
            <w:lang w:val="en-US"/>
          </w:rPr>
          <w:t>similar</w:t>
        </w:r>
        <w:r>
          <w:rPr>
            <w:lang w:val="en-US"/>
          </w:rPr>
          <w:t>.</w:t>
        </w:r>
      </w:ins>
    </w:p>
    <w:p w:rsidR="006F22CC" w:rsidRDefault="006F22CC" w:rsidP="006F22CC">
      <w:pPr>
        <w:rPr>
          <w:ins w:id="161" w:author="Unknown"/>
          <w:lang w:val="en-US"/>
        </w:rPr>
      </w:pPr>
    </w:p>
    <w:p w:rsidR="006F22CC" w:rsidRDefault="006F22CC" w:rsidP="006F22CC">
      <w:pPr>
        <w:pStyle w:val="Kop4"/>
        <w:rPr>
          <w:ins w:id="162" w:author="Unknown"/>
          <w:lang w:val="en-US"/>
        </w:rPr>
      </w:pPr>
      <w:bookmarkStart w:id="163" w:name="_Toc349298969"/>
      <w:bookmarkStart w:id="164" w:name="_Toc365030396"/>
      <w:ins w:id="165" w:author="Unknown">
        <w:r>
          <w:rPr>
            <w:lang w:val="en-US"/>
          </w:rPr>
          <w:t>Security</w:t>
        </w:r>
        <w:bookmarkEnd w:id="163"/>
        <w:bookmarkEnd w:id="164"/>
      </w:ins>
    </w:p>
    <w:p w:rsidR="006F22CC" w:rsidRDefault="006F22CC" w:rsidP="006F22CC">
      <w:pPr>
        <w:rPr>
          <w:ins w:id="166" w:author="Unknown"/>
          <w:lang w:val="en-US"/>
        </w:rPr>
      </w:pPr>
      <w:ins w:id="167" w:author="Unknown">
        <w:r w:rsidRPr="000D0140">
          <w:rPr>
            <w:lang w:val="en-US"/>
          </w:rPr>
          <w:t>The means of selecting the Operational Mode and the duration of the Dormant Period</w:t>
        </w:r>
        <w:r>
          <w:rPr>
            <w:lang w:val="en-US"/>
          </w:rPr>
          <w:t xml:space="preserve"> </w:t>
        </w:r>
        <w:r w:rsidRPr="000D0140">
          <w:rPr>
            <w:lang w:val="en-US"/>
          </w:rPr>
          <w:t>should be security protected so that access to these controls should be restricted to the</w:t>
        </w:r>
        <w:r>
          <w:rPr>
            <w:lang w:val="en-US"/>
          </w:rPr>
          <w:t xml:space="preserve"> </w:t>
        </w:r>
        <w:r w:rsidRPr="000D0140">
          <w:rPr>
            <w:lang w:val="en-US"/>
          </w:rPr>
          <w:t>Master only.</w:t>
        </w:r>
      </w:ins>
    </w:p>
    <w:p w:rsidR="006F22CC" w:rsidRDefault="006F22CC" w:rsidP="006F22CC">
      <w:pPr>
        <w:rPr>
          <w:ins w:id="168" w:author="Unknown"/>
          <w:lang w:val="en-US"/>
        </w:rPr>
      </w:pPr>
    </w:p>
    <w:p w:rsidR="006F22CC" w:rsidRDefault="006F22CC" w:rsidP="006F22CC">
      <w:pPr>
        <w:pStyle w:val="Kop4"/>
        <w:rPr>
          <w:lang w:val="en-US"/>
        </w:rPr>
      </w:pPr>
      <w:bookmarkStart w:id="169" w:name="_Toc349298970"/>
      <w:bookmarkStart w:id="170" w:name="_Toc365030397"/>
      <w:ins w:id="171" w:author="Unknown">
        <w:r>
          <w:rPr>
            <w:lang w:val="en-US"/>
          </w:rPr>
          <w:t>Malfunction</w:t>
        </w:r>
      </w:ins>
      <w:bookmarkEnd w:id="169"/>
      <w:bookmarkEnd w:id="170"/>
    </w:p>
    <w:p w:rsidR="006F22CC" w:rsidRDefault="006F22CC" w:rsidP="006F22CC">
      <w:pPr>
        <w:rPr>
          <w:ins w:id="172" w:author="Unknown"/>
          <w:lang w:val="en-US"/>
        </w:rPr>
      </w:pPr>
      <w:ins w:id="173" w:author="Unknown">
        <w:r w:rsidRPr="000D0140">
          <w:rPr>
            <w:lang w:val="en-US"/>
          </w:rPr>
          <w:t>If a malfunction of, or power supply failure to, the BNWAS is detected, this should be</w:t>
        </w:r>
        <w:r>
          <w:rPr>
            <w:lang w:val="en-US"/>
          </w:rPr>
          <w:t xml:space="preserve"> </w:t>
        </w:r>
        <w:r w:rsidRPr="000D0140">
          <w:rPr>
            <w:lang w:val="en-US"/>
          </w:rPr>
          <w:t>indicated. Means shall be provided to allow the repeat of this indication on a central alarm panel</w:t>
        </w:r>
        <w:r>
          <w:rPr>
            <w:lang w:val="en-US"/>
          </w:rPr>
          <w:t xml:space="preserve"> </w:t>
        </w:r>
        <w:r w:rsidRPr="000D0140">
          <w:rPr>
            <w:lang w:val="en-US"/>
          </w:rPr>
          <w:t>if fitted.</w:t>
        </w:r>
      </w:ins>
    </w:p>
    <w:p w:rsidR="006F22CC" w:rsidRPr="000D0140" w:rsidRDefault="006F22CC" w:rsidP="006F22CC">
      <w:pPr>
        <w:rPr>
          <w:ins w:id="174" w:author="Unknown"/>
          <w:lang w:val="en-US"/>
        </w:rPr>
      </w:pPr>
    </w:p>
    <w:p w:rsidR="006F22CC" w:rsidRPr="00C13672" w:rsidRDefault="006F22CC" w:rsidP="006F22CC">
      <w:pPr>
        <w:pStyle w:val="Kop2"/>
        <w:rPr>
          <w:lang w:val="en-US"/>
        </w:rPr>
      </w:pPr>
      <w:bookmarkStart w:id="175" w:name="_Toc349298971"/>
      <w:bookmarkStart w:id="176" w:name="_Toc365030398"/>
      <w:r>
        <w:rPr>
          <w:lang w:val="en-US"/>
        </w:rPr>
        <w:t xml:space="preserve">Engineer </w:t>
      </w:r>
      <w:proofErr w:type="spellStart"/>
      <w:r>
        <w:rPr>
          <w:lang w:val="en-US"/>
        </w:rPr>
        <w:t>Deadman</w:t>
      </w:r>
      <w:bookmarkEnd w:id="175"/>
      <w:bookmarkEnd w:id="176"/>
      <w:proofErr w:type="spellEnd"/>
    </w:p>
    <w:p w:rsidR="006F22CC" w:rsidRDefault="006F22CC" w:rsidP="006F22CC">
      <w:pPr>
        <w:pStyle w:val="Kop3"/>
        <w:rPr>
          <w:lang w:val="en-US"/>
        </w:rPr>
      </w:pPr>
      <w:bookmarkStart w:id="177" w:name="_Toc349298972"/>
      <w:bookmarkStart w:id="178" w:name="_Toc365030399"/>
      <w:r>
        <w:rPr>
          <w:lang w:val="en-US"/>
        </w:rPr>
        <w:t>Scope</w:t>
      </w:r>
      <w:bookmarkEnd w:id="177"/>
      <w:bookmarkEnd w:id="178"/>
    </w:p>
    <w:p w:rsidR="006F22CC" w:rsidRDefault="006F22CC" w:rsidP="006F22CC">
      <w:pPr>
        <w:rPr>
          <w:lang w:val="en-US" w:eastAsia="nl-NL"/>
        </w:rPr>
      </w:pPr>
      <w:ins w:id="179" w:author="Unknown">
        <w:r w:rsidRPr="0023275B">
          <w:rPr>
            <w:lang w:val="en-US" w:eastAsia="nl-NL"/>
          </w:rPr>
          <w:t>The purpose of a</w:t>
        </w:r>
        <w:r>
          <w:rPr>
            <w:lang w:val="en-US" w:eastAsia="nl-NL"/>
          </w:rPr>
          <w:t>n</w:t>
        </w:r>
        <w:r w:rsidRPr="0023275B">
          <w:rPr>
            <w:lang w:val="en-US" w:eastAsia="nl-NL"/>
          </w:rPr>
          <w:t xml:space="preserve"> </w:t>
        </w:r>
        <w:r>
          <w:rPr>
            <w:lang w:val="en-US" w:eastAsia="nl-NL"/>
          </w:rPr>
          <w:t xml:space="preserve">Engineer </w:t>
        </w:r>
        <w:proofErr w:type="spellStart"/>
        <w:r>
          <w:rPr>
            <w:lang w:val="en-US" w:eastAsia="nl-NL"/>
          </w:rPr>
          <w:t>Deadman</w:t>
        </w:r>
        <w:proofErr w:type="spellEnd"/>
        <w:r>
          <w:rPr>
            <w:lang w:val="en-US" w:eastAsia="nl-NL"/>
          </w:rPr>
          <w:t xml:space="preserve"> System </w:t>
        </w:r>
        <w:r w:rsidRPr="0023275B">
          <w:rPr>
            <w:lang w:val="en-US" w:eastAsia="nl-NL"/>
          </w:rPr>
          <w:t xml:space="preserve">is to monitor </w:t>
        </w:r>
        <w:r>
          <w:rPr>
            <w:lang w:val="en-US" w:eastAsia="nl-NL"/>
          </w:rPr>
          <w:t xml:space="preserve">engine room </w:t>
        </w:r>
        <w:r w:rsidRPr="0023275B">
          <w:rPr>
            <w:lang w:val="en-US" w:eastAsia="nl-NL"/>
          </w:rPr>
          <w:t xml:space="preserve">activity and detect </w:t>
        </w:r>
        <w:r>
          <w:rPr>
            <w:lang w:val="en-US" w:eastAsia="nl-NL"/>
          </w:rPr>
          <w:t>engineer</w:t>
        </w:r>
        <w:r w:rsidRPr="0023275B">
          <w:rPr>
            <w:lang w:val="en-US" w:eastAsia="nl-NL"/>
          </w:rPr>
          <w:t xml:space="preserve"> disability which could lead to marine accidents. The system</w:t>
        </w:r>
        <w:r>
          <w:rPr>
            <w:lang w:val="en-US" w:eastAsia="nl-NL"/>
          </w:rPr>
          <w:t xml:space="preserve"> </w:t>
        </w:r>
        <w:r w:rsidRPr="0023275B">
          <w:rPr>
            <w:lang w:val="en-US" w:eastAsia="nl-NL"/>
          </w:rPr>
          <w:t>monitors the aware</w:t>
        </w:r>
        <w:r>
          <w:rPr>
            <w:lang w:val="en-US" w:eastAsia="nl-NL"/>
          </w:rPr>
          <w:t>ness of the “engineer on duty”</w:t>
        </w:r>
        <w:r w:rsidRPr="0023275B">
          <w:rPr>
            <w:lang w:val="en-US" w:eastAsia="nl-NL"/>
          </w:rPr>
          <w:t xml:space="preserve"> and</w:t>
        </w:r>
        <w:r>
          <w:rPr>
            <w:lang w:val="en-US" w:eastAsia="nl-NL"/>
          </w:rPr>
          <w:t xml:space="preserve"> automatically alerts </w:t>
        </w:r>
        <w:r w:rsidRPr="0023275B">
          <w:rPr>
            <w:lang w:val="en-US" w:eastAsia="nl-NL"/>
          </w:rPr>
          <w:t xml:space="preserve">another qualified </w:t>
        </w:r>
        <w:r>
          <w:rPr>
            <w:lang w:val="en-US" w:eastAsia="nl-NL"/>
          </w:rPr>
          <w:t xml:space="preserve">engineer </w:t>
        </w:r>
        <w:r w:rsidRPr="0023275B">
          <w:rPr>
            <w:lang w:val="en-US" w:eastAsia="nl-NL"/>
          </w:rPr>
          <w:t xml:space="preserve">if for any reason the </w:t>
        </w:r>
        <w:r>
          <w:rPr>
            <w:lang w:val="en-US" w:eastAsia="nl-NL"/>
          </w:rPr>
          <w:t>“engineer on duty”</w:t>
        </w:r>
        <w:r w:rsidRPr="0023275B">
          <w:rPr>
            <w:lang w:val="en-US" w:eastAsia="nl-NL"/>
          </w:rPr>
          <w:t xml:space="preserve"> becomes incapable of performing the</w:t>
        </w:r>
        <w:r>
          <w:rPr>
            <w:lang w:val="en-US" w:eastAsia="nl-NL"/>
          </w:rPr>
          <w:t xml:space="preserve"> “engineer on duty”</w:t>
        </w:r>
        <w:r w:rsidRPr="0023275B">
          <w:rPr>
            <w:lang w:val="en-US" w:eastAsia="nl-NL"/>
          </w:rPr>
          <w:t xml:space="preserve"> duties. This </w:t>
        </w:r>
        <w:r>
          <w:rPr>
            <w:lang w:val="en-US" w:eastAsia="nl-NL"/>
          </w:rPr>
          <w:t>p</w:t>
        </w:r>
        <w:r w:rsidRPr="0023275B">
          <w:rPr>
            <w:lang w:val="en-US" w:eastAsia="nl-NL"/>
          </w:rPr>
          <w:t xml:space="preserve">urpose is achieved by a series of indications and alarms to alert first the </w:t>
        </w:r>
      </w:ins>
    </w:p>
    <w:p w:rsidR="006F22CC" w:rsidRDefault="006F22CC" w:rsidP="006F22CC">
      <w:pPr>
        <w:rPr>
          <w:lang w:val="en-US" w:eastAsia="nl-NL"/>
        </w:rPr>
      </w:pPr>
    </w:p>
    <w:p w:rsidR="006F22CC" w:rsidRDefault="006F22CC" w:rsidP="006F22CC">
      <w:pPr>
        <w:rPr>
          <w:lang w:val="en-US" w:eastAsia="nl-NL"/>
        </w:rPr>
      </w:pPr>
    </w:p>
    <w:p w:rsidR="006F22CC" w:rsidRPr="0023275B" w:rsidRDefault="006F22CC" w:rsidP="006F22CC">
      <w:pPr>
        <w:rPr>
          <w:ins w:id="180" w:author="Unknown"/>
          <w:lang w:val="en-US" w:eastAsia="nl-NL"/>
        </w:rPr>
      </w:pPr>
      <w:ins w:id="181" w:author="Unknown">
        <w:r>
          <w:rPr>
            <w:lang w:val="en-US" w:eastAsia="nl-NL"/>
          </w:rPr>
          <w:lastRenderedPageBreak/>
          <w:t xml:space="preserve">“engineer on duty” </w:t>
        </w:r>
        <w:r w:rsidRPr="0023275B">
          <w:rPr>
            <w:lang w:val="en-US" w:eastAsia="nl-NL"/>
          </w:rPr>
          <w:t xml:space="preserve">and, if he is not responding, then to alert another qualified </w:t>
        </w:r>
        <w:r>
          <w:rPr>
            <w:lang w:val="en-US" w:eastAsia="nl-NL"/>
          </w:rPr>
          <w:t>engineer by means of a general alarm</w:t>
        </w:r>
        <w:r w:rsidRPr="0023275B">
          <w:rPr>
            <w:lang w:val="en-US" w:eastAsia="nl-NL"/>
          </w:rPr>
          <w:t>.</w:t>
        </w:r>
      </w:ins>
    </w:p>
    <w:p w:rsidR="006F22CC" w:rsidRPr="0023275B" w:rsidRDefault="006F22CC" w:rsidP="006F22CC">
      <w:pPr>
        <w:rPr>
          <w:ins w:id="182" w:author="Unknown"/>
          <w:lang w:val="en-US"/>
        </w:rPr>
      </w:pPr>
      <w:ins w:id="183" w:author="Unknown">
        <w:r w:rsidRPr="0023275B">
          <w:rPr>
            <w:lang w:val="en-US" w:eastAsia="nl-NL"/>
          </w:rPr>
          <w:t xml:space="preserve">Additionally, the </w:t>
        </w:r>
        <w:r>
          <w:rPr>
            <w:lang w:val="en-US" w:eastAsia="nl-NL"/>
          </w:rPr>
          <w:t xml:space="preserve">Engineer </w:t>
        </w:r>
        <w:proofErr w:type="spellStart"/>
        <w:r>
          <w:rPr>
            <w:lang w:val="en-US" w:eastAsia="nl-NL"/>
          </w:rPr>
          <w:t>Deadman</w:t>
        </w:r>
        <w:proofErr w:type="spellEnd"/>
        <w:r>
          <w:rPr>
            <w:lang w:val="en-US" w:eastAsia="nl-NL"/>
          </w:rPr>
          <w:t xml:space="preserve"> System</w:t>
        </w:r>
        <w:r w:rsidRPr="0023275B">
          <w:rPr>
            <w:lang w:val="en-US" w:eastAsia="nl-NL"/>
          </w:rPr>
          <w:t xml:space="preserve"> may provide the </w:t>
        </w:r>
        <w:r>
          <w:rPr>
            <w:lang w:val="en-US" w:eastAsia="nl-NL"/>
          </w:rPr>
          <w:t>“engineer on duty”</w:t>
        </w:r>
        <w:r w:rsidRPr="0023275B">
          <w:rPr>
            <w:lang w:val="en-US" w:eastAsia="nl-NL"/>
          </w:rPr>
          <w:t xml:space="preserve"> with a means of calling for immediate</w:t>
        </w:r>
        <w:r>
          <w:rPr>
            <w:lang w:val="en-US" w:eastAsia="nl-NL"/>
          </w:rPr>
          <w:t xml:space="preserve"> </w:t>
        </w:r>
        <w:r w:rsidRPr="0023275B">
          <w:rPr>
            <w:lang w:val="en-US" w:eastAsia="nl-NL"/>
          </w:rPr>
          <w:t xml:space="preserve">assistance if required. The </w:t>
        </w:r>
        <w:r>
          <w:rPr>
            <w:lang w:val="en-US" w:eastAsia="nl-NL"/>
          </w:rPr>
          <w:t xml:space="preserve">Engineer </w:t>
        </w:r>
        <w:proofErr w:type="spellStart"/>
        <w:r>
          <w:rPr>
            <w:lang w:val="en-US" w:eastAsia="nl-NL"/>
          </w:rPr>
          <w:t>Deadman</w:t>
        </w:r>
        <w:proofErr w:type="spellEnd"/>
        <w:r>
          <w:rPr>
            <w:lang w:val="en-US" w:eastAsia="nl-NL"/>
          </w:rPr>
          <w:t xml:space="preserve"> System</w:t>
        </w:r>
        <w:r w:rsidRPr="0023275B">
          <w:rPr>
            <w:lang w:val="en-US" w:eastAsia="nl-NL"/>
          </w:rPr>
          <w:t xml:space="preserve"> should be operational whenever the </w:t>
        </w:r>
        <w:r>
          <w:rPr>
            <w:lang w:val="en-US" w:eastAsia="nl-NL"/>
          </w:rPr>
          <w:t>engine room is attended/manned</w:t>
        </w:r>
        <w:r w:rsidRPr="0023275B">
          <w:rPr>
            <w:lang w:val="en-US" w:eastAsia="nl-NL"/>
          </w:rPr>
          <w:t xml:space="preserve">, unless inhibited by the </w:t>
        </w:r>
        <w:r>
          <w:rPr>
            <w:lang w:val="en-US" w:eastAsia="nl-NL"/>
          </w:rPr>
          <w:t>Chief Engineer</w:t>
        </w:r>
        <w:r w:rsidRPr="0023275B">
          <w:rPr>
            <w:lang w:val="en-US" w:eastAsia="nl-NL"/>
          </w:rPr>
          <w:t>.</w:t>
        </w:r>
      </w:ins>
    </w:p>
    <w:p w:rsidR="006F22CC" w:rsidRPr="0023275B" w:rsidRDefault="006F22CC" w:rsidP="006F22CC">
      <w:pPr>
        <w:pStyle w:val="Kop3"/>
        <w:rPr>
          <w:lang w:val="en-US"/>
        </w:rPr>
      </w:pPr>
      <w:bookmarkStart w:id="184" w:name="_Toc349298973"/>
      <w:bookmarkStart w:id="185" w:name="_Toc365030400"/>
      <w:r w:rsidRPr="0023275B">
        <w:rPr>
          <w:lang w:val="en-US"/>
        </w:rPr>
        <w:t xml:space="preserve">The </w:t>
      </w:r>
      <w:ins w:id="186" w:author="Unknown">
        <w:r>
          <w:rPr>
            <w:lang w:val="en-US" w:eastAsia="nl-NL"/>
          </w:rPr>
          <w:t xml:space="preserve">Engineer </w:t>
        </w:r>
        <w:proofErr w:type="spellStart"/>
        <w:r>
          <w:rPr>
            <w:lang w:val="en-US" w:eastAsia="nl-NL"/>
          </w:rPr>
          <w:t>Deadman</w:t>
        </w:r>
        <w:proofErr w:type="spellEnd"/>
        <w:r>
          <w:rPr>
            <w:lang w:val="en-US" w:eastAsia="nl-NL"/>
          </w:rPr>
          <w:t xml:space="preserve"> System</w:t>
        </w:r>
      </w:ins>
      <w:r>
        <w:rPr>
          <w:lang w:val="en-US" w:eastAsia="nl-NL"/>
        </w:rPr>
        <w:t xml:space="preserve"> </w:t>
      </w:r>
      <w:r w:rsidRPr="0023275B">
        <w:rPr>
          <w:lang w:val="en-US"/>
        </w:rPr>
        <w:t>should incorporate the following operational modes:</w:t>
      </w:r>
      <w:bookmarkEnd w:id="184"/>
      <w:bookmarkEnd w:id="185"/>
    </w:p>
    <w:p w:rsidR="006F22CC" w:rsidRPr="0023275B" w:rsidRDefault="006F22CC" w:rsidP="006F22CC">
      <w:pPr>
        <w:numPr>
          <w:ilvl w:val="0"/>
          <w:numId w:val="23"/>
        </w:numPr>
        <w:rPr>
          <w:ins w:id="187" w:author="Unknown"/>
          <w:lang w:val="en-US"/>
        </w:rPr>
      </w:pPr>
      <w:ins w:id="188" w:author="Unknown">
        <w:r w:rsidRPr="0023275B">
          <w:rPr>
            <w:lang w:val="en-US"/>
          </w:rPr>
          <w:t>Ma</w:t>
        </w:r>
        <w:r>
          <w:rPr>
            <w:lang w:val="en-US"/>
          </w:rPr>
          <w:t>nual ON (In operation when engine room is attended</w:t>
        </w:r>
        <w:r w:rsidRPr="0023275B">
          <w:rPr>
            <w:lang w:val="en-US"/>
          </w:rPr>
          <w:t>)</w:t>
        </w:r>
      </w:ins>
    </w:p>
    <w:p w:rsidR="006F22CC" w:rsidRDefault="006F22CC" w:rsidP="006F22CC">
      <w:pPr>
        <w:numPr>
          <w:ilvl w:val="0"/>
          <w:numId w:val="23"/>
        </w:numPr>
        <w:rPr>
          <w:ins w:id="189" w:author="Unknown"/>
          <w:lang w:val="en-US"/>
        </w:rPr>
      </w:pPr>
      <w:ins w:id="190" w:author="Unknown">
        <w:r w:rsidRPr="0023275B">
          <w:rPr>
            <w:lang w:val="en-US"/>
          </w:rPr>
          <w:t>Manual OFF (Does not operate under any circumstances</w:t>
        </w:r>
        <w:r>
          <w:rPr>
            <w:lang w:val="en-US"/>
          </w:rPr>
          <w:t xml:space="preserve">) </w:t>
        </w:r>
      </w:ins>
    </w:p>
    <w:p w:rsidR="006F22CC" w:rsidRPr="0023275B" w:rsidRDefault="006F22CC" w:rsidP="006F22CC">
      <w:pPr>
        <w:pStyle w:val="Kop3"/>
        <w:rPr>
          <w:lang w:val="en-US"/>
        </w:rPr>
      </w:pPr>
      <w:bookmarkStart w:id="191" w:name="_Toc349298974"/>
      <w:bookmarkStart w:id="192" w:name="_Toc365030401"/>
      <w:r w:rsidRPr="0023275B">
        <w:rPr>
          <w:lang w:val="en-US"/>
        </w:rPr>
        <w:t>Operational sequence of indications and alarms</w:t>
      </w:r>
      <w:bookmarkEnd w:id="191"/>
      <w:bookmarkEnd w:id="192"/>
    </w:p>
    <w:p w:rsidR="006F22CC" w:rsidRDefault="006F22CC" w:rsidP="006F22CC">
      <w:pPr>
        <w:pStyle w:val="Kop4"/>
        <w:rPr>
          <w:ins w:id="193" w:author="Unknown"/>
          <w:lang w:val="en-US"/>
        </w:rPr>
      </w:pPr>
      <w:bookmarkStart w:id="194" w:name="_Toc349298975"/>
      <w:bookmarkStart w:id="195" w:name="_Toc365030402"/>
      <w:r>
        <w:rPr>
          <w:lang w:val="en-US"/>
        </w:rPr>
        <w:t>Operational State</w:t>
      </w:r>
      <w:bookmarkEnd w:id="194"/>
      <w:bookmarkEnd w:id="195"/>
    </w:p>
    <w:p w:rsidR="006F22CC" w:rsidRDefault="006F22CC" w:rsidP="006F22CC">
      <w:pPr>
        <w:rPr>
          <w:ins w:id="196" w:author="Unknown"/>
          <w:lang w:val="en-US"/>
        </w:rPr>
      </w:pPr>
    </w:p>
    <w:p w:rsidR="006F22CC" w:rsidRPr="0023275B" w:rsidRDefault="006F22CC" w:rsidP="006F22CC">
      <w:pPr>
        <w:rPr>
          <w:ins w:id="197" w:author="Unknown"/>
          <w:lang w:val="en-US"/>
        </w:rPr>
      </w:pPr>
      <w:ins w:id="198" w:author="Unknown">
        <w:r w:rsidRPr="0023275B">
          <w:rPr>
            <w:lang w:val="en-US"/>
          </w:rPr>
          <w:t>Once operational, the alarm system should remain d</w:t>
        </w:r>
        <w:r>
          <w:rPr>
            <w:lang w:val="en-US"/>
          </w:rPr>
          <w:t xml:space="preserve">ormant for a period of 30 minutes. </w:t>
        </w:r>
        <w:r w:rsidRPr="0023275B">
          <w:rPr>
            <w:lang w:val="en-US"/>
          </w:rPr>
          <w:t xml:space="preserve">At the end of this dormant period, the alarm system should initiate a visual </w:t>
        </w:r>
        <w:r>
          <w:rPr>
            <w:lang w:val="en-US"/>
          </w:rPr>
          <w:t xml:space="preserve">and audio </w:t>
        </w:r>
        <w:r w:rsidRPr="0023275B">
          <w:rPr>
            <w:lang w:val="en-US"/>
          </w:rPr>
          <w:t>indication</w:t>
        </w:r>
        <w:r>
          <w:rPr>
            <w:lang w:val="en-US"/>
          </w:rPr>
          <w:t xml:space="preserve"> on the AMS</w:t>
        </w:r>
        <w:r w:rsidRPr="0023275B">
          <w:rPr>
            <w:lang w:val="en-US"/>
          </w:rPr>
          <w:t>.</w:t>
        </w:r>
      </w:ins>
    </w:p>
    <w:p w:rsidR="006F22CC" w:rsidRDefault="006F22CC" w:rsidP="006F22CC">
      <w:pPr>
        <w:rPr>
          <w:ins w:id="199" w:author="Unknown"/>
          <w:lang w:val="en-US"/>
        </w:rPr>
      </w:pPr>
    </w:p>
    <w:p w:rsidR="006F22CC" w:rsidRPr="00A06AAA" w:rsidRDefault="006F22CC" w:rsidP="006F22CC">
      <w:pPr>
        <w:pStyle w:val="Kop4"/>
      </w:pPr>
      <w:bookmarkStart w:id="200" w:name="_Toc349298976"/>
      <w:bookmarkStart w:id="201" w:name="_Toc365030403"/>
      <w:r w:rsidRPr="00A06AAA">
        <w:t>Reset function</w:t>
      </w:r>
      <w:bookmarkEnd w:id="200"/>
      <w:bookmarkEnd w:id="201"/>
    </w:p>
    <w:p w:rsidR="006F22CC" w:rsidRDefault="006F22CC" w:rsidP="006F22CC">
      <w:pPr>
        <w:rPr>
          <w:ins w:id="202" w:author="Unknown"/>
          <w:lang w:val="en-US"/>
        </w:rPr>
      </w:pPr>
      <w:ins w:id="203" w:author="Unknown">
        <w:r w:rsidRPr="0023275B">
          <w:rPr>
            <w:lang w:val="en-US"/>
          </w:rPr>
          <w:t>It should not be possible to initiate the reset function or cancel any audible alarm from</w:t>
        </w:r>
        <w:r>
          <w:rPr>
            <w:lang w:val="en-US"/>
          </w:rPr>
          <w:t xml:space="preserve"> </w:t>
        </w:r>
        <w:r w:rsidRPr="0023275B">
          <w:rPr>
            <w:lang w:val="en-US"/>
          </w:rPr>
          <w:t xml:space="preserve">any device, equipment or system not physically located in areas of the </w:t>
        </w:r>
        <w:r>
          <w:rPr>
            <w:lang w:val="en-US"/>
          </w:rPr>
          <w:t>engine room or ECR (local silence is allowed)</w:t>
        </w:r>
      </w:ins>
    </w:p>
    <w:p w:rsidR="006F22CC" w:rsidRDefault="006F22CC" w:rsidP="006F22CC">
      <w:pPr>
        <w:rPr>
          <w:ins w:id="204" w:author="Unknown"/>
          <w:lang w:val="en-US"/>
        </w:rPr>
      </w:pPr>
    </w:p>
    <w:p w:rsidR="006F22CC" w:rsidRPr="0023275B" w:rsidRDefault="006F22CC" w:rsidP="006F22CC">
      <w:pPr>
        <w:rPr>
          <w:ins w:id="205" w:author="Unknown"/>
          <w:lang w:val="en-US"/>
        </w:rPr>
      </w:pPr>
      <w:ins w:id="206" w:author="Unknown">
        <w:r>
          <w:rPr>
            <w:lang w:val="en-US"/>
          </w:rPr>
          <w:t>T</w:t>
        </w:r>
        <w:r w:rsidRPr="000D0140">
          <w:rPr>
            <w:lang w:val="en-US"/>
          </w:rPr>
          <w:t>he reset function should only be avai</w:t>
        </w:r>
        <w:r>
          <w:rPr>
            <w:lang w:val="en-US"/>
          </w:rPr>
          <w:t>lable in positions in the engine room and ECR. A</w:t>
        </w:r>
        <w:r w:rsidRPr="000D0140">
          <w:rPr>
            <w:lang w:val="en-US"/>
          </w:rPr>
          <w:t>ctivating the</w:t>
        </w:r>
        <w:r>
          <w:rPr>
            <w:lang w:val="en-US"/>
          </w:rPr>
          <w:t xml:space="preserve"> </w:t>
        </w:r>
        <w:r w:rsidRPr="000D0140">
          <w:rPr>
            <w:lang w:val="en-US"/>
          </w:rPr>
          <w:t xml:space="preserve">reset function should be easily accessible from the </w:t>
        </w:r>
        <w:r>
          <w:rPr>
            <w:lang w:val="en-US"/>
          </w:rPr>
          <w:t>anywhere in the engine room.</w:t>
        </w:r>
      </w:ins>
    </w:p>
    <w:p w:rsidR="006F22CC" w:rsidRDefault="006F22CC" w:rsidP="006F22CC">
      <w:pPr>
        <w:rPr>
          <w:ins w:id="207" w:author="Unknown"/>
          <w:lang w:val="en-US"/>
        </w:rPr>
      </w:pPr>
    </w:p>
    <w:p w:rsidR="006F22CC" w:rsidRPr="0023275B" w:rsidRDefault="006F22CC" w:rsidP="006F22CC">
      <w:pPr>
        <w:rPr>
          <w:ins w:id="208" w:author="Unknown"/>
          <w:lang w:val="en-US"/>
        </w:rPr>
      </w:pPr>
      <w:ins w:id="209" w:author="Unknown">
        <w:r w:rsidRPr="0023275B">
          <w:rPr>
            <w:lang w:val="en-US"/>
          </w:rPr>
          <w:t>The reset function should, by a single operator action, cancel the visual indication and</w:t>
        </w:r>
        <w:r>
          <w:rPr>
            <w:lang w:val="en-US"/>
          </w:rPr>
          <w:t xml:space="preserve"> </w:t>
        </w:r>
        <w:r w:rsidRPr="0023275B">
          <w:rPr>
            <w:lang w:val="en-US"/>
          </w:rPr>
          <w:t>all audible alarms and initiate a further dormant period. If the reset function is activated before</w:t>
        </w:r>
        <w:r>
          <w:rPr>
            <w:lang w:val="en-US"/>
          </w:rPr>
          <w:t xml:space="preserve"> </w:t>
        </w:r>
        <w:r w:rsidRPr="0023275B">
          <w:rPr>
            <w:lang w:val="en-US"/>
          </w:rPr>
          <w:t>the end of the dormant period, the period should be re-initiated to run for its full duration from</w:t>
        </w:r>
      </w:ins>
    </w:p>
    <w:p w:rsidR="006F22CC" w:rsidRDefault="006F22CC" w:rsidP="006F22CC">
      <w:pPr>
        <w:rPr>
          <w:ins w:id="210" w:author="Unknown"/>
          <w:lang w:val="en-US"/>
        </w:rPr>
      </w:pPr>
      <w:ins w:id="211" w:author="Unknown">
        <w:r w:rsidRPr="0023275B">
          <w:rPr>
            <w:lang w:val="en-US"/>
          </w:rPr>
          <w:t>the time of the reset.</w:t>
        </w:r>
      </w:ins>
    </w:p>
    <w:p w:rsidR="006F22CC" w:rsidRPr="0023275B" w:rsidRDefault="006F22CC" w:rsidP="006F22CC">
      <w:pPr>
        <w:rPr>
          <w:ins w:id="212" w:author="Unknown"/>
          <w:lang w:val="en-US"/>
        </w:rPr>
      </w:pPr>
    </w:p>
    <w:p w:rsidR="006F22CC" w:rsidRPr="0023275B" w:rsidRDefault="006F22CC" w:rsidP="006F22CC">
      <w:pPr>
        <w:rPr>
          <w:ins w:id="213" w:author="Unknown"/>
          <w:lang w:val="en-US"/>
        </w:rPr>
      </w:pPr>
      <w:ins w:id="214" w:author="Unknown">
        <w:r w:rsidRPr="0023275B">
          <w:rPr>
            <w:lang w:val="en-US"/>
          </w:rPr>
          <w:t>To initiate the reset function, an input representing a single operator action by the</w:t>
        </w:r>
        <w:r>
          <w:rPr>
            <w:lang w:val="en-US"/>
          </w:rPr>
          <w:t xml:space="preserve"> </w:t>
        </w:r>
        <w:r>
          <w:rPr>
            <w:lang w:val="en-US" w:eastAsia="nl-NL"/>
          </w:rPr>
          <w:t>“engineer on duty”</w:t>
        </w:r>
        <w:r w:rsidRPr="0023275B">
          <w:rPr>
            <w:lang w:val="en-US" w:eastAsia="nl-NL"/>
          </w:rPr>
          <w:t xml:space="preserve"> </w:t>
        </w:r>
        <w:r w:rsidRPr="0023275B">
          <w:rPr>
            <w:lang w:val="en-US"/>
          </w:rPr>
          <w:t>is required. This input may be generated by reset devices forming an integral part of the</w:t>
        </w:r>
        <w:r>
          <w:rPr>
            <w:lang w:val="en-US"/>
          </w:rPr>
          <w:t xml:space="preserve"> </w:t>
        </w:r>
        <w:r>
          <w:rPr>
            <w:lang w:val="en-US" w:eastAsia="nl-NL"/>
          </w:rPr>
          <w:t xml:space="preserve">Engineer </w:t>
        </w:r>
        <w:proofErr w:type="spellStart"/>
        <w:r>
          <w:rPr>
            <w:lang w:val="en-US" w:eastAsia="nl-NL"/>
          </w:rPr>
          <w:t>Deadman</w:t>
        </w:r>
        <w:proofErr w:type="spellEnd"/>
        <w:r>
          <w:rPr>
            <w:lang w:val="en-US" w:eastAsia="nl-NL"/>
          </w:rPr>
          <w:t xml:space="preserve"> System</w:t>
        </w:r>
        <w:r w:rsidRPr="0023275B">
          <w:rPr>
            <w:lang w:val="en-US"/>
          </w:rPr>
          <w:t xml:space="preserve"> or by external inputs from other equipment capable of registering physical activity and</w:t>
        </w:r>
        <w:r>
          <w:rPr>
            <w:lang w:val="en-US"/>
          </w:rPr>
          <w:t xml:space="preserve"> </w:t>
        </w:r>
        <w:r w:rsidRPr="0023275B">
          <w:rPr>
            <w:lang w:val="en-US"/>
          </w:rPr>
          <w:t xml:space="preserve">mental alertness of the </w:t>
        </w:r>
        <w:r>
          <w:rPr>
            <w:lang w:val="en-US" w:eastAsia="nl-NL"/>
          </w:rPr>
          <w:t>“engineer on duty”</w:t>
        </w:r>
        <w:r w:rsidRPr="0023275B">
          <w:rPr>
            <w:lang w:val="en-US"/>
          </w:rPr>
          <w:t>.</w:t>
        </w:r>
      </w:ins>
    </w:p>
    <w:p w:rsidR="006F22CC" w:rsidRDefault="006F22CC" w:rsidP="006F22CC">
      <w:pPr>
        <w:rPr>
          <w:ins w:id="215" w:author="Unknown"/>
          <w:lang w:val="en-US"/>
        </w:rPr>
      </w:pPr>
    </w:p>
    <w:p w:rsidR="006F22CC" w:rsidRPr="0023275B" w:rsidRDefault="006F22CC" w:rsidP="006F22CC">
      <w:pPr>
        <w:rPr>
          <w:ins w:id="216" w:author="Unknown"/>
          <w:lang w:val="en-US"/>
        </w:rPr>
      </w:pPr>
      <w:ins w:id="217" w:author="Unknown">
        <w:r w:rsidRPr="0023275B">
          <w:rPr>
            <w:lang w:val="en-US"/>
          </w:rPr>
          <w:t>A continuous activation of any reset device should not prolong the dormant period or</w:t>
        </w:r>
        <w:r>
          <w:rPr>
            <w:lang w:val="en-US"/>
          </w:rPr>
          <w:t xml:space="preserve"> </w:t>
        </w:r>
        <w:r w:rsidRPr="0023275B">
          <w:rPr>
            <w:lang w:val="en-US"/>
          </w:rPr>
          <w:t>cause a suppression of the sequence of indications and alarms.</w:t>
        </w:r>
      </w:ins>
    </w:p>
    <w:p w:rsidR="006F22CC" w:rsidRDefault="006F22CC" w:rsidP="006F22CC">
      <w:pPr>
        <w:rPr>
          <w:ins w:id="218" w:author="Unknown"/>
          <w:lang w:val="en-US"/>
        </w:rPr>
      </w:pPr>
    </w:p>
    <w:p w:rsidR="006F22CC" w:rsidRPr="0023275B" w:rsidRDefault="006F22CC" w:rsidP="006F22CC">
      <w:pPr>
        <w:pStyle w:val="Kop4"/>
        <w:rPr>
          <w:lang w:val="en-US"/>
        </w:rPr>
      </w:pPr>
      <w:bookmarkStart w:id="219" w:name="_Toc349298977"/>
      <w:bookmarkStart w:id="220" w:name="_Toc365030404"/>
      <w:r w:rsidRPr="0023275B">
        <w:rPr>
          <w:lang w:val="en-US"/>
        </w:rPr>
        <w:t>Emergency call facility</w:t>
      </w:r>
      <w:bookmarkEnd w:id="219"/>
      <w:bookmarkEnd w:id="220"/>
    </w:p>
    <w:p w:rsidR="006F22CC" w:rsidRDefault="006F22CC" w:rsidP="006F22CC">
      <w:pPr>
        <w:rPr>
          <w:ins w:id="221" w:author="Unknown"/>
          <w:lang w:val="en-US"/>
        </w:rPr>
      </w:pPr>
      <w:ins w:id="222" w:author="Unknown">
        <w:r w:rsidRPr="0023275B">
          <w:rPr>
            <w:lang w:val="en-US"/>
          </w:rPr>
          <w:t xml:space="preserve">Means may be provided </w:t>
        </w:r>
        <w:r>
          <w:rPr>
            <w:lang w:val="en-US"/>
          </w:rPr>
          <w:t>in the engine room</w:t>
        </w:r>
        <w:r w:rsidRPr="0023275B">
          <w:rPr>
            <w:lang w:val="en-US"/>
          </w:rPr>
          <w:t xml:space="preserve"> to immediately activate the </w:t>
        </w:r>
        <w:r>
          <w:rPr>
            <w:lang w:val="en-US"/>
          </w:rPr>
          <w:t>visual and audible alarm</w:t>
        </w:r>
        <w:r w:rsidRPr="0023275B">
          <w:rPr>
            <w:lang w:val="en-US"/>
          </w:rPr>
          <w:t xml:space="preserve"> by means of an Emergency Cal</w:t>
        </w:r>
        <w:r>
          <w:rPr>
            <w:lang w:val="en-US"/>
          </w:rPr>
          <w:t>l</w:t>
        </w:r>
        <w:r w:rsidRPr="0023275B">
          <w:rPr>
            <w:lang w:val="en-US"/>
          </w:rPr>
          <w:t xml:space="preserve"> push button or</w:t>
        </w:r>
        <w:r>
          <w:rPr>
            <w:lang w:val="en-US"/>
          </w:rPr>
          <w:t xml:space="preserve"> </w:t>
        </w:r>
        <w:r w:rsidRPr="0023275B">
          <w:rPr>
            <w:lang w:val="en-US"/>
          </w:rPr>
          <w:t>similar</w:t>
        </w:r>
        <w:r>
          <w:rPr>
            <w:lang w:val="en-US"/>
          </w:rPr>
          <w:t>.</w:t>
        </w:r>
      </w:ins>
    </w:p>
    <w:p w:rsidR="006F22CC" w:rsidRDefault="006F22CC" w:rsidP="006F22CC">
      <w:pPr>
        <w:rPr>
          <w:ins w:id="223" w:author="Unknown"/>
          <w:lang w:val="en-US"/>
        </w:rPr>
      </w:pPr>
    </w:p>
    <w:p w:rsidR="006F22CC" w:rsidRDefault="006F22CC" w:rsidP="006F22CC">
      <w:pPr>
        <w:pStyle w:val="Kop4"/>
        <w:rPr>
          <w:ins w:id="224" w:author="Unknown"/>
          <w:lang w:val="en-US"/>
        </w:rPr>
      </w:pPr>
      <w:bookmarkStart w:id="225" w:name="_Toc349298978"/>
      <w:bookmarkStart w:id="226" w:name="_Toc365030405"/>
      <w:ins w:id="227" w:author="Unknown">
        <w:r>
          <w:rPr>
            <w:lang w:val="en-US"/>
          </w:rPr>
          <w:t>Security</w:t>
        </w:r>
        <w:bookmarkEnd w:id="225"/>
        <w:bookmarkEnd w:id="226"/>
      </w:ins>
    </w:p>
    <w:p w:rsidR="006F22CC" w:rsidRDefault="006F22CC" w:rsidP="006F22CC">
      <w:pPr>
        <w:rPr>
          <w:ins w:id="228" w:author="Unknown"/>
          <w:lang w:val="en-US"/>
        </w:rPr>
      </w:pPr>
      <w:ins w:id="229" w:author="Unknown">
        <w:r w:rsidRPr="000D0140">
          <w:rPr>
            <w:lang w:val="en-US"/>
          </w:rPr>
          <w:t>The means of selecting the Operational should be security protected so that access to these controls should be restricted to the</w:t>
        </w:r>
        <w:r>
          <w:rPr>
            <w:lang w:val="en-US"/>
          </w:rPr>
          <w:t xml:space="preserve"> Chief engineer</w:t>
        </w:r>
        <w:r w:rsidRPr="000D0140">
          <w:rPr>
            <w:lang w:val="en-US"/>
          </w:rPr>
          <w:t xml:space="preserve"> only.</w:t>
        </w:r>
      </w:ins>
    </w:p>
    <w:p w:rsidR="006F22CC" w:rsidRDefault="006F22CC" w:rsidP="006F22CC">
      <w:pPr>
        <w:rPr>
          <w:ins w:id="230" w:author="Unknown"/>
          <w:lang w:val="en-US"/>
        </w:rPr>
      </w:pPr>
    </w:p>
    <w:p w:rsidR="006F22CC" w:rsidRDefault="006F22CC" w:rsidP="006F22CC">
      <w:pPr>
        <w:pStyle w:val="Kop4"/>
        <w:rPr>
          <w:lang w:val="en-US"/>
        </w:rPr>
      </w:pPr>
      <w:bookmarkStart w:id="231" w:name="_Toc349298979"/>
      <w:bookmarkStart w:id="232" w:name="_Toc365030406"/>
      <w:ins w:id="233" w:author="Unknown">
        <w:r>
          <w:rPr>
            <w:lang w:val="en-US"/>
          </w:rPr>
          <w:lastRenderedPageBreak/>
          <w:t>Malfunction</w:t>
        </w:r>
      </w:ins>
      <w:bookmarkEnd w:id="231"/>
      <w:bookmarkEnd w:id="232"/>
    </w:p>
    <w:p w:rsidR="006F22CC" w:rsidRDefault="006F22CC" w:rsidP="006F22CC">
      <w:pPr>
        <w:rPr>
          <w:ins w:id="234" w:author="Unknown"/>
          <w:lang w:val="en-US"/>
        </w:rPr>
      </w:pPr>
      <w:ins w:id="235" w:author="Unknown">
        <w:r w:rsidRPr="000D0140">
          <w:rPr>
            <w:lang w:val="en-US"/>
          </w:rPr>
          <w:t xml:space="preserve">If a malfunction of, or power supply failure to, the </w:t>
        </w:r>
        <w:r>
          <w:rPr>
            <w:lang w:val="en-US" w:eastAsia="nl-NL"/>
          </w:rPr>
          <w:t xml:space="preserve">Engineer </w:t>
        </w:r>
        <w:proofErr w:type="spellStart"/>
        <w:r>
          <w:rPr>
            <w:lang w:val="en-US" w:eastAsia="nl-NL"/>
          </w:rPr>
          <w:t>Deadman</w:t>
        </w:r>
        <w:proofErr w:type="spellEnd"/>
        <w:r>
          <w:rPr>
            <w:lang w:val="en-US" w:eastAsia="nl-NL"/>
          </w:rPr>
          <w:t xml:space="preserve"> System</w:t>
        </w:r>
        <w:r w:rsidRPr="000D0140">
          <w:rPr>
            <w:lang w:val="en-US"/>
          </w:rPr>
          <w:t xml:space="preserve"> is detected, this should be</w:t>
        </w:r>
        <w:r>
          <w:rPr>
            <w:lang w:val="en-US"/>
          </w:rPr>
          <w:t xml:space="preserve"> </w:t>
        </w:r>
        <w:r w:rsidRPr="000D0140">
          <w:rPr>
            <w:lang w:val="en-US"/>
          </w:rPr>
          <w:t>indicated. Means shall be provided to allow the repeat of this indication on a central alarm panel</w:t>
        </w:r>
        <w:r>
          <w:rPr>
            <w:lang w:val="en-US"/>
          </w:rPr>
          <w:t xml:space="preserve"> </w:t>
        </w:r>
        <w:r w:rsidRPr="000D0140">
          <w:rPr>
            <w:lang w:val="en-US"/>
          </w:rPr>
          <w:t>if fitted.</w:t>
        </w:r>
      </w:ins>
    </w:p>
    <w:p w:rsidR="006F22CC" w:rsidRPr="005A35DD" w:rsidRDefault="006F22CC" w:rsidP="00D5583E">
      <w:pPr>
        <w:rPr>
          <w:lang w:val="en-US"/>
        </w:rPr>
      </w:pPr>
    </w:p>
    <w:sectPr w:rsidR="006F22CC" w:rsidRPr="005A35DD">
      <w:headerReference w:type="default" r:id="rId52"/>
      <w:footerReference w:type="default" r:id="rId53"/>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D1600" w:rsidRDefault="004D1600" w:rsidP="00C247A2">
      <w:r>
        <w:separator/>
      </w:r>
    </w:p>
  </w:endnote>
  <w:endnote w:type="continuationSeparator" w:id="0">
    <w:p w:rsidR="004D1600" w:rsidRDefault="004D1600" w:rsidP="00C247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Monotype Corsiva">
    <w:panose1 w:val="03010101010201010101"/>
    <w:charset w:val="00"/>
    <w:family w:val="script"/>
    <w:pitch w:val="variable"/>
    <w:sig w:usb0="00000287" w:usb1="00000000" w:usb2="00000000" w:usb3="00000000" w:csb0="0000009F" w:csb1="00000000"/>
  </w:font>
  <w:font w:name="Frugal Sans">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notTrueType/>
    <w:pitch w:val="variable"/>
    <w:sig w:usb0="00000003" w:usb1="00000000" w:usb2="00000000" w:usb3="00000000" w:csb0="00000001" w:csb1="00000000"/>
  </w:font>
  <w:font w:name="Frutiger">
    <w:altName w:val="Arial"/>
    <w:panose1 w:val="00000000000000000000"/>
    <w:charset w:val="00"/>
    <w:family w:val="modern"/>
    <w:notTrueType/>
    <w:pitch w:val="variable"/>
    <w:sig w:usb0="00000001" w:usb1="50002048" w:usb2="00000000" w:usb3="00000000" w:csb0="00000193" w:csb1="00000000"/>
  </w:font>
  <w:font w:name="Raavi">
    <w:panose1 w:val="020B0502040204020203"/>
    <w:charset w:val="00"/>
    <w:family w:val="swiss"/>
    <w:pitch w:val="variable"/>
    <w:sig w:usb0="0002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048" w:type="dxa"/>
      <w:tblLayout w:type="fixed"/>
      <w:tblCellMar>
        <w:right w:w="0" w:type="dxa"/>
      </w:tblCellMar>
      <w:tblLook w:val="0000" w:firstRow="0" w:lastRow="0" w:firstColumn="0" w:lastColumn="0" w:noHBand="0" w:noVBand="0"/>
    </w:tblPr>
    <w:tblGrid>
      <w:gridCol w:w="1000"/>
      <w:gridCol w:w="3226"/>
      <w:gridCol w:w="994"/>
      <w:gridCol w:w="2713"/>
      <w:gridCol w:w="2115"/>
    </w:tblGrid>
    <w:tr w:rsidR="00F46449" w:rsidTr="00541DFA">
      <w:trPr>
        <w:trHeight w:val="148"/>
      </w:trPr>
      <w:tc>
        <w:tcPr>
          <w:tcW w:w="1000" w:type="dxa"/>
        </w:tcPr>
        <w:p w:rsidR="00F46449" w:rsidRPr="001B0BC5" w:rsidRDefault="00F46449" w:rsidP="00541DFA">
          <w:pPr>
            <w:pStyle w:val="zFooterText1"/>
          </w:pPr>
        </w:p>
      </w:tc>
      <w:tc>
        <w:tcPr>
          <w:tcW w:w="3226" w:type="dxa"/>
          <w:tcMar>
            <w:left w:w="0" w:type="dxa"/>
            <w:right w:w="0" w:type="dxa"/>
          </w:tcMar>
        </w:tcPr>
        <w:p w:rsidR="00F46449" w:rsidRPr="001B0BC5" w:rsidRDefault="00F46449" w:rsidP="00541DFA">
          <w:pPr>
            <w:pStyle w:val="zFooterText1"/>
          </w:pPr>
        </w:p>
      </w:tc>
      <w:tc>
        <w:tcPr>
          <w:tcW w:w="994" w:type="dxa"/>
        </w:tcPr>
        <w:p w:rsidR="00F46449" w:rsidRPr="001B0BC5" w:rsidRDefault="00F46449" w:rsidP="00541DFA">
          <w:pPr>
            <w:pStyle w:val="zFooterText1"/>
          </w:pPr>
        </w:p>
      </w:tc>
      <w:tc>
        <w:tcPr>
          <w:tcW w:w="4828" w:type="dxa"/>
          <w:gridSpan w:val="2"/>
          <w:tcMar>
            <w:left w:w="0" w:type="dxa"/>
            <w:right w:w="0" w:type="dxa"/>
          </w:tcMar>
        </w:tcPr>
        <w:p w:rsidR="00F46449" w:rsidRPr="001B0BC5" w:rsidRDefault="00F46449" w:rsidP="00541DFA">
          <w:pPr>
            <w:pStyle w:val="zFooterText1"/>
          </w:pPr>
        </w:p>
      </w:tc>
    </w:tr>
    <w:tr w:rsidR="00F46449" w:rsidTr="00541DFA">
      <w:tc>
        <w:tcPr>
          <w:tcW w:w="1000" w:type="dxa"/>
        </w:tcPr>
        <w:p w:rsidR="00F46449" w:rsidRPr="0054488A" w:rsidRDefault="00F46449" w:rsidP="00541DFA">
          <w:pPr>
            <w:pStyle w:val="zFooterText1"/>
          </w:pPr>
          <w:r>
            <w:t>Ref.No.</w:t>
          </w:r>
          <w:r>
            <w:tab/>
            <w:t>:</w:t>
          </w:r>
        </w:p>
      </w:tc>
      <w:tc>
        <w:tcPr>
          <w:tcW w:w="3226" w:type="dxa"/>
          <w:tcMar>
            <w:left w:w="0" w:type="dxa"/>
            <w:right w:w="0" w:type="dxa"/>
          </w:tcMar>
        </w:tcPr>
        <w:p w:rsidR="00F46449" w:rsidRPr="0054488A" w:rsidRDefault="00F46449" w:rsidP="00C35BC8">
          <w:pPr>
            <w:pStyle w:val="zFooterText1"/>
          </w:pPr>
          <w:fldSimple w:instr=" SUBJECT  &quot;ACC-NavVision-Duty-Alarm-Manual v1.2.10&quot;  \* MERGEFORMAT ">
            <w:r w:rsidR="00107B78">
              <w:t>ACC-NavVision-Duty-Alarm-Manual v1.2.10</w:t>
            </w:r>
          </w:fldSimple>
        </w:p>
      </w:tc>
      <w:tc>
        <w:tcPr>
          <w:tcW w:w="994" w:type="dxa"/>
        </w:tcPr>
        <w:p w:rsidR="00F46449" w:rsidRPr="0054488A" w:rsidRDefault="00F46449" w:rsidP="00541DFA">
          <w:pPr>
            <w:pStyle w:val="zFooterText1"/>
          </w:pPr>
          <w:r>
            <w:t>Date</w:t>
          </w:r>
          <w:r>
            <w:tab/>
            <w:t>:</w:t>
          </w:r>
        </w:p>
      </w:tc>
      <w:tc>
        <w:tcPr>
          <w:tcW w:w="2713" w:type="dxa"/>
          <w:tcMar>
            <w:left w:w="0" w:type="dxa"/>
            <w:right w:w="0" w:type="dxa"/>
          </w:tcMar>
        </w:tcPr>
        <w:p w:rsidR="00F46449" w:rsidRPr="001B0BC5" w:rsidRDefault="00F46449" w:rsidP="00541DFA">
          <w:pPr>
            <w:pStyle w:val="zFooterText1"/>
          </w:pPr>
          <w:r>
            <w:fldChar w:fldCharType="begin"/>
          </w:r>
          <w:r>
            <w:instrText xml:space="preserve"> SAVEDATE  \@ "d MMMM yyyy"  \* MERGEFORMAT </w:instrText>
          </w:r>
          <w:r>
            <w:fldChar w:fldCharType="separate"/>
          </w:r>
          <w:r w:rsidR="00107B78">
            <w:t>23 August 2013</w:t>
          </w:r>
          <w:r>
            <w:fldChar w:fldCharType="end"/>
          </w:r>
        </w:p>
      </w:tc>
      <w:tc>
        <w:tcPr>
          <w:tcW w:w="2115" w:type="dxa"/>
        </w:tcPr>
        <w:p w:rsidR="00F46449" w:rsidRPr="0054488A" w:rsidRDefault="00F46449" w:rsidP="00541DFA">
          <w:pPr>
            <w:pStyle w:val="zFooterText1"/>
          </w:pPr>
          <w:r w:rsidRPr="0054488A">
            <w:t xml:space="preserve">Page </w:t>
          </w:r>
          <w:r>
            <w:fldChar w:fldCharType="begin"/>
          </w:r>
          <w:r>
            <w:instrText xml:space="preserve"> Page  \* MERGEFORMAT </w:instrText>
          </w:r>
          <w:r>
            <w:fldChar w:fldCharType="separate"/>
          </w:r>
          <w:r w:rsidR="00107B78">
            <w:t>23</w:t>
          </w:r>
          <w:r>
            <w:fldChar w:fldCharType="end"/>
          </w:r>
          <w:r w:rsidRPr="0054488A">
            <w:t xml:space="preserve"> of </w:t>
          </w:r>
          <w:fldSimple w:instr=" NumPages  \* MERGEFORMAT ">
            <w:r w:rsidR="00107B78">
              <w:t>28</w:t>
            </w:r>
          </w:fldSimple>
        </w:p>
      </w:tc>
    </w:tr>
    <w:tr w:rsidR="00F46449" w:rsidRPr="00541DFA" w:rsidTr="00541DFA">
      <w:trPr>
        <w:cantSplit/>
      </w:trPr>
      <w:tc>
        <w:tcPr>
          <w:tcW w:w="4226" w:type="dxa"/>
          <w:gridSpan w:val="2"/>
        </w:tcPr>
        <w:p w:rsidR="00F46449" w:rsidRDefault="00F46449" w:rsidP="00541DFA">
          <w:pPr>
            <w:pStyle w:val="zIFooter1"/>
          </w:pPr>
          <w:r>
            <w:t>Part of the stock exchange listed Imtech</w:t>
          </w:r>
        </w:p>
        <w:p w:rsidR="00F46449" w:rsidRPr="0054488A" w:rsidRDefault="00F46449" w:rsidP="00541DFA">
          <w:pPr>
            <w:pStyle w:val="zIFooter2"/>
          </w:pPr>
          <w:r>
            <w:t xml:space="preserve">Copyright </w:t>
          </w:r>
          <w:r>
            <w:fldChar w:fldCharType="begin"/>
          </w:r>
          <w:r>
            <w:instrText xml:space="preserve"> CREATEDATE \@ "yyyy" \* MERGEFORMAT </w:instrText>
          </w:r>
          <w:r>
            <w:fldChar w:fldCharType="separate"/>
          </w:r>
          <w:r w:rsidR="00107B78">
            <w:rPr>
              <w:noProof/>
            </w:rPr>
            <w:t>2013</w:t>
          </w:r>
          <w:r>
            <w:rPr>
              <w:noProof/>
            </w:rPr>
            <w:fldChar w:fldCharType="end"/>
          </w:r>
          <w:r>
            <w:t xml:space="preserve"> Imtech Marine B.V.</w:t>
          </w:r>
        </w:p>
      </w:tc>
      <w:tc>
        <w:tcPr>
          <w:tcW w:w="3707" w:type="dxa"/>
          <w:gridSpan w:val="2"/>
        </w:tcPr>
        <w:p w:rsidR="00F46449" w:rsidRDefault="00F46449" w:rsidP="00541DFA">
          <w:pPr>
            <w:pStyle w:val="zCopyright"/>
          </w:pPr>
        </w:p>
      </w:tc>
      <w:tc>
        <w:tcPr>
          <w:tcW w:w="2115" w:type="dxa"/>
        </w:tcPr>
        <w:p w:rsidR="00F46449" w:rsidRPr="00871A78" w:rsidRDefault="00F46449" w:rsidP="00541DFA">
          <w:pPr>
            <w:pStyle w:val="zIFooter1"/>
            <w:rPr>
              <w:lang w:val="nl-NL"/>
            </w:rPr>
          </w:pPr>
          <w:r w:rsidRPr="00871A78">
            <w:rPr>
              <w:lang w:val="nl-NL"/>
            </w:rPr>
            <w:t>C.o.C. Rotterdam 24193093</w:t>
          </w:r>
        </w:p>
        <w:p w:rsidR="00F46449" w:rsidRPr="00871A78" w:rsidRDefault="00F46449" w:rsidP="00541DFA">
          <w:pPr>
            <w:pStyle w:val="zIFooter1"/>
            <w:rPr>
              <w:lang w:val="nl-NL"/>
            </w:rPr>
          </w:pPr>
          <w:r w:rsidRPr="00871A78">
            <w:rPr>
              <w:lang w:val="nl-NL"/>
            </w:rPr>
            <w:t>VAT no.: NL800793572B01</w:t>
          </w:r>
        </w:p>
      </w:tc>
    </w:tr>
  </w:tbl>
  <w:p w:rsidR="00F46449" w:rsidRPr="00541DFA" w:rsidRDefault="00F46449">
    <w:pPr>
      <w:pStyle w:val="Voettekst"/>
      <w:rPr>
        <w:lang w:val="nl-NL"/>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D1600" w:rsidRDefault="004D1600" w:rsidP="00C247A2">
      <w:r>
        <w:separator/>
      </w:r>
    </w:p>
  </w:footnote>
  <w:footnote w:type="continuationSeparator" w:id="0">
    <w:p w:rsidR="004D1600" w:rsidRDefault="004D1600" w:rsidP="00C247A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46449" w:rsidRDefault="00F46449" w:rsidP="00186B33">
    <w:pPr>
      <w:pStyle w:val="Koptekst"/>
      <w:jc w:val="right"/>
    </w:pPr>
    <w:r>
      <w:rPr>
        <w:noProof/>
        <w:lang w:val="nl-NL" w:eastAsia="nl-NL"/>
      </w:rPr>
      <w:drawing>
        <wp:inline distT="0" distB="0" distL="0" distR="0" wp14:anchorId="49100890" wp14:editId="07254F30">
          <wp:extent cx="2407285" cy="533400"/>
          <wp:effectExtent l="19050" t="0" r="0" b="0"/>
          <wp:docPr id="78" name="Pictur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2407285" cy="533400"/>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7FD0DFA8"/>
    <w:lvl w:ilvl="0">
      <w:start w:val="1"/>
      <w:numFmt w:val="decimal"/>
      <w:pStyle w:val="Lijstnummering5"/>
      <w:lvlText w:val="%1."/>
      <w:lvlJc w:val="left"/>
      <w:pPr>
        <w:tabs>
          <w:tab w:val="num" w:pos="1492"/>
        </w:tabs>
        <w:ind w:left="1492" w:hanging="360"/>
      </w:pPr>
    </w:lvl>
  </w:abstractNum>
  <w:abstractNum w:abstractNumId="1">
    <w:nsid w:val="FFFFFF7D"/>
    <w:multiLevelType w:val="singleLevel"/>
    <w:tmpl w:val="7AAC8454"/>
    <w:lvl w:ilvl="0">
      <w:start w:val="1"/>
      <w:numFmt w:val="decimal"/>
      <w:pStyle w:val="Lijstnummering4"/>
      <w:lvlText w:val="%1."/>
      <w:lvlJc w:val="left"/>
      <w:pPr>
        <w:tabs>
          <w:tab w:val="num" w:pos="1209"/>
        </w:tabs>
        <w:ind w:left="1209" w:hanging="360"/>
      </w:pPr>
    </w:lvl>
  </w:abstractNum>
  <w:abstractNum w:abstractNumId="2">
    <w:nsid w:val="FFFFFF7E"/>
    <w:multiLevelType w:val="singleLevel"/>
    <w:tmpl w:val="8A649A3C"/>
    <w:lvl w:ilvl="0">
      <w:start w:val="1"/>
      <w:numFmt w:val="decimal"/>
      <w:pStyle w:val="Lijstnummering3"/>
      <w:lvlText w:val="%1."/>
      <w:lvlJc w:val="left"/>
      <w:pPr>
        <w:tabs>
          <w:tab w:val="num" w:pos="926"/>
        </w:tabs>
        <w:ind w:left="926" w:hanging="360"/>
      </w:pPr>
    </w:lvl>
  </w:abstractNum>
  <w:abstractNum w:abstractNumId="3">
    <w:nsid w:val="FFFFFF7F"/>
    <w:multiLevelType w:val="singleLevel"/>
    <w:tmpl w:val="C988EE14"/>
    <w:lvl w:ilvl="0">
      <w:start w:val="1"/>
      <w:numFmt w:val="decimal"/>
      <w:pStyle w:val="Lijstnummering2"/>
      <w:lvlText w:val="%1."/>
      <w:lvlJc w:val="left"/>
      <w:pPr>
        <w:tabs>
          <w:tab w:val="num" w:pos="643"/>
        </w:tabs>
        <w:ind w:left="643" w:hanging="360"/>
      </w:pPr>
    </w:lvl>
  </w:abstractNum>
  <w:abstractNum w:abstractNumId="4">
    <w:nsid w:val="FFFFFF80"/>
    <w:multiLevelType w:val="singleLevel"/>
    <w:tmpl w:val="3F5283D0"/>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nsid w:val="FFFFFF81"/>
    <w:multiLevelType w:val="singleLevel"/>
    <w:tmpl w:val="EC1ECBB6"/>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nsid w:val="FFFFFF82"/>
    <w:multiLevelType w:val="singleLevel"/>
    <w:tmpl w:val="94565526"/>
    <w:lvl w:ilvl="0">
      <w:start w:val="1"/>
      <w:numFmt w:val="bullet"/>
      <w:pStyle w:val="Lijstopsomteken3"/>
      <w:lvlText w:val=""/>
      <w:lvlJc w:val="left"/>
      <w:pPr>
        <w:tabs>
          <w:tab w:val="num" w:pos="926"/>
        </w:tabs>
        <w:ind w:left="926" w:hanging="360"/>
      </w:pPr>
      <w:rPr>
        <w:rFonts w:ascii="Symbol" w:hAnsi="Symbol" w:hint="default"/>
      </w:rPr>
    </w:lvl>
  </w:abstractNum>
  <w:abstractNum w:abstractNumId="7">
    <w:nsid w:val="FFFFFFFB"/>
    <w:multiLevelType w:val="multilevel"/>
    <w:tmpl w:val="F008EAEE"/>
    <w:lvl w:ilvl="0">
      <w:start w:val="1"/>
      <w:numFmt w:val="decimal"/>
      <w:pStyle w:val="Kop1"/>
      <w:lvlText w:val="%1."/>
      <w:legacy w:legacy="1" w:legacySpace="144" w:legacyIndent="0"/>
      <w:lvlJc w:val="left"/>
    </w:lvl>
    <w:lvl w:ilvl="1">
      <w:start w:val="1"/>
      <w:numFmt w:val="decimal"/>
      <w:pStyle w:val="Kop2"/>
      <w:lvlText w:val="%1.%2"/>
      <w:legacy w:legacy="1" w:legacySpace="144" w:legacyIndent="0"/>
      <w:lvlJc w:val="left"/>
      <w:rPr>
        <w:lang w:val="en-GB"/>
      </w:rPr>
    </w:lvl>
    <w:lvl w:ilvl="2">
      <w:start w:val="1"/>
      <w:numFmt w:val="decimal"/>
      <w:pStyle w:val="Kop3"/>
      <w:lvlText w:val="%1.%2.%3"/>
      <w:legacy w:legacy="1" w:legacySpace="144" w:legacyIndent="0"/>
      <w:lvlJc w:val="left"/>
    </w:lvl>
    <w:lvl w:ilvl="3">
      <w:start w:val="1"/>
      <w:numFmt w:val="decimal"/>
      <w:pStyle w:val="Kop4"/>
      <w:lvlText w:val="%1.%2.%3.%4"/>
      <w:legacy w:legacy="1" w:legacySpace="144" w:legacyIndent="0"/>
      <w:lvlJc w:val="left"/>
    </w:lvl>
    <w:lvl w:ilvl="4">
      <w:start w:val="1"/>
      <w:numFmt w:val="decimal"/>
      <w:pStyle w:val="Kop5"/>
      <w:lvlText w:val="%1.%2.%3.%4.%5"/>
      <w:legacy w:legacy="1" w:legacySpace="144" w:legacyIndent="0"/>
      <w:lvlJc w:val="left"/>
    </w:lvl>
    <w:lvl w:ilvl="5">
      <w:start w:val="1"/>
      <w:numFmt w:val="decimal"/>
      <w:pStyle w:val="Kop6"/>
      <w:lvlText w:val="%1.%2.%3.%4.%5.%6"/>
      <w:legacy w:legacy="1" w:legacySpace="144" w:legacyIndent="0"/>
      <w:lvlJc w:val="left"/>
    </w:lvl>
    <w:lvl w:ilvl="6">
      <w:start w:val="1"/>
      <w:numFmt w:val="decimal"/>
      <w:pStyle w:val="Kop7"/>
      <w:lvlText w:val="%1.%2.%3.%4.%5.%6.%7"/>
      <w:legacy w:legacy="1" w:legacySpace="144" w:legacyIndent="0"/>
      <w:lvlJc w:val="left"/>
    </w:lvl>
    <w:lvl w:ilvl="7">
      <w:start w:val="1"/>
      <w:numFmt w:val="decimal"/>
      <w:pStyle w:val="Kop8"/>
      <w:lvlText w:val="%1.%2.%3.%4.%5.%6.%7.%8"/>
      <w:legacy w:legacy="1" w:legacySpace="144" w:legacyIndent="0"/>
      <w:lvlJc w:val="left"/>
    </w:lvl>
    <w:lvl w:ilvl="8">
      <w:start w:val="1"/>
      <w:numFmt w:val="decimal"/>
      <w:lvlText w:val="%1.%2.%3.%4.%5.%6.%7.%8.%9"/>
      <w:legacy w:legacy="1" w:legacySpace="144" w:legacyIndent="0"/>
      <w:lvlJc w:val="left"/>
    </w:lvl>
  </w:abstractNum>
  <w:abstractNum w:abstractNumId="8">
    <w:nsid w:val="17D6111C"/>
    <w:multiLevelType w:val="hybridMultilevel"/>
    <w:tmpl w:val="7A1AA466"/>
    <w:lvl w:ilvl="0" w:tplc="CE3A1732">
      <w:numFmt w:val="bullet"/>
      <w:lvlText w:val=""/>
      <w:lvlJc w:val="left"/>
      <w:pPr>
        <w:tabs>
          <w:tab w:val="num" w:pos="720"/>
        </w:tabs>
        <w:ind w:left="720" w:hanging="360"/>
      </w:pPr>
      <w:rPr>
        <w:rFonts w:ascii="Symbol" w:eastAsia="Times New Roman"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668E2F89"/>
    <w:multiLevelType w:val="hybridMultilevel"/>
    <w:tmpl w:val="CB809706"/>
    <w:lvl w:ilvl="0" w:tplc="4C7A77BE">
      <w:start w:val="1"/>
      <w:numFmt w:val="decimal"/>
      <w:pStyle w:val="Lijstnummering"/>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
    <w:nsid w:val="68C51AF7"/>
    <w:multiLevelType w:val="hybridMultilevel"/>
    <w:tmpl w:val="3212554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nsid w:val="6ABD237D"/>
    <w:multiLevelType w:val="hybridMultilevel"/>
    <w:tmpl w:val="4C8C0A9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6BBA0318"/>
    <w:multiLevelType w:val="hybridMultilevel"/>
    <w:tmpl w:val="80362C0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nsid w:val="704564A8"/>
    <w:multiLevelType w:val="hybridMultilevel"/>
    <w:tmpl w:val="692080E0"/>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79E06915"/>
    <w:multiLevelType w:val="hybridMultilevel"/>
    <w:tmpl w:val="EF4604EA"/>
    <w:lvl w:ilvl="0" w:tplc="D0BEB7F0">
      <w:start w:val="1"/>
      <w:numFmt w:val="decimal"/>
      <w:pStyle w:val="References"/>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11"/>
  </w:num>
  <w:num w:numId="3">
    <w:abstractNumId w:val="6"/>
  </w:num>
  <w:num w:numId="4">
    <w:abstractNumId w:val="5"/>
  </w:num>
  <w:num w:numId="5">
    <w:abstractNumId w:val="4"/>
  </w:num>
  <w:num w:numId="6">
    <w:abstractNumId w:val="3"/>
  </w:num>
  <w:num w:numId="7">
    <w:abstractNumId w:val="2"/>
  </w:num>
  <w:num w:numId="8">
    <w:abstractNumId w:val="1"/>
  </w:num>
  <w:num w:numId="9">
    <w:abstractNumId w:val="0"/>
  </w:num>
  <w:num w:numId="10">
    <w:abstractNumId w:val="9"/>
  </w:num>
  <w:num w:numId="11">
    <w:abstractNumId w:val="8"/>
  </w:num>
  <w:num w:numId="12">
    <w:abstractNumId w:val="7"/>
  </w:num>
  <w:num w:numId="13">
    <w:abstractNumId w:val="7"/>
  </w:num>
  <w:num w:numId="14">
    <w:abstractNumId w:val="7"/>
  </w:num>
  <w:num w:numId="15">
    <w:abstractNumId w:val="7"/>
  </w:num>
  <w:num w:numId="16">
    <w:abstractNumId w:val="7"/>
  </w:num>
  <w:num w:numId="17">
    <w:abstractNumId w:val="7"/>
  </w:num>
  <w:num w:numId="18">
    <w:abstractNumId w:val="7"/>
  </w:num>
  <w:num w:numId="19">
    <w:abstractNumId w:val="7"/>
  </w:num>
  <w:num w:numId="20">
    <w:abstractNumId w:val="7"/>
  </w:num>
  <w:num w:numId="21">
    <w:abstractNumId w:val="7"/>
  </w:num>
  <w:num w:numId="22">
    <w:abstractNumId w:val="10"/>
  </w:num>
  <w:num w:numId="23">
    <w:abstractNumId w:val="12"/>
  </w:num>
  <w:num w:numId="2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revisionView w:markup="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2BB6"/>
    <w:rsid w:val="0000395B"/>
    <w:rsid w:val="00010A3E"/>
    <w:rsid w:val="000201FF"/>
    <w:rsid w:val="000575A7"/>
    <w:rsid w:val="00071B04"/>
    <w:rsid w:val="000B649F"/>
    <w:rsid w:val="000C1589"/>
    <w:rsid w:val="000D6E8B"/>
    <w:rsid w:val="000F0866"/>
    <w:rsid w:val="000F200F"/>
    <w:rsid w:val="00107B78"/>
    <w:rsid w:val="00111C59"/>
    <w:rsid w:val="0011229A"/>
    <w:rsid w:val="00123E55"/>
    <w:rsid w:val="001428B0"/>
    <w:rsid w:val="00171D1D"/>
    <w:rsid w:val="0018547A"/>
    <w:rsid w:val="00186B33"/>
    <w:rsid w:val="0018762C"/>
    <w:rsid w:val="001C4294"/>
    <w:rsid w:val="001D2E17"/>
    <w:rsid w:val="001E3145"/>
    <w:rsid w:val="002013FF"/>
    <w:rsid w:val="002309BE"/>
    <w:rsid w:val="0024426C"/>
    <w:rsid w:val="0024716D"/>
    <w:rsid w:val="00273E00"/>
    <w:rsid w:val="002D37C8"/>
    <w:rsid w:val="002F15D5"/>
    <w:rsid w:val="002F29C0"/>
    <w:rsid w:val="002F3D2F"/>
    <w:rsid w:val="00302CBC"/>
    <w:rsid w:val="003042DD"/>
    <w:rsid w:val="00346998"/>
    <w:rsid w:val="00360D5F"/>
    <w:rsid w:val="00366667"/>
    <w:rsid w:val="0038749D"/>
    <w:rsid w:val="003B73BA"/>
    <w:rsid w:val="003C4240"/>
    <w:rsid w:val="003C5896"/>
    <w:rsid w:val="003E3668"/>
    <w:rsid w:val="00413932"/>
    <w:rsid w:val="004315C9"/>
    <w:rsid w:val="00466C28"/>
    <w:rsid w:val="00484CBC"/>
    <w:rsid w:val="004918AC"/>
    <w:rsid w:val="004A3B17"/>
    <w:rsid w:val="004C4D76"/>
    <w:rsid w:val="004D1600"/>
    <w:rsid w:val="005418F4"/>
    <w:rsid w:val="00541DFA"/>
    <w:rsid w:val="00545AE4"/>
    <w:rsid w:val="00554BE5"/>
    <w:rsid w:val="00556205"/>
    <w:rsid w:val="005B1ABD"/>
    <w:rsid w:val="005B48B4"/>
    <w:rsid w:val="005C0D5A"/>
    <w:rsid w:val="005C36AC"/>
    <w:rsid w:val="005C54C8"/>
    <w:rsid w:val="005D4D94"/>
    <w:rsid w:val="005D71F5"/>
    <w:rsid w:val="00613C9A"/>
    <w:rsid w:val="00617E4A"/>
    <w:rsid w:val="00643607"/>
    <w:rsid w:val="00650E78"/>
    <w:rsid w:val="006A23D7"/>
    <w:rsid w:val="006B20EF"/>
    <w:rsid w:val="006F22CC"/>
    <w:rsid w:val="006F732C"/>
    <w:rsid w:val="00702674"/>
    <w:rsid w:val="00711061"/>
    <w:rsid w:val="00715F11"/>
    <w:rsid w:val="0073580D"/>
    <w:rsid w:val="007407A7"/>
    <w:rsid w:val="00747131"/>
    <w:rsid w:val="0075118E"/>
    <w:rsid w:val="00755FE3"/>
    <w:rsid w:val="00756BF7"/>
    <w:rsid w:val="00766FEA"/>
    <w:rsid w:val="007675E6"/>
    <w:rsid w:val="00771F3B"/>
    <w:rsid w:val="007A42DC"/>
    <w:rsid w:val="007C0E21"/>
    <w:rsid w:val="00816524"/>
    <w:rsid w:val="00881F17"/>
    <w:rsid w:val="008B6555"/>
    <w:rsid w:val="008C382A"/>
    <w:rsid w:val="008F313E"/>
    <w:rsid w:val="009265EC"/>
    <w:rsid w:val="009337B5"/>
    <w:rsid w:val="009369D1"/>
    <w:rsid w:val="00951111"/>
    <w:rsid w:val="009523A9"/>
    <w:rsid w:val="00957D8A"/>
    <w:rsid w:val="009753C7"/>
    <w:rsid w:val="00986B9D"/>
    <w:rsid w:val="00990513"/>
    <w:rsid w:val="009942C4"/>
    <w:rsid w:val="009A5968"/>
    <w:rsid w:val="009A7A4A"/>
    <w:rsid w:val="009F4C81"/>
    <w:rsid w:val="00A20E6C"/>
    <w:rsid w:val="00A27AAF"/>
    <w:rsid w:val="00A33A15"/>
    <w:rsid w:val="00A37050"/>
    <w:rsid w:val="00A61563"/>
    <w:rsid w:val="00A72237"/>
    <w:rsid w:val="00A83481"/>
    <w:rsid w:val="00A83CEC"/>
    <w:rsid w:val="00AD161C"/>
    <w:rsid w:val="00AE1950"/>
    <w:rsid w:val="00B055BC"/>
    <w:rsid w:val="00B07556"/>
    <w:rsid w:val="00B42F38"/>
    <w:rsid w:val="00B552BE"/>
    <w:rsid w:val="00B72677"/>
    <w:rsid w:val="00BE67A5"/>
    <w:rsid w:val="00C247A2"/>
    <w:rsid w:val="00C249F3"/>
    <w:rsid w:val="00C35BC8"/>
    <w:rsid w:val="00C51C10"/>
    <w:rsid w:val="00C60304"/>
    <w:rsid w:val="00C675AD"/>
    <w:rsid w:val="00C71069"/>
    <w:rsid w:val="00C726CD"/>
    <w:rsid w:val="00C74284"/>
    <w:rsid w:val="00CD54E6"/>
    <w:rsid w:val="00CF3032"/>
    <w:rsid w:val="00CF7584"/>
    <w:rsid w:val="00D22BB6"/>
    <w:rsid w:val="00D243AE"/>
    <w:rsid w:val="00D32C4F"/>
    <w:rsid w:val="00D43944"/>
    <w:rsid w:val="00D5583E"/>
    <w:rsid w:val="00D60F7E"/>
    <w:rsid w:val="00D94F0F"/>
    <w:rsid w:val="00DA5601"/>
    <w:rsid w:val="00DA782B"/>
    <w:rsid w:val="00DB1DF1"/>
    <w:rsid w:val="00DD2874"/>
    <w:rsid w:val="00DE2352"/>
    <w:rsid w:val="00E05E07"/>
    <w:rsid w:val="00E06D3D"/>
    <w:rsid w:val="00E15F68"/>
    <w:rsid w:val="00E34611"/>
    <w:rsid w:val="00E34C2B"/>
    <w:rsid w:val="00E40982"/>
    <w:rsid w:val="00E55AA2"/>
    <w:rsid w:val="00E615AB"/>
    <w:rsid w:val="00EA3F4D"/>
    <w:rsid w:val="00ED38BE"/>
    <w:rsid w:val="00F159E2"/>
    <w:rsid w:val="00F30928"/>
    <w:rsid w:val="00F46449"/>
    <w:rsid w:val="00FF1DBC"/>
    <w:rsid w:val="00FF7E0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Strong" w:semiHidden="0" w:unhideWhenUsed="0" w:qFormat="1"/>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41DFA"/>
    <w:pPr>
      <w:overflowPunct w:val="0"/>
      <w:autoSpaceDE w:val="0"/>
      <w:autoSpaceDN w:val="0"/>
      <w:adjustRightInd w:val="0"/>
      <w:textAlignment w:val="baseline"/>
    </w:pPr>
    <w:rPr>
      <w:rFonts w:ascii="Arial" w:hAnsi="Arial"/>
      <w:sz w:val="22"/>
      <w:lang w:val="en-GB" w:eastAsia="en-US"/>
    </w:rPr>
  </w:style>
  <w:style w:type="paragraph" w:styleId="Kop1">
    <w:name w:val="heading 1"/>
    <w:aliases w:val="Hoofdstuk,Module"/>
    <w:basedOn w:val="Standaard"/>
    <w:next w:val="Kop2"/>
    <w:link w:val="Kop1Char"/>
    <w:qFormat/>
    <w:rsid w:val="00C249F3"/>
    <w:pPr>
      <w:keepNext/>
      <w:numPr>
        <w:numId w:val="21"/>
      </w:numPr>
      <w:spacing w:before="240" w:after="120" w:line="480" w:lineRule="atLeast"/>
      <w:outlineLvl w:val="0"/>
    </w:pPr>
    <w:rPr>
      <w:rFonts w:eastAsiaTheme="majorEastAsia" w:cstheme="majorBidi"/>
      <w:b/>
      <w:sz w:val="32"/>
    </w:rPr>
  </w:style>
  <w:style w:type="paragraph" w:styleId="Kop2">
    <w:name w:val="heading 2"/>
    <w:aliases w:val="2,Para level 2,h2,heading 2,Level 2,hd2,w2,sub-sect,Titre 2,l2,l 2,two,Memo 2,21,22,23,24,211,221,231,Sub,Module + Onder: (Enkel,Auto,0,75 pt Lijndikte),Hoofdstuk Char,Module + ...,Module + Onder: (Enkel1,Auto1,01,75 pt Lijndikte)1,Alinea"/>
    <w:basedOn w:val="Standaard"/>
    <w:next w:val="Standaard"/>
    <w:link w:val="Kop2Char"/>
    <w:qFormat/>
    <w:rsid w:val="00C249F3"/>
    <w:pPr>
      <w:keepNext/>
      <w:numPr>
        <w:ilvl w:val="1"/>
        <w:numId w:val="21"/>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C249F3"/>
    <w:pPr>
      <w:numPr>
        <w:ilvl w:val="2"/>
      </w:numPr>
      <w:outlineLvl w:val="2"/>
    </w:pPr>
    <w:rPr>
      <w:sz w:val="22"/>
    </w:rPr>
  </w:style>
  <w:style w:type="paragraph" w:styleId="Kop4">
    <w:name w:val="heading 4"/>
    <w:aliases w:val="Sectie"/>
    <w:basedOn w:val="Kop2"/>
    <w:next w:val="Standaard"/>
    <w:link w:val="Kop4Char"/>
    <w:qFormat/>
    <w:rsid w:val="00C249F3"/>
    <w:pPr>
      <w:numPr>
        <w:ilvl w:val="3"/>
      </w:numPr>
      <w:outlineLvl w:val="3"/>
    </w:pPr>
  </w:style>
  <w:style w:type="paragraph" w:styleId="Kop5">
    <w:name w:val="heading 5"/>
    <w:aliases w:val="Onderdeel"/>
    <w:basedOn w:val="Kop2"/>
    <w:next w:val="Standaard"/>
    <w:link w:val="Kop5Char"/>
    <w:qFormat/>
    <w:rsid w:val="00C249F3"/>
    <w:pPr>
      <w:numPr>
        <w:ilvl w:val="4"/>
      </w:numPr>
      <w:outlineLvl w:val="4"/>
    </w:pPr>
  </w:style>
  <w:style w:type="paragraph" w:styleId="Kop6">
    <w:name w:val="heading 6"/>
    <w:basedOn w:val="Kop2"/>
    <w:next w:val="Standaard"/>
    <w:link w:val="Kop6Char"/>
    <w:qFormat/>
    <w:rsid w:val="00C249F3"/>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C249F3"/>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C249F3"/>
    <w:pPr>
      <w:numPr>
        <w:ilvl w:val="7"/>
      </w:numPr>
      <w:outlineLvl w:val="7"/>
    </w:pPr>
  </w:style>
  <w:style w:type="paragraph" w:styleId="Kop9">
    <w:name w:val="heading 9"/>
    <w:basedOn w:val="Kop2"/>
    <w:next w:val="Standaard"/>
    <w:link w:val="Kop9Char"/>
    <w:qFormat/>
    <w:rsid w:val="00C249F3"/>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1,Module Char"/>
    <w:basedOn w:val="Standaardalinea-lettertype"/>
    <w:link w:val="Kop1"/>
    <w:rsid w:val="00C249F3"/>
    <w:rPr>
      <w:rFonts w:ascii="Arial" w:eastAsiaTheme="majorEastAsia" w:hAnsi="Arial" w:cstheme="majorBidi"/>
      <w:b/>
      <w:sz w:val="32"/>
      <w:lang w:val="en-GB" w:eastAsia="en-US"/>
    </w:rPr>
  </w:style>
  <w:style w:type="character" w:styleId="Subtieleverwijzing">
    <w:name w:val="Subtle Reference"/>
    <w:aliases w:val="masterkop"/>
    <w:basedOn w:val="Standaardalinea-lettertype"/>
    <w:uiPriority w:val="31"/>
    <w:rsid w:val="00D22BB6"/>
    <w:rPr>
      <w:rFonts w:asciiTheme="majorHAnsi" w:hAnsiTheme="majorHAnsi"/>
      <w:caps w:val="0"/>
      <w:smallCaps/>
      <w:color w:val="auto"/>
      <w:sz w:val="20"/>
      <w:u w:val="single"/>
      <w:vertAlign w:val="subscript"/>
    </w:rPr>
  </w:style>
  <w:style w:type="character" w:customStyle="1" w:styleId="Kop2Char">
    <w:name w:val="Kop 2 Char"/>
    <w:aliases w:val="2 Char1,Para level 2 Char1,h2 Char1,heading 2 Char1,Level 2 Char1,hd2 Char1,w2 Char1,sub-sect Char1,Titre 2 Char1,l2 Char1,l 2 Char1,two Char1,Memo 2 Char1,21 Char1,22 Char1,23 Char1,24 Char1,211 Char1,221 Char1,231 Char1,Sub Char1,Auto Char"/>
    <w:basedOn w:val="Standaardalinea-lettertype"/>
    <w:link w:val="Kop2"/>
    <w:rsid w:val="00C249F3"/>
    <w:rPr>
      <w:rFonts w:ascii="Arial" w:eastAsiaTheme="majorEastAsia" w:hAnsi="Arial" w:cstheme="majorBidi"/>
      <w:b/>
      <w:sz w:val="24"/>
      <w:lang w:val="en-GB" w:eastAsia="en-US"/>
    </w:rPr>
  </w:style>
  <w:style w:type="character" w:customStyle="1" w:styleId="Kop3Char">
    <w:name w:val="Kop 3 Char"/>
    <w:aliases w:val="Paragraaf Char1,paragraaf Char"/>
    <w:basedOn w:val="Standaardalinea-lettertype"/>
    <w:link w:val="Kop3"/>
    <w:rsid w:val="00C249F3"/>
    <w:rPr>
      <w:rFonts w:ascii="Arial" w:eastAsiaTheme="majorEastAsia" w:hAnsi="Arial" w:cstheme="majorBidi"/>
      <w:b/>
      <w:sz w:val="22"/>
      <w:lang w:val="en-GB" w:eastAsia="en-US"/>
    </w:rPr>
  </w:style>
  <w:style w:type="character" w:customStyle="1" w:styleId="Kop4Char">
    <w:name w:val="Kop 4 Char"/>
    <w:aliases w:val="Sectie Char1"/>
    <w:link w:val="Kop4"/>
    <w:rsid w:val="00C249F3"/>
    <w:rPr>
      <w:rFonts w:ascii="Arial" w:eastAsiaTheme="majorEastAsia" w:hAnsi="Arial" w:cstheme="majorBidi"/>
      <w:b/>
      <w:sz w:val="24"/>
      <w:lang w:val="en-GB" w:eastAsia="en-US"/>
    </w:rPr>
  </w:style>
  <w:style w:type="character" w:customStyle="1" w:styleId="Kop5Char">
    <w:name w:val="Kop 5 Char"/>
    <w:aliases w:val="Onderdeel Char"/>
    <w:basedOn w:val="Standaardalinea-lettertype"/>
    <w:link w:val="Kop5"/>
    <w:rsid w:val="00C249F3"/>
    <w:rPr>
      <w:rFonts w:ascii="Arial" w:eastAsiaTheme="majorEastAsia" w:hAnsi="Arial" w:cstheme="majorBidi"/>
      <w:b/>
      <w:sz w:val="24"/>
      <w:lang w:val="en-GB" w:eastAsia="en-US"/>
    </w:rPr>
  </w:style>
  <w:style w:type="character" w:customStyle="1" w:styleId="Kop6Char">
    <w:name w:val="Kop 6 Char"/>
    <w:basedOn w:val="Standaardalinea-lettertype"/>
    <w:link w:val="Kop6"/>
    <w:rsid w:val="00C249F3"/>
    <w:rPr>
      <w:rFonts w:ascii="Arial" w:eastAsiaTheme="majorEastAsia" w:hAnsi="Arial" w:cstheme="majorBidi"/>
      <w:b/>
      <w:sz w:val="24"/>
      <w:lang w:val="en-GB" w:eastAsia="en-US"/>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C249F3"/>
    <w:rPr>
      <w:rFonts w:ascii="Arial" w:eastAsiaTheme="majorEastAsia" w:hAnsi="Arial" w:cstheme="majorBidi"/>
      <w:b/>
      <w:sz w:val="24"/>
      <w:lang w:val="en-GB" w:eastAsia="en-US"/>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C249F3"/>
    <w:rPr>
      <w:rFonts w:ascii="Arial" w:eastAsiaTheme="majorEastAsia" w:hAnsi="Arial" w:cstheme="majorBidi"/>
      <w:b/>
      <w:sz w:val="24"/>
      <w:lang w:val="en-GB" w:eastAsia="en-US"/>
    </w:rPr>
  </w:style>
  <w:style w:type="character" w:customStyle="1" w:styleId="Kop9Char">
    <w:name w:val="Kop 9 Char"/>
    <w:basedOn w:val="Standaardalinea-lettertype"/>
    <w:link w:val="Kop9"/>
    <w:rsid w:val="00C249F3"/>
    <w:rPr>
      <w:rFonts w:ascii="Arial" w:eastAsiaTheme="majorEastAsia" w:hAnsi="Arial" w:cstheme="majorBidi"/>
      <w:b/>
      <w:sz w:val="24"/>
      <w:lang w:val="en-GB" w:eastAsia="en-US"/>
    </w:rPr>
  </w:style>
  <w:style w:type="paragraph" w:styleId="Lijstalinea">
    <w:name w:val="List Paragraph"/>
    <w:basedOn w:val="Standaard"/>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Standaardalinea-lettertype"/>
    <w:rsid w:val="00C247A2"/>
    <w:rPr>
      <w:rFonts w:ascii="Arial" w:hAnsi="Arial"/>
      <w:b/>
      <w:sz w:val="24"/>
      <w:lang w:val="en-GB" w:eastAsia="en-US"/>
    </w:rPr>
  </w:style>
  <w:style w:type="character" w:customStyle="1" w:styleId="Kop3Char1">
    <w:name w:val="Kop 3 Char1"/>
    <w:aliases w:val="Paragraaf Char"/>
    <w:basedOn w:val="Standaardalinea-lettertype"/>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Koptekst">
    <w:name w:val="header"/>
    <w:aliases w:val="Header style"/>
    <w:basedOn w:val="Standaard"/>
    <w:link w:val="KoptekstChar"/>
    <w:rsid w:val="00C247A2"/>
    <w:pPr>
      <w:tabs>
        <w:tab w:val="center" w:pos="4153"/>
        <w:tab w:val="right" w:pos="8306"/>
      </w:tabs>
    </w:pPr>
  </w:style>
  <w:style w:type="character" w:customStyle="1" w:styleId="KoptekstChar">
    <w:name w:val="Koptekst Char"/>
    <w:aliases w:val="Header style Char"/>
    <w:basedOn w:val="Standaardalinea-lettertype"/>
    <w:link w:val="Koptekst"/>
    <w:rsid w:val="00C247A2"/>
    <w:rPr>
      <w:rFonts w:ascii="Arial" w:eastAsia="Times New Roman" w:hAnsi="Arial" w:cs="Times New Roman"/>
      <w:szCs w:val="20"/>
      <w:lang w:val="en-GB" w:eastAsia="en-US"/>
    </w:rPr>
  </w:style>
  <w:style w:type="paragraph" w:styleId="Voettekst">
    <w:name w:val="footer"/>
    <w:basedOn w:val="Standaard"/>
    <w:link w:val="VoettekstChar"/>
    <w:rsid w:val="00C247A2"/>
    <w:pPr>
      <w:tabs>
        <w:tab w:val="center" w:pos="4153"/>
        <w:tab w:val="right" w:pos="8306"/>
      </w:tabs>
    </w:pPr>
  </w:style>
  <w:style w:type="character" w:customStyle="1" w:styleId="VoettekstChar">
    <w:name w:val="Voettekst Char"/>
    <w:basedOn w:val="Standaardalinea-lettertype"/>
    <w:link w:val="Voettekst"/>
    <w:rsid w:val="00C247A2"/>
    <w:rPr>
      <w:rFonts w:ascii="Arial" w:eastAsia="Times New Roman" w:hAnsi="Arial" w:cs="Times New Roman"/>
      <w:szCs w:val="20"/>
      <w:lang w:val="en-GB" w:eastAsia="en-US"/>
    </w:rPr>
  </w:style>
  <w:style w:type="paragraph" w:customStyle="1" w:styleId="Abbreviations">
    <w:name w:val="Abbreviations"/>
    <w:basedOn w:val="Standaard"/>
    <w:rsid w:val="00C247A2"/>
    <w:pPr>
      <w:ind w:left="1134" w:hanging="1134"/>
    </w:pPr>
  </w:style>
  <w:style w:type="paragraph" w:customStyle="1" w:styleId="Appendix">
    <w:name w:val="Appendix"/>
    <w:basedOn w:val="Kop1"/>
    <w:next w:val="Standaard"/>
    <w:rsid w:val="00C247A2"/>
    <w:pPr>
      <w:ind w:left="1701" w:hanging="1701"/>
      <w:outlineLvl w:val="9"/>
    </w:pPr>
    <w:rPr>
      <w:rFonts w:eastAsia="Times New Roman" w:cs="Times New Roman"/>
      <w:bCs/>
    </w:rPr>
  </w:style>
  <w:style w:type="paragraph" w:styleId="Bijschrift">
    <w:name w:val="caption"/>
    <w:basedOn w:val="Standaard"/>
    <w:next w:val="Standaard"/>
    <w:rsid w:val="00C247A2"/>
    <w:pPr>
      <w:spacing w:before="120" w:after="240"/>
    </w:pPr>
    <w:rPr>
      <w:b/>
    </w:rPr>
  </w:style>
  <w:style w:type="paragraph" w:customStyle="1" w:styleId="CaptionCentre">
    <w:name w:val="CaptionCentre"/>
    <w:basedOn w:val="Bijschrift"/>
    <w:next w:val="Standaard"/>
    <w:rsid w:val="00C247A2"/>
    <w:pPr>
      <w:jc w:val="center"/>
    </w:pPr>
  </w:style>
  <w:style w:type="paragraph" w:customStyle="1" w:styleId="CaptionLeft">
    <w:name w:val="CaptionLeft"/>
    <w:basedOn w:val="Bijschrift"/>
    <w:next w:val="Standaard"/>
    <w:rsid w:val="00C247A2"/>
  </w:style>
  <w:style w:type="paragraph" w:customStyle="1" w:styleId="CaptionRight">
    <w:name w:val="CaptionRight"/>
    <w:basedOn w:val="Bijschrift"/>
    <w:next w:val="Standaard"/>
    <w:rsid w:val="00C247A2"/>
    <w:pPr>
      <w:jc w:val="right"/>
    </w:pPr>
  </w:style>
  <w:style w:type="paragraph" w:styleId="Afsluiting">
    <w:name w:val="Closing"/>
    <w:basedOn w:val="Standaard"/>
    <w:link w:val="AfsluitingChar"/>
    <w:rsid w:val="00C247A2"/>
    <w:pPr>
      <w:ind w:left="4252"/>
    </w:pPr>
  </w:style>
  <w:style w:type="character" w:customStyle="1" w:styleId="AfsluitingChar">
    <w:name w:val="Afsluiting Char"/>
    <w:basedOn w:val="Standaardalinea-lettertype"/>
    <w:link w:val="Afsluiting"/>
    <w:rsid w:val="00C247A2"/>
    <w:rPr>
      <w:rFonts w:ascii="Arial" w:eastAsia="Times New Roman" w:hAnsi="Arial" w:cs="Times New Roman"/>
      <w:szCs w:val="20"/>
      <w:lang w:val="en-GB" w:eastAsia="en-US"/>
    </w:rPr>
  </w:style>
  <w:style w:type="character" w:styleId="Verwijzingopmerking">
    <w:name w:val="annotation reference"/>
    <w:semiHidden/>
    <w:rsid w:val="00C247A2"/>
    <w:rPr>
      <w:sz w:val="16"/>
    </w:rPr>
  </w:style>
  <w:style w:type="paragraph" w:styleId="Tekstopmerking">
    <w:name w:val="annotation text"/>
    <w:basedOn w:val="Standaard"/>
    <w:link w:val="TekstopmerkingChar"/>
    <w:semiHidden/>
    <w:rsid w:val="00C247A2"/>
  </w:style>
  <w:style w:type="character" w:customStyle="1" w:styleId="TekstopmerkingChar">
    <w:name w:val="Tekst opmerking Char"/>
    <w:basedOn w:val="Standaardalinea-lettertype"/>
    <w:link w:val="Tekstopmerking"/>
    <w:semiHidden/>
    <w:rsid w:val="00C247A2"/>
    <w:rPr>
      <w:rFonts w:ascii="Arial" w:eastAsia="Times New Roman" w:hAnsi="Arial" w:cs="Times New Roman"/>
      <w:szCs w:val="20"/>
      <w:lang w:val="en-GB" w:eastAsia="en-US"/>
    </w:rPr>
  </w:style>
  <w:style w:type="character" w:styleId="Voetnootmarkering">
    <w:name w:val="footnote reference"/>
    <w:semiHidden/>
    <w:rsid w:val="00C247A2"/>
    <w:rPr>
      <w:position w:val="6"/>
      <w:sz w:val="16"/>
    </w:rPr>
  </w:style>
  <w:style w:type="paragraph" w:styleId="Voetnoottekst">
    <w:name w:val="footnote text"/>
    <w:basedOn w:val="Standaard"/>
    <w:link w:val="VoetnoottekstChar"/>
    <w:semiHidden/>
    <w:rsid w:val="00C247A2"/>
  </w:style>
  <w:style w:type="character" w:customStyle="1" w:styleId="VoetnoottekstChar">
    <w:name w:val="Voetnoottekst Char"/>
    <w:basedOn w:val="Standaardalinea-lettertype"/>
    <w:link w:val="Voetnoottekst"/>
    <w:semiHidden/>
    <w:rsid w:val="00C247A2"/>
    <w:rPr>
      <w:rFonts w:ascii="Arial" w:eastAsia="Times New Roman" w:hAnsi="Arial" w:cs="Times New Roman"/>
      <w:szCs w:val="20"/>
      <w:lang w:val="en-GB" w:eastAsia="en-US"/>
    </w:rPr>
  </w:style>
  <w:style w:type="paragraph" w:customStyle="1" w:styleId="Heading1noNr">
    <w:name w:val="Heading 1 no Nr."/>
    <w:basedOn w:val="Kop1"/>
    <w:next w:val="Standaard"/>
    <w:rsid w:val="00C247A2"/>
    <w:pPr>
      <w:outlineLvl w:val="9"/>
    </w:pPr>
    <w:rPr>
      <w:rFonts w:eastAsia="Times New Roman" w:cs="Times New Roman"/>
      <w:bCs/>
    </w:rPr>
  </w:style>
  <w:style w:type="paragraph" w:customStyle="1" w:styleId="Heading2noNr">
    <w:name w:val="Heading 2 no Nr."/>
    <w:basedOn w:val="Kop2"/>
    <w:next w:val="Standaard"/>
    <w:rsid w:val="00C247A2"/>
    <w:pPr>
      <w:outlineLvl w:val="9"/>
    </w:pPr>
  </w:style>
  <w:style w:type="paragraph" w:customStyle="1" w:styleId="Heading3noNr">
    <w:name w:val="Heading 3 no Nr."/>
    <w:basedOn w:val="Kop3"/>
    <w:next w:val="Standaard"/>
    <w:rsid w:val="00C247A2"/>
    <w:pPr>
      <w:outlineLvl w:val="9"/>
    </w:pPr>
  </w:style>
  <w:style w:type="paragraph" w:customStyle="1" w:styleId="Heading4noNr">
    <w:name w:val="Heading 4 no Nr."/>
    <w:basedOn w:val="Kop4"/>
    <w:next w:val="Standaard"/>
    <w:rsid w:val="00C247A2"/>
    <w:pPr>
      <w:outlineLvl w:val="9"/>
    </w:pPr>
  </w:style>
  <w:style w:type="paragraph" w:customStyle="1" w:styleId="Heading5noNr">
    <w:name w:val="Heading 5 no Nr."/>
    <w:basedOn w:val="Kop5"/>
    <w:next w:val="Standaard"/>
    <w:link w:val="Heading5noNrChar"/>
    <w:rsid w:val="00C247A2"/>
    <w:pPr>
      <w:outlineLvl w:val="9"/>
    </w:pPr>
  </w:style>
  <w:style w:type="paragraph" w:customStyle="1" w:styleId="Heading6noNr">
    <w:name w:val="Heading 6 no Nr."/>
    <w:basedOn w:val="Kop6"/>
    <w:next w:val="Standaard"/>
    <w:rsid w:val="00C247A2"/>
    <w:pPr>
      <w:outlineLvl w:val="9"/>
    </w:pPr>
  </w:style>
  <w:style w:type="paragraph" w:customStyle="1" w:styleId="Heading7noNr">
    <w:name w:val="Heading 7 no Nr."/>
    <w:basedOn w:val="Kop7"/>
    <w:next w:val="Standaard"/>
    <w:rsid w:val="00C247A2"/>
    <w:pPr>
      <w:outlineLvl w:val="9"/>
    </w:pPr>
  </w:style>
  <w:style w:type="paragraph" w:customStyle="1" w:styleId="Heading8noNr">
    <w:name w:val="Heading 8 no Nr."/>
    <w:basedOn w:val="Kop8"/>
    <w:next w:val="Standaard"/>
    <w:rsid w:val="00C247A2"/>
    <w:pPr>
      <w:outlineLvl w:val="9"/>
    </w:pPr>
  </w:style>
  <w:style w:type="paragraph" w:customStyle="1" w:styleId="Heading9noNr">
    <w:name w:val="Heading 9 no Nr."/>
    <w:basedOn w:val="Kop9"/>
    <w:next w:val="Standaard"/>
    <w:rsid w:val="00C247A2"/>
    <w:pPr>
      <w:outlineLvl w:val="9"/>
    </w:pPr>
  </w:style>
  <w:style w:type="paragraph" w:customStyle="1" w:styleId="Text">
    <w:name w:val="Text"/>
    <w:basedOn w:val="Standaard"/>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Standaard"/>
    <w:next w:val="Standaard"/>
    <w:uiPriority w:val="99"/>
    <w:semiHidden/>
    <w:rsid w:val="00C247A2"/>
  </w:style>
  <w:style w:type="paragraph" w:styleId="Index2">
    <w:name w:val="index 2"/>
    <w:basedOn w:val="Standaard"/>
    <w:next w:val="Standaard"/>
    <w:semiHidden/>
    <w:rsid w:val="00C247A2"/>
    <w:pPr>
      <w:ind w:left="283"/>
    </w:pPr>
  </w:style>
  <w:style w:type="paragraph" w:styleId="Index3">
    <w:name w:val="index 3"/>
    <w:basedOn w:val="Standaard"/>
    <w:next w:val="Standaard"/>
    <w:semiHidden/>
    <w:rsid w:val="00C247A2"/>
    <w:pPr>
      <w:ind w:left="566"/>
    </w:pPr>
  </w:style>
  <w:style w:type="paragraph" w:styleId="Index4">
    <w:name w:val="index 4"/>
    <w:basedOn w:val="Standaard"/>
    <w:next w:val="Standaard"/>
    <w:semiHidden/>
    <w:rsid w:val="00C247A2"/>
    <w:pPr>
      <w:ind w:left="849"/>
    </w:pPr>
  </w:style>
  <w:style w:type="paragraph" w:styleId="Index5">
    <w:name w:val="index 5"/>
    <w:basedOn w:val="Standaard"/>
    <w:next w:val="Standaard"/>
    <w:semiHidden/>
    <w:rsid w:val="00C247A2"/>
    <w:pPr>
      <w:ind w:left="1132"/>
    </w:pPr>
  </w:style>
  <w:style w:type="paragraph" w:styleId="Index6">
    <w:name w:val="index 6"/>
    <w:basedOn w:val="Standaard"/>
    <w:next w:val="Standaard"/>
    <w:semiHidden/>
    <w:rsid w:val="00C247A2"/>
    <w:pPr>
      <w:ind w:left="1415"/>
    </w:pPr>
  </w:style>
  <w:style w:type="paragraph" w:styleId="Index7">
    <w:name w:val="index 7"/>
    <w:basedOn w:val="Standaard"/>
    <w:next w:val="Standaard"/>
    <w:semiHidden/>
    <w:rsid w:val="00C247A2"/>
    <w:pPr>
      <w:ind w:left="1698"/>
    </w:pPr>
  </w:style>
  <w:style w:type="paragraph" w:styleId="Indexkop">
    <w:name w:val="index heading"/>
    <w:basedOn w:val="Standaard"/>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Regelnummer">
    <w:name w:val="line number"/>
    <w:basedOn w:val="Standaardalinea-lettertype"/>
    <w:rsid w:val="00C247A2"/>
  </w:style>
  <w:style w:type="paragraph" w:styleId="Macrotekst">
    <w:name w:val="macro"/>
    <w:link w:val="Macroteks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kstChar">
    <w:name w:val="Macrotekst Char"/>
    <w:basedOn w:val="Standaardalinea-lettertype"/>
    <w:link w:val="Macrotekst"/>
    <w:semiHidden/>
    <w:rsid w:val="00C247A2"/>
    <w:rPr>
      <w:rFonts w:ascii="Arial" w:eastAsia="Times New Roman" w:hAnsi="Arial" w:cs="Times New Roman"/>
      <w:b/>
      <w:szCs w:val="20"/>
      <w:lang w:val="en-GB" w:eastAsia="en-US"/>
    </w:rPr>
  </w:style>
  <w:style w:type="paragraph" w:styleId="Standaardinspringing">
    <w:name w:val="Normal Indent"/>
    <w:basedOn w:val="Standaard"/>
    <w:rsid w:val="00C247A2"/>
    <w:pPr>
      <w:ind w:left="284"/>
    </w:pPr>
  </w:style>
  <w:style w:type="character" w:styleId="Paginanummer">
    <w:name w:val="page number"/>
    <w:basedOn w:val="Standaardalinea-lettertype"/>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Ondertitel">
    <w:name w:val="Subtitle"/>
    <w:basedOn w:val="Standaard"/>
    <w:link w:val="OndertitelChar"/>
    <w:rsid w:val="00C247A2"/>
    <w:pPr>
      <w:spacing w:after="60"/>
      <w:jc w:val="center"/>
    </w:pPr>
    <w:rPr>
      <w:i/>
      <w:sz w:val="24"/>
    </w:rPr>
  </w:style>
  <w:style w:type="character" w:customStyle="1" w:styleId="OndertitelChar">
    <w:name w:val="Ondertitel Char"/>
    <w:basedOn w:val="Standaardalinea-lettertype"/>
    <w:link w:val="Ondertitel"/>
    <w:rsid w:val="00C247A2"/>
    <w:rPr>
      <w:rFonts w:ascii="Arial" w:eastAsia="Times New Roman" w:hAnsi="Arial" w:cs="Times New Roman"/>
      <w:i/>
      <w:sz w:val="24"/>
      <w:szCs w:val="20"/>
      <w:lang w:val="en-GB" w:eastAsia="en-US"/>
    </w:rPr>
  </w:style>
  <w:style w:type="paragraph" w:customStyle="1" w:styleId="zAdmText">
    <w:name w:val="z_AdmText"/>
    <w:basedOn w:val="Standaard"/>
    <w:rsid w:val="00C247A2"/>
    <w:rPr>
      <w:noProof/>
    </w:rPr>
  </w:style>
  <w:style w:type="paragraph" w:styleId="Lijstmetafbeeldingen">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Inhopg1">
    <w:name w:val="toc 1"/>
    <w:basedOn w:val="zAdmText"/>
    <w:uiPriority w:val="39"/>
    <w:rsid w:val="00C247A2"/>
    <w:pPr>
      <w:tabs>
        <w:tab w:val="right" w:leader="dot" w:pos="9355"/>
      </w:tabs>
      <w:spacing w:before="240"/>
      <w:ind w:left="567" w:right="566" w:hanging="567"/>
    </w:pPr>
    <w:rPr>
      <w:b/>
    </w:rPr>
  </w:style>
  <w:style w:type="paragraph" w:styleId="Inhopg2">
    <w:name w:val="toc 2"/>
    <w:basedOn w:val="Inhopg1"/>
    <w:uiPriority w:val="39"/>
    <w:rsid w:val="00C247A2"/>
    <w:pPr>
      <w:spacing w:before="0"/>
      <w:ind w:left="1134"/>
    </w:pPr>
    <w:rPr>
      <w:b w:val="0"/>
      <w:sz w:val="20"/>
    </w:rPr>
  </w:style>
  <w:style w:type="paragraph" w:styleId="Inhopg3">
    <w:name w:val="toc 3"/>
    <w:basedOn w:val="Inhopg2"/>
    <w:uiPriority w:val="39"/>
    <w:rsid w:val="00C247A2"/>
    <w:pPr>
      <w:tabs>
        <w:tab w:val="right" w:pos="10080"/>
      </w:tabs>
      <w:ind w:left="1440" w:right="562" w:hanging="720"/>
    </w:pPr>
  </w:style>
  <w:style w:type="paragraph" w:styleId="Inhopg4">
    <w:name w:val="toc 4"/>
    <w:basedOn w:val="Inhopg2"/>
    <w:uiPriority w:val="39"/>
    <w:rsid w:val="00C247A2"/>
    <w:pPr>
      <w:ind w:left="1728" w:right="562" w:hanging="864"/>
    </w:pPr>
  </w:style>
  <w:style w:type="paragraph" w:styleId="Inhopg5">
    <w:name w:val="toc 5"/>
    <w:basedOn w:val="Inhopg2"/>
    <w:uiPriority w:val="39"/>
    <w:rsid w:val="00C247A2"/>
    <w:pPr>
      <w:ind w:left="1701"/>
    </w:pPr>
  </w:style>
  <w:style w:type="paragraph" w:styleId="Inhopg6">
    <w:name w:val="toc 6"/>
    <w:basedOn w:val="Inhopg2"/>
    <w:uiPriority w:val="39"/>
    <w:rsid w:val="00C247A2"/>
    <w:pPr>
      <w:ind w:left="1701"/>
    </w:pPr>
  </w:style>
  <w:style w:type="paragraph" w:styleId="Inhopg7">
    <w:name w:val="toc 7"/>
    <w:basedOn w:val="Inhopg2"/>
    <w:uiPriority w:val="39"/>
    <w:rsid w:val="00C247A2"/>
    <w:pPr>
      <w:ind w:left="1701"/>
    </w:pPr>
  </w:style>
  <w:style w:type="paragraph" w:styleId="Inhopg8">
    <w:name w:val="toc 8"/>
    <w:basedOn w:val="Inhopg2"/>
    <w:uiPriority w:val="39"/>
    <w:rsid w:val="00C247A2"/>
    <w:pPr>
      <w:ind w:left="2268"/>
    </w:pPr>
  </w:style>
  <w:style w:type="paragraph" w:styleId="Inhopg9">
    <w:name w:val="toc 9"/>
    <w:basedOn w:val="Inhopg2"/>
    <w:next w:val="Standaard"/>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Kop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Standaard"/>
    <w:next w:val="Standaard"/>
    <w:rsid w:val="00C247A2"/>
    <w:pPr>
      <w:spacing w:before="240" w:line="240" w:lineRule="atLeast"/>
    </w:pPr>
    <w:rPr>
      <w:b/>
      <w:noProof/>
      <w:sz w:val="18"/>
    </w:rPr>
  </w:style>
  <w:style w:type="paragraph" w:customStyle="1" w:styleId="zAdmDate">
    <w:name w:val="z_AdmDate"/>
    <w:basedOn w:val="Standaard"/>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Standaard"/>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Standaard"/>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Standaard"/>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Standaard"/>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jstopsomteken">
    <w:name w:val="List Bullet"/>
    <w:basedOn w:val="Standaard"/>
    <w:autoRedefine/>
    <w:rsid w:val="00C247A2"/>
    <w:rPr>
      <w:rFonts w:cs="Arial"/>
      <w:b/>
      <w:bCs/>
      <w:sz w:val="19"/>
      <w:szCs w:val="19"/>
    </w:rPr>
  </w:style>
  <w:style w:type="paragraph" w:styleId="Lijstopsomteken2">
    <w:name w:val="List Bullet 2"/>
    <w:basedOn w:val="Standaard"/>
    <w:autoRedefine/>
    <w:rsid w:val="00C247A2"/>
    <w:pPr>
      <w:ind w:left="283"/>
      <w:jc w:val="both"/>
    </w:pPr>
    <w:rPr>
      <w:rFonts w:cs="Arial"/>
      <w:color w:val="333333"/>
      <w:szCs w:val="14"/>
    </w:rPr>
  </w:style>
  <w:style w:type="paragraph" w:styleId="Lijstopsomteken4">
    <w:name w:val="List Bullet 4"/>
    <w:basedOn w:val="Standaard"/>
    <w:autoRedefine/>
    <w:rsid w:val="00C247A2"/>
    <w:pPr>
      <w:numPr>
        <w:numId w:val="4"/>
      </w:numPr>
    </w:pPr>
  </w:style>
  <w:style w:type="paragraph" w:styleId="Bloktekst">
    <w:name w:val="Block Text"/>
    <w:basedOn w:val="Standaard"/>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Standaard"/>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GevolgdeHyperlink">
    <w:name w:val="FollowedHyperlink"/>
    <w:rsid w:val="00C247A2"/>
    <w:rPr>
      <w:color w:val="800080"/>
      <w:u w:val="single"/>
    </w:rPr>
  </w:style>
  <w:style w:type="paragraph" w:styleId="Lijst2">
    <w:name w:val="List 2"/>
    <w:basedOn w:val="Standaard"/>
    <w:rsid w:val="00C247A2"/>
    <w:pPr>
      <w:ind w:left="566" w:hanging="283"/>
    </w:pPr>
  </w:style>
  <w:style w:type="paragraph" w:styleId="Plattetekst">
    <w:name w:val="Body Text"/>
    <w:basedOn w:val="Standaard"/>
    <w:link w:val="PlattetekstChar"/>
    <w:rsid w:val="00C247A2"/>
    <w:pPr>
      <w:spacing w:after="120"/>
    </w:pPr>
  </w:style>
  <w:style w:type="character" w:customStyle="1" w:styleId="PlattetekstChar">
    <w:name w:val="Platte tekst Char"/>
    <w:basedOn w:val="Standaardalinea-lettertype"/>
    <w:link w:val="Plattetekst"/>
    <w:rsid w:val="00C247A2"/>
    <w:rPr>
      <w:rFonts w:ascii="Arial" w:eastAsia="Times New Roman" w:hAnsi="Arial" w:cs="Times New Roman"/>
      <w:szCs w:val="20"/>
      <w:lang w:val="en-GB" w:eastAsia="en-US"/>
    </w:rPr>
  </w:style>
  <w:style w:type="paragraph" w:styleId="Plattetekstinspringen">
    <w:name w:val="Body Text Indent"/>
    <w:basedOn w:val="Standaard"/>
    <w:link w:val="PlattetekstinspringenChar"/>
    <w:rsid w:val="00C247A2"/>
    <w:pPr>
      <w:spacing w:after="120"/>
      <w:ind w:left="283"/>
    </w:pPr>
  </w:style>
  <w:style w:type="character" w:customStyle="1" w:styleId="PlattetekstinspringenChar">
    <w:name w:val="Platte tekst inspringen Char"/>
    <w:basedOn w:val="Standaardalinea-lettertype"/>
    <w:link w:val="Plattetekstinspringen"/>
    <w:rsid w:val="00C247A2"/>
    <w:rPr>
      <w:rFonts w:ascii="Arial" w:eastAsia="Times New Roman" w:hAnsi="Arial" w:cs="Times New Roman"/>
      <w:szCs w:val="20"/>
      <w:lang w:val="en-GB" w:eastAsia="en-US"/>
    </w:rPr>
  </w:style>
  <w:style w:type="paragraph" w:styleId="Tekstzonderopmaak">
    <w:name w:val="Plain Text"/>
    <w:basedOn w:val="Standaard"/>
    <w:link w:val="TekstzonderopmaakChar"/>
    <w:rsid w:val="00C247A2"/>
    <w:rPr>
      <w:rFonts w:ascii="Courier New" w:hAnsi="Courier New" w:cs="Courier New"/>
      <w:sz w:val="20"/>
    </w:rPr>
  </w:style>
  <w:style w:type="character" w:customStyle="1" w:styleId="TekstzonderopmaakChar">
    <w:name w:val="Tekst zonder opmaak Char"/>
    <w:basedOn w:val="Standaardalinea-lettertype"/>
    <w:link w:val="Tekstzonderopmaak"/>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Plattetekstinspringen2">
    <w:name w:val="Body Text Indent 2"/>
    <w:basedOn w:val="Standaard"/>
    <w:link w:val="Plattetekstinspringen2Char"/>
    <w:rsid w:val="00C247A2"/>
    <w:pPr>
      <w:spacing w:after="120" w:line="480" w:lineRule="auto"/>
      <w:ind w:left="283"/>
    </w:pPr>
  </w:style>
  <w:style w:type="character" w:customStyle="1" w:styleId="Plattetekstinspringen2Char">
    <w:name w:val="Platte tekst inspringen 2 Char"/>
    <w:basedOn w:val="Standaardalinea-lettertype"/>
    <w:link w:val="Plattetekstinspringen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Plattetekst2">
    <w:name w:val="Body Text 2"/>
    <w:basedOn w:val="Standaard"/>
    <w:link w:val="Plattetekst2Char"/>
    <w:rsid w:val="00C247A2"/>
    <w:pPr>
      <w:spacing w:after="120" w:line="480" w:lineRule="auto"/>
    </w:pPr>
  </w:style>
  <w:style w:type="character" w:customStyle="1" w:styleId="Plattetekst2Char">
    <w:name w:val="Platte tekst 2 Char"/>
    <w:basedOn w:val="Standaardalinea-lettertype"/>
    <w:link w:val="Plattetekst2"/>
    <w:rsid w:val="00C247A2"/>
    <w:rPr>
      <w:rFonts w:ascii="Arial" w:eastAsia="Times New Roman" w:hAnsi="Arial" w:cs="Times New Roman"/>
      <w:szCs w:val="20"/>
      <w:lang w:val="en-GB" w:eastAsia="en-US"/>
    </w:rPr>
  </w:style>
  <w:style w:type="character" w:styleId="Nadruk">
    <w:name w:val="Emphasis"/>
    <w:rsid w:val="00C247A2"/>
    <w:rPr>
      <w:i/>
      <w:iCs/>
    </w:rPr>
  </w:style>
  <w:style w:type="paragraph" w:styleId="Plattetekst3">
    <w:name w:val="Body Text 3"/>
    <w:basedOn w:val="Standaard"/>
    <w:link w:val="Plattetekst3Char"/>
    <w:rsid w:val="00C247A2"/>
    <w:pPr>
      <w:spacing w:after="120"/>
    </w:pPr>
    <w:rPr>
      <w:sz w:val="16"/>
      <w:szCs w:val="16"/>
    </w:rPr>
  </w:style>
  <w:style w:type="character" w:customStyle="1" w:styleId="Plattetekst3Char">
    <w:name w:val="Platte tekst 3 Char"/>
    <w:basedOn w:val="Standaardalinea-lettertype"/>
    <w:link w:val="Plattetekst3"/>
    <w:rsid w:val="00C247A2"/>
    <w:rPr>
      <w:rFonts w:ascii="Arial" w:eastAsia="Times New Roman" w:hAnsi="Arial" w:cs="Times New Roman"/>
      <w:sz w:val="16"/>
      <w:szCs w:val="16"/>
      <w:lang w:val="en-GB" w:eastAsia="en-US"/>
    </w:rPr>
  </w:style>
  <w:style w:type="paragraph" w:styleId="Platteteksteersteinspringing">
    <w:name w:val="Body Text First Indent"/>
    <w:basedOn w:val="Plattetekst"/>
    <w:link w:val="PlatteteksteersteinspringingChar"/>
    <w:rsid w:val="00C247A2"/>
    <w:pPr>
      <w:ind w:firstLine="210"/>
    </w:pPr>
  </w:style>
  <w:style w:type="character" w:customStyle="1" w:styleId="PlatteteksteersteinspringingChar">
    <w:name w:val="Platte tekst eerste inspringing Char"/>
    <w:basedOn w:val="PlattetekstChar"/>
    <w:link w:val="Platteteksteersteinspringing"/>
    <w:rsid w:val="00C247A2"/>
    <w:rPr>
      <w:rFonts w:ascii="Arial" w:eastAsia="Times New Roman" w:hAnsi="Arial" w:cs="Times New Roman"/>
      <w:szCs w:val="20"/>
      <w:lang w:val="en-GB" w:eastAsia="en-US"/>
    </w:rPr>
  </w:style>
  <w:style w:type="paragraph" w:styleId="Platteteksteersteinspringing2">
    <w:name w:val="Body Text First Indent 2"/>
    <w:basedOn w:val="Plattetekstinspringen"/>
    <w:link w:val="Platteteksteersteinspringing2Char"/>
    <w:rsid w:val="00C247A2"/>
    <w:pPr>
      <w:ind w:firstLine="210"/>
    </w:pPr>
  </w:style>
  <w:style w:type="character" w:customStyle="1" w:styleId="Platteteksteersteinspringing2Char">
    <w:name w:val="Platte tekst eerste inspringing 2 Char"/>
    <w:basedOn w:val="PlattetekstinspringenChar"/>
    <w:link w:val="Platteteksteersteinspringing2"/>
    <w:rsid w:val="00C247A2"/>
    <w:rPr>
      <w:rFonts w:ascii="Arial" w:eastAsia="Times New Roman" w:hAnsi="Arial" w:cs="Times New Roman"/>
      <w:szCs w:val="20"/>
      <w:lang w:val="en-GB" w:eastAsia="en-US"/>
    </w:rPr>
  </w:style>
  <w:style w:type="paragraph" w:styleId="Plattetekstinspringen3">
    <w:name w:val="Body Text Indent 3"/>
    <w:basedOn w:val="Standaard"/>
    <w:link w:val="Plattetekstinspringen3Char"/>
    <w:rsid w:val="00C247A2"/>
    <w:pPr>
      <w:spacing w:after="120"/>
      <w:ind w:left="283"/>
    </w:pPr>
    <w:rPr>
      <w:sz w:val="16"/>
      <w:szCs w:val="16"/>
    </w:rPr>
  </w:style>
  <w:style w:type="character" w:customStyle="1" w:styleId="Plattetekstinspringen3Char">
    <w:name w:val="Platte tekst inspringen 3 Char"/>
    <w:basedOn w:val="Standaardalinea-lettertype"/>
    <w:link w:val="Plattetekstinspringen3"/>
    <w:rsid w:val="00C247A2"/>
    <w:rPr>
      <w:rFonts w:ascii="Arial" w:eastAsia="Times New Roman" w:hAnsi="Arial" w:cs="Times New Roman"/>
      <w:sz w:val="16"/>
      <w:szCs w:val="16"/>
      <w:lang w:val="en-GB" w:eastAsia="en-US"/>
    </w:rPr>
  </w:style>
  <w:style w:type="paragraph" w:customStyle="1" w:styleId="CaptionTable">
    <w:name w:val="Caption Table"/>
    <w:basedOn w:val="Bijschrift"/>
    <w:rsid w:val="00C247A2"/>
    <w:pPr>
      <w:overflowPunct/>
      <w:autoSpaceDE/>
      <w:autoSpaceDN/>
      <w:adjustRightInd/>
      <w:jc w:val="center"/>
      <w:textAlignment w:val="auto"/>
    </w:pPr>
  </w:style>
  <w:style w:type="paragraph" w:styleId="Datum">
    <w:name w:val="Date"/>
    <w:basedOn w:val="Standaard"/>
    <w:next w:val="Standaard"/>
    <w:link w:val="DatumChar"/>
    <w:rsid w:val="00C247A2"/>
  </w:style>
  <w:style w:type="character" w:customStyle="1" w:styleId="DatumChar">
    <w:name w:val="Datum Char"/>
    <w:basedOn w:val="Standaardalinea-lettertype"/>
    <w:link w:val="Datum"/>
    <w:rsid w:val="00C247A2"/>
    <w:rPr>
      <w:rFonts w:ascii="Arial" w:eastAsia="Times New Roman" w:hAnsi="Arial" w:cs="Times New Roman"/>
      <w:szCs w:val="20"/>
      <w:lang w:val="en-GB" w:eastAsia="en-US"/>
    </w:rPr>
  </w:style>
  <w:style w:type="paragraph" w:styleId="Documentstructuur">
    <w:name w:val="Document Map"/>
    <w:basedOn w:val="Standaard"/>
    <w:link w:val="DocumentstructuurChar"/>
    <w:semiHidden/>
    <w:rsid w:val="00C247A2"/>
    <w:pPr>
      <w:shd w:val="clear" w:color="auto" w:fill="000080"/>
    </w:pPr>
    <w:rPr>
      <w:rFonts w:ascii="Tahoma" w:hAnsi="Tahoma" w:cs="Tahoma"/>
    </w:rPr>
  </w:style>
  <w:style w:type="character" w:customStyle="1" w:styleId="DocumentstructuurChar">
    <w:name w:val="Documentstructuur Char"/>
    <w:basedOn w:val="Standaardalinea-lettertype"/>
    <w:link w:val="Documentstructuur"/>
    <w:semiHidden/>
    <w:rsid w:val="00C247A2"/>
    <w:rPr>
      <w:rFonts w:ascii="Tahoma" w:eastAsia="Times New Roman" w:hAnsi="Tahoma" w:cs="Tahoma"/>
      <w:szCs w:val="20"/>
      <w:shd w:val="clear" w:color="auto" w:fill="000080"/>
      <w:lang w:val="en-GB" w:eastAsia="en-US"/>
    </w:rPr>
  </w:style>
  <w:style w:type="paragraph" w:styleId="E-mailhandtekening">
    <w:name w:val="E-mail Signature"/>
    <w:basedOn w:val="Standaard"/>
    <w:link w:val="E-mailhandtekeningChar"/>
    <w:rsid w:val="00C247A2"/>
  </w:style>
  <w:style w:type="character" w:customStyle="1" w:styleId="E-mailhandtekeningChar">
    <w:name w:val="E-mailhandtekening Char"/>
    <w:basedOn w:val="Standaardalinea-lettertype"/>
    <w:link w:val="E-mailhandtekening"/>
    <w:rsid w:val="00C247A2"/>
    <w:rPr>
      <w:rFonts w:ascii="Arial" w:eastAsia="Times New Roman" w:hAnsi="Arial" w:cs="Times New Roman"/>
      <w:szCs w:val="20"/>
      <w:lang w:val="en-GB" w:eastAsia="en-US"/>
    </w:rPr>
  </w:style>
  <w:style w:type="paragraph" w:styleId="Eindnoottekst">
    <w:name w:val="endnote text"/>
    <w:basedOn w:val="Standaard"/>
    <w:link w:val="EindnoottekstChar"/>
    <w:semiHidden/>
    <w:rsid w:val="00C247A2"/>
    <w:rPr>
      <w:sz w:val="20"/>
    </w:rPr>
  </w:style>
  <w:style w:type="character" w:customStyle="1" w:styleId="EindnoottekstChar">
    <w:name w:val="Eindnoottekst Char"/>
    <w:basedOn w:val="Standaardalinea-lettertype"/>
    <w:link w:val="Eindnoottekst"/>
    <w:semiHidden/>
    <w:rsid w:val="00C247A2"/>
    <w:rPr>
      <w:rFonts w:ascii="Arial" w:eastAsia="Times New Roman" w:hAnsi="Arial" w:cs="Times New Roman"/>
      <w:sz w:val="20"/>
      <w:szCs w:val="20"/>
      <w:lang w:val="en-GB" w:eastAsia="en-US"/>
    </w:rPr>
  </w:style>
  <w:style w:type="paragraph" w:styleId="Adresenvelop">
    <w:name w:val="envelope address"/>
    <w:basedOn w:val="Standaard"/>
    <w:rsid w:val="00C247A2"/>
    <w:pPr>
      <w:framePr w:w="7920" w:h="1980" w:hRule="exact" w:hSpace="180" w:wrap="auto" w:hAnchor="page" w:xAlign="center" w:yAlign="bottom"/>
      <w:ind w:left="2880"/>
    </w:pPr>
    <w:rPr>
      <w:rFonts w:cs="Arial"/>
      <w:sz w:val="24"/>
      <w:szCs w:val="24"/>
    </w:rPr>
  </w:style>
  <w:style w:type="paragraph" w:styleId="Afzender">
    <w:name w:val="envelope return"/>
    <w:basedOn w:val="Standaard"/>
    <w:rsid w:val="00C247A2"/>
    <w:rPr>
      <w:rFonts w:cs="Arial"/>
      <w:sz w:val="20"/>
    </w:rPr>
  </w:style>
  <w:style w:type="character" w:customStyle="1" w:styleId="geo-decgeo">
    <w:name w:val="geo-dec geo"/>
    <w:basedOn w:val="Standaardalinea-lettertype"/>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res">
    <w:name w:val="HTML Address"/>
    <w:basedOn w:val="Standaard"/>
    <w:link w:val="HTML-adresChar"/>
    <w:rsid w:val="00C247A2"/>
    <w:rPr>
      <w:i/>
      <w:iCs/>
    </w:rPr>
  </w:style>
  <w:style w:type="character" w:customStyle="1" w:styleId="HTML-adresChar">
    <w:name w:val="HTML-adres Char"/>
    <w:basedOn w:val="Standaardalinea-lettertype"/>
    <w:link w:val="HTML-adres"/>
    <w:rsid w:val="00C247A2"/>
    <w:rPr>
      <w:rFonts w:ascii="Arial" w:eastAsia="Times New Roman" w:hAnsi="Arial" w:cs="Times New Roman"/>
      <w:i/>
      <w:iCs/>
      <w:szCs w:val="20"/>
      <w:lang w:val="en-GB" w:eastAsia="en-US"/>
    </w:rPr>
  </w:style>
  <w:style w:type="paragraph" w:styleId="HTML-voorafopgemaakt">
    <w:name w:val="HTML Preformatted"/>
    <w:basedOn w:val="Standaard"/>
    <w:link w:val="HTML-voorafopgemaaktChar"/>
    <w:rsid w:val="00C247A2"/>
    <w:rPr>
      <w:rFonts w:ascii="Courier New" w:hAnsi="Courier New" w:cs="Courier New"/>
      <w:sz w:val="20"/>
    </w:rPr>
  </w:style>
  <w:style w:type="character" w:customStyle="1" w:styleId="HTML-voorafopgemaaktChar">
    <w:name w:val="HTML - vooraf opgemaakt Char"/>
    <w:basedOn w:val="Standaardalinea-lettertype"/>
    <w:link w:val="HTML-voorafopgemaakt"/>
    <w:rsid w:val="00C247A2"/>
    <w:rPr>
      <w:rFonts w:ascii="Courier New" w:eastAsia="Times New Roman" w:hAnsi="Courier New" w:cs="Courier New"/>
      <w:sz w:val="20"/>
      <w:szCs w:val="20"/>
      <w:lang w:val="en-GB" w:eastAsia="en-US"/>
    </w:rPr>
  </w:style>
  <w:style w:type="paragraph" w:styleId="Index8">
    <w:name w:val="index 8"/>
    <w:basedOn w:val="Standaard"/>
    <w:next w:val="Standaard"/>
    <w:autoRedefine/>
    <w:semiHidden/>
    <w:rsid w:val="00C247A2"/>
    <w:pPr>
      <w:ind w:left="1760" w:hanging="220"/>
    </w:pPr>
  </w:style>
  <w:style w:type="paragraph" w:styleId="Index9">
    <w:name w:val="index 9"/>
    <w:basedOn w:val="Standaard"/>
    <w:next w:val="Standaard"/>
    <w:autoRedefine/>
    <w:semiHidden/>
    <w:rsid w:val="00C247A2"/>
    <w:pPr>
      <w:ind w:left="1980" w:hanging="220"/>
    </w:pPr>
  </w:style>
  <w:style w:type="character" w:customStyle="1" w:styleId="latitude1">
    <w:name w:val="latitude1"/>
    <w:basedOn w:val="Standaardalinea-lettertype"/>
    <w:rsid w:val="00C247A2"/>
  </w:style>
  <w:style w:type="paragraph" w:styleId="Lijst">
    <w:name w:val="List"/>
    <w:basedOn w:val="Standaard"/>
    <w:rsid w:val="00C247A2"/>
    <w:pPr>
      <w:ind w:left="283" w:hanging="283"/>
    </w:pPr>
  </w:style>
  <w:style w:type="paragraph" w:styleId="Lijst3">
    <w:name w:val="List 3"/>
    <w:basedOn w:val="Standaard"/>
    <w:rsid w:val="00C247A2"/>
    <w:pPr>
      <w:ind w:left="849" w:hanging="283"/>
    </w:pPr>
  </w:style>
  <w:style w:type="paragraph" w:styleId="Lijst4">
    <w:name w:val="List 4"/>
    <w:basedOn w:val="Standaard"/>
    <w:rsid w:val="00C247A2"/>
    <w:pPr>
      <w:ind w:left="1132" w:hanging="283"/>
    </w:pPr>
  </w:style>
  <w:style w:type="paragraph" w:styleId="Lijst5">
    <w:name w:val="List 5"/>
    <w:basedOn w:val="Standaard"/>
    <w:rsid w:val="00C247A2"/>
    <w:pPr>
      <w:ind w:left="1415" w:hanging="283"/>
    </w:pPr>
  </w:style>
  <w:style w:type="paragraph" w:styleId="Lijstopsomteken3">
    <w:name w:val="List Bullet 3"/>
    <w:basedOn w:val="Standaard"/>
    <w:autoRedefine/>
    <w:rsid w:val="00C247A2"/>
    <w:pPr>
      <w:numPr>
        <w:numId w:val="3"/>
      </w:numPr>
    </w:pPr>
  </w:style>
  <w:style w:type="paragraph" w:styleId="Lijstopsomteken5">
    <w:name w:val="List Bullet 5"/>
    <w:basedOn w:val="Standaard"/>
    <w:autoRedefine/>
    <w:rsid w:val="00C247A2"/>
    <w:pPr>
      <w:numPr>
        <w:numId w:val="5"/>
      </w:numPr>
    </w:pPr>
  </w:style>
  <w:style w:type="paragraph" w:styleId="Lijstvoortzetting">
    <w:name w:val="List Continue"/>
    <w:basedOn w:val="Standaard"/>
    <w:rsid w:val="00C247A2"/>
    <w:pPr>
      <w:spacing w:after="120"/>
      <w:ind w:left="283"/>
    </w:pPr>
  </w:style>
  <w:style w:type="paragraph" w:styleId="Lijstvoortzetting2">
    <w:name w:val="List Continue 2"/>
    <w:basedOn w:val="Standaard"/>
    <w:rsid w:val="00C247A2"/>
    <w:pPr>
      <w:spacing w:after="120"/>
      <w:ind w:left="566"/>
    </w:pPr>
  </w:style>
  <w:style w:type="paragraph" w:styleId="Lijstvoortzetting3">
    <w:name w:val="List Continue 3"/>
    <w:basedOn w:val="Standaard"/>
    <w:rsid w:val="00C247A2"/>
    <w:pPr>
      <w:spacing w:after="120"/>
      <w:ind w:left="849"/>
    </w:pPr>
  </w:style>
  <w:style w:type="paragraph" w:styleId="Lijstvoortzetting4">
    <w:name w:val="List Continue 4"/>
    <w:basedOn w:val="Standaard"/>
    <w:rsid w:val="00C247A2"/>
    <w:pPr>
      <w:spacing w:after="120"/>
      <w:ind w:left="1132"/>
    </w:pPr>
  </w:style>
  <w:style w:type="paragraph" w:styleId="Lijstvoortzetting5">
    <w:name w:val="List Continue 5"/>
    <w:basedOn w:val="Standaard"/>
    <w:rsid w:val="00C247A2"/>
    <w:pPr>
      <w:spacing w:after="120"/>
      <w:ind w:left="1415"/>
    </w:pPr>
  </w:style>
  <w:style w:type="paragraph" w:styleId="Lijstnummering">
    <w:name w:val="List Number"/>
    <w:basedOn w:val="Standaard"/>
    <w:rsid w:val="00C247A2"/>
    <w:pPr>
      <w:numPr>
        <w:numId w:val="10"/>
      </w:numPr>
    </w:pPr>
    <w:rPr>
      <w:b/>
      <w:bCs/>
    </w:rPr>
  </w:style>
  <w:style w:type="paragraph" w:styleId="Lijstnummering2">
    <w:name w:val="List Number 2"/>
    <w:basedOn w:val="Standaard"/>
    <w:rsid w:val="00C247A2"/>
    <w:pPr>
      <w:numPr>
        <w:numId w:val="6"/>
      </w:numPr>
    </w:pPr>
  </w:style>
  <w:style w:type="paragraph" w:styleId="Lijstnummering3">
    <w:name w:val="List Number 3"/>
    <w:basedOn w:val="Standaard"/>
    <w:rsid w:val="00C247A2"/>
    <w:pPr>
      <w:numPr>
        <w:numId w:val="7"/>
      </w:numPr>
    </w:pPr>
  </w:style>
  <w:style w:type="paragraph" w:styleId="Lijstnummering4">
    <w:name w:val="List Number 4"/>
    <w:basedOn w:val="Standaard"/>
    <w:rsid w:val="00C247A2"/>
    <w:pPr>
      <w:numPr>
        <w:numId w:val="8"/>
      </w:numPr>
    </w:pPr>
  </w:style>
  <w:style w:type="paragraph" w:styleId="Lijstnummering5">
    <w:name w:val="List Number 5"/>
    <w:basedOn w:val="Standaard"/>
    <w:rsid w:val="00C247A2"/>
    <w:pPr>
      <w:numPr>
        <w:numId w:val="9"/>
      </w:numPr>
    </w:pPr>
  </w:style>
  <w:style w:type="character" w:customStyle="1" w:styleId="longitude1">
    <w:name w:val="longitude1"/>
    <w:basedOn w:val="Standaardalinea-lettertype"/>
    <w:rsid w:val="00C247A2"/>
  </w:style>
  <w:style w:type="paragraph" w:styleId="Berichtkop">
    <w:name w:val="Message Header"/>
    <w:basedOn w:val="Standaard"/>
    <w:link w:val="Berichtkop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BerichtkopChar">
    <w:name w:val="Berichtkop Char"/>
    <w:basedOn w:val="Standaardalinea-lettertype"/>
    <w:link w:val="Berichtkop"/>
    <w:rsid w:val="00C247A2"/>
    <w:rPr>
      <w:rFonts w:ascii="Arial" w:eastAsia="Times New Roman" w:hAnsi="Arial" w:cs="Arial"/>
      <w:sz w:val="24"/>
      <w:szCs w:val="24"/>
      <w:shd w:val="pct20" w:color="auto" w:fill="auto"/>
      <w:lang w:val="en-GB" w:eastAsia="en-US"/>
    </w:rPr>
  </w:style>
  <w:style w:type="paragraph" w:styleId="Normaalweb">
    <w:name w:val="Normal (Web)"/>
    <w:basedOn w:val="Standaard"/>
    <w:rsid w:val="00C247A2"/>
    <w:rPr>
      <w:rFonts w:ascii="Times New Roman" w:hAnsi="Times New Roman"/>
      <w:sz w:val="24"/>
      <w:szCs w:val="24"/>
    </w:rPr>
  </w:style>
  <w:style w:type="paragraph" w:styleId="Notitiekop">
    <w:name w:val="Note Heading"/>
    <w:basedOn w:val="Standaard"/>
    <w:next w:val="Standaard"/>
    <w:link w:val="NotitiekopChar"/>
    <w:rsid w:val="00C247A2"/>
  </w:style>
  <w:style w:type="character" w:customStyle="1" w:styleId="NotitiekopChar">
    <w:name w:val="Notitiekop Char"/>
    <w:basedOn w:val="Standaardalinea-lettertype"/>
    <w:link w:val="Notitiekop"/>
    <w:rsid w:val="00C247A2"/>
    <w:rPr>
      <w:rFonts w:ascii="Arial" w:eastAsia="Times New Roman" w:hAnsi="Arial" w:cs="Times New Roman"/>
      <w:szCs w:val="20"/>
      <w:lang w:val="en-GB" w:eastAsia="en-US"/>
    </w:rPr>
  </w:style>
  <w:style w:type="character" w:customStyle="1" w:styleId="plainlinksneverexpand1">
    <w:name w:val="plainlinksneverexpand1"/>
    <w:basedOn w:val="Standaardalinea-lettertype"/>
    <w:rsid w:val="00C247A2"/>
  </w:style>
  <w:style w:type="paragraph" w:styleId="Aanhef">
    <w:name w:val="Salutation"/>
    <w:basedOn w:val="Standaard"/>
    <w:next w:val="Standaard"/>
    <w:link w:val="AanhefChar"/>
    <w:rsid w:val="00C247A2"/>
  </w:style>
  <w:style w:type="character" w:customStyle="1" w:styleId="AanhefChar">
    <w:name w:val="Aanhef Char"/>
    <w:basedOn w:val="Standaardalinea-lettertype"/>
    <w:link w:val="Aanhef"/>
    <w:rsid w:val="00C247A2"/>
    <w:rPr>
      <w:rFonts w:ascii="Arial" w:eastAsia="Times New Roman" w:hAnsi="Arial" w:cs="Times New Roman"/>
      <w:szCs w:val="20"/>
      <w:lang w:val="en-GB" w:eastAsia="en-US"/>
    </w:rPr>
  </w:style>
  <w:style w:type="paragraph" w:styleId="Handtekening">
    <w:name w:val="Signature"/>
    <w:basedOn w:val="Standaard"/>
    <w:link w:val="HandtekeningChar"/>
    <w:rsid w:val="00C247A2"/>
    <w:pPr>
      <w:ind w:left="4252"/>
    </w:pPr>
  </w:style>
  <w:style w:type="character" w:customStyle="1" w:styleId="HandtekeningChar">
    <w:name w:val="Handtekening Char"/>
    <w:basedOn w:val="Standaardalinea-lettertype"/>
    <w:link w:val="Handtekening"/>
    <w:rsid w:val="00C247A2"/>
    <w:rPr>
      <w:rFonts w:ascii="Arial" w:eastAsia="Times New Roman" w:hAnsi="Arial" w:cs="Times New Roman"/>
      <w:szCs w:val="20"/>
      <w:lang w:val="en-GB" w:eastAsia="en-US"/>
    </w:rPr>
  </w:style>
  <w:style w:type="paragraph" w:styleId="Bronvermelding">
    <w:name w:val="table of authorities"/>
    <w:basedOn w:val="Standaard"/>
    <w:next w:val="Standaard"/>
    <w:semiHidden/>
    <w:rsid w:val="00C247A2"/>
    <w:pPr>
      <w:ind w:left="220" w:hanging="220"/>
    </w:pPr>
  </w:style>
  <w:style w:type="paragraph" w:styleId="Titel">
    <w:name w:val="Title"/>
    <w:aliases w:val="Kop 4l,onderdeel"/>
    <w:basedOn w:val="Standaard"/>
    <w:link w:val="TitelChar"/>
    <w:rsid w:val="00C247A2"/>
    <w:pPr>
      <w:spacing w:before="240" w:after="60"/>
      <w:jc w:val="center"/>
      <w:outlineLvl w:val="0"/>
    </w:pPr>
    <w:rPr>
      <w:rFonts w:cs="Arial"/>
      <w:b/>
      <w:bCs/>
      <w:kern w:val="28"/>
      <w:sz w:val="32"/>
      <w:szCs w:val="32"/>
    </w:rPr>
  </w:style>
  <w:style w:type="character" w:customStyle="1" w:styleId="TitelChar">
    <w:name w:val="Titel Char"/>
    <w:aliases w:val="Kop 4l Char,onderdeel Char"/>
    <w:basedOn w:val="Standaardalinea-lettertype"/>
    <w:link w:val="Titel"/>
    <w:rsid w:val="00C247A2"/>
    <w:rPr>
      <w:rFonts w:ascii="Arial" w:eastAsia="Times New Roman" w:hAnsi="Arial" w:cs="Arial"/>
      <w:b/>
      <w:bCs/>
      <w:kern w:val="28"/>
      <w:sz w:val="32"/>
      <w:szCs w:val="32"/>
      <w:lang w:val="en-GB" w:eastAsia="en-US"/>
    </w:rPr>
  </w:style>
  <w:style w:type="paragraph" w:styleId="Kopbronvermelding">
    <w:name w:val="toa heading"/>
    <w:basedOn w:val="Standaard"/>
    <w:next w:val="Standaard"/>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Standaard"/>
    <w:rsid w:val="00C247A2"/>
    <w:pPr>
      <w:spacing w:before="60" w:after="60"/>
    </w:pPr>
    <w:rPr>
      <w:noProof/>
      <w:sz w:val="14"/>
    </w:rPr>
  </w:style>
  <w:style w:type="paragraph" w:customStyle="1" w:styleId="zIFooter2">
    <w:name w:val="zI_Footer2"/>
    <w:basedOn w:val="Standaard"/>
    <w:next w:val="Text"/>
    <w:rsid w:val="00C247A2"/>
    <w:rPr>
      <w:sz w:val="12"/>
    </w:rPr>
  </w:style>
  <w:style w:type="character" w:customStyle="1" w:styleId="ps-large-tps-bold-t">
    <w:name w:val="ps-large-t ps-bold-t"/>
    <w:basedOn w:val="Standaardalinea-lettertype"/>
    <w:rsid w:val="00C247A2"/>
  </w:style>
  <w:style w:type="character" w:customStyle="1" w:styleId="bold1">
    <w:name w:val="bold1"/>
    <w:rsid w:val="00C247A2"/>
    <w:rPr>
      <w:b/>
      <w:bCs/>
    </w:rPr>
  </w:style>
  <w:style w:type="table" w:styleId="Tabelraster">
    <w:name w:val="Table Grid"/>
    <w:basedOn w:val="Standaardtabel"/>
    <w:uiPriority w:val="59"/>
    <w:rsid w:val="00C247A2"/>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jschrift1">
    <w:name w:val="Bijschrift 1"/>
    <w:basedOn w:val="Bijschrift"/>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Standaard"/>
    <w:rsid w:val="00C247A2"/>
    <w:pPr>
      <w:ind w:left="720"/>
      <w:contextualSpacing/>
    </w:pPr>
    <w:rPr>
      <w:rFonts w:ascii="Calibri" w:hAnsi="Calibri"/>
    </w:rPr>
  </w:style>
  <w:style w:type="paragraph" w:customStyle="1" w:styleId="Opmaakprofiel1">
    <w:name w:val="Opmaakprofiel1"/>
    <w:basedOn w:val="Kop4"/>
    <w:rsid w:val="00C247A2"/>
    <w:rPr>
      <w:sz w:val="22"/>
      <w:lang w:val="en-US"/>
    </w:rPr>
  </w:style>
  <w:style w:type="paragraph" w:customStyle="1" w:styleId="Opmaakprofiel2">
    <w:name w:val="Opmaakprofiel2"/>
    <w:basedOn w:val="Kop3"/>
    <w:rsid w:val="00C247A2"/>
    <w:rPr>
      <w:sz w:val="24"/>
      <w:lang w:val="en-US"/>
    </w:rPr>
  </w:style>
  <w:style w:type="paragraph" w:styleId="Ballontekst">
    <w:name w:val="Balloon Text"/>
    <w:basedOn w:val="Standaard"/>
    <w:link w:val="BallontekstChar"/>
    <w:semiHidden/>
    <w:rsid w:val="00C247A2"/>
    <w:rPr>
      <w:rFonts w:ascii="Tahoma" w:hAnsi="Tahoma" w:cs="Tahoma"/>
      <w:sz w:val="16"/>
      <w:szCs w:val="16"/>
    </w:rPr>
  </w:style>
  <w:style w:type="character" w:customStyle="1" w:styleId="BallontekstChar">
    <w:name w:val="Ballontekst Char"/>
    <w:basedOn w:val="Standaardalinea-lettertype"/>
    <w:link w:val="Ballontekst"/>
    <w:semiHidden/>
    <w:rsid w:val="00C247A2"/>
    <w:rPr>
      <w:rFonts w:ascii="Tahoma" w:eastAsia="Times New Roman" w:hAnsi="Tahoma" w:cs="Tahoma"/>
      <w:sz w:val="16"/>
      <w:szCs w:val="16"/>
      <w:lang w:val="en-GB" w:eastAsia="en-US"/>
    </w:rPr>
  </w:style>
  <w:style w:type="paragraph" w:customStyle="1" w:styleId="Standard">
    <w:name w:val="Standard"/>
    <w:basedOn w:val="Standaard"/>
    <w:rsid w:val="00C247A2"/>
    <w:pPr>
      <w:spacing w:line="360" w:lineRule="auto"/>
      <w:jc w:val="center"/>
    </w:pPr>
    <w:rPr>
      <w:rFonts w:ascii="Times" w:hAnsi="Times"/>
      <w:lang w:val="fr-FR" w:eastAsia="fr-FR"/>
    </w:rPr>
  </w:style>
  <w:style w:type="paragraph" w:customStyle="1" w:styleId="Rpertoire">
    <w:name w:val="Répertoire"/>
    <w:basedOn w:val="Standaard"/>
    <w:rsid w:val="00C247A2"/>
    <w:pPr>
      <w:widowControl w:val="0"/>
      <w:suppressAutoHyphens/>
      <w:spacing w:line="360" w:lineRule="auto"/>
      <w:jc w:val="both"/>
    </w:pPr>
    <w:rPr>
      <w:rFonts w:ascii="Times New Roman" w:hAnsi="Times New Roman"/>
      <w:lang w:val="fr-FR" w:eastAsia="fr-FR"/>
    </w:rPr>
  </w:style>
  <w:style w:type="paragraph" w:styleId="Kopvaninhoudsopgave">
    <w:name w:val="TOC Heading"/>
    <w:basedOn w:val="Kop1"/>
    <w:next w:val="Standaard"/>
    <w:uiPriority w:val="39"/>
    <w:semiHidden/>
    <w:unhideWhenUsed/>
    <w:qFormat/>
    <w:rsid w:val="00C249F3"/>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Citaat">
    <w:name w:val="Quote"/>
    <w:basedOn w:val="Standaard"/>
    <w:next w:val="Standaard"/>
    <w:link w:val="CitaatChar"/>
    <w:uiPriority w:val="29"/>
    <w:rsid w:val="00C247A2"/>
    <w:rPr>
      <w:i/>
      <w:iCs/>
      <w:color w:val="000000"/>
    </w:rPr>
  </w:style>
  <w:style w:type="character" w:customStyle="1" w:styleId="CitaatChar">
    <w:name w:val="Citaat Char"/>
    <w:basedOn w:val="Standaardalinea-lettertype"/>
    <w:link w:val="Citaat"/>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Standaardalinea-lettertype"/>
    <w:uiPriority w:val="29"/>
    <w:rsid w:val="00C247A2"/>
    <w:rPr>
      <w:rFonts w:ascii="Arial" w:hAnsi="Arial"/>
      <w:i/>
      <w:iCs/>
      <w:color w:val="000000"/>
      <w:sz w:val="22"/>
      <w:lang w:val="en-GB" w:eastAsia="en-US"/>
    </w:rPr>
  </w:style>
  <w:style w:type="character" w:customStyle="1" w:styleId="Intensievebenadrukking1">
    <w:name w:val="Intensieve benadrukking1"/>
    <w:basedOn w:val="Standaardalinea-lettertype"/>
    <w:rsid w:val="00C247A2"/>
    <w:rPr>
      <w:b/>
      <w:bCs/>
      <w:i/>
      <w:iCs/>
      <w:color w:val="4F81BD"/>
    </w:rPr>
  </w:style>
  <w:style w:type="paragraph" w:customStyle="1" w:styleId="Lijstalinea2">
    <w:name w:val="Lijstalinea2"/>
    <w:basedOn w:val="Standaard"/>
    <w:rsid w:val="00C247A2"/>
    <w:pPr>
      <w:ind w:left="720"/>
    </w:pPr>
    <w:rPr>
      <w:rFonts w:ascii="Frutiger" w:hAnsi="Frutiger" w:cs="Raavi"/>
      <w:sz w:val="20"/>
    </w:rPr>
  </w:style>
  <w:style w:type="character" w:customStyle="1" w:styleId="Subtielebenadrukking1">
    <w:name w:val="Subtiele benadrukking1"/>
    <w:basedOn w:val="Standaardalinea-lettertype"/>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j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Standaard"/>
    <w:next w:val="Standaard"/>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Standaardalinea-lettertype"/>
    <w:link w:val="NootKop"/>
    <w:rsid w:val="00C247A2"/>
    <w:rPr>
      <w:rFonts w:ascii="Times New Roman" w:eastAsia="Times New Roman" w:hAnsi="Times New Roman" w:cs="Times New Roman"/>
      <w:b/>
      <w:sz w:val="18"/>
      <w:szCs w:val="24"/>
    </w:rPr>
  </w:style>
  <w:style w:type="character" w:customStyle="1" w:styleId="Titelvanboek1">
    <w:name w:val="Titel van boek1"/>
    <w:basedOn w:val="Standaardalinea-lettertype"/>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Standaard"/>
    <w:semiHidden/>
    <w:rsid w:val="00C247A2"/>
    <w:pPr>
      <w:spacing w:before="160" w:after="60"/>
      <w:jc w:val="right"/>
    </w:pPr>
    <w:rPr>
      <w:rFonts w:ascii="Helvetica" w:eastAsia="MS Mincho" w:hAnsi="Helvetica"/>
      <w:color w:val="AD052E"/>
      <w:sz w:val="20"/>
      <w:lang w:val="en-US" w:eastAsia="en-GB"/>
    </w:rPr>
  </w:style>
  <w:style w:type="paragraph" w:styleId="Geenafstand">
    <w:name w:val="No Spacing"/>
    <w:uiPriority w:val="1"/>
    <w:qFormat/>
    <w:rsid w:val="00C249F3"/>
    <w:pPr>
      <w:overflowPunct w:val="0"/>
      <w:autoSpaceDE w:val="0"/>
      <w:autoSpaceDN w:val="0"/>
      <w:adjustRightInd w:val="0"/>
      <w:textAlignment w:val="baseline"/>
    </w:pPr>
    <w:rPr>
      <w:rFonts w:ascii="Arial" w:eastAsia="MS Mincho" w:hAnsi="Arial"/>
      <w:sz w:val="22"/>
      <w:lang w:val="en-GB" w:eastAsia="en-US"/>
    </w:rPr>
  </w:style>
  <w:style w:type="character" w:styleId="Zwaar">
    <w:name w:val="Strong"/>
    <w:basedOn w:val="Standaardalinea-lettertype"/>
    <w:rsid w:val="00C247A2"/>
    <w:rPr>
      <w:b/>
      <w:bCs/>
    </w:rPr>
  </w:style>
  <w:style w:type="paragraph" w:customStyle="1" w:styleId="Standaardinspringing2">
    <w:name w:val="Standaardinspringing2"/>
    <w:basedOn w:val="Standaard"/>
    <w:rsid w:val="00C247A2"/>
    <w:pPr>
      <w:ind w:left="1134"/>
    </w:pPr>
    <w:rPr>
      <w:rFonts w:ascii="Times New Roman" w:hAnsi="Times New Roman"/>
      <w:sz w:val="24"/>
    </w:rPr>
  </w:style>
  <w:style w:type="paragraph" w:customStyle="1" w:styleId="Bijschrift10">
    <w:name w:val="Bijschrift1"/>
    <w:basedOn w:val="Bijschrift"/>
    <w:autoRedefine/>
    <w:rsid w:val="00C247A2"/>
    <w:rPr>
      <w:sz w:val="18"/>
    </w:rPr>
  </w:style>
  <w:style w:type="character" w:styleId="HTMLCode">
    <w:name w:val="HTML Code"/>
    <w:basedOn w:val="Standaardalinea-lettertype"/>
    <w:semiHidden/>
    <w:rsid w:val="00C247A2"/>
    <w:rPr>
      <w:rFonts w:ascii="Courier New" w:hAnsi="Courier New" w:cs="Courier New"/>
      <w:sz w:val="20"/>
      <w:szCs w:val="20"/>
    </w:rPr>
  </w:style>
  <w:style w:type="paragraph" w:customStyle="1" w:styleId="NootKopCharChar">
    <w:name w:val="Noot Kop Char Char"/>
    <w:basedOn w:val="Standaard"/>
    <w:next w:val="Standaard"/>
    <w:link w:val="NootKopCharCharChar"/>
    <w:rsid w:val="00C247A2"/>
    <w:pPr>
      <w:spacing w:before="240" w:after="120"/>
      <w:ind w:left="567"/>
      <w:jc w:val="both"/>
    </w:pPr>
    <w:rPr>
      <w:b/>
      <w:sz w:val="18"/>
      <w:szCs w:val="24"/>
    </w:rPr>
  </w:style>
  <w:style w:type="character" w:customStyle="1" w:styleId="NootCharChar">
    <w:name w:val="Noot Char Char"/>
    <w:basedOn w:val="Standaardalinea-lettertype"/>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Bijschrift"/>
    <w:rsid w:val="00C247A2"/>
    <w:rPr>
      <w:sz w:val="20"/>
    </w:rPr>
  </w:style>
  <w:style w:type="paragraph" w:customStyle="1" w:styleId="Opmaakprofiel3">
    <w:name w:val="Opmaakprofiel3"/>
    <w:basedOn w:val="Inhopg3"/>
    <w:rsid w:val="00C247A2"/>
    <w:pPr>
      <w:tabs>
        <w:tab w:val="clear" w:pos="10080"/>
        <w:tab w:val="left" w:pos="1728"/>
      </w:tabs>
      <w:ind w:left="1134" w:right="566" w:hanging="567"/>
    </w:pPr>
    <w:rPr>
      <w:lang w:val="nl-NL"/>
    </w:rPr>
  </w:style>
  <w:style w:type="character" w:customStyle="1" w:styleId="Intensievebenadrukking2">
    <w:name w:val="Intensieve benadrukking2"/>
    <w:basedOn w:val="Standaardalinea-lettertype"/>
    <w:rsid w:val="00C247A2"/>
    <w:rPr>
      <w:b/>
      <w:bCs/>
      <w:i/>
      <w:iCs/>
      <w:color w:val="4F81BD"/>
    </w:rPr>
  </w:style>
  <w:style w:type="character" w:customStyle="1" w:styleId="Heading5noNrChar">
    <w:name w:val="Heading 5 no Nr. Char"/>
    <w:basedOn w:val="Standaardalinea-lettertype"/>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Standaard"/>
    <w:rsid w:val="0018547A"/>
    <w:pPr>
      <w:ind w:left="1134"/>
    </w:pPr>
    <w:rPr>
      <w:rFonts w:ascii="Times New Roman" w:hAnsi="Times New Roman"/>
      <w:sz w:val="24"/>
    </w:rPr>
  </w:style>
  <w:style w:type="character" w:customStyle="1" w:styleId="Intensievebenadrukking3">
    <w:name w:val="Intensieve benadrukking3"/>
    <w:basedOn w:val="Standaardalinea-lettertype"/>
    <w:rsid w:val="0018547A"/>
    <w:rPr>
      <w:b/>
      <w:bCs/>
      <w:i/>
      <w:iCs/>
      <w:color w:val="4F81BD"/>
    </w:rPr>
  </w:style>
  <w:style w:type="paragraph" w:customStyle="1" w:styleId="Onderschrift">
    <w:name w:val="Onderschrift"/>
    <w:basedOn w:val="Bijschrift"/>
    <w:autoRedefine/>
    <w:qFormat/>
    <w:rsid w:val="00C249F3"/>
    <w:rPr>
      <w:rFonts w:cs="Arial"/>
      <w:sz w:val="18"/>
      <w:szCs w:val="22"/>
      <w:lang w:val="en-US"/>
    </w:rPr>
  </w:style>
  <w:style w:type="table" w:styleId="Lichtelijst-accent1">
    <w:name w:val="Light List Accent 1"/>
    <w:basedOn w:val="Standaardtabel"/>
    <w:uiPriority w:val="61"/>
    <w:rsid w:val="00613C9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
    <w:name w:val="st"/>
    <w:basedOn w:val="Standaardalinea-lettertype"/>
    <w:rsid w:val="00747131"/>
  </w:style>
  <w:style w:type="table" w:styleId="Lichtelijst">
    <w:name w:val="Light List"/>
    <w:basedOn w:val="Standaardtabel"/>
    <w:uiPriority w:val="61"/>
    <w:rsid w:val="00650E7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nl-NL" w:eastAsia="nl-NL"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table of figures" w:uiPriority="99"/>
    <w:lsdException w:name="endnote reference" w:uiPriority="99"/>
    <w:lsdException w:name="Title" w:semiHidden="0" w:unhideWhenUsed="0"/>
    <w:lsdException w:name="Default Paragraph Font" w:uiPriority="1"/>
    <w:lsdException w:name="Subtitle" w:semiHidden="0" w:unhideWhenUsed="0"/>
    <w:lsdException w:name="Strong" w:semiHidden="0" w:unhideWhenUsed="0" w:qFormat="1"/>
    <w:lsdException w:name="Emphasis" w:semiHidden="0" w:unhideWhenUsed="0"/>
    <w:lsdException w:name="HTML Top of Form" w:uiPriority="99"/>
    <w:lsdException w:name="HTML Bottom of Form" w:uiPriority="99"/>
    <w:lsdException w:name="HTML Acronym" w:uiPriority="99"/>
    <w:lsdException w:name="HTML Cite" w:uiPriority="99"/>
    <w:lsdException w:name="HTML Definition" w:uiPriority="99"/>
    <w:lsdException w:name="HTML Keyboar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99"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Standaard">
    <w:name w:val="Normal"/>
    <w:qFormat/>
    <w:rsid w:val="00541DFA"/>
    <w:pPr>
      <w:overflowPunct w:val="0"/>
      <w:autoSpaceDE w:val="0"/>
      <w:autoSpaceDN w:val="0"/>
      <w:adjustRightInd w:val="0"/>
      <w:textAlignment w:val="baseline"/>
    </w:pPr>
    <w:rPr>
      <w:rFonts w:ascii="Arial" w:hAnsi="Arial"/>
      <w:sz w:val="22"/>
      <w:lang w:val="en-GB" w:eastAsia="en-US"/>
    </w:rPr>
  </w:style>
  <w:style w:type="paragraph" w:styleId="Kop1">
    <w:name w:val="heading 1"/>
    <w:aliases w:val="Hoofdstuk,Module"/>
    <w:basedOn w:val="Standaard"/>
    <w:next w:val="Kop2"/>
    <w:link w:val="Kop1Char"/>
    <w:qFormat/>
    <w:rsid w:val="00C249F3"/>
    <w:pPr>
      <w:keepNext/>
      <w:numPr>
        <w:numId w:val="21"/>
      </w:numPr>
      <w:spacing w:before="240" w:after="120" w:line="480" w:lineRule="atLeast"/>
      <w:outlineLvl w:val="0"/>
    </w:pPr>
    <w:rPr>
      <w:rFonts w:eastAsiaTheme="majorEastAsia" w:cstheme="majorBidi"/>
      <w:b/>
      <w:sz w:val="32"/>
    </w:rPr>
  </w:style>
  <w:style w:type="paragraph" w:styleId="Kop2">
    <w:name w:val="heading 2"/>
    <w:aliases w:val="2,Para level 2,h2,heading 2,Level 2,hd2,w2,sub-sect,Titre 2,l2,l 2,two,Memo 2,21,22,23,24,211,221,231,Sub,Module + Onder: (Enkel,Auto,0,75 pt Lijndikte),Hoofdstuk Char,Module + ...,Module + Onder: (Enkel1,Auto1,01,75 pt Lijndikte)1,Alinea"/>
    <w:basedOn w:val="Standaard"/>
    <w:next w:val="Standaard"/>
    <w:link w:val="Kop2Char"/>
    <w:qFormat/>
    <w:rsid w:val="00C249F3"/>
    <w:pPr>
      <w:keepNext/>
      <w:numPr>
        <w:ilvl w:val="1"/>
        <w:numId w:val="21"/>
      </w:numPr>
      <w:spacing w:before="240"/>
      <w:outlineLvl w:val="1"/>
    </w:pPr>
    <w:rPr>
      <w:rFonts w:eastAsiaTheme="majorEastAsia" w:cstheme="majorBidi"/>
      <w:b/>
      <w:sz w:val="24"/>
    </w:rPr>
  </w:style>
  <w:style w:type="paragraph" w:styleId="Kop3">
    <w:name w:val="heading 3"/>
    <w:aliases w:val="Paragraaf,paragraaf"/>
    <w:basedOn w:val="Kop2"/>
    <w:next w:val="Standaard"/>
    <w:link w:val="Kop3Char"/>
    <w:qFormat/>
    <w:rsid w:val="00C249F3"/>
    <w:pPr>
      <w:numPr>
        <w:ilvl w:val="2"/>
      </w:numPr>
      <w:outlineLvl w:val="2"/>
    </w:pPr>
    <w:rPr>
      <w:sz w:val="22"/>
    </w:rPr>
  </w:style>
  <w:style w:type="paragraph" w:styleId="Kop4">
    <w:name w:val="heading 4"/>
    <w:aliases w:val="Sectie"/>
    <w:basedOn w:val="Kop2"/>
    <w:next w:val="Standaard"/>
    <w:link w:val="Kop4Char"/>
    <w:qFormat/>
    <w:rsid w:val="00C249F3"/>
    <w:pPr>
      <w:numPr>
        <w:ilvl w:val="3"/>
      </w:numPr>
      <w:outlineLvl w:val="3"/>
    </w:pPr>
  </w:style>
  <w:style w:type="paragraph" w:styleId="Kop5">
    <w:name w:val="heading 5"/>
    <w:aliases w:val="Onderdeel"/>
    <w:basedOn w:val="Kop2"/>
    <w:next w:val="Standaard"/>
    <w:link w:val="Kop5Char"/>
    <w:qFormat/>
    <w:rsid w:val="00C249F3"/>
    <w:pPr>
      <w:numPr>
        <w:ilvl w:val="4"/>
      </w:numPr>
      <w:outlineLvl w:val="4"/>
    </w:pPr>
  </w:style>
  <w:style w:type="paragraph" w:styleId="Kop6">
    <w:name w:val="heading 6"/>
    <w:basedOn w:val="Kop2"/>
    <w:next w:val="Standaard"/>
    <w:link w:val="Kop6Char"/>
    <w:qFormat/>
    <w:rsid w:val="00C249F3"/>
    <w:pPr>
      <w:numPr>
        <w:ilvl w:val="5"/>
      </w:numPr>
      <w:outlineLvl w:val="5"/>
    </w:pPr>
  </w:style>
  <w:style w:type="paragraph" w:styleId="Kop7">
    <w:name w:val="heading 7"/>
    <w:aliases w:val="7,Para level 7,h7,heading 7,71,Para level 71,h71,heading 71,72,Para level 72,h72,heading 72,73,Para level 73,h73,heading 73,74,Para level 74,h74,heading 74,75,Para level 75,h75,heading 75,76,Para level 76,h76,heading 76,77,Para level 77,h77,78"/>
    <w:basedOn w:val="Kop2"/>
    <w:next w:val="Standaard"/>
    <w:link w:val="Kop7Char"/>
    <w:qFormat/>
    <w:rsid w:val="00C249F3"/>
    <w:pPr>
      <w:numPr>
        <w:ilvl w:val="6"/>
      </w:numPr>
      <w:outlineLvl w:val="6"/>
    </w:pPr>
  </w:style>
  <w:style w:type="paragraph" w:styleId="Kop8">
    <w:name w:val="heading 8"/>
    <w:aliases w:val="8,h8,heading 8,81,h81,heading 81,82,h82,heading 82,83,h83,heading 83,84,h84,heading 84,85,h85,heading 85,86,h86,heading 86,87,h87,heading 87,88,h88,heading 88,811,h811,heading 811,821,h821,heading 821,831,h831,heading 831,841,h841,heading 841"/>
    <w:basedOn w:val="Kop2"/>
    <w:next w:val="Standaard"/>
    <w:link w:val="Kop8Char"/>
    <w:qFormat/>
    <w:rsid w:val="00C249F3"/>
    <w:pPr>
      <w:numPr>
        <w:ilvl w:val="7"/>
      </w:numPr>
      <w:outlineLvl w:val="7"/>
    </w:pPr>
  </w:style>
  <w:style w:type="paragraph" w:styleId="Kop9">
    <w:name w:val="heading 9"/>
    <w:basedOn w:val="Kop2"/>
    <w:next w:val="Standaard"/>
    <w:link w:val="Kop9Char"/>
    <w:qFormat/>
    <w:rsid w:val="00C249F3"/>
    <w:pPr>
      <w:numPr>
        <w:ilvl w:val="0"/>
        <w:numId w:val="0"/>
      </w:numPr>
      <w:outlineLvl w:val="8"/>
    </w:p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aliases w:val="Hoofdstuk Char1,Module Char"/>
    <w:basedOn w:val="Standaardalinea-lettertype"/>
    <w:link w:val="Kop1"/>
    <w:rsid w:val="00C249F3"/>
    <w:rPr>
      <w:rFonts w:ascii="Arial" w:eastAsiaTheme="majorEastAsia" w:hAnsi="Arial" w:cstheme="majorBidi"/>
      <w:b/>
      <w:sz w:val="32"/>
      <w:lang w:val="en-GB" w:eastAsia="en-US"/>
    </w:rPr>
  </w:style>
  <w:style w:type="character" w:styleId="Subtieleverwijzing">
    <w:name w:val="Subtle Reference"/>
    <w:aliases w:val="masterkop"/>
    <w:basedOn w:val="Standaardalinea-lettertype"/>
    <w:uiPriority w:val="31"/>
    <w:rsid w:val="00D22BB6"/>
    <w:rPr>
      <w:rFonts w:asciiTheme="majorHAnsi" w:hAnsiTheme="majorHAnsi"/>
      <w:caps w:val="0"/>
      <w:smallCaps/>
      <w:color w:val="auto"/>
      <w:sz w:val="20"/>
      <w:u w:val="single"/>
      <w:vertAlign w:val="subscript"/>
    </w:rPr>
  </w:style>
  <w:style w:type="character" w:customStyle="1" w:styleId="Kop2Char">
    <w:name w:val="Kop 2 Char"/>
    <w:aliases w:val="2 Char1,Para level 2 Char1,h2 Char1,heading 2 Char1,Level 2 Char1,hd2 Char1,w2 Char1,sub-sect Char1,Titre 2 Char1,l2 Char1,l 2 Char1,two Char1,Memo 2 Char1,21 Char1,22 Char1,23 Char1,24 Char1,211 Char1,221 Char1,231 Char1,Sub Char1,Auto Char"/>
    <w:basedOn w:val="Standaardalinea-lettertype"/>
    <w:link w:val="Kop2"/>
    <w:rsid w:val="00C249F3"/>
    <w:rPr>
      <w:rFonts w:ascii="Arial" w:eastAsiaTheme="majorEastAsia" w:hAnsi="Arial" w:cstheme="majorBidi"/>
      <w:b/>
      <w:sz w:val="24"/>
      <w:lang w:val="en-GB" w:eastAsia="en-US"/>
    </w:rPr>
  </w:style>
  <w:style w:type="character" w:customStyle="1" w:styleId="Kop3Char">
    <w:name w:val="Kop 3 Char"/>
    <w:aliases w:val="Paragraaf Char1,paragraaf Char"/>
    <w:basedOn w:val="Standaardalinea-lettertype"/>
    <w:link w:val="Kop3"/>
    <w:rsid w:val="00C249F3"/>
    <w:rPr>
      <w:rFonts w:ascii="Arial" w:eastAsiaTheme="majorEastAsia" w:hAnsi="Arial" w:cstheme="majorBidi"/>
      <w:b/>
      <w:sz w:val="22"/>
      <w:lang w:val="en-GB" w:eastAsia="en-US"/>
    </w:rPr>
  </w:style>
  <w:style w:type="character" w:customStyle="1" w:styleId="Kop4Char">
    <w:name w:val="Kop 4 Char"/>
    <w:aliases w:val="Sectie Char1"/>
    <w:link w:val="Kop4"/>
    <w:rsid w:val="00C249F3"/>
    <w:rPr>
      <w:rFonts w:ascii="Arial" w:eastAsiaTheme="majorEastAsia" w:hAnsi="Arial" w:cstheme="majorBidi"/>
      <w:b/>
      <w:sz w:val="24"/>
      <w:lang w:val="en-GB" w:eastAsia="en-US"/>
    </w:rPr>
  </w:style>
  <w:style w:type="character" w:customStyle="1" w:styleId="Kop5Char">
    <w:name w:val="Kop 5 Char"/>
    <w:aliases w:val="Onderdeel Char"/>
    <w:basedOn w:val="Standaardalinea-lettertype"/>
    <w:link w:val="Kop5"/>
    <w:rsid w:val="00C249F3"/>
    <w:rPr>
      <w:rFonts w:ascii="Arial" w:eastAsiaTheme="majorEastAsia" w:hAnsi="Arial" w:cstheme="majorBidi"/>
      <w:b/>
      <w:sz w:val="24"/>
      <w:lang w:val="en-GB" w:eastAsia="en-US"/>
    </w:rPr>
  </w:style>
  <w:style w:type="character" w:customStyle="1" w:styleId="Kop6Char">
    <w:name w:val="Kop 6 Char"/>
    <w:basedOn w:val="Standaardalinea-lettertype"/>
    <w:link w:val="Kop6"/>
    <w:rsid w:val="00C249F3"/>
    <w:rPr>
      <w:rFonts w:ascii="Arial" w:eastAsiaTheme="majorEastAsia" w:hAnsi="Arial" w:cstheme="majorBidi"/>
      <w:b/>
      <w:sz w:val="24"/>
      <w:lang w:val="en-GB" w:eastAsia="en-US"/>
    </w:rPr>
  </w:style>
  <w:style w:type="character" w:customStyle="1" w:styleId="Kop7Char">
    <w:name w:val="Kop 7 Char"/>
    <w:aliases w:val="7 Char,Para level 7 Char,h7 Char,heading 7 Char,71 Char,Para level 71 Char,h71 Char,heading 71 Char,72 Char,Para level 72 Char,h72 Char,heading 72 Char,73 Char,Para level 73 Char,h73 Char,heading 73 Char,74 Char,Para level 74 Char,h74 Char"/>
    <w:basedOn w:val="Standaardalinea-lettertype"/>
    <w:link w:val="Kop7"/>
    <w:rsid w:val="00C249F3"/>
    <w:rPr>
      <w:rFonts w:ascii="Arial" w:eastAsiaTheme="majorEastAsia" w:hAnsi="Arial" w:cstheme="majorBidi"/>
      <w:b/>
      <w:sz w:val="24"/>
      <w:lang w:val="en-GB" w:eastAsia="en-US"/>
    </w:rPr>
  </w:style>
  <w:style w:type="character" w:customStyle="1" w:styleId="Kop8Char">
    <w:name w:val="Kop 8 Char"/>
    <w:aliases w:val="8 Char,h8 Char,heading 8 Char,81 Char,h81 Char,heading 81 Char,82 Char,h82 Char,heading 82 Char,83 Char,h83 Char,heading 83 Char,84 Char,h84 Char,heading 84 Char,85 Char,h85 Char,heading 85 Char,86 Char,h86 Char,heading 86 Char,87 Char"/>
    <w:basedOn w:val="Standaardalinea-lettertype"/>
    <w:link w:val="Kop8"/>
    <w:rsid w:val="00C249F3"/>
    <w:rPr>
      <w:rFonts w:ascii="Arial" w:eastAsiaTheme="majorEastAsia" w:hAnsi="Arial" w:cstheme="majorBidi"/>
      <w:b/>
      <w:sz w:val="24"/>
      <w:lang w:val="en-GB" w:eastAsia="en-US"/>
    </w:rPr>
  </w:style>
  <w:style w:type="character" w:customStyle="1" w:styleId="Kop9Char">
    <w:name w:val="Kop 9 Char"/>
    <w:basedOn w:val="Standaardalinea-lettertype"/>
    <w:link w:val="Kop9"/>
    <w:rsid w:val="00C249F3"/>
    <w:rPr>
      <w:rFonts w:ascii="Arial" w:eastAsiaTheme="majorEastAsia" w:hAnsi="Arial" w:cstheme="majorBidi"/>
      <w:b/>
      <w:sz w:val="24"/>
      <w:lang w:val="en-GB" w:eastAsia="en-US"/>
    </w:rPr>
  </w:style>
  <w:style w:type="paragraph" w:styleId="Lijstalinea">
    <w:name w:val="List Paragraph"/>
    <w:basedOn w:val="Standaard"/>
    <w:uiPriority w:val="99"/>
    <w:rsid w:val="00C247A2"/>
    <w:pPr>
      <w:ind w:left="720"/>
      <w:contextualSpacing/>
    </w:pPr>
  </w:style>
  <w:style w:type="character" w:customStyle="1" w:styleId="Kop2Char1">
    <w:name w:val="Kop 2 Char1"/>
    <w:aliases w:val="2 Char,Para level 2 Char,h2 Char,heading 2 Char,Level 2 Char,hd2 Char,w2 Char,sub-sect Char,Titre 2 Char,l2 Char,l 2 Char,two Char,Memo 2 Char,21 Char,22 Char,23 Char,24 Char,211 Char,221 Char,231 Char,Sub Char,Module + Onder: (Enkel Char"/>
    <w:basedOn w:val="Standaardalinea-lettertype"/>
    <w:rsid w:val="00C247A2"/>
    <w:rPr>
      <w:rFonts w:ascii="Arial" w:hAnsi="Arial"/>
      <w:b/>
      <w:sz w:val="24"/>
      <w:lang w:val="en-GB" w:eastAsia="en-US"/>
    </w:rPr>
  </w:style>
  <w:style w:type="character" w:customStyle="1" w:styleId="Kop3Char1">
    <w:name w:val="Kop 3 Char1"/>
    <w:aliases w:val="Paragraaf Char"/>
    <w:basedOn w:val="Standaardalinea-lettertype"/>
    <w:rsid w:val="00C247A2"/>
    <w:rPr>
      <w:rFonts w:ascii="Arial" w:hAnsi="Arial"/>
      <w:b/>
      <w:sz w:val="22"/>
      <w:lang w:val="en-GB" w:eastAsia="en-US"/>
    </w:rPr>
  </w:style>
  <w:style w:type="character" w:customStyle="1" w:styleId="Kop4Char1">
    <w:name w:val="Kop 4 Char1"/>
    <w:aliases w:val="Sectie Char"/>
    <w:locked/>
    <w:rsid w:val="00C247A2"/>
    <w:rPr>
      <w:rFonts w:ascii="Arial" w:hAnsi="Arial"/>
      <w:b/>
      <w:sz w:val="24"/>
      <w:lang w:val="en-GB" w:eastAsia="en-US"/>
    </w:rPr>
  </w:style>
  <w:style w:type="paragraph" w:styleId="Koptekst">
    <w:name w:val="header"/>
    <w:aliases w:val="Header style"/>
    <w:basedOn w:val="Standaard"/>
    <w:link w:val="KoptekstChar"/>
    <w:rsid w:val="00C247A2"/>
    <w:pPr>
      <w:tabs>
        <w:tab w:val="center" w:pos="4153"/>
        <w:tab w:val="right" w:pos="8306"/>
      </w:tabs>
    </w:pPr>
  </w:style>
  <w:style w:type="character" w:customStyle="1" w:styleId="KoptekstChar">
    <w:name w:val="Koptekst Char"/>
    <w:aliases w:val="Header style Char"/>
    <w:basedOn w:val="Standaardalinea-lettertype"/>
    <w:link w:val="Koptekst"/>
    <w:rsid w:val="00C247A2"/>
    <w:rPr>
      <w:rFonts w:ascii="Arial" w:eastAsia="Times New Roman" w:hAnsi="Arial" w:cs="Times New Roman"/>
      <w:szCs w:val="20"/>
      <w:lang w:val="en-GB" w:eastAsia="en-US"/>
    </w:rPr>
  </w:style>
  <w:style w:type="paragraph" w:styleId="Voettekst">
    <w:name w:val="footer"/>
    <w:basedOn w:val="Standaard"/>
    <w:link w:val="VoettekstChar"/>
    <w:rsid w:val="00C247A2"/>
    <w:pPr>
      <w:tabs>
        <w:tab w:val="center" w:pos="4153"/>
        <w:tab w:val="right" w:pos="8306"/>
      </w:tabs>
    </w:pPr>
  </w:style>
  <w:style w:type="character" w:customStyle="1" w:styleId="VoettekstChar">
    <w:name w:val="Voettekst Char"/>
    <w:basedOn w:val="Standaardalinea-lettertype"/>
    <w:link w:val="Voettekst"/>
    <w:rsid w:val="00C247A2"/>
    <w:rPr>
      <w:rFonts w:ascii="Arial" w:eastAsia="Times New Roman" w:hAnsi="Arial" w:cs="Times New Roman"/>
      <w:szCs w:val="20"/>
      <w:lang w:val="en-GB" w:eastAsia="en-US"/>
    </w:rPr>
  </w:style>
  <w:style w:type="paragraph" w:customStyle="1" w:styleId="Abbreviations">
    <w:name w:val="Abbreviations"/>
    <w:basedOn w:val="Standaard"/>
    <w:rsid w:val="00C247A2"/>
    <w:pPr>
      <w:ind w:left="1134" w:hanging="1134"/>
    </w:pPr>
  </w:style>
  <w:style w:type="paragraph" w:customStyle="1" w:styleId="Appendix">
    <w:name w:val="Appendix"/>
    <w:basedOn w:val="Kop1"/>
    <w:next w:val="Standaard"/>
    <w:rsid w:val="00C247A2"/>
    <w:pPr>
      <w:ind w:left="1701" w:hanging="1701"/>
      <w:outlineLvl w:val="9"/>
    </w:pPr>
    <w:rPr>
      <w:rFonts w:eastAsia="Times New Roman" w:cs="Times New Roman"/>
      <w:bCs/>
    </w:rPr>
  </w:style>
  <w:style w:type="paragraph" w:styleId="Bijschrift">
    <w:name w:val="caption"/>
    <w:basedOn w:val="Standaard"/>
    <w:next w:val="Standaard"/>
    <w:rsid w:val="00C247A2"/>
    <w:pPr>
      <w:spacing w:before="120" w:after="240"/>
    </w:pPr>
    <w:rPr>
      <w:b/>
    </w:rPr>
  </w:style>
  <w:style w:type="paragraph" w:customStyle="1" w:styleId="CaptionCentre">
    <w:name w:val="CaptionCentre"/>
    <w:basedOn w:val="Bijschrift"/>
    <w:next w:val="Standaard"/>
    <w:rsid w:val="00C247A2"/>
    <w:pPr>
      <w:jc w:val="center"/>
    </w:pPr>
  </w:style>
  <w:style w:type="paragraph" w:customStyle="1" w:styleId="CaptionLeft">
    <w:name w:val="CaptionLeft"/>
    <w:basedOn w:val="Bijschrift"/>
    <w:next w:val="Standaard"/>
    <w:rsid w:val="00C247A2"/>
  </w:style>
  <w:style w:type="paragraph" w:customStyle="1" w:styleId="CaptionRight">
    <w:name w:val="CaptionRight"/>
    <w:basedOn w:val="Bijschrift"/>
    <w:next w:val="Standaard"/>
    <w:rsid w:val="00C247A2"/>
    <w:pPr>
      <w:jc w:val="right"/>
    </w:pPr>
  </w:style>
  <w:style w:type="paragraph" w:styleId="Afsluiting">
    <w:name w:val="Closing"/>
    <w:basedOn w:val="Standaard"/>
    <w:link w:val="AfsluitingChar"/>
    <w:rsid w:val="00C247A2"/>
    <w:pPr>
      <w:ind w:left="4252"/>
    </w:pPr>
  </w:style>
  <w:style w:type="character" w:customStyle="1" w:styleId="AfsluitingChar">
    <w:name w:val="Afsluiting Char"/>
    <w:basedOn w:val="Standaardalinea-lettertype"/>
    <w:link w:val="Afsluiting"/>
    <w:rsid w:val="00C247A2"/>
    <w:rPr>
      <w:rFonts w:ascii="Arial" w:eastAsia="Times New Roman" w:hAnsi="Arial" w:cs="Times New Roman"/>
      <w:szCs w:val="20"/>
      <w:lang w:val="en-GB" w:eastAsia="en-US"/>
    </w:rPr>
  </w:style>
  <w:style w:type="character" w:styleId="Verwijzingopmerking">
    <w:name w:val="annotation reference"/>
    <w:semiHidden/>
    <w:rsid w:val="00C247A2"/>
    <w:rPr>
      <w:sz w:val="16"/>
    </w:rPr>
  </w:style>
  <w:style w:type="paragraph" w:styleId="Tekstopmerking">
    <w:name w:val="annotation text"/>
    <w:basedOn w:val="Standaard"/>
    <w:link w:val="TekstopmerkingChar"/>
    <w:semiHidden/>
    <w:rsid w:val="00C247A2"/>
  </w:style>
  <w:style w:type="character" w:customStyle="1" w:styleId="TekstopmerkingChar">
    <w:name w:val="Tekst opmerking Char"/>
    <w:basedOn w:val="Standaardalinea-lettertype"/>
    <w:link w:val="Tekstopmerking"/>
    <w:semiHidden/>
    <w:rsid w:val="00C247A2"/>
    <w:rPr>
      <w:rFonts w:ascii="Arial" w:eastAsia="Times New Roman" w:hAnsi="Arial" w:cs="Times New Roman"/>
      <w:szCs w:val="20"/>
      <w:lang w:val="en-GB" w:eastAsia="en-US"/>
    </w:rPr>
  </w:style>
  <w:style w:type="character" w:styleId="Voetnootmarkering">
    <w:name w:val="footnote reference"/>
    <w:semiHidden/>
    <w:rsid w:val="00C247A2"/>
    <w:rPr>
      <w:position w:val="6"/>
      <w:sz w:val="16"/>
    </w:rPr>
  </w:style>
  <w:style w:type="paragraph" w:styleId="Voetnoottekst">
    <w:name w:val="footnote text"/>
    <w:basedOn w:val="Standaard"/>
    <w:link w:val="VoetnoottekstChar"/>
    <w:semiHidden/>
    <w:rsid w:val="00C247A2"/>
  </w:style>
  <w:style w:type="character" w:customStyle="1" w:styleId="VoetnoottekstChar">
    <w:name w:val="Voetnoottekst Char"/>
    <w:basedOn w:val="Standaardalinea-lettertype"/>
    <w:link w:val="Voetnoottekst"/>
    <w:semiHidden/>
    <w:rsid w:val="00C247A2"/>
    <w:rPr>
      <w:rFonts w:ascii="Arial" w:eastAsia="Times New Roman" w:hAnsi="Arial" w:cs="Times New Roman"/>
      <w:szCs w:val="20"/>
      <w:lang w:val="en-GB" w:eastAsia="en-US"/>
    </w:rPr>
  </w:style>
  <w:style w:type="paragraph" w:customStyle="1" w:styleId="Heading1noNr">
    <w:name w:val="Heading 1 no Nr."/>
    <w:basedOn w:val="Kop1"/>
    <w:next w:val="Standaard"/>
    <w:rsid w:val="00C247A2"/>
    <w:pPr>
      <w:outlineLvl w:val="9"/>
    </w:pPr>
    <w:rPr>
      <w:rFonts w:eastAsia="Times New Roman" w:cs="Times New Roman"/>
      <w:bCs/>
    </w:rPr>
  </w:style>
  <w:style w:type="paragraph" w:customStyle="1" w:styleId="Heading2noNr">
    <w:name w:val="Heading 2 no Nr."/>
    <w:basedOn w:val="Kop2"/>
    <w:next w:val="Standaard"/>
    <w:rsid w:val="00C247A2"/>
    <w:pPr>
      <w:outlineLvl w:val="9"/>
    </w:pPr>
  </w:style>
  <w:style w:type="paragraph" w:customStyle="1" w:styleId="Heading3noNr">
    <w:name w:val="Heading 3 no Nr."/>
    <w:basedOn w:val="Kop3"/>
    <w:next w:val="Standaard"/>
    <w:rsid w:val="00C247A2"/>
    <w:pPr>
      <w:outlineLvl w:val="9"/>
    </w:pPr>
  </w:style>
  <w:style w:type="paragraph" w:customStyle="1" w:styleId="Heading4noNr">
    <w:name w:val="Heading 4 no Nr."/>
    <w:basedOn w:val="Kop4"/>
    <w:next w:val="Standaard"/>
    <w:rsid w:val="00C247A2"/>
    <w:pPr>
      <w:outlineLvl w:val="9"/>
    </w:pPr>
  </w:style>
  <w:style w:type="paragraph" w:customStyle="1" w:styleId="Heading5noNr">
    <w:name w:val="Heading 5 no Nr."/>
    <w:basedOn w:val="Kop5"/>
    <w:next w:val="Standaard"/>
    <w:link w:val="Heading5noNrChar"/>
    <w:rsid w:val="00C247A2"/>
    <w:pPr>
      <w:outlineLvl w:val="9"/>
    </w:pPr>
  </w:style>
  <w:style w:type="paragraph" w:customStyle="1" w:styleId="Heading6noNr">
    <w:name w:val="Heading 6 no Nr."/>
    <w:basedOn w:val="Kop6"/>
    <w:next w:val="Standaard"/>
    <w:rsid w:val="00C247A2"/>
    <w:pPr>
      <w:outlineLvl w:val="9"/>
    </w:pPr>
  </w:style>
  <w:style w:type="paragraph" w:customStyle="1" w:styleId="Heading7noNr">
    <w:name w:val="Heading 7 no Nr."/>
    <w:basedOn w:val="Kop7"/>
    <w:next w:val="Standaard"/>
    <w:rsid w:val="00C247A2"/>
    <w:pPr>
      <w:outlineLvl w:val="9"/>
    </w:pPr>
  </w:style>
  <w:style w:type="paragraph" w:customStyle="1" w:styleId="Heading8noNr">
    <w:name w:val="Heading 8 no Nr."/>
    <w:basedOn w:val="Kop8"/>
    <w:next w:val="Standaard"/>
    <w:rsid w:val="00C247A2"/>
    <w:pPr>
      <w:outlineLvl w:val="9"/>
    </w:pPr>
  </w:style>
  <w:style w:type="paragraph" w:customStyle="1" w:styleId="Heading9noNr">
    <w:name w:val="Heading 9 no Nr."/>
    <w:basedOn w:val="Kop9"/>
    <w:next w:val="Standaard"/>
    <w:rsid w:val="00C247A2"/>
    <w:pPr>
      <w:outlineLvl w:val="9"/>
    </w:pPr>
  </w:style>
  <w:style w:type="paragraph" w:customStyle="1" w:styleId="Text">
    <w:name w:val="Text"/>
    <w:basedOn w:val="Standaard"/>
    <w:link w:val="TextChar"/>
    <w:rsid w:val="00C247A2"/>
  </w:style>
  <w:style w:type="character" w:customStyle="1" w:styleId="TextChar">
    <w:name w:val="Text Char"/>
    <w:link w:val="Text"/>
    <w:rsid w:val="00C247A2"/>
    <w:rPr>
      <w:rFonts w:ascii="Arial" w:eastAsia="Times New Roman" w:hAnsi="Arial" w:cs="Times New Roman"/>
      <w:szCs w:val="20"/>
      <w:lang w:val="en-GB" w:eastAsia="en-US"/>
    </w:rPr>
  </w:style>
  <w:style w:type="paragraph" w:customStyle="1" w:styleId="INDENT05">
    <w:name w:val="INDENT 0.5"/>
    <w:basedOn w:val="Text"/>
    <w:rsid w:val="00C247A2"/>
    <w:pPr>
      <w:keepNext/>
      <w:keepLines/>
      <w:ind w:left="284"/>
    </w:pPr>
  </w:style>
  <w:style w:type="paragraph" w:customStyle="1" w:styleId="INDENT1">
    <w:name w:val="INDENT 1"/>
    <w:basedOn w:val="INDENT05"/>
    <w:rsid w:val="00C247A2"/>
    <w:pPr>
      <w:ind w:left="567"/>
    </w:pPr>
  </w:style>
  <w:style w:type="paragraph" w:customStyle="1" w:styleId="INDENT15">
    <w:name w:val="INDENT 1.5"/>
    <w:basedOn w:val="INDENT05"/>
    <w:rsid w:val="00C247A2"/>
    <w:pPr>
      <w:ind w:left="851"/>
    </w:pPr>
  </w:style>
  <w:style w:type="paragraph" w:customStyle="1" w:styleId="INDENT2">
    <w:name w:val="INDENT 2"/>
    <w:basedOn w:val="INDENT05"/>
    <w:rsid w:val="00C247A2"/>
    <w:pPr>
      <w:ind w:left="1134"/>
    </w:pPr>
  </w:style>
  <w:style w:type="paragraph" w:customStyle="1" w:styleId="INDENT25">
    <w:name w:val="INDENT 2.5"/>
    <w:basedOn w:val="INDENT05"/>
    <w:rsid w:val="00C247A2"/>
    <w:pPr>
      <w:ind w:left="1418"/>
    </w:pPr>
  </w:style>
  <w:style w:type="paragraph" w:customStyle="1" w:styleId="INDENT3">
    <w:name w:val="INDENT 3"/>
    <w:basedOn w:val="INDENT2"/>
    <w:rsid w:val="00C247A2"/>
    <w:pPr>
      <w:ind w:left="1701"/>
    </w:pPr>
  </w:style>
  <w:style w:type="paragraph" w:styleId="Index1">
    <w:name w:val="index 1"/>
    <w:basedOn w:val="Standaard"/>
    <w:next w:val="Standaard"/>
    <w:uiPriority w:val="99"/>
    <w:semiHidden/>
    <w:rsid w:val="00C247A2"/>
  </w:style>
  <w:style w:type="paragraph" w:styleId="Index2">
    <w:name w:val="index 2"/>
    <w:basedOn w:val="Standaard"/>
    <w:next w:val="Standaard"/>
    <w:semiHidden/>
    <w:rsid w:val="00C247A2"/>
    <w:pPr>
      <w:ind w:left="283"/>
    </w:pPr>
  </w:style>
  <w:style w:type="paragraph" w:styleId="Index3">
    <w:name w:val="index 3"/>
    <w:basedOn w:val="Standaard"/>
    <w:next w:val="Standaard"/>
    <w:semiHidden/>
    <w:rsid w:val="00C247A2"/>
    <w:pPr>
      <w:ind w:left="566"/>
    </w:pPr>
  </w:style>
  <w:style w:type="paragraph" w:styleId="Index4">
    <w:name w:val="index 4"/>
    <w:basedOn w:val="Standaard"/>
    <w:next w:val="Standaard"/>
    <w:semiHidden/>
    <w:rsid w:val="00C247A2"/>
    <w:pPr>
      <w:ind w:left="849"/>
    </w:pPr>
  </w:style>
  <w:style w:type="paragraph" w:styleId="Index5">
    <w:name w:val="index 5"/>
    <w:basedOn w:val="Standaard"/>
    <w:next w:val="Standaard"/>
    <w:semiHidden/>
    <w:rsid w:val="00C247A2"/>
    <w:pPr>
      <w:ind w:left="1132"/>
    </w:pPr>
  </w:style>
  <w:style w:type="paragraph" w:styleId="Index6">
    <w:name w:val="index 6"/>
    <w:basedOn w:val="Standaard"/>
    <w:next w:val="Standaard"/>
    <w:semiHidden/>
    <w:rsid w:val="00C247A2"/>
    <w:pPr>
      <w:ind w:left="1415"/>
    </w:pPr>
  </w:style>
  <w:style w:type="paragraph" w:styleId="Index7">
    <w:name w:val="index 7"/>
    <w:basedOn w:val="Standaard"/>
    <w:next w:val="Standaard"/>
    <w:semiHidden/>
    <w:rsid w:val="00C247A2"/>
    <w:pPr>
      <w:ind w:left="1698"/>
    </w:pPr>
  </w:style>
  <w:style w:type="paragraph" w:styleId="Indexkop">
    <w:name w:val="index heading"/>
    <w:basedOn w:val="Standaard"/>
    <w:next w:val="Index1"/>
    <w:uiPriority w:val="99"/>
    <w:semiHidden/>
    <w:rsid w:val="00C247A2"/>
  </w:style>
  <w:style w:type="paragraph" w:customStyle="1" w:styleId="KWNposCentre">
    <w:name w:val="KWNposCentre"/>
    <w:basedOn w:val="Text"/>
    <w:next w:val="Text"/>
    <w:rsid w:val="00C247A2"/>
    <w:pPr>
      <w:keepNext/>
      <w:jc w:val="center"/>
    </w:pPr>
  </w:style>
  <w:style w:type="paragraph" w:customStyle="1" w:styleId="KWNposLeft">
    <w:name w:val="KWNposLeft"/>
    <w:basedOn w:val="Text"/>
    <w:next w:val="Text"/>
    <w:rsid w:val="00C247A2"/>
    <w:pPr>
      <w:keepNext/>
    </w:pPr>
  </w:style>
  <w:style w:type="paragraph" w:customStyle="1" w:styleId="KWNposRight">
    <w:name w:val="KWNposRight"/>
    <w:basedOn w:val="Text"/>
    <w:next w:val="Text"/>
    <w:rsid w:val="00C247A2"/>
    <w:pPr>
      <w:keepNext/>
      <w:jc w:val="right"/>
    </w:pPr>
  </w:style>
  <w:style w:type="character" w:styleId="Regelnummer">
    <w:name w:val="line number"/>
    <w:basedOn w:val="Standaardalinea-lettertype"/>
    <w:rsid w:val="00C247A2"/>
  </w:style>
  <w:style w:type="paragraph" w:styleId="Macrotekst">
    <w:name w:val="macro"/>
    <w:link w:val="MacrotekstChar"/>
    <w:semiHidden/>
    <w:rsid w:val="00C247A2"/>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overflowPunct w:val="0"/>
      <w:autoSpaceDE w:val="0"/>
      <w:autoSpaceDN w:val="0"/>
      <w:adjustRightInd w:val="0"/>
      <w:textAlignment w:val="baseline"/>
    </w:pPr>
    <w:rPr>
      <w:rFonts w:ascii="Arial" w:hAnsi="Arial"/>
      <w:b/>
      <w:lang w:val="en-GB" w:eastAsia="en-US"/>
    </w:rPr>
  </w:style>
  <w:style w:type="character" w:customStyle="1" w:styleId="MacrotekstChar">
    <w:name w:val="Macrotekst Char"/>
    <w:basedOn w:val="Standaardalinea-lettertype"/>
    <w:link w:val="Macrotekst"/>
    <w:semiHidden/>
    <w:rsid w:val="00C247A2"/>
    <w:rPr>
      <w:rFonts w:ascii="Arial" w:eastAsia="Times New Roman" w:hAnsi="Arial" w:cs="Times New Roman"/>
      <w:b/>
      <w:szCs w:val="20"/>
      <w:lang w:val="en-GB" w:eastAsia="en-US"/>
    </w:rPr>
  </w:style>
  <w:style w:type="paragraph" w:styleId="Standaardinspringing">
    <w:name w:val="Normal Indent"/>
    <w:basedOn w:val="Standaard"/>
    <w:rsid w:val="00C247A2"/>
    <w:pPr>
      <w:ind w:left="284"/>
    </w:pPr>
  </w:style>
  <w:style w:type="character" w:styleId="Paginanummer">
    <w:name w:val="page number"/>
    <w:basedOn w:val="Standaardalinea-lettertype"/>
    <w:rsid w:val="00C247A2"/>
  </w:style>
  <w:style w:type="paragraph" w:customStyle="1" w:styleId="PosCentre">
    <w:name w:val="PosCentre"/>
    <w:basedOn w:val="Text"/>
    <w:next w:val="Text"/>
    <w:rsid w:val="00C247A2"/>
    <w:pPr>
      <w:jc w:val="center"/>
    </w:pPr>
  </w:style>
  <w:style w:type="paragraph" w:customStyle="1" w:styleId="PosLeft">
    <w:name w:val="PosLeft"/>
    <w:basedOn w:val="Text"/>
    <w:next w:val="Text"/>
    <w:rsid w:val="00C247A2"/>
  </w:style>
  <w:style w:type="paragraph" w:customStyle="1" w:styleId="PosRight">
    <w:name w:val="PosRight"/>
    <w:basedOn w:val="Text"/>
    <w:next w:val="Text"/>
    <w:rsid w:val="00C247A2"/>
    <w:pPr>
      <w:jc w:val="right"/>
    </w:pPr>
  </w:style>
  <w:style w:type="paragraph" w:customStyle="1" w:styleId="References">
    <w:name w:val="References"/>
    <w:basedOn w:val="Abbreviations"/>
    <w:rsid w:val="00C247A2"/>
    <w:pPr>
      <w:numPr>
        <w:numId w:val="1"/>
      </w:numPr>
    </w:pPr>
    <w:rPr>
      <w:lang w:val="en-US"/>
    </w:rPr>
  </w:style>
  <w:style w:type="paragraph" w:styleId="Ondertitel">
    <w:name w:val="Subtitle"/>
    <w:basedOn w:val="Standaard"/>
    <w:link w:val="OndertitelChar"/>
    <w:rsid w:val="00C247A2"/>
    <w:pPr>
      <w:spacing w:after="60"/>
      <w:jc w:val="center"/>
    </w:pPr>
    <w:rPr>
      <w:i/>
      <w:sz w:val="24"/>
    </w:rPr>
  </w:style>
  <w:style w:type="character" w:customStyle="1" w:styleId="OndertitelChar">
    <w:name w:val="Ondertitel Char"/>
    <w:basedOn w:val="Standaardalinea-lettertype"/>
    <w:link w:val="Ondertitel"/>
    <w:rsid w:val="00C247A2"/>
    <w:rPr>
      <w:rFonts w:ascii="Arial" w:eastAsia="Times New Roman" w:hAnsi="Arial" w:cs="Times New Roman"/>
      <w:i/>
      <w:sz w:val="24"/>
      <w:szCs w:val="20"/>
      <w:lang w:val="en-GB" w:eastAsia="en-US"/>
    </w:rPr>
  </w:style>
  <w:style w:type="paragraph" w:customStyle="1" w:styleId="zAdmText">
    <w:name w:val="z_AdmText"/>
    <w:basedOn w:val="Standaard"/>
    <w:rsid w:val="00C247A2"/>
    <w:rPr>
      <w:noProof/>
    </w:rPr>
  </w:style>
  <w:style w:type="paragraph" w:styleId="Lijstmetafbeeldingen">
    <w:name w:val="table of figures"/>
    <w:basedOn w:val="zAdmText"/>
    <w:next w:val="Text"/>
    <w:uiPriority w:val="99"/>
    <w:rsid w:val="00C247A2"/>
    <w:pPr>
      <w:tabs>
        <w:tab w:val="right" w:pos="9355"/>
      </w:tabs>
      <w:ind w:left="400" w:right="566" w:hanging="400"/>
    </w:pPr>
  </w:style>
  <w:style w:type="paragraph" w:customStyle="1" w:styleId="TextBold">
    <w:name w:val="TextBold"/>
    <w:basedOn w:val="Text"/>
    <w:next w:val="Text"/>
    <w:rsid w:val="00C247A2"/>
    <w:rPr>
      <w:b/>
    </w:rPr>
  </w:style>
  <w:style w:type="paragraph" w:customStyle="1" w:styleId="TextList1">
    <w:name w:val="TextList1"/>
    <w:basedOn w:val="Text"/>
    <w:rsid w:val="00C247A2"/>
    <w:pPr>
      <w:spacing w:before="120"/>
    </w:pPr>
  </w:style>
  <w:style w:type="paragraph" w:customStyle="1" w:styleId="TextList2">
    <w:name w:val="TextList2"/>
    <w:basedOn w:val="Text"/>
    <w:rsid w:val="00C247A2"/>
    <w:pPr>
      <w:tabs>
        <w:tab w:val="left" w:pos="142"/>
        <w:tab w:val="decimal" w:pos="1559"/>
      </w:tabs>
      <w:spacing w:before="120"/>
    </w:pPr>
  </w:style>
  <w:style w:type="paragraph" w:customStyle="1" w:styleId="TextListAutoNum">
    <w:name w:val="TextListAutoNum"/>
    <w:basedOn w:val="Text"/>
    <w:rsid w:val="00C247A2"/>
    <w:pPr>
      <w:spacing w:before="120"/>
      <w:ind w:left="284" w:hanging="284"/>
    </w:pPr>
  </w:style>
  <w:style w:type="paragraph" w:styleId="Inhopg1">
    <w:name w:val="toc 1"/>
    <w:basedOn w:val="zAdmText"/>
    <w:uiPriority w:val="39"/>
    <w:rsid w:val="00C247A2"/>
    <w:pPr>
      <w:tabs>
        <w:tab w:val="right" w:leader="dot" w:pos="9355"/>
      </w:tabs>
      <w:spacing w:before="240"/>
      <w:ind w:left="567" w:right="566" w:hanging="567"/>
    </w:pPr>
    <w:rPr>
      <w:b/>
    </w:rPr>
  </w:style>
  <w:style w:type="paragraph" w:styleId="Inhopg2">
    <w:name w:val="toc 2"/>
    <w:basedOn w:val="Inhopg1"/>
    <w:uiPriority w:val="39"/>
    <w:rsid w:val="00C247A2"/>
    <w:pPr>
      <w:spacing w:before="0"/>
      <w:ind w:left="1134"/>
    </w:pPr>
    <w:rPr>
      <w:b w:val="0"/>
      <w:sz w:val="20"/>
    </w:rPr>
  </w:style>
  <w:style w:type="paragraph" w:styleId="Inhopg3">
    <w:name w:val="toc 3"/>
    <w:basedOn w:val="Inhopg2"/>
    <w:uiPriority w:val="39"/>
    <w:rsid w:val="00C247A2"/>
    <w:pPr>
      <w:tabs>
        <w:tab w:val="right" w:pos="10080"/>
      </w:tabs>
      <w:ind w:left="1440" w:right="562" w:hanging="720"/>
    </w:pPr>
  </w:style>
  <w:style w:type="paragraph" w:styleId="Inhopg4">
    <w:name w:val="toc 4"/>
    <w:basedOn w:val="Inhopg2"/>
    <w:uiPriority w:val="39"/>
    <w:rsid w:val="00C247A2"/>
    <w:pPr>
      <w:ind w:left="1728" w:right="562" w:hanging="864"/>
    </w:pPr>
  </w:style>
  <w:style w:type="paragraph" w:styleId="Inhopg5">
    <w:name w:val="toc 5"/>
    <w:basedOn w:val="Inhopg2"/>
    <w:uiPriority w:val="39"/>
    <w:rsid w:val="00C247A2"/>
    <w:pPr>
      <w:ind w:left="1701"/>
    </w:pPr>
  </w:style>
  <w:style w:type="paragraph" w:styleId="Inhopg6">
    <w:name w:val="toc 6"/>
    <w:basedOn w:val="Inhopg2"/>
    <w:uiPriority w:val="39"/>
    <w:rsid w:val="00C247A2"/>
    <w:pPr>
      <w:ind w:left="1701"/>
    </w:pPr>
  </w:style>
  <w:style w:type="paragraph" w:styleId="Inhopg7">
    <w:name w:val="toc 7"/>
    <w:basedOn w:val="Inhopg2"/>
    <w:uiPriority w:val="39"/>
    <w:rsid w:val="00C247A2"/>
    <w:pPr>
      <w:ind w:left="1701"/>
    </w:pPr>
  </w:style>
  <w:style w:type="paragraph" w:styleId="Inhopg8">
    <w:name w:val="toc 8"/>
    <w:basedOn w:val="Inhopg2"/>
    <w:uiPriority w:val="39"/>
    <w:rsid w:val="00C247A2"/>
    <w:pPr>
      <w:ind w:left="2268"/>
    </w:pPr>
  </w:style>
  <w:style w:type="paragraph" w:styleId="Inhopg9">
    <w:name w:val="toc 9"/>
    <w:basedOn w:val="Inhopg2"/>
    <w:next w:val="Standaard"/>
    <w:uiPriority w:val="39"/>
    <w:rsid w:val="00C247A2"/>
    <w:pPr>
      <w:ind w:left="2268"/>
    </w:pPr>
  </w:style>
  <w:style w:type="paragraph" w:customStyle="1" w:styleId="TOCtitle">
    <w:name w:val="TOCtitle"/>
    <w:basedOn w:val="Heading1noNr"/>
    <w:rsid w:val="00C247A2"/>
    <w:pPr>
      <w:pBdr>
        <w:bottom w:val="double" w:sz="6" w:space="1" w:color="0000FF"/>
      </w:pBdr>
    </w:pPr>
    <w:rPr>
      <w:spacing w:val="20"/>
    </w:rPr>
  </w:style>
  <w:style w:type="paragraph" w:customStyle="1" w:styleId="zAdmAdrLabel">
    <w:name w:val="z_AdmAdrLabel"/>
    <w:basedOn w:val="zAdmText"/>
    <w:rsid w:val="00C247A2"/>
  </w:style>
  <w:style w:type="paragraph" w:customStyle="1" w:styleId="zAdmChapterTitle">
    <w:name w:val="z_AdmChapterTitle"/>
    <w:basedOn w:val="Kop1"/>
    <w:next w:val="Text"/>
    <w:rsid w:val="00C247A2"/>
    <w:pPr>
      <w:outlineLvl w:val="9"/>
    </w:pPr>
    <w:rPr>
      <w:rFonts w:eastAsia="Times New Roman" w:cs="Times New Roman"/>
      <w:bCs/>
      <w:sz w:val="40"/>
    </w:rPr>
  </w:style>
  <w:style w:type="paragraph" w:customStyle="1" w:styleId="zAdmCompAddress">
    <w:name w:val="z_AdmCompAddress"/>
    <w:basedOn w:val="zAdmText"/>
    <w:rsid w:val="00C247A2"/>
    <w:pPr>
      <w:spacing w:line="240" w:lineRule="atLeast"/>
    </w:pPr>
    <w:rPr>
      <w:sz w:val="14"/>
    </w:rPr>
  </w:style>
  <w:style w:type="paragraph" w:customStyle="1" w:styleId="zAdmCompBU">
    <w:name w:val="z_AdmCompBU"/>
    <w:basedOn w:val="Standaard"/>
    <w:next w:val="Standaard"/>
    <w:rsid w:val="00C247A2"/>
    <w:pPr>
      <w:spacing w:before="240" w:line="240" w:lineRule="atLeast"/>
    </w:pPr>
    <w:rPr>
      <w:b/>
      <w:noProof/>
      <w:sz w:val="18"/>
    </w:rPr>
  </w:style>
  <w:style w:type="paragraph" w:customStyle="1" w:styleId="zAdmDate">
    <w:name w:val="z_AdmDate"/>
    <w:basedOn w:val="Standaard"/>
    <w:rsid w:val="00C247A2"/>
  </w:style>
  <w:style w:type="paragraph" w:customStyle="1" w:styleId="zAdmDateCel">
    <w:name w:val="z_AdmDateCel"/>
    <w:basedOn w:val="zAdmDate"/>
    <w:rsid w:val="00C247A2"/>
    <w:pPr>
      <w:ind w:left="57"/>
    </w:pPr>
  </w:style>
  <w:style w:type="paragraph" w:customStyle="1" w:styleId="zAdmDateHidden">
    <w:name w:val="z_AdmDateHidden"/>
    <w:basedOn w:val="zAdmDate"/>
    <w:rsid w:val="00C247A2"/>
    <w:pPr>
      <w:spacing w:line="11" w:lineRule="exact"/>
    </w:pPr>
    <w:rPr>
      <w:vanish/>
      <w:lang w:val="nl-NL"/>
    </w:rPr>
  </w:style>
  <w:style w:type="paragraph" w:customStyle="1" w:styleId="zAdmLeft">
    <w:name w:val="z_AdmLeft"/>
    <w:basedOn w:val="zAdmText"/>
    <w:rsid w:val="00C247A2"/>
    <w:pPr>
      <w:spacing w:after="120"/>
      <w:jc w:val="right"/>
    </w:pPr>
  </w:style>
  <w:style w:type="paragraph" w:customStyle="1" w:styleId="zAdmLeft1">
    <w:name w:val="z_AdmLeft1"/>
    <w:basedOn w:val="zAdmLeft"/>
    <w:rsid w:val="00C247A2"/>
    <w:pPr>
      <w:spacing w:after="480"/>
    </w:pPr>
  </w:style>
  <w:style w:type="paragraph" w:customStyle="1" w:styleId="zAdmLeft8pt">
    <w:name w:val="z_AdmLeft8pt"/>
    <w:basedOn w:val="zAdmLeft"/>
    <w:rsid w:val="00C247A2"/>
    <w:pPr>
      <w:spacing w:before="40" w:after="40"/>
    </w:pPr>
    <w:rPr>
      <w:rFonts w:ascii="Arial Narrow" w:hAnsi="Arial Narrow"/>
      <w:sz w:val="16"/>
    </w:rPr>
  </w:style>
  <w:style w:type="paragraph" w:customStyle="1" w:styleId="zAdmNameLeft">
    <w:name w:val="z_AdmNameLeft"/>
    <w:basedOn w:val="zAdmLeft"/>
    <w:rsid w:val="00C247A2"/>
    <w:pPr>
      <w:spacing w:before="480"/>
    </w:pPr>
  </w:style>
  <w:style w:type="paragraph" w:customStyle="1" w:styleId="zAdmRight">
    <w:name w:val="z_AdmRight"/>
    <w:basedOn w:val="zAdmLeft"/>
    <w:rsid w:val="00C247A2"/>
    <w:pPr>
      <w:spacing w:after="0"/>
      <w:jc w:val="left"/>
    </w:pPr>
  </w:style>
  <w:style w:type="paragraph" w:customStyle="1" w:styleId="zAdmNameRight">
    <w:name w:val="z_AdmNameRight"/>
    <w:basedOn w:val="zAdmRight"/>
    <w:rsid w:val="00C247A2"/>
    <w:pPr>
      <w:spacing w:before="480"/>
    </w:pPr>
  </w:style>
  <w:style w:type="paragraph" w:customStyle="1" w:styleId="zAdmNameRightOK">
    <w:name w:val="z_AdmNameRightOK"/>
    <w:basedOn w:val="zAdmNameRight"/>
    <w:rsid w:val="00C247A2"/>
  </w:style>
  <w:style w:type="paragraph" w:customStyle="1" w:styleId="zAdmNameSign">
    <w:name w:val="z_AdmNameSign"/>
    <w:basedOn w:val="zAdmText"/>
    <w:rsid w:val="00C247A2"/>
    <w:pPr>
      <w:tabs>
        <w:tab w:val="left" w:pos="4962"/>
        <w:tab w:val="right" w:pos="9214"/>
      </w:tabs>
      <w:spacing w:before="480"/>
    </w:pPr>
    <w:rPr>
      <w:b/>
    </w:rPr>
  </w:style>
  <w:style w:type="paragraph" w:customStyle="1" w:styleId="zAdmRight1">
    <w:name w:val="z_AdmRight1"/>
    <w:basedOn w:val="zAdmLeft1"/>
    <w:rsid w:val="00C247A2"/>
    <w:pPr>
      <w:jc w:val="left"/>
    </w:pPr>
  </w:style>
  <w:style w:type="paragraph" w:customStyle="1" w:styleId="zAdmRight8pt">
    <w:name w:val="z_AdmRight8pt"/>
    <w:basedOn w:val="zAdmNameRight"/>
    <w:rsid w:val="00C247A2"/>
    <w:pPr>
      <w:spacing w:before="40" w:after="40"/>
    </w:pPr>
    <w:rPr>
      <w:rFonts w:ascii="Arial Narrow" w:hAnsi="Arial Narrow"/>
      <w:sz w:val="16"/>
    </w:rPr>
  </w:style>
  <w:style w:type="paragraph" w:customStyle="1" w:styleId="zAdmRightTab">
    <w:name w:val="z_AdmRightTab"/>
    <w:basedOn w:val="zAdmRight"/>
    <w:rsid w:val="00C247A2"/>
    <w:pPr>
      <w:tabs>
        <w:tab w:val="left" w:pos="2552"/>
      </w:tabs>
    </w:pPr>
  </w:style>
  <w:style w:type="paragraph" w:customStyle="1" w:styleId="zAdmSpecial">
    <w:name w:val="z_AdmSpecial"/>
    <w:basedOn w:val="zAdmText"/>
    <w:rsid w:val="00C247A2"/>
    <w:pPr>
      <w:spacing w:before="400"/>
    </w:pPr>
    <w:rPr>
      <w:rFonts w:ascii="Monotype Corsiva" w:hAnsi="Monotype Corsiva"/>
      <w:b/>
      <w:i/>
      <w:sz w:val="30"/>
    </w:rPr>
  </w:style>
  <w:style w:type="paragraph" w:customStyle="1" w:styleId="zAdmText11ptB">
    <w:name w:val="z_AdmText11ptB"/>
    <w:basedOn w:val="zAdmText"/>
    <w:rsid w:val="00C247A2"/>
    <w:pPr>
      <w:ind w:left="57"/>
    </w:pPr>
    <w:rPr>
      <w:b/>
    </w:rPr>
  </w:style>
  <w:style w:type="paragraph" w:customStyle="1" w:styleId="zAdmText9ptB">
    <w:name w:val="z_AdmText9ptB"/>
    <w:basedOn w:val="zAdmText"/>
    <w:rsid w:val="00C247A2"/>
    <w:pPr>
      <w:spacing w:before="40" w:after="40"/>
      <w:jc w:val="right"/>
    </w:pPr>
    <w:rPr>
      <w:b/>
      <w:sz w:val="18"/>
    </w:rPr>
  </w:style>
  <w:style w:type="paragraph" w:customStyle="1" w:styleId="zAdmTextCel">
    <w:name w:val="z_AdmTextCel"/>
    <w:basedOn w:val="zAdmText"/>
    <w:rsid w:val="00C247A2"/>
    <w:pPr>
      <w:ind w:left="57"/>
    </w:pPr>
  </w:style>
  <w:style w:type="paragraph" w:customStyle="1" w:styleId="zAdmTextCelLast">
    <w:name w:val="z_AdmTextCelLast"/>
    <w:basedOn w:val="zAdmTextCel"/>
    <w:rsid w:val="00C247A2"/>
    <w:pPr>
      <w:spacing w:after="480"/>
    </w:pPr>
  </w:style>
  <w:style w:type="paragraph" w:customStyle="1" w:styleId="zAdmTextDummy">
    <w:name w:val="z_AdmTextDummy"/>
    <w:basedOn w:val="zAdmText"/>
    <w:rsid w:val="00C247A2"/>
    <w:pPr>
      <w:spacing w:line="20" w:lineRule="exact"/>
    </w:pPr>
    <w:rPr>
      <w:sz w:val="8"/>
    </w:rPr>
  </w:style>
  <w:style w:type="paragraph" w:customStyle="1" w:styleId="zAdmTextDummy1">
    <w:name w:val="z_AdmTextDummy1"/>
    <w:basedOn w:val="zAdmTextDummy"/>
    <w:rsid w:val="00C247A2"/>
    <w:pPr>
      <w:ind w:left="-709"/>
    </w:pPr>
  </w:style>
  <w:style w:type="paragraph" w:customStyle="1" w:styleId="zAdmTextHidden">
    <w:name w:val="z_AdmTextHidden"/>
    <w:basedOn w:val="zAdmTextDummy"/>
    <w:rsid w:val="00C247A2"/>
    <w:pPr>
      <w:spacing w:line="11" w:lineRule="exact"/>
    </w:pPr>
    <w:rPr>
      <w:vanish/>
      <w:sz w:val="16"/>
    </w:rPr>
  </w:style>
  <w:style w:type="paragraph" w:customStyle="1" w:styleId="zAdmTextLeft">
    <w:name w:val="z_AdmTextLeft"/>
    <w:basedOn w:val="zAdmText"/>
    <w:rsid w:val="00C247A2"/>
    <w:pPr>
      <w:jc w:val="right"/>
    </w:pPr>
  </w:style>
  <w:style w:type="paragraph" w:customStyle="1" w:styleId="zAdmTextOff">
    <w:name w:val="z_AdmTextOff"/>
    <w:basedOn w:val="zAdmLeft"/>
    <w:rsid w:val="00C247A2"/>
    <w:pPr>
      <w:spacing w:after="0"/>
    </w:pPr>
    <w:rPr>
      <w:b/>
    </w:rPr>
  </w:style>
  <w:style w:type="paragraph" w:customStyle="1" w:styleId="zAdmTextOK">
    <w:name w:val="z_AdmTextOK"/>
    <w:basedOn w:val="zAdmText"/>
    <w:rsid w:val="00C247A2"/>
  </w:style>
  <w:style w:type="paragraph" w:customStyle="1" w:styleId="zAdmTname">
    <w:name w:val="z_AdmTname"/>
    <w:basedOn w:val="zAdmText"/>
    <w:rsid w:val="00C247A2"/>
    <w:pPr>
      <w:spacing w:before="360"/>
    </w:pPr>
    <w:rPr>
      <w:b/>
      <w:sz w:val="40"/>
    </w:rPr>
  </w:style>
  <w:style w:type="paragraph" w:customStyle="1" w:styleId="zCompanyName1">
    <w:name w:val="z_CompanyName1"/>
    <w:basedOn w:val="Standaard"/>
    <w:rsid w:val="00C247A2"/>
    <w:pPr>
      <w:spacing w:before="200"/>
    </w:pPr>
    <w:rPr>
      <w:b/>
      <w:noProof/>
      <w:sz w:val="16"/>
    </w:rPr>
  </w:style>
  <w:style w:type="paragraph" w:customStyle="1" w:styleId="zCompanyName2">
    <w:name w:val="z_CompanyName2"/>
    <w:basedOn w:val="zCompanyName1"/>
    <w:rsid w:val="00C247A2"/>
    <w:pPr>
      <w:spacing w:line="160" w:lineRule="atLeast"/>
      <w:jc w:val="right"/>
    </w:pPr>
    <w:rPr>
      <w:sz w:val="12"/>
    </w:rPr>
  </w:style>
  <w:style w:type="paragraph" w:customStyle="1" w:styleId="zCopyright">
    <w:name w:val="z_Copyright"/>
    <w:basedOn w:val="zAdmText"/>
    <w:rsid w:val="00C247A2"/>
    <w:pPr>
      <w:spacing w:before="120" w:line="120" w:lineRule="exact"/>
    </w:pPr>
    <w:rPr>
      <w:sz w:val="10"/>
    </w:rPr>
  </w:style>
  <w:style w:type="paragraph" w:customStyle="1" w:styleId="zExtraText">
    <w:name w:val="z_ExtraText"/>
    <w:basedOn w:val="zAdmText"/>
    <w:rsid w:val="00C247A2"/>
    <w:rPr>
      <w:b/>
    </w:rPr>
  </w:style>
  <w:style w:type="paragraph" w:customStyle="1" w:styleId="zFooterText">
    <w:name w:val="z_FooterText"/>
    <w:basedOn w:val="zAdmText"/>
    <w:rsid w:val="00C247A2"/>
    <w:pPr>
      <w:tabs>
        <w:tab w:val="left" w:pos="851"/>
        <w:tab w:val="left" w:pos="993"/>
        <w:tab w:val="left" w:pos="4820"/>
        <w:tab w:val="left" w:pos="5670"/>
        <w:tab w:val="left" w:pos="5812"/>
        <w:tab w:val="right" w:pos="9356"/>
      </w:tabs>
      <w:spacing w:line="160" w:lineRule="exact"/>
    </w:pPr>
    <w:rPr>
      <w:b/>
      <w:sz w:val="16"/>
    </w:rPr>
  </w:style>
  <w:style w:type="paragraph" w:customStyle="1" w:styleId="zFooterText1">
    <w:name w:val="z_FooterText1"/>
    <w:basedOn w:val="zAdmText"/>
    <w:rsid w:val="00C247A2"/>
    <w:pPr>
      <w:spacing w:line="160" w:lineRule="exact"/>
    </w:pPr>
    <w:rPr>
      <w:sz w:val="16"/>
    </w:rPr>
  </w:style>
  <w:style w:type="paragraph" w:customStyle="1" w:styleId="zFooterText2">
    <w:name w:val="z_FooterText2"/>
    <w:basedOn w:val="zAdmText"/>
    <w:rsid w:val="00C247A2"/>
    <w:rPr>
      <w:sz w:val="16"/>
    </w:rPr>
  </w:style>
  <w:style w:type="paragraph" w:customStyle="1" w:styleId="zHeaderL">
    <w:name w:val="z_HeaderL"/>
    <w:basedOn w:val="Standaard"/>
    <w:rsid w:val="00C247A2"/>
    <w:pPr>
      <w:pBdr>
        <w:top w:val="double" w:sz="6" w:space="1" w:color="auto" w:shadow="1"/>
        <w:left w:val="double" w:sz="6" w:space="1" w:color="auto" w:shadow="1"/>
        <w:bottom w:val="double" w:sz="6" w:space="1" w:color="auto" w:shadow="1"/>
        <w:right w:val="double" w:sz="6" w:space="1" w:color="auto" w:shadow="1"/>
      </w:pBdr>
      <w:shd w:val="clear" w:color="auto" w:fill="FFFF00"/>
      <w:jc w:val="center"/>
    </w:pPr>
    <w:rPr>
      <w:b/>
      <w:noProof/>
    </w:rPr>
  </w:style>
  <w:style w:type="paragraph" w:customStyle="1" w:styleId="zHeaderL2">
    <w:name w:val="z_HeaderL2"/>
    <w:basedOn w:val="zHeaderL"/>
    <w:rsid w:val="00C247A2"/>
    <w:pPr>
      <w:pBdr>
        <w:top w:val="single" w:sz="12" w:space="1" w:color="auto"/>
        <w:left w:val="single" w:sz="12" w:space="1" w:color="auto"/>
        <w:bottom w:val="single" w:sz="12" w:space="1" w:color="auto"/>
        <w:right w:val="single" w:sz="12" w:space="1" w:color="auto"/>
      </w:pBdr>
      <w:shd w:val="clear" w:color="auto" w:fill="auto"/>
    </w:pPr>
    <w:rPr>
      <w:sz w:val="18"/>
    </w:rPr>
  </w:style>
  <w:style w:type="paragraph" w:customStyle="1" w:styleId="zHeaderL3">
    <w:name w:val="z_HeaderL3"/>
    <w:basedOn w:val="zHeaderL"/>
    <w:rsid w:val="00C247A2"/>
    <w:pPr>
      <w:pBdr>
        <w:top w:val="single" w:sz="6" w:space="1" w:color="auto"/>
        <w:left w:val="single" w:sz="6" w:space="1" w:color="auto"/>
        <w:bottom w:val="single" w:sz="6" w:space="1" w:color="auto"/>
        <w:right w:val="single" w:sz="6" w:space="1" w:color="auto"/>
      </w:pBdr>
      <w:shd w:val="clear" w:color="auto" w:fill="auto"/>
    </w:pPr>
    <w:rPr>
      <w:sz w:val="16"/>
    </w:rPr>
  </w:style>
  <w:style w:type="paragraph" w:customStyle="1" w:styleId="zHeaderL4">
    <w:name w:val="z_HeaderL4"/>
    <w:basedOn w:val="zAdmText"/>
    <w:rsid w:val="00C247A2"/>
    <w:pPr>
      <w:framePr w:w="4253" w:wrap="around" w:vAnchor="page" w:hAnchor="page" w:x="5103" w:y="2269"/>
      <w:spacing w:line="240" w:lineRule="atLeast"/>
      <w:jc w:val="center"/>
    </w:pPr>
    <w:rPr>
      <w:b/>
      <w:i/>
      <w:spacing w:val="60"/>
      <w:sz w:val="30"/>
    </w:rPr>
  </w:style>
  <w:style w:type="paragraph" w:customStyle="1" w:styleId="zHeaderR">
    <w:name w:val="z_HeaderR"/>
    <w:basedOn w:val="zAdmText"/>
    <w:rsid w:val="00C247A2"/>
    <w:pPr>
      <w:tabs>
        <w:tab w:val="left" w:pos="255"/>
      </w:tabs>
      <w:spacing w:line="800" w:lineRule="atLeast"/>
      <w:jc w:val="right"/>
    </w:pPr>
    <w:rPr>
      <w:rFonts w:ascii="Frugal Sans" w:hAnsi="Frugal Sans"/>
      <w:b/>
    </w:rPr>
  </w:style>
  <w:style w:type="paragraph" w:customStyle="1" w:styleId="zHeaderR2">
    <w:name w:val="z_HeaderR2"/>
    <w:basedOn w:val="zHeaderR"/>
    <w:rsid w:val="00C247A2"/>
    <w:pPr>
      <w:framePr w:w="2155" w:wrap="auto" w:hAnchor="text" w:x="9299"/>
      <w:spacing w:line="240" w:lineRule="auto"/>
    </w:pPr>
    <w:rPr>
      <w:sz w:val="12"/>
    </w:rPr>
  </w:style>
  <w:style w:type="paragraph" w:customStyle="1" w:styleId="zHeaderRname">
    <w:name w:val="z_HeaderRname"/>
    <w:basedOn w:val="zHeaderR"/>
    <w:rsid w:val="00C247A2"/>
    <w:pPr>
      <w:tabs>
        <w:tab w:val="clear" w:pos="255"/>
        <w:tab w:val="left" w:pos="1928"/>
      </w:tabs>
      <w:spacing w:line="480" w:lineRule="atLeast"/>
      <w:jc w:val="left"/>
    </w:pPr>
    <w:rPr>
      <w:sz w:val="18"/>
    </w:rPr>
  </w:style>
  <w:style w:type="paragraph" w:customStyle="1" w:styleId="zKvKTxt">
    <w:name w:val="z_KvKTxt"/>
    <w:basedOn w:val="Standaard"/>
    <w:rsid w:val="00C247A2"/>
    <w:pPr>
      <w:spacing w:before="120" w:line="120" w:lineRule="exact"/>
    </w:pPr>
    <w:rPr>
      <w:noProof/>
      <w:sz w:val="10"/>
    </w:rPr>
  </w:style>
  <w:style w:type="paragraph" w:customStyle="1" w:styleId="zLineFull">
    <w:name w:val="z_LineFull"/>
    <w:basedOn w:val="zAdmText"/>
    <w:rsid w:val="00C247A2"/>
    <w:pPr>
      <w:tabs>
        <w:tab w:val="right" w:leader="underscore" w:pos="9412"/>
      </w:tabs>
      <w:spacing w:line="20" w:lineRule="exact"/>
      <w:ind w:left="-57"/>
    </w:pPr>
    <w:rPr>
      <w:sz w:val="16"/>
    </w:rPr>
  </w:style>
  <w:style w:type="paragraph" w:customStyle="1" w:styleId="zList">
    <w:name w:val="z_List"/>
    <w:basedOn w:val="Standaard"/>
    <w:rsid w:val="00C247A2"/>
    <w:pPr>
      <w:tabs>
        <w:tab w:val="left" w:pos="1985"/>
        <w:tab w:val="left" w:pos="7372"/>
      </w:tabs>
      <w:ind w:left="1701" w:hanging="1701"/>
    </w:pPr>
  </w:style>
  <w:style w:type="paragraph" w:customStyle="1" w:styleId="zLogo1">
    <w:name w:val="z_Logo1"/>
    <w:basedOn w:val="zAdmText"/>
    <w:rsid w:val="00C247A2"/>
    <w:pPr>
      <w:jc w:val="right"/>
    </w:pPr>
  </w:style>
  <w:style w:type="paragraph" w:customStyle="1" w:styleId="zLogo2">
    <w:name w:val="z_Logo2"/>
    <w:basedOn w:val="zLogo1"/>
    <w:rsid w:val="00C247A2"/>
  </w:style>
  <w:style w:type="paragraph" w:customStyle="1" w:styleId="zSubTitle">
    <w:name w:val="z_SubTitle"/>
    <w:basedOn w:val="zAdmText"/>
    <w:rsid w:val="00C247A2"/>
    <w:pPr>
      <w:spacing w:before="720"/>
      <w:jc w:val="center"/>
    </w:pPr>
    <w:rPr>
      <w:b/>
      <w:sz w:val="30"/>
    </w:rPr>
  </w:style>
  <w:style w:type="paragraph" w:customStyle="1" w:styleId="zTitle">
    <w:name w:val="z_Title"/>
    <w:basedOn w:val="zAdmText"/>
    <w:rsid w:val="00C247A2"/>
    <w:pPr>
      <w:spacing w:before="2540" w:after="720" w:line="480" w:lineRule="atLeast"/>
      <w:jc w:val="center"/>
    </w:pPr>
    <w:rPr>
      <w:b/>
      <w:spacing w:val="60"/>
      <w:sz w:val="40"/>
    </w:rPr>
  </w:style>
  <w:style w:type="paragraph" w:customStyle="1" w:styleId="zTOCtext">
    <w:name w:val="z_TOCtext"/>
    <w:basedOn w:val="zAdmText"/>
    <w:rsid w:val="00C247A2"/>
    <w:pPr>
      <w:jc w:val="right"/>
    </w:pPr>
  </w:style>
  <w:style w:type="paragraph" w:customStyle="1" w:styleId="zVolume">
    <w:name w:val="z_Volume"/>
    <w:basedOn w:val="zAdmText"/>
    <w:rsid w:val="00C247A2"/>
    <w:pPr>
      <w:spacing w:before="960" w:after="960"/>
      <w:jc w:val="right"/>
    </w:pPr>
    <w:rPr>
      <w:b/>
    </w:rPr>
  </w:style>
  <w:style w:type="paragraph" w:customStyle="1" w:styleId="zVolumeNumber">
    <w:name w:val="z_VolumeNumber"/>
    <w:basedOn w:val="zVolume"/>
    <w:rsid w:val="00C247A2"/>
    <w:pPr>
      <w:jc w:val="left"/>
    </w:pPr>
  </w:style>
  <w:style w:type="paragraph" w:styleId="Lijstopsomteken">
    <w:name w:val="List Bullet"/>
    <w:basedOn w:val="Standaard"/>
    <w:autoRedefine/>
    <w:rsid w:val="00C247A2"/>
    <w:rPr>
      <w:rFonts w:cs="Arial"/>
      <w:b/>
      <w:bCs/>
      <w:sz w:val="19"/>
      <w:szCs w:val="19"/>
    </w:rPr>
  </w:style>
  <w:style w:type="paragraph" w:styleId="Lijstopsomteken2">
    <w:name w:val="List Bullet 2"/>
    <w:basedOn w:val="Standaard"/>
    <w:autoRedefine/>
    <w:rsid w:val="00C247A2"/>
    <w:pPr>
      <w:ind w:left="283"/>
      <w:jc w:val="both"/>
    </w:pPr>
    <w:rPr>
      <w:rFonts w:cs="Arial"/>
      <w:color w:val="333333"/>
      <w:szCs w:val="14"/>
    </w:rPr>
  </w:style>
  <w:style w:type="paragraph" w:styleId="Lijstopsomteken4">
    <w:name w:val="List Bullet 4"/>
    <w:basedOn w:val="Standaard"/>
    <w:autoRedefine/>
    <w:rsid w:val="00C247A2"/>
    <w:pPr>
      <w:numPr>
        <w:numId w:val="4"/>
      </w:numPr>
    </w:pPr>
  </w:style>
  <w:style w:type="paragraph" w:styleId="Bloktekst">
    <w:name w:val="Block Text"/>
    <w:basedOn w:val="Standaard"/>
    <w:rsid w:val="00C247A2"/>
    <w:pPr>
      <w:pBdr>
        <w:top w:val="single" w:sz="6" w:space="1" w:color="auto"/>
        <w:left w:val="single" w:sz="6" w:space="1" w:color="auto"/>
        <w:bottom w:val="single" w:sz="6" w:space="1" w:color="auto"/>
        <w:right w:val="single" w:sz="6" w:space="1" w:color="auto"/>
      </w:pBdr>
      <w:ind w:left="567" w:right="708"/>
      <w:jc w:val="center"/>
    </w:pPr>
    <w:rPr>
      <w:b/>
      <w:noProof/>
      <w:color w:val="FF0000"/>
      <w:sz w:val="24"/>
      <w:lang w:val="en-US"/>
    </w:rPr>
  </w:style>
  <w:style w:type="paragraph" w:customStyle="1" w:styleId="Standaardinspringing1">
    <w:name w:val="Standaardinspringing1"/>
    <w:basedOn w:val="Standaard"/>
    <w:rsid w:val="00C247A2"/>
    <w:pPr>
      <w:ind w:left="1134"/>
    </w:pPr>
    <w:rPr>
      <w:rFonts w:ascii="Times New Roman" w:hAnsi="Times New Roman"/>
      <w:sz w:val="24"/>
    </w:rPr>
  </w:style>
  <w:style w:type="character" w:styleId="Hyperlink">
    <w:name w:val="Hyperlink"/>
    <w:rsid w:val="00C247A2"/>
    <w:rPr>
      <w:color w:val="0000FF"/>
      <w:u w:val="single"/>
    </w:rPr>
  </w:style>
  <w:style w:type="character" w:styleId="GevolgdeHyperlink">
    <w:name w:val="FollowedHyperlink"/>
    <w:rsid w:val="00C247A2"/>
    <w:rPr>
      <w:color w:val="800080"/>
      <w:u w:val="single"/>
    </w:rPr>
  </w:style>
  <w:style w:type="paragraph" w:styleId="Lijst2">
    <w:name w:val="List 2"/>
    <w:basedOn w:val="Standaard"/>
    <w:rsid w:val="00C247A2"/>
    <w:pPr>
      <w:ind w:left="566" w:hanging="283"/>
    </w:pPr>
  </w:style>
  <w:style w:type="paragraph" w:styleId="Plattetekst">
    <w:name w:val="Body Text"/>
    <w:basedOn w:val="Standaard"/>
    <w:link w:val="PlattetekstChar"/>
    <w:rsid w:val="00C247A2"/>
    <w:pPr>
      <w:spacing w:after="120"/>
    </w:pPr>
  </w:style>
  <w:style w:type="character" w:customStyle="1" w:styleId="PlattetekstChar">
    <w:name w:val="Platte tekst Char"/>
    <w:basedOn w:val="Standaardalinea-lettertype"/>
    <w:link w:val="Plattetekst"/>
    <w:rsid w:val="00C247A2"/>
    <w:rPr>
      <w:rFonts w:ascii="Arial" w:eastAsia="Times New Roman" w:hAnsi="Arial" w:cs="Times New Roman"/>
      <w:szCs w:val="20"/>
      <w:lang w:val="en-GB" w:eastAsia="en-US"/>
    </w:rPr>
  </w:style>
  <w:style w:type="paragraph" w:styleId="Plattetekstinspringen">
    <w:name w:val="Body Text Indent"/>
    <w:basedOn w:val="Standaard"/>
    <w:link w:val="PlattetekstinspringenChar"/>
    <w:rsid w:val="00C247A2"/>
    <w:pPr>
      <w:spacing w:after="120"/>
      <w:ind w:left="283"/>
    </w:pPr>
  </w:style>
  <w:style w:type="character" w:customStyle="1" w:styleId="PlattetekstinspringenChar">
    <w:name w:val="Platte tekst inspringen Char"/>
    <w:basedOn w:val="Standaardalinea-lettertype"/>
    <w:link w:val="Plattetekstinspringen"/>
    <w:rsid w:val="00C247A2"/>
    <w:rPr>
      <w:rFonts w:ascii="Arial" w:eastAsia="Times New Roman" w:hAnsi="Arial" w:cs="Times New Roman"/>
      <w:szCs w:val="20"/>
      <w:lang w:val="en-GB" w:eastAsia="en-US"/>
    </w:rPr>
  </w:style>
  <w:style w:type="paragraph" w:styleId="Tekstzonderopmaak">
    <w:name w:val="Plain Text"/>
    <w:basedOn w:val="Standaard"/>
    <w:link w:val="TekstzonderopmaakChar"/>
    <w:rsid w:val="00C247A2"/>
    <w:rPr>
      <w:rFonts w:ascii="Courier New" w:hAnsi="Courier New" w:cs="Courier New"/>
      <w:sz w:val="20"/>
    </w:rPr>
  </w:style>
  <w:style w:type="character" w:customStyle="1" w:styleId="TekstzonderopmaakChar">
    <w:name w:val="Tekst zonder opmaak Char"/>
    <w:basedOn w:val="Standaardalinea-lettertype"/>
    <w:link w:val="Tekstzonderopmaak"/>
    <w:rsid w:val="00C247A2"/>
    <w:rPr>
      <w:rFonts w:ascii="Courier New" w:eastAsia="Times New Roman" w:hAnsi="Courier New" w:cs="Courier New"/>
      <w:sz w:val="20"/>
      <w:szCs w:val="20"/>
      <w:lang w:val="en-GB" w:eastAsia="en-US"/>
    </w:rPr>
  </w:style>
  <w:style w:type="character" w:customStyle="1" w:styleId="PersonalComposeStyle">
    <w:name w:val="Personal Compose Style"/>
    <w:rsid w:val="00C247A2"/>
    <w:rPr>
      <w:rFonts w:ascii="Arial" w:hAnsi="Arial" w:cs="Arial"/>
      <w:color w:val="auto"/>
      <w:sz w:val="20"/>
    </w:rPr>
  </w:style>
  <w:style w:type="character" w:customStyle="1" w:styleId="PersonalReplyStyle">
    <w:name w:val="Personal Reply Style"/>
    <w:rsid w:val="00C247A2"/>
    <w:rPr>
      <w:rFonts w:ascii="Arial" w:hAnsi="Arial" w:cs="Arial"/>
      <w:color w:val="auto"/>
      <w:sz w:val="20"/>
    </w:rPr>
  </w:style>
  <w:style w:type="paragraph" w:styleId="Plattetekstinspringen2">
    <w:name w:val="Body Text Indent 2"/>
    <w:basedOn w:val="Standaard"/>
    <w:link w:val="Plattetekstinspringen2Char"/>
    <w:rsid w:val="00C247A2"/>
    <w:pPr>
      <w:spacing w:after="120" w:line="480" w:lineRule="auto"/>
      <w:ind w:left="283"/>
    </w:pPr>
  </w:style>
  <w:style w:type="character" w:customStyle="1" w:styleId="Plattetekstinspringen2Char">
    <w:name w:val="Platte tekst inspringen 2 Char"/>
    <w:basedOn w:val="Standaardalinea-lettertype"/>
    <w:link w:val="Plattetekstinspringen2"/>
    <w:rsid w:val="00C247A2"/>
    <w:rPr>
      <w:rFonts w:ascii="Arial" w:eastAsia="Times New Roman" w:hAnsi="Arial" w:cs="Times New Roman"/>
      <w:szCs w:val="20"/>
      <w:lang w:val="en-GB" w:eastAsia="en-US"/>
    </w:rPr>
  </w:style>
  <w:style w:type="paragraph" w:customStyle="1" w:styleId="Default">
    <w:name w:val="Default"/>
    <w:rsid w:val="00C247A2"/>
    <w:pPr>
      <w:autoSpaceDE w:val="0"/>
      <w:autoSpaceDN w:val="0"/>
      <w:adjustRightInd w:val="0"/>
    </w:pPr>
    <w:rPr>
      <w:color w:val="000000"/>
      <w:sz w:val="24"/>
      <w:szCs w:val="24"/>
      <w:lang w:val="en-US" w:eastAsia="en-US"/>
    </w:rPr>
  </w:style>
  <w:style w:type="paragraph" w:styleId="Plattetekst2">
    <w:name w:val="Body Text 2"/>
    <w:basedOn w:val="Standaard"/>
    <w:link w:val="Plattetekst2Char"/>
    <w:rsid w:val="00C247A2"/>
    <w:pPr>
      <w:spacing w:after="120" w:line="480" w:lineRule="auto"/>
    </w:pPr>
  </w:style>
  <w:style w:type="character" w:customStyle="1" w:styleId="Plattetekst2Char">
    <w:name w:val="Platte tekst 2 Char"/>
    <w:basedOn w:val="Standaardalinea-lettertype"/>
    <w:link w:val="Plattetekst2"/>
    <w:rsid w:val="00C247A2"/>
    <w:rPr>
      <w:rFonts w:ascii="Arial" w:eastAsia="Times New Roman" w:hAnsi="Arial" w:cs="Times New Roman"/>
      <w:szCs w:val="20"/>
      <w:lang w:val="en-GB" w:eastAsia="en-US"/>
    </w:rPr>
  </w:style>
  <w:style w:type="character" w:styleId="Nadruk">
    <w:name w:val="Emphasis"/>
    <w:rsid w:val="00C247A2"/>
    <w:rPr>
      <w:i/>
      <w:iCs/>
    </w:rPr>
  </w:style>
  <w:style w:type="paragraph" w:styleId="Plattetekst3">
    <w:name w:val="Body Text 3"/>
    <w:basedOn w:val="Standaard"/>
    <w:link w:val="Plattetekst3Char"/>
    <w:rsid w:val="00C247A2"/>
    <w:pPr>
      <w:spacing w:after="120"/>
    </w:pPr>
    <w:rPr>
      <w:sz w:val="16"/>
      <w:szCs w:val="16"/>
    </w:rPr>
  </w:style>
  <w:style w:type="character" w:customStyle="1" w:styleId="Plattetekst3Char">
    <w:name w:val="Platte tekst 3 Char"/>
    <w:basedOn w:val="Standaardalinea-lettertype"/>
    <w:link w:val="Plattetekst3"/>
    <w:rsid w:val="00C247A2"/>
    <w:rPr>
      <w:rFonts w:ascii="Arial" w:eastAsia="Times New Roman" w:hAnsi="Arial" w:cs="Times New Roman"/>
      <w:sz w:val="16"/>
      <w:szCs w:val="16"/>
      <w:lang w:val="en-GB" w:eastAsia="en-US"/>
    </w:rPr>
  </w:style>
  <w:style w:type="paragraph" w:styleId="Platteteksteersteinspringing">
    <w:name w:val="Body Text First Indent"/>
    <w:basedOn w:val="Plattetekst"/>
    <w:link w:val="PlatteteksteersteinspringingChar"/>
    <w:rsid w:val="00C247A2"/>
    <w:pPr>
      <w:ind w:firstLine="210"/>
    </w:pPr>
  </w:style>
  <w:style w:type="character" w:customStyle="1" w:styleId="PlatteteksteersteinspringingChar">
    <w:name w:val="Platte tekst eerste inspringing Char"/>
    <w:basedOn w:val="PlattetekstChar"/>
    <w:link w:val="Platteteksteersteinspringing"/>
    <w:rsid w:val="00C247A2"/>
    <w:rPr>
      <w:rFonts w:ascii="Arial" w:eastAsia="Times New Roman" w:hAnsi="Arial" w:cs="Times New Roman"/>
      <w:szCs w:val="20"/>
      <w:lang w:val="en-GB" w:eastAsia="en-US"/>
    </w:rPr>
  </w:style>
  <w:style w:type="paragraph" w:styleId="Platteteksteersteinspringing2">
    <w:name w:val="Body Text First Indent 2"/>
    <w:basedOn w:val="Plattetekstinspringen"/>
    <w:link w:val="Platteteksteersteinspringing2Char"/>
    <w:rsid w:val="00C247A2"/>
    <w:pPr>
      <w:ind w:firstLine="210"/>
    </w:pPr>
  </w:style>
  <w:style w:type="character" w:customStyle="1" w:styleId="Platteteksteersteinspringing2Char">
    <w:name w:val="Platte tekst eerste inspringing 2 Char"/>
    <w:basedOn w:val="PlattetekstinspringenChar"/>
    <w:link w:val="Platteteksteersteinspringing2"/>
    <w:rsid w:val="00C247A2"/>
    <w:rPr>
      <w:rFonts w:ascii="Arial" w:eastAsia="Times New Roman" w:hAnsi="Arial" w:cs="Times New Roman"/>
      <w:szCs w:val="20"/>
      <w:lang w:val="en-GB" w:eastAsia="en-US"/>
    </w:rPr>
  </w:style>
  <w:style w:type="paragraph" w:styleId="Plattetekstinspringen3">
    <w:name w:val="Body Text Indent 3"/>
    <w:basedOn w:val="Standaard"/>
    <w:link w:val="Plattetekstinspringen3Char"/>
    <w:rsid w:val="00C247A2"/>
    <w:pPr>
      <w:spacing w:after="120"/>
      <w:ind w:left="283"/>
    </w:pPr>
    <w:rPr>
      <w:sz w:val="16"/>
      <w:szCs w:val="16"/>
    </w:rPr>
  </w:style>
  <w:style w:type="character" w:customStyle="1" w:styleId="Plattetekstinspringen3Char">
    <w:name w:val="Platte tekst inspringen 3 Char"/>
    <w:basedOn w:val="Standaardalinea-lettertype"/>
    <w:link w:val="Plattetekstinspringen3"/>
    <w:rsid w:val="00C247A2"/>
    <w:rPr>
      <w:rFonts w:ascii="Arial" w:eastAsia="Times New Roman" w:hAnsi="Arial" w:cs="Times New Roman"/>
      <w:sz w:val="16"/>
      <w:szCs w:val="16"/>
      <w:lang w:val="en-GB" w:eastAsia="en-US"/>
    </w:rPr>
  </w:style>
  <w:style w:type="paragraph" w:customStyle="1" w:styleId="CaptionTable">
    <w:name w:val="Caption Table"/>
    <w:basedOn w:val="Bijschrift"/>
    <w:rsid w:val="00C247A2"/>
    <w:pPr>
      <w:overflowPunct/>
      <w:autoSpaceDE/>
      <w:autoSpaceDN/>
      <w:adjustRightInd/>
      <w:jc w:val="center"/>
      <w:textAlignment w:val="auto"/>
    </w:pPr>
  </w:style>
  <w:style w:type="paragraph" w:styleId="Datum">
    <w:name w:val="Date"/>
    <w:basedOn w:val="Standaard"/>
    <w:next w:val="Standaard"/>
    <w:link w:val="DatumChar"/>
    <w:rsid w:val="00C247A2"/>
  </w:style>
  <w:style w:type="character" w:customStyle="1" w:styleId="DatumChar">
    <w:name w:val="Datum Char"/>
    <w:basedOn w:val="Standaardalinea-lettertype"/>
    <w:link w:val="Datum"/>
    <w:rsid w:val="00C247A2"/>
    <w:rPr>
      <w:rFonts w:ascii="Arial" w:eastAsia="Times New Roman" w:hAnsi="Arial" w:cs="Times New Roman"/>
      <w:szCs w:val="20"/>
      <w:lang w:val="en-GB" w:eastAsia="en-US"/>
    </w:rPr>
  </w:style>
  <w:style w:type="paragraph" w:styleId="Documentstructuur">
    <w:name w:val="Document Map"/>
    <w:basedOn w:val="Standaard"/>
    <w:link w:val="DocumentstructuurChar"/>
    <w:semiHidden/>
    <w:rsid w:val="00C247A2"/>
    <w:pPr>
      <w:shd w:val="clear" w:color="auto" w:fill="000080"/>
    </w:pPr>
    <w:rPr>
      <w:rFonts w:ascii="Tahoma" w:hAnsi="Tahoma" w:cs="Tahoma"/>
    </w:rPr>
  </w:style>
  <w:style w:type="character" w:customStyle="1" w:styleId="DocumentstructuurChar">
    <w:name w:val="Documentstructuur Char"/>
    <w:basedOn w:val="Standaardalinea-lettertype"/>
    <w:link w:val="Documentstructuur"/>
    <w:semiHidden/>
    <w:rsid w:val="00C247A2"/>
    <w:rPr>
      <w:rFonts w:ascii="Tahoma" w:eastAsia="Times New Roman" w:hAnsi="Tahoma" w:cs="Tahoma"/>
      <w:szCs w:val="20"/>
      <w:shd w:val="clear" w:color="auto" w:fill="000080"/>
      <w:lang w:val="en-GB" w:eastAsia="en-US"/>
    </w:rPr>
  </w:style>
  <w:style w:type="paragraph" w:styleId="E-mailhandtekening">
    <w:name w:val="E-mail Signature"/>
    <w:basedOn w:val="Standaard"/>
    <w:link w:val="E-mailhandtekeningChar"/>
    <w:rsid w:val="00C247A2"/>
  </w:style>
  <w:style w:type="character" w:customStyle="1" w:styleId="E-mailhandtekeningChar">
    <w:name w:val="E-mailhandtekening Char"/>
    <w:basedOn w:val="Standaardalinea-lettertype"/>
    <w:link w:val="E-mailhandtekening"/>
    <w:rsid w:val="00C247A2"/>
    <w:rPr>
      <w:rFonts w:ascii="Arial" w:eastAsia="Times New Roman" w:hAnsi="Arial" w:cs="Times New Roman"/>
      <w:szCs w:val="20"/>
      <w:lang w:val="en-GB" w:eastAsia="en-US"/>
    </w:rPr>
  </w:style>
  <w:style w:type="paragraph" w:styleId="Eindnoottekst">
    <w:name w:val="endnote text"/>
    <w:basedOn w:val="Standaard"/>
    <w:link w:val="EindnoottekstChar"/>
    <w:semiHidden/>
    <w:rsid w:val="00C247A2"/>
    <w:rPr>
      <w:sz w:val="20"/>
    </w:rPr>
  </w:style>
  <w:style w:type="character" w:customStyle="1" w:styleId="EindnoottekstChar">
    <w:name w:val="Eindnoottekst Char"/>
    <w:basedOn w:val="Standaardalinea-lettertype"/>
    <w:link w:val="Eindnoottekst"/>
    <w:semiHidden/>
    <w:rsid w:val="00C247A2"/>
    <w:rPr>
      <w:rFonts w:ascii="Arial" w:eastAsia="Times New Roman" w:hAnsi="Arial" w:cs="Times New Roman"/>
      <w:sz w:val="20"/>
      <w:szCs w:val="20"/>
      <w:lang w:val="en-GB" w:eastAsia="en-US"/>
    </w:rPr>
  </w:style>
  <w:style w:type="paragraph" w:styleId="Adresenvelop">
    <w:name w:val="envelope address"/>
    <w:basedOn w:val="Standaard"/>
    <w:rsid w:val="00C247A2"/>
    <w:pPr>
      <w:framePr w:w="7920" w:h="1980" w:hRule="exact" w:hSpace="180" w:wrap="auto" w:hAnchor="page" w:xAlign="center" w:yAlign="bottom"/>
      <w:ind w:left="2880"/>
    </w:pPr>
    <w:rPr>
      <w:rFonts w:cs="Arial"/>
      <w:sz w:val="24"/>
      <w:szCs w:val="24"/>
    </w:rPr>
  </w:style>
  <w:style w:type="paragraph" w:styleId="Afzender">
    <w:name w:val="envelope return"/>
    <w:basedOn w:val="Standaard"/>
    <w:rsid w:val="00C247A2"/>
    <w:rPr>
      <w:rFonts w:cs="Arial"/>
      <w:sz w:val="20"/>
    </w:rPr>
  </w:style>
  <w:style w:type="character" w:customStyle="1" w:styleId="geo-decgeo">
    <w:name w:val="geo-dec geo"/>
    <w:basedOn w:val="Standaardalinea-lettertype"/>
    <w:rsid w:val="00C247A2"/>
  </w:style>
  <w:style w:type="character" w:customStyle="1" w:styleId="geo-dms1">
    <w:name w:val="geo-dms1"/>
    <w:rsid w:val="00C247A2"/>
    <w:rPr>
      <w:vanish w:val="0"/>
      <w:webHidden w:val="0"/>
    </w:rPr>
  </w:style>
  <w:style w:type="character" w:customStyle="1" w:styleId="geo-multi-punct1">
    <w:name w:val="geo-multi-punct1"/>
    <w:rsid w:val="00C247A2"/>
    <w:rPr>
      <w:vanish/>
      <w:webHidden w:val="0"/>
    </w:rPr>
  </w:style>
  <w:style w:type="paragraph" w:styleId="HTML-adres">
    <w:name w:val="HTML Address"/>
    <w:basedOn w:val="Standaard"/>
    <w:link w:val="HTML-adresChar"/>
    <w:rsid w:val="00C247A2"/>
    <w:rPr>
      <w:i/>
      <w:iCs/>
    </w:rPr>
  </w:style>
  <w:style w:type="character" w:customStyle="1" w:styleId="HTML-adresChar">
    <w:name w:val="HTML-adres Char"/>
    <w:basedOn w:val="Standaardalinea-lettertype"/>
    <w:link w:val="HTML-adres"/>
    <w:rsid w:val="00C247A2"/>
    <w:rPr>
      <w:rFonts w:ascii="Arial" w:eastAsia="Times New Roman" w:hAnsi="Arial" w:cs="Times New Roman"/>
      <w:i/>
      <w:iCs/>
      <w:szCs w:val="20"/>
      <w:lang w:val="en-GB" w:eastAsia="en-US"/>
    </w:rPr>
  </w:style>
  <w:style w:type="paragraph" w:styleId="HTML-voorafopgemaakt">
    <w:name w:val="HTML Preformatted"/>
    <w:basedOn w:val="Standaard"/>
    <w:link w:val="HTML-voorafopgemaaktChar"/>
    <w:rsid w:val="00C247A2"/>
    <w:rPr>
      <w:rFonts w:ascii="Courier New" w:hAnsi="Courier New" w:cs="Courier New"/>
      <w:sz w:val="20"/>
    </w:rPr>
  </w:style>
  <w:style w:type="character" w:customStyle="1" w:styleId="HTML-voorafopgemaaktChar">
    <w:name w:val="HTML - vooraf opgemaakt Char"/>
    <w:basedOn w:val="Standaardalinea-lettertype"/>
    <w:link w:val="HTML-voorafopgemaakt"/>
    <w:rsid w:val="00C247A2"/>
    <w:rPr>
      <w:rFonts w:ascii="Courier New" w:eastAsia="Times New Roman" w:hAnsi="Courier New" w:cs="Courier New"/>
      <w:sz w:val="20"/>
      <w:szCs w:val="20"/>
      <w:lang w:val="en-GB" w:eastAsia="en-US"/>
    </w:rPr>
  </w:style>
  <w:style w:type="paragraph" w:styleId="Index8">
    <w:name w:val="index 8"/>
    <w:basedOn w:val="Standaard"/>
    <w:next w:val="Standaard"/>
    <w:autoRedefine/>
    <w:semiHidden/>
    <w:rsid w:val="00C247A2"/>
    <w:pPr>
      <w:ind w:left="1760" w:hanging="220"/>
    </w:pPr>
  </w:style>
  <w:style w:type="paragraph" w:styleId="Index9">
    <w:name w:val="index 9"/>
    <w:basedOn w:val="Standaard"/>
    <w:next w:val="Standaard"/>
    <w:autoRedefine/>
    <w:semiHidden/>
    <w:rsid w:val="00C247A2"/>
    <w:pPr>
      <w:ind w:left="1980" w:hanging="220"/>
    </w:pPr>
  </w:style>
  <w:style w:type="character" w:customStyle="1" w:styleId="latitude1">
    <w:name w:val="latitude1"/>
    <w:basedOn w:val="Standaardalinea-lettertype"/>
    <w:rsid w:val="00C247A2"/>
  </w:style>
  <w:style w:type="paragraph" w:styleId="Lijst">
    <w:name w:val="List"/>
    <w:basedOn w:val="Standaard"/>
    <w:rsid w:val="00C247A2"/>
    <w:pPr>
      <w:ind w:left="283" w:hanging="283"/>
    </w:pPr>
  </w:style>
  <w:style w:type="paragraph" w:styleId="Lijst3">
    <w:name w:val="List 3"/>
    <w:basedOn w:val="Standaard"/>
    <w:rsid w:val="00C247A2"/>
    <w:pPr>
      <w:ind w:left="849" w:hanging="283"/>
    </w:pPr>
  </w:style>
  <w:style w:type="paragraph" w:styleId="Lijst4">
    <w:name w:val="List 4"/>
    <w:basedOn w:val="Standaard"/>
    <w:rsid w:val="00C247A2"/>
    <w:pPr>
      <w:ind w:left="1132" w:hanging="283"/>
    </w:pPr>
  </w:style>
  <w:style w:type="paragraph" w:styleId="Lijst5">
    <w:name w:val="List 5"/>
    <w:basedOn w:val="Standaard"/>
    <w:rsid w:val="00C247A2"/>
    <w:pPr>
      <w:ind w:left="1415" w:hanging="283"/>
    </w:pPr>
  </w:style>
  <w:style w:type="paragraph" w:styleId="Lijstopsomteken3">
    <w:name w:val="List Bullet 3"/>
    <w:basedOn w:val="Standaard"/>
    <w:autoRedefine/>
    <w:rsid w:val="00C247A2"/>
    <w:pPr>
      <w:numPr>
        <w:numId w:val="3"/>
      </w:numPr>
    </w:pPr>
  </w:style>
  <w:style w:type="paragraph" w:styleId="Lijstopsomteken5">
    <w:name w:val="List Bullet 5"/>
    <w:basedOn w:val="Standaard"/>
    <w:autoRedefine/>
    <w:rsid w:val="00C247A2"/>
    <w:pPr>
      <w:numPr>
        <w:numId w:val="5"/>
      </w:numPr>
    </w:pPr>
  </w:style>
  <w:style w:type="paragraph" w:styleId="Lijstvoortzetting">
    <w:name w:val="List Continue"/>
    <w:basedOn w:val="Standaard"/>
    <w:rsid w:val="00C247A2"/>
    <w:pPr>
      <w:spacing w:after="120"/>
      <w:ind w:left="283"/>
    </w:pPr>
  </w:style>
  <w:style w:type="paragraph" w:styleId="Lijstvoortzetting2">
    <w:name w:val="List Continue 2"/>
    <w:basedOn w:val="Standaard"/>
    <w:rsid w:val="00C247A2"/>
    <w:pPr>
      <w:spacing w:after="120"/>
      <w:ind w:left="566"/>
    </w:pPr>
  </w:style>
  <w:style w:type="paragraph" w:styleId="Lijstvoortzetting3">
    <w:name w:val="List Continue 3"/>
    <w:basedOn w:val="Standaard"/>
    <w:rsid w:val="00C247A2"/>
    <w:pPr>
      <w:spacing w:after="120"/>
      <w:ind w:left="849"/>
    </w:pPr>
  </w:style>
  <w:style w:type="paragraph" w:styleId="Lijstvoortzetting4">
    <w:name w:val="List Continue 4"/>
    <w:basedOn w:val="Standaard"/>
    <w:rsid w:val="00C247A2"/>
    <w:pPr>
      <w:spacing w:after="120"/>
      <w:ind w:left="1132"/>
    </w:pPr>
  </w:style>
  <w:style w:type="paragraph" w:styleId="Lijstvoortzetting5">
    <w:name w:val="List Continue 5"/>
    <w:basedOn w:val="Standaard"/>
    <w:rsid w:val="00C247A2"/>
    <w:pPr>
      <w:spacing w:after="120"/>
      <w:ind w:left="1415"/>
    </w:pPr>
  </w:style>
  <w:style w:type="paragraph" w:styleId="Lijstnummering">
    <w:name w:val="List Number"/>
    <w:basedOn w:val="Standaard"/>
    <w:rsid w:val="00C247A2"/>
    <w:pPr>
      <w:numPr>
        <w:numId w:val="10"/>
      </w:numPr>
    </w:pPr>
    <w:rPr>
      <w:b/>
      <w:bCs/>
    </w:rPr>
  </w:style>
  <w:style w:type="paragraph" w:styleId="Lijstnummering2">
    <w:name w:val="List Number 2"/>
    <w:basedOn w:val="Standaard"/>
    <w:rsid w:val="00C247A2"/>
    <w:pPr>
      <w:numPr>
        <w:numId w:val="6"/>
      </w:numPr>
    </w:pPr>
  </w:style>
  <w:style w:type="paragraph" w:styleId="Lijstnummering3">
    <w:name w:val="List Number 3"/>
    <w:basedOn w:val="Standaard"/>
    <w:rsid w:val="00C247A2"/>
    <w:pPr>
      <w:numPr>
        <w:numId w:val="7"/>
      </w:numPr>
    </w:pPr>
  </w:style>
  <w:style w:type="paragraph" w:styleId="Lijstnummering4">
    <w:name w:val="List Number 4"/>
    <w:basedOn w:val="Standaard"/>
    <w:rsid w:val="00C247A2"/>
    <w:pPr>
      <w:numPr>
        <w:numId w:val="8"/>
      </w:numPr>
    </w:pPr>
  </w:style>
  <w:style w:type="paragraph" w:styleId="Lijstnummering5">
    <w:name w:val="List Number 5"/>
    <w:basedOn w:val="Standaard"/>
    <w:rsid w:val="00C247A2"/>
    <w:pPr>
      <w:numPr>
        <w:numId w:val="9"/>
      </w:numPr>
    </w:pPr>
  </w:style>
  <w:style w:type="character" w:customStyle="1" w:styleId="longitude1">
    <w:name w:val="longitude1"/>
    <w:basedOn w:val="Standaardalinea-lettertype"/>
    <w:rsid w:val="00C247A2"/>
  </w:style>
  <w:style w:type="paragraph" w:styleId="Berichtkop">
    <w:name w:val="Message Header"/>
    <w:basedOn w:val="Standaard"/>
    <w:link w:val="BerichtkopChar"/>
    <w:rsid w:val="00C247A2"/>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character" w:customStyle="1" w:styleId="BerichtkopChar">
    <w:name w:val="Berichtkop Char"/>
    <w:basedOn w:val="Standaardalinea-lettertype"/>
    <w:link w:val="Berichtkop"/>
    <w:rsid w:val="00C247A2"/>
    <w:rPr>
      <w:rFonts w:ascii="Arial" w:eastAsia="Times New Roman" w:hAnsi="Arial" w:cs="Arial"/>
      <w:sz w:val="24"/>
      <w:szCs w:val="24"/>
      <w:shd w:val="pct20" w:color="auto" w:fill="auto"/>
      <w:lang w:val="en-GB" w:eastAsia="en-US"/>
    </w:rPr>
  </w:style>
  <w:style w:type="paragraph" w:styleId="Normaalweb">
    <w:name w:val="Normal (Web)"/>
    <w:basedOn w:val="Standaard"/>
    <w:rsid w:val="00C247A2"/>
    <w:rPr>
      <w:rFonts w:ascii="Times New Roman" w:hAnsi="Times New Roman"/>
      <w:sz w:val="24"/>
      <w:szCs w:val="24"/>
    </w:rPr>
  </w:style>
  <w:style w:type="paragraph" w:styleId="Notitiekop">
    <w:name w:val="Note Heading"/>
    <w:basedOn w:val="Standaard"/>
    <w:next w:val="Standaard"/>
    <w:link w:val="NotitiekopChar"/>
    <w:rsid w:val="00C247A2"/>
  </w:style>
  <w:style w:type="character" w:customStyle="1" w:styleId="NotitiekopChar">
    <w:name w:val="Notitiekop Char"/>
    <w:basedOn w:val="Standaardalinea-lettertype"/>
    <w:link w:val="Notitiekop"/>
    <w:rsid w:val="00C247A2"/>
    <w:rPr>
      <w:rFonts w:ascii="Arial" w:eastAsia="Times New Roman" w:hAnsi="Arial" w:cs="Times New Roman"/>
      <w:szCs w:val="20"/>
      <w:lang w:val="en-GB" w:eastAsia="en-US"/>
    </w:rPr>
  </w:style>
  <w:style w:type="character" w:customStyle="1" w:styleId="plainlinksneverexpand1">
    <w:name w:val="plainlinksneverexpand1"/>
    <w:basedOn w:val="Standaardalinea-lettertype"/>
    <w:rsid w:val="00C247A2"/>
  </w:style>
  <w:style w:type="paragraph" w:styleId="Aanhef">
    <w:name w:val="Salutation"/>
    <w:basedOn w:val="Standaard"/>
    <w:next w:val="Standaard"/>
    <w:link w:val="AanhefChar"/>
    <w:rsid w:val="00C247A2"/>
  </w:style>
  <w:style w:type="character" w:customStyle="1" w:styleId="AanhefChar">
    <w:name w:val="Aanhef Char"/>
    <w:basedOn w:val="Standaardalinea-lettertype"/>
    <w:link w:val="Aanhef"/>
    <w:rsid w:val="00C247A2"/>
    <w:rPr>
      <w:rFonts w:ascii="Arial" w:eastAsia="Times New Roman" w:hAnsi="Arial" w:cs="Times New Roman"/>
      <w:szCs w:val="20"/>
      <w:lang w:val="en-GB" w:eastAsia="en-US"/>
    </w:rPr>
  </w:style>
  <w:style w:type="paragraph" w:styleId="Handtekening">
    <w:name w:val="Signature"/>
    <w:basedOn w:val="Standaard"/>
    <w:link w:val="HandtekeningChar"/>
    <w:rsid w:val="00C247A2"/>
    <w:pPr>
      <w:ind w:left="4252"/>
    </w:pPr>
  </w:style>
  <w:style w:type="character" w:customStyle="1" w:styleId="HandtekeningChar">
    <w:name w:val="Handtekening Char"/>
    <w:basedOn w:val="Standaardalinea-lettertype"/>
    <w:link w:val="Handtekening"/>
    <w:rsid w:val="00C247A2"/>
    <w:rPr>
      <w:rFonts w:ascii="Arial" w:eastAsia="Times New Roman" w:hAnsi="Arial" w:cs="Times New Roman"/>
      <w:szCs w:val="20"/>
      <w:lang w:val="en-GB" w:eastAsia="en-US"/>
    </w:rPr>
  </w:style>
  <w:style w:type="paragraph" w:styleId="Bronvermelding">
    <w:name w:val="table of authorities"/>
    <w:basedOn w:val="Standaard"/>
    <w:next w:val="Standaard"/>
    <w:semiHidden/>
    <w:rsid w:val="00C247A2"/>
    <w:pPr>
      <w:ind w:left="220" w:hanging="220"/>
    </w:pPr>
  </w:style>
  <w:style w:type="paragraph" w:styleId="Titel">
    <w:name w:val="Title"/>
    <w:aliases w:val="Kop 4l,onderdeel"/>
    <w:basedOn w:val="Standaard"/>
    <w:link w:val="TitelChar"/>
    <w:rsid w:val="00C247A2"/>
    <w:pPr>
      <w:spacing w:before="240" w:after="60"/>
      <w:jc w:val="center"/>
      <w:outlineLvl w:val="0"/>
    </w:pPr>
    <w:rPr>
      <w:rFonts w:cs="Arial"/>
      <w:b/>
      <w:bCs/>
      <w:kern w:val="28"/>
      <w:sz w:val="32"/>
      <w:szCs w:val="32"/>
    </w:rPr>
  </w:style>
  <w:style w:type="character" w:customStyle="1" w:styleId="TitelChar">
    <w:name w:val="Titel Char"/>
    <w:aliases w:val="Kop 4l Char,onderdeel Char"/>
    <w:basedOn w:val="Standaardalinea-lettertype"/>
    <w:link w:val="Titel"/>
    <w:rsid w:val="00C247A2"/>
    <w:rPr>
      <w:rFonts w:ascii="Arial" w:eastAsia="Times New Roman" w:hAnsi="Arial" w:cs="Arial"/>
      <w:b/>
      <w:bCs/>
      <w:kern w:val="28"/>
      <w:sz w:val="32"/>
      <w:szCs w:val="32"/>
      <w:lang w:val="en-GB" w:eastAsia="en-US"/>
    </w:rPr>
  </w:style>
  <w:style w:type="paragraph" w:styleId="Kopbronvermelding">
    <w:name w:val="toa heading"/>
    <w:basedOn w:val="Standaard"/>
    <w:next w:val="Standaard"/>
    <w:semiHidden/>
    <w:rsid w:val="00C247A2"/>
    <w:pPr>
      <w:spacing w:before="120"/>
    </w:pPr>
    <w:rPr>
      <w:rFonts w:cs="Arial"/>
      <w:b/>
      <w:bCs/>
      <w:sz w:val="24"/>
      <w:szCs w:val="24"/>
    </w:rPr>
  </w:style>
  <w:style w:type="paragraph" w:customStyle="1" w:styleId="zIBusinessUnit1">
    <w:name w:val="zI_BusinessUnit1"/>
    <w:basedOn w:val="Text"/>
    <w:next w:val="Text"/>
    <w:rsid w:val="00C247A2"/>
    <w:rPr>
      <w:b/>
      <w:bCs/>
      <w:noProof/>
      <w:sz w:val="14"/>
    </w:rPr>
  </w:style>
  <w:style w:type="paragraph" w:customStyle="1" w:styleId="zICompanyAddress1">
    <w:name w:val="zI_CompanyAddress1"/>
    <w:basedOn w:val="Text"/>
    <w:next w:val="Text"/>
    <w:rsid w:val="00C247A2"/>
    <w:pPr>
      <w:tabs>
        <w:tab w:val="left" w:pos="907"/>
      </w:tabs>
      <w:spacing w:after="120"/>
    </w:pPr>
    <w:rPr>
      <w:sz w:val="14"/>
    </w:rPr>
  </w:style>
  <w:style w:type="paragraph" w:customStyle="1" w:styleId="zICompanyName1">
    <w:name w:val="zI_CompanyName1"/>
    <w:basedOn w:val="Text"/>
    <w:next w:val="Text"/>
    <w:rsid w:val="00C247A2"/>
    <w:rPr>
      <w:rFonts w:ascii="Arial Black" w:hAnsi="Arial Black" w:cs="Arial"/>
      <w:noProof/>
      <w:sz w:val="18"/>
    </w:rPr>
  </w:style>
  <w:style w:type="paragraph" w:customStyle="1" w:styleId="zIFooter1">
    <w:name w:val="zI_Footer1"/>
    <w:basedOn w:val="Standaard"/>
    <w:rsid w:val="00C247A2"/>
    <w:pPr>
      <w:spacing w:before="60" w:after="60"/>
    </w:pPr>
    <w:rPr>
      <w:noProof/>
      <w:sz w:val="14"/>
    </w:rPr>
  </w:style>
  <w:style w:type="paragraph" w:customStyle="1" w:styleId="zIFooter2">
    <w:name w:val="zI_Footer2"/>
    <w:basedOn w:val="Standaard"/>
    <w:next w:val="Text"/>
    <w:rsid w:val="00C247A2"/>
    <w:rPr>
      <w:sz w:val="12"/>
    </w:rPr>
  </w:style>
  <w:style w:type="character" w:customStyle="1" w:styleId="ps-large-tps-bold-t">
    <w:name w:val="ps-large-t ps-bold-t"/>
    <w:basedOn w:val="Standaardalinea-lettertype"/>
    <w:rsid w:val="00C247A2"/>
  </w:style>
  <w:style w:type="character" w:customStyle="1" w:styleId="bold1">
    <w:name w:val="bold1"/>
    <w:rsid w:val="00C247A2"/>
    <w:rPr>
      <w:b/>
      <w:bCs/>
    </w:rPr>
  </w:style>
  <w:style w:type="table" w:styleId="Tabelraster">
    <w:name w:val="Table Grid"/>
    <w:basedOn w:val="Standaardtabel"/>
    <w:uiPriority w:val="59"/>
    <w:rsid w:val="00C247A2"/>
    <w:pPr>
      <w:overflowPunct w:val="0"/>
      <w:autoSpaceDE w:val="0"/>
      <w:autoSpaceDN w:val="0"/>
      <w:adjustRightInd w:val="0"/>
      <w:textAlignment w:val="baseline"/>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ijschrift1">
    <w:name w:val="Bijschrift 1"/>
    <w:basedOn w:val="Bijschrift"/>
    <w:autoRedefine/>
    <w:rsid w:val="00C247A2"/>
    <w:rPr>
      <w:rFonts w:cs="Arial"/>
      <w:sz w:val="18"/>
      <w:szCs w:val="22"/>
      <w:lang w:val="en-US"/>
    </w:rPr>
  </w:style>
  <w:style w:type="paragraph" w:customStyle="1" w:styleId="Geenafstand1">
    <w:name w:val="Geen afstand1"/>
    <w:link w:val="NoSpacingChar"/>
    <w:rsid w:val="00C247A2"/>
    <w:rPr>
      <w:rFonts w:ascii="Calibri" w:hAnsi="Calibri"/>
      <w:lang w:eastAsia="en-US"/>
    </w:rPr>
  </w:style>
  <w:style w:type="character" w:customStyle="1" w:styleId="NoSpacingChar">
    <w:name w:val="No Spacing Char"/>
    <w:link w:val="Geenafstand1"/>
    <w:locked/>
    <w:rsid w:val="00C247A2"/>
    <w:rPr>
      <w:rFonts w:ascii="Calibri" w:eastAsia="Times New Roman" w:hAnsi="Calibri" w:cs="Times New Roman"/>
      <w:lang w:eastAsia="en-US"/>
    </w:rPr>
  </w:style>
  <w:style w:type="paragraph" w:customStyle="1" w:styleId="Lijstalinea1">
    <w:name w:val="Lijstalinea1"/>
    <w:basedOn w:val="Standaard"/>
    <w:rsid w:val="00C247A2"/>
    <w:pPr>
      <w:ind w:left="720"/>
      <w:contextualSpacing/>
    </w:pPr>
    <w:rPr>
      <w:rFonts w:ascii="Calibri" w:hAnsi="Calibri"/>
    </w:rPr>
  </w:style>
  <w:style w:type="paragraph" w:customStyle="1" w:styleId="Opmaakprofiel1">
    <w:name w:val="Opmaakprofiel1"/>
    <w:basedOn w:val="Kop4"/>
    <w:rsid w:val="00C247A2"/>
    <w:rPr>
      <w:sz w:val="22"/>
      <w:lang w:val="en-US"/>
    </w:rPr>
  </w:style>
  <w:style w:type="paragraph" w:customStyle="1" w:styleId="Opmaakprofiel2">
    <w:name w:val="Opmaakprofiel2"/>
    <w:basedOn w:val="Kop3"/>
    <w:rsid w:val="00C247A2"/>
    <w:rPr>
      <w:sz w:val="24"/>
      <w:lang w:val="en-US"/>
    </w:rPr>
  </w:style>
  <w:style w:type="paragraph" w:styleId="Ballontekst">
    <w:name w:val="Balloon Text"/>
    <w:basedOn w:val="Standaard"/>
    <w:link w:val="BallontekstChar"/>
    <w:semiHidden/>
    <w:rsid w:val="00C247A2"/>
    <w:rPr>
      <w:rFonts w:ascii="Tahoma" w:hAnsi="Tahoma" w:cs="Tahoma"/>
      <w:sz w:val="16"/>
      <w:szCs w:val="16"/>
    </w:rPr>
  </w:style>
  <w:style w:type="character" w:customStyle="1" w:styleId="BallontekstChar">
    <w:name w:val="Ballontekst Char"/>
    <w:basedOn w:val="Standaardalinea-lettertype"/>
    <w:link w:val="Ballontekst"/>
    <w:semiHidden/>
    <w:rsid w:val="00C247A2"/>
    <w:rPr>
      <w:rFonts w:ascii="Tahoma" w:eastAsia="Times New Roman" w:hAnsi="Tahoma" w:cs="Tahoma"/>
      <w:sz w:val="16"/>
      <w:szCs w:val="16"/>
      <w:lang w:val="en-GB" w:eastAsia="en-US"/>
    </w:rPr>
  </w:style>
  <w:style w:type="paragraph" w:customStyle="1" w:styleId="Standard">
    <w:name w:val="Standard"/>
    <w:basedOn w:val="Standaard"/>
    <w:rsid w:val="00C247A2"/>
    <w:pPr>
      <w:spacing w:line="360" w:lineRule="auto"/>
      <w:jc w:val="center"/>
    </w:pPr>
    <w:rPr>
      <w:rFonts w:ascii="Times" w:hAnsi="Times"/>
      <w:lang w:val="fr-FR" w:eastAsia="fr-FR"/>
    </w:rPr>
  </w:style>
  <w:style w:type="paragraph" w:customStyle="1" w:styleId="Rpertoire">
    <w:name w:val="Répertoire"/>
    <w:basedOn w:val="Standaard"/>
    <w:rsid w:val="00C247A2"/>
    <w:pPr>
      <w:widowControl w:val="0"/>
      <w:suppressAutoHyphens/>
      <w:spacing w:line="360" w:lineRule="auto"/>
      <w:jc w:val="both"/>
    </w:pPr>
    <w:rPr>
      <w:rFonts w:ascii="Times New Roman" w:hAnsi="Times New Roman"/>
      <w:lang w:val="fr-FR" w:eastAsia="fr-FR"/>
    </w:rPr>
  </w:style>
  <w:style w:type="paragraph" w:styleId="Kopvaninhoudsopgave">
    <w:name w:val="TOC Heading"/>
    <w:basedOn w:val="Kop1"/>
    <w:next w:val="Standaard"/>
    <w:uiPriority w:val="39"/>
    <w:semiHidden/>
    <w:unhideWhenUsed/>
    <w:qFormat/>
    <w:rsid w:val="00C249F3"/>
    <w:pPr>
      <w:keepLines/>
      <w:numPr>
        <w:numId w:val="0"/>
      </w:numPr>
      <w:overflowPunct/>
      <w:autoSpaceDE/>
      <w:autoSpaceDN/>
      <w:adjustRightInd/>
      <w:spacing w:before="480" w:after="0" w:line="276" w:lineRule="auto"/>
      <w:textAlignment w:val="auto"/>
      <w:outlineLvl w:val="9"/>
    </w:pPr>
    <w:rPr>
      <w:rFonts w:ascii="Cambria" w:hAnsi="Cambria"/>
      <w:bCs/>
      <w:color w:val="365F91"/>
      <w:sz w:val="28"/>
      <w:szCs w:val="28"/>
      <w:lang w:val="nl-NL" w:eastAsia="nl-NL"/>
    </w:rPr>
  </w:style>
  <w:style w:type="paragraph" w:styleId="Citaat">
    <w:name w:val="Quote"/>
    <w:basedOn w:val="Standaard"/>
    <w:next w:val="Standaard"/>
    <w:link w:val="CitaatChar"/>
    <w:uiPriority w:val="29"/>
    <w:rsid w:val="00C247A2"/>
    <w:rPr>
      <w:i/>
      <w:iCs/>
      <w:color w:val="000000"/>
    </w:rPr>
  </w:style>
  <w:style w:type="character" w:customStyle="1" w:styleId="CitaatChar">
    <w:name w:val="Citaat Char"/>
    <w:basedOn w:val="Standaardalinea-lettertype"/>
    <w:link w:val="Citaat"/>
    <w:uiPriority w:val="29"/>
    <w:rsid w:val="00C247A2"/>
    <w:rPr>
      <w:rFonts w:ascii="Arial" w:eastAsia="Times New Roman" w:hAnsi="Arial" w:cs="Times New Roman"/>
      <w:i/>
      <w:iCs/>
      <w:color w:val="000000"/>
      <w:szCs w:val="20"/>
      <w:lang w:val="en-GB" w:eastAsia="en-US"/>
    </w:rPr>
  </w:style>
  <w:style w:type="character" w:customStyle="1" w:styleId="CitaatChar1">
    <w:name w:val="Citaat Char1"/>
    <w:basedOn w:val="Standaardalinea-lettertype"/>
    <w:uiPriority w:val="29"/>
    <w:rsid w:val="00C247A2"/>
    <w:rPr>
      <w:rFonts w:ascii="Arial" w:hAnsi="Arial"/>
      <w:i/>
      <w:iCs/>
      <w:color w:val="000000"/>
      <w:sz w:val="22"/>
      <w:lang w:val="en-GB" w:eastAsia="en-US"/>
    </w:rPr>
  </w:style>
  <w:style w:type="character" w:customStyle="1" w:styleId="Intensievebenadrukking1">
    <w:name w:val="Intensieve benadrukking1"/>
    <w:basedOn w:val="Standaardalinea-lettertype"/>
    <w:rsid w:val="00C247A2"/>
    <w:rPr>
      <w:b/>
      <w:bCs/>
      <w:i/>
      <w:iCs/>
      <w:color w:val="4F81BD"/>
    </w:rPr>
  </w:style>
  <w:style w:type="paragraph" w:customStyle="1" w:styleId="Lijstalinea2">
    <w:name w:val="Lijstalinea2"/>
    <w:basedOn w:val="Standaard"/>
    <w:rsid w:val="00C247A2"/>
    <w:pPr>
      <w:ind w:left="720"/>
    </w:pPr>
    <w:rPr>
      <w:rFonts w:ascii="Frutiger" w:hAnsi="Frutiger" w:cs="Raavi"/>
      <w:sz w:val="20"/>
    </w:rPr>
  </w:style>
  <w:style w:type="character" w:customStyle="1" w:styleId="Subtielebenadrukking1">
    <w:name w:val="Subtiele benadrukking1"/>
    <w:basedOn w:val="Standaardalinea-lettertype"/>
    <w:rsid w:val="00C247A2"/>
    <w:rPr>
      <w:rFonts w:cs="Times New Roman"/>
      <w:i/>
      <w:iCs/>
      <w:color w:val="808080"/>
    </w:rPr>
  </w:style>
  <w:style w:type="paragraph" w:customStyle="1" w:styleId="opm">
    <w:name w:val="opm"/>
    <w:basedOn w:val="Text"/>
    <w:rsid w:val="00C247A2"/>
    <w:pPr>
      <w:jc w:val="center"/>
    </w:pPr>
    <w:rPr>
      <w:lang w:val="en-US"/>
    </w:rPr>
  </w:style>
  <w:style w:type="paragraph" w:customStyle="1" w:styleId="opmaakwissen">
    <w:name w:val="opmaak wissen"/>
    <w:basedOn w:val="Lijst"/>
    <w:rsid w:val="00C247A2"/>
    <w:pPr>
      <w:overflowPunct/>
      <w:autoSpaceDE/>
      <w:autoSpaceDN/>
      <w:adjustRightInd/>
      <w:jc w:val="both"/>
      <w:textAlignment w:val="auto"/>
    </w:pPr>
    <w:rPr>
      <w:rFonts w:ascii="Times New Roman" w:hAnsi="Times New Roman"/>
      <w:sz w:val="20"/>
      <w:szCs w:val="24"/>
      <w:lang w:eastAsia="nl-NL"/>
    </w:rPr>
  </w:style>
  <w:style w:type="paragraph" w:customStyle="1" w:styleId="NootKop">
    <w:name w:val="Noot Kop"/>
    <w:basedOn w:val="Standaard"/>
    <w:next w:val="Standaard"/>
    <w:link w:val="NootKopChar"/>
    <w:rsid w:val="00C247A2"/>
    <w:pPr>
      <w:spacing w:before="240" w:after="120"/>
      <w:jc w:val="both"/>
    </w:pPr>
    <w:rPr>
      <w:rFonts w:ascii="Times New Roman" w:hAnsi="Times New Roman"/>
      <w:b/>
      <w:sz w:val="18"/>
      <w:szCs w:val="24"/>
    </w:rPr>
  </w:style>
  <w:style w:type="character" w:customStyle="1" w:styleId="NootKopChar">
    <w:name w:val="Noot Kop Char"/>
    <w:basedOn w:val="Standaardalinea-lettertype"/>
    <w:link w:val="NootKop"/>
    <w:rsid w:val="00C247A2"/>
    <w:rPr>
      <w:rFonts w:ascii="Times New Roman" w:eastAsia="Times New Roman" w:hAnsi="Times New Roman" w:cs="Times New Roman"/>
      <w:b/>
      <w:sz w:val="18"/>
      <w:szCs w:val="24"/>
    </w:rPr>
  </w:style>
  <w:style w:type="character" w:customStyle="1" w:styleId="Titelvanboek1">
    <w:name w:val="Titel van boek1"/>
    <w:basedOn w:val="Standaardalinea-lettertype"/>
    <w:rsid w:val="00C247A2"/>
    <w:rPr>
      <w:b/>
      <w:bCs/>
      <w:smallCaps/>
      <w:spacing w:val="5"/>
    </w:rPr>
  </w:style>
  <w:style w:type="paragraph" w:customStyle="1" w:styleId="CompanyAddress">
    <w:name w:val="Company Address"/>
    <w:semiHidden/>
    <w:rsid w:val="00C247A2"/>
    <w:pPr>
      <w:spacing w:before="120" w:after="900" w:line="480" w:lineRule="auto"/>
      <w:ind w:left="567" w:right="567"/>
      <w:contextualSpacing/>
      <w:jc w:val="center"/>
    </w:pPr>
    <w:rPr>
      <w:rFonts w:ascii="Arial" w:eastAsia="MS Mincho" w:hAnsi="Arial" w:cs="Tahoma"/>
      <w:i/>
      <w:sz w:val="16"/>
      <w:szCs w:val="16"/>
      <w:lang w:val="en-GB" w:eastAsia="en-GB"/>
    </w:rPr>
  </w:style>
  <w:style w:type="paragraph" w:customStyle="1" w:styleId="Disclaimer">
    <w:name w:val="Disclaimer"/>
    <w:rsid w:val="00C247A2"/>
    <w:pPr>
      <w:spacing w:before="60" w:after="60" w:line="300" w:lineRule="auto"/>
      <w:ind w:left="567" w:right="1134"/>
    </w:pPr>
    <w:rPr>
      <w:rFonts w:ascii="Arial" w:eastAsia="MS Mincho" w:hAnsi="Arial"/>
      <w:sz w:val="16"/>
      <w:lang w:val="en-US" w:eastAsia="en-GB"/>
    </w:rPr>
  </w:style>
  <w:style w:type="paragraph" w:customStyle="1" w:styleId="DocumentSubtitle">
    <w:name w:val="Document Subtitle"/>
    <w:rsid w:val="00C247A2"/>
    <w:pPr>
      <w:spacing w:before="120" w:after="120"/>
      <w:jc w:val="right"/>
    </w:pPr>
    <w:rPr>
      <w:rFonts w:ascii="Helvetica" w:eastAsia="MS Mincho" w:hAnsi="Helvetica"/>
      <w:b/>
      <w:color w:val="282282"/>
      <w:sz w:val="36"/>
      <w:szCs w:val="24"/>
      <w:lang w:val="en-US" w:eastAsia="en-GB"/>
    </w:rPr>
  </w:style>
  <w:style w:type="paragraph" w:customStyle="1" w:styleId="DocumentTitle">
    <w:name w:val="Document Title"/>
    <w:next w:val="Standaard"/>
    <w:rsid w:val="00C247A2"/>
    <w:pPr>
      <w:spacing w:before="600" w:line="216" w:lineRule="auto"/>
      <w:jc w:val="right"/>
    </w:pPr>
    <w:rPr>
      <w:rFonts w:ascii="Helvetica" w:eastAsia="MS Mincho" w:hAnsi="Helvetica"/>
      <w:b/>
      <w:color w:val="AD052E"/>
      <w:spacing w:val="-20"/>
      <w:kern w:val="48"/>
      <w:sz w:val="96"/>
      <w:szCs w:val="48"/>
      <w:lang w:val="en-US" w:eastAsia="en-GB"/>
    </w:rPr>
  </w:style>
  <w:style w:type="paragraph" w:customStyle="1" w:styleId="DocumentVersion">
    <w:name w:val="Document Version"/>
    <w:basedOn w:val="Standaard"/>
    <w:semiHidden/>
    <w:rsid w:val="00C247A2"/>
    <w:pPr>
      <w:spacing w:before="160" w:after="60"/>
      <w:jc w:val="right"/>
    </w:pPr>
    <w:rPr>
      <w:rFonts w:ascii="Helvetica" w:eastAsia="MS Mincho" w:hAnsi="Helvetica"/>
      <w:color w:val="AD052E"/>
      <w:sz w:val="20"/>
      <w:lang w:val="en-US" w:eastAsia="en-GB"/>
    </w:rPr>
  </w:style>
  <w:style w:type="paragraph" w:styleId="Geenafstand">
    <w:name w:val="No Spacing"/>
    <w:uiPriority w:val="1"/>
    <w:qFormat/>
    <w:rsid w:val="00C249F3"/>
    <w:pPr>
      <w:overflowPunct w:val="0"/>
      <w:autoSpaceDE w:val="0"/>
      <w:autoSpaceDN w:val="0"/>
      <w:adjustRightInd w:val="0"/>
      <w:textAlignment w:val="baseline"/>
    </w:pPr>
    <w:rPr>
      <w:rFonts w:ascii="Arial" w:eastAsia="MS Mincho" w:hAnsi="Arial"/>
      <w:sz w:val="22"/>
      <w:lang w:val="en-GB" w:eastAsia="en-US"/>
    </w:rPr>
  </w:style>
  <w:style w:type="character" w:styleId="Zwaar">
    <w:name w:val="Strong"/>
    <w:basedOn w:val="Standaardalinea-lettertype"/>
    <w:rsid w:val="00C247A2"/>
    <w:rPr>
      <w:b/>
      <w:bCs/>
    </w:rPr>
  </w:style>
  <w:style w:type="paragraph" w:customStyle="1" w:styleId="Standaardinspringing2">
    <w:name w:val="Standaardinspringing2"/>
    <w:basedOn w:val="Standaard"/>
    <w:rsid w:val="00C247A2"/>
    <w:pPr>
      <w:ind w:left="1134"/>
    </w:pPr>
    <w:rPr>
      <w:rFonts w:ascii="Times New Roman" w:hAnsi="Times New Roman"/>
      <w:sz w:val="24"/>
    </w:rPr>
  </w:style>
  <w:style w:type="paragraph" w:customStyle="1" w:styleId="Bijschrift10">
    <w:name w:val="Bijschrift1"/>
    <w:basedOn w:val="Bijschrift"/>
    <w:autoRedefine/>
    <w:rsid w:val="00C247A2"/>
    <w:rPr>
      <w:sz w:val="18"/>
    </w:rPr>
  </w:style>
  <w:style w:type="character" w:styleId="HTMLCode">
    <w:name w:val="HTML Code"/>
    <w:basedOn w:val="Standaardalinea-lettertype"/>
    <w:semiHidden/>
    <w:rsid w:val="00C247A2"/>
    <w:rPr>
      <w:rFonts w:ascii="Courier New" w:hAnsi="Courier New" w:cs="Courier New"/>
      <w:sz w:val="20"/>
      <w:szCs w:val="20"/>
    </w:rPr>
  </w:style>
  <w:style w:type="paragraph" w:customStyle="1" w:styleId="NootKopCharChar">
    <w:name w:val="Noot Kop Char Char"/>
    <w:basedOn w:val="Standaard"/>
    <w:next w:val="Standaard"/>
    <w:link w:val="NootKopCharCharChar"/>
    <w:rsid w:val="00C247A2"/>
    <w:pPr>
      <w:spacing w:before="240" w:after="120"/>
      <w:ind w:left="567"/>
      <w:jc w:val="both"/>
    </w:pPr>
    <w:rPr>
      <w:b/>
      <w:sz w:val="18"/>
      <w:szCs w:val="24"/>
    </w:rPr>
  </w:style>
  <w:style w:type="character" w:customStyle="1" w:styleId="NootCharChar">
    <w:name w:val="Noot Char Char"/>
    <w:basedOn w:val="Standaardalinea-lettertype"/>
    <w:rsid w:val="00C247A2"/>
    <w:rPr>
      <w:sz w:val="18"/>
      <w:szCs w:val="24"/>
      <w:lang w:val="nl-NL" w:eastAsia="nl-NL" w:bidi="ar-SA"/>
    </w:rPr>
  </w:style>
  <w:style w:type="character" w:customStyle="1" w:styleId="NootKopCharCharChar">
    <w:name w:val="Noot Kop Char Char Char"/>
    <w:basedOn w:val="NootCharChar"/>
    <w:link w:val="NootKopCharChar"/>
    <w:rsid w:val="00C247A2"/>
    <w:rPr>
      <w:rFonts w:ascii="Arial" w:eastAsia="Times New Roman" w:hAnsi="Arial" w:cs="Times New Roman"/>
      <w:b/>
      <w:sz w:val="18"/>
      <w:szCs w:val="24"/>
      <w:lang w:val="nl-NL" w:eastAsia="nl-NL" w:bidi="ar-SA"/>
    </w:rPr>
  </w:style>
  <w:style w:type="paragraph" w:customStyle="1" w:styleId="Figuurnummer">
    <w:name w:val="Figuurnummer"/>
    <w:basedOn w:val="Bijschrift"/>
    <w:rsid w:val="00C247A2"/>
    <w:rPr>
      <w:sz w:val="20"/>
    </w:rPr>
  </w:style>
  <w:style w:type="paragraph" w:customStyle="1" w:styleId="Opmaakprofiel3">
    <w:name w:val="Opmaakprofiel3"/>
    <w:basedOn w:val="Inhopg3"/>
    <w:rsid w:val="00C247A2"/>
    <w:pPr>
      <w:tabs>
        <w:tab w:val="clear" w:pos="10080"/>
        <w:tab w:val="left" w:pos="1728"/>
      </w:tabs>
      <w:ind w:left="1134" w:right="566" w:hanging="567"/>
    </w:pPr>
    <w:rPr>
      <w:lang w:val="nl-NL"/>
    </w:rPr>
  </w:style>
  <w:style w:type="character" w:customStyle="1" w:styleId="Intensievebenadrukking2">
    <w:name w:val="Intensieve benadrukking2"/>
    <w:basedOn w:val="Standaardalinea-lettertype"/>
    <w:rsid w:val="00C247A2"/>
    <w:rPr>
      <w:b/>
      <w:bCs/>
      <w:i/>
      <w:iCs/>
      <w:color w:val="4F81BD"/>
    </w:rPr>
  </w:style>
  <w:style w:type="character" w:customStyle="1" w:styleId="Heading5noNrChar">
    <w:name w:val="Heading 5 no Nr. Char"/>
    <w:basedOn w:val="Standaardalinea-lettertype"/>
    <w:link w:val="Heading5noNr"/>
    <w:rsid w:val="00C247A2"/>
    <w:rPr>
      <w:rFonts w:ascii="Arial" w:eastAsiaTheme="majorEastAsia" w:hAnsi="Arial" w:cstheme="majorBidi"/>
      <w:b/>
      <w:sz w:val="24"/>
      <w:lang w:val="en-GB" w:eastAsia="en-US"/>
    </w:rPr>
  </w:style>
  <w:style w:type="paragraph" w:customStyle="1" w:styleId="Standaardinspringing3">
    <w:name w:val="Standaardinspringing3"/>
    <w:basedOn w:val="Standaard"/>
    <w:rsid w:val="0018547A"/>
    <w:pPr>
      <w:ind w:left="1134"/>
    </w:pPr>
    <w:rPr>
      <w:rFonts w:ascii="Times New Roman" w:hAnsi="Times New Roman"/>
      <w:sz w:val="24"/>
    </w:rPr>
  </w:style>
  <w:style w:type="character" w:customStyle="1" w:styleId="Intensievebenadrukking3">
    <w:name w:val="Intensieve benadrukking3"/>
    <w:basedOn w:val="Standaardalinea-lettertype"/>
    <w:rsid w:val="0018547A"/>
    <w:rPr>
      <w:b/>
      <w:bCs/>
      <w:i/>
      <w:iCs/>
      <w:color w:val="4F81BD"/>
    </w:rPr>
  </w:style>
  <w:style w:type="paragraph" w:customStyle="1" w:styleId="Onderschrift">
    <w:name w:val="Onderschrift"/>
    <w:basedOn w:val="Bijschrift"/>
    <w:autoRedefine/>
    <w:qFormat/>
    <w:rsid w:val="00C249F3"/>
    <w:rPr>
      <w:rFonts w:cs="Arial"/>
      <w:sz w:val="18"/>
      <w:szCs w:val="22"/>
      <w:lang w:val="en-US"/>
    </w:rPr>
  </w:style>
  <w:style w:type="table" w:styleId="Lichtelijst-accent1">
    <w:name w:val="Light List Accent 1"/>
    <w:basedOn w:val="Standaardtabel"/>
    <w:uiPriority w:val="61"/>
    <w:rsid w:val="00613C9A"/>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st">
    <w:name w:val="st"/>
    <w:basedOn w:val="Standaardalinea-lettertype"/>
    <w:rsid w:val="00747131"/>
  </w:style>
  <w:style w:type="table" w:styleId="Lichtelijst">
    <w:name w:val="Light List"/>
    <w:basedOn w:val="Standaardtabel"/>
    <w:uiPriority w:val="61"/>
    <w:rsid w:val="00650E78"/>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275605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oleObject" Target="embeddings/oleObject11.bin"/><Relationship Id="rId21" Type="http://schemas.openxmlformats.org/officeDocument/2006/relationships/oleObject" Target="embeddings/oleObject2.bin"/><Relationship Id="rId34" Type="http://schemas.openxmlformats.org/officeDocument/2006/relationships/image" Target="media/image18.png"/><Relationship Id="rId42" Type="http://schemas.openxmlformats.org/officeDocument/2006/relationships/image" Target="media/image22.png"/><Relationship Id="rId47" Type="http://schemas.openxmlformats.org/officeDocument/2006/relationships/image" Target="media/image25.png"/><Relationship Id="rId50" Type="http://schemas.openxmlformats.org/officeDocument/2006/relationships/image" Target="media/image28.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oleObject" Target="embeddings/oleObject4.bin"/><Relationship Id="rId33" Type="http://schemas.openxmlformats.org/officeDocument/2006/relationships/oleObject" Target="embeddings/oleObject8.bin"/><Relationship Id="rId38" Type="http://schemas.openxmlformats.org/officeDocument/2006/relationships/image" Target="media/image20.png"/><Relationship Id="rId46"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oleObject" Target="embeddings/oleObject10.bin"/><Relationship Id="rId40" Type="http://schemas.openxmlformats.org/officeDocument/2006/relationships/image" Target="media/image21.png"/><Relationship Id="rId45" Type="http://schemas.openxmlformats.org/officeDocument/2006/relationships/oleObject" Target="embeddings/oleObject14.bin"/><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oleObject" Target="embeddings/oleObject3.bin"/><Relationship Id="rId28" Type="http://schemas.openxmlformats.org/officeDocument/2006/relationships/image" Target="media/image15.png"/><Relationship Id="rId36" Type="http://schemas.openxmlformats.org/officeDocument/2006/relationships/image" Target="media/image19.png"/><Relationship Id="rId49"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oleObject" Target="embeddings/oleObject1.bin"/><Relationship Id="rId31" Type="http://schemas.openxmlformats.org/officeDocument/2006/relationships/oleObject" Target="embeddings/oleObject7.bin"/><Relationship Id="rId44" Type="http://schemas.openxmlformats.org/officeDocument/2006/relationships/image" Target="media/image23.png"/><Relationship Id="rId52"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oleObject" Target="embeddings/oleObject5.bin"/><Relationship Id="rId30" Type="http://schemas.openxmlformats.org/officeDocument/2006/relationships/image" Target="media/image16.png"/><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26.png"/><Relationship Id="rId8" Type="http://schemas.openxmlformats.org/officeDocument/2006/relationships/endnotes" Target="endnotes.xml"/><Relationship Id="rId51" Type="http://schemas.openxmlformats.org/officeDocument/2006/relationships/image" Target="media/image29.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0.jpe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F12AFB-0347-4F3F-8022-BAF9A6CBE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28</Pages>
  <Words>4559</Words>
  <Characters>25078</Characters>
  <Application>Microsoft Office Word</Application>
  <DocSecurity>0</DocSecurity>
  <Lines>208</Lines>
  <Paragraphs>59</Paragraphs>
  <ScaleCrop>false</ScaleCrop>
  <HeadingPairs>
    <vt:vector size="2" baseType="variant">
      <vt:variant>
        <vt:lpstr>Titel</vt:lpstr>
      </vt:variant>
      <vt:variant>
        <vt:i4>1</vt:i4>
      </vt:variant>
    </vt:vector>
  </HeadingPairs>
  <TitlesOfParts>
    <vt:vector size="1" baseType="lpstr">
      <vt:lpstr>NavVision Duty Alarm Manual</vt:lpstr>
    </vt:vector>
  </TitlesOfParts>
  <Company>Grizli777</Company>
  <LinksUpToDate>false</LinksUpToDate>
  <CharactersWithSpaces>29578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NavVision Duty Alarm Manual</dc:title>
  <dc:subject>ACC-NavVision-Duty-Alarm-Manual v1.2.10</dc:subject>
  <dc:creator>Vince Kerckhaert</dc:creator>
  <cp:keywords>Automation Competence Centre</cp:keywords>
  <cp:lastModifiedBy>Vince Kerckhaert</cp:lastModifiedBy>
  <cp:revision>6</cp:revision>
  <cp:lastPrinted>2013-08-23T12:14:00Z</cp:lastPrinted>
  <dcterms:created xsi:type="dcterms:W3CDTF">2013-08-23T10:30:00Z</dcterms:created>
  <dcterms:modified xsi:type="dcterms:W3CDTF">2013-08-23T12:15:00Z</dcterms:modified>
</cp:coreProperties>
</file>