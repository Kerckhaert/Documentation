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5601" w:rsidRPr="00991962" w:rsidRDefault="00DA5601" w:rsidP="00756BF7">
      <w:pPr>
        <w:pStyle w:val="Kop1"/>
        <w:numPr>
          <w:ilvl w:val="0"/>
          <w:numId w:val="0"/>
        </w:numPr>
        <w:rPr>
          <w:rStyle w:val="Subtieleverwijzing"/>
          <w:lang w:val="en-US"/>
        </w:rPr>
      </w:pPr>
    </w:p>
    <w:tbl>
      <w:tblPr>
        <w:tblW w:w="0" w:type="auto"/>
        <w:tblLook w:val="0000" w:firstRow="0" w:lastRow="0" w:firstColumn="0" w:lastColumn="0" w:noHBand="0" w:noVBand="0"/>
      </w:tblPr>
      <w:tblGrid>
        <w:gridCol w:w="4709"/>
        <w:gridCol w:w="4579"/>
      </w:tblGrid>
      <w:tr w:rsidR="00DA5601" w:rsidTr="000F200F">
        <w:trPr>
          <w:trHeight w:val="886"/>
        </w:trPr>
        <w:tc>
          <w:tcPr>
            <w:tcW w:w="9458" w:type="dxa"/>
            <w:gridSpan w:val="2"/>
          </w:tcPr>
          <w:p w:rsidR="00DA5601" w:rsidRDefault="001D59FE" w:rsidP="000F200F">
            <w:pPr>
              <w:pStyle w:val="zTitle"/>
            </w:pPr>
            <w:fldSimple w:instr=" TITLE  &quot;ACC-Moxa-serial-interface-Manual v2.1.3&quot;  \* MERGEFORMAT ">
              <w:r>
                <w:t>ACC-Moxa-serial-interface-Manual v2.1.3</w:t>
              </w:r>
            </w:fldSimple>
          </w:p>
        </w:tc>
      </w:tr>
      <w:tr w:rsidR="00DA5601" w:rsidRPr="000F200F" w:rsidTr="000F200F">
        <w:trPr>
          <w:trHeight w:val="1074"/>
        </w:trPr>
        <w:tc>
          <w:tcPr>
            <w:tcW w:w="9458" w:type="dxa"/>
            <w:gridSpan w:val="2"/>
          </w:tcPr>
          <w:p w:rsidR="00DA5601" w:rsidRDefault="00E86E1C" w:rsidP="00A95C52">
            <w:pPr>
              <w:pStyle w:val="zSubTitle"/>
            </w:pPr>
            <w:fldSimple w:instr=" KEYWORDS  &quot;Automation Competence Center&quot;  \* MERGEFORMAT ">
              <w:r w:rsidR="007C2155">
                <w:t>Automation Competence Center</w:t>
              </w:r>
            </w:fldSimple>
          </w:p>
        </w:tc>
      </w:tr>
      <w:tr w:rsidR="00DA5601" w:rsidRPr="000F200F" w:rsidTr="000F200F">
        <w:trPr>
          <w:cantSplit/>
          <w:hidden/>
        </w:trPr>
        <w:tc>
          <w:tcPr>
            <w:tcW w:w="4788" w:type="dxa"/>
          </w:tcPr>
          <w:p w:rsidR="00DA5601" w:rsidRDefault="00DA5601" w:rsidP="000F200F">
            <w:pPr>
              <w:pStyle w:val="zVolume"/>
              <w:jc w:val="left"/>
              <w:rPr>
                <w:vanish/>
              </w:rPr>
            </w:pPr>
          </w:p>
        </w:tc>
        <w:tc>
          <w:tcPr>
            <w:tcW w:w="4670" w:type="dxa"/>
          </w:tcPr>
          <w:p w:rsidR="00DA5601" w:rsidRDefault="00DA5601" w:rsidP="000F200F">
            <w:pPr>
              <w:pStyle w:val="zVolumeNumber"/>
            </w:pPr>
          </w:p>
        </w:tc>
      </w:tr>
    </w:tbl>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87477D" w:rsidRDefault="0087477D" w:rsidP="000F200F">
      <w:pPr>
        <w:rPr>
          <w:lang w:val="en-US"/>
        </w:rPr>
      </w:pPr>
    </w:p>
    <w:p w:rsidR="00DA5601" w:rsidRPr="00CA0364" w:rsidRDefault="00DA5601" w:rsidP="000F200F">
      <w:pPr>
        <w:rPr>
          <w:lang w:val="en-US"/>
        </w:rPr>
      </w:pPr>
    </w:p>
    <w:tbl>
      <w:tblPr>
        <w:tblW w:w="0" w:type="auto"/>
        <w:tblLook w:val="0000" w:firstRow="0" w:lastRow="0" w:firstColumn="0" w:lastColumn="0" w:noHBand="0" w:noVBand="0"/>
      </w:tblPr>
      <w:tblGrid>
        <w:gridCol w:w="4691"/>
        <w:gridCol w:w="4597"/>
      </w:tblGrid>
      <w:tr w:rsidR="00DA5601" w:rsidRPr="000F200F" w:rsidTr="00756BF7">
        <w:tc>
          <w:tcPr>
            <w:tcW w:w="4691" w:type="dxa"/>
          </w:tcPr>
          <w:p w:rsidR="00DA5601" w:rsidRDefault="00DA5601" w:rsidP="000F200F">
            <w:pPr>
              <w:pStyle w:val="zAdmLeft"/>
            </w:pPr>
            <w:r>
              <w:t>Publication type:</w:t>
            </w:r>
          </w:p>
        </w:tc>
        <w:tc>
          <w:tcPr>
            <w:tcW w:w="4597" w:type="dxa"/>
          </w:tcPr>
          <w:p w:rsidR="00DA5601" w:rsidRDefault="00E86E1C" w:rsidP="000F200F">
            <w:pPr>
              <w:pStyle w:val="zAdmRight"/>
            </w:pPr>
            <w:fldSimple w:instr=" SUBJECT  &quot;NavVision Installation Manual&quot;  \* MERGEFORMAT ">
              <w:r w:rsidR="007C2155">
                <w:t>NavVision Installation Manual</w:t>
              </w:r>
            </w:fldSimple>
          </w:p>
        </w:tc>
      </w:tr>
      <w:tr w:rsidR="00DA5601" w:rsidTr="00756BF7">
        <w:tc>
          <w:tcPr>
            <w:tcW w:w="4691" w:type="dxa"/>
          </w:tcPr>
          <w:p w:rsidR="00DA5601" w:rsidRDefault="00DA5601" w:rsidP="000F200F">
            <w:pPr>
              <w:pStyle w:val="zAdmLeft"/>
            </w:pPr>
            <w:r>
              <w:t>Publication number:</w:t>
            </w:r>
          </w:p>
        </w:tc>
        <w:tc>
          <w:tcPr>
            <w:tcW w:w="4597" w:type="dxa"/>
          </w:tcPr>
          <w:p w:rsidR="00DA5601" w:rsidRDefault="006E38DA" w:rsidP="000F200F">
            <w:pPr>
              <w:pStyle w:val="zAdmRight"/>
            </w:pPr>
            <w:r>
              <w:t>ACC</w:t>
            </w:r>
          </w:p>
        </w:tc>
      </w:tr>
      <w:tr w:rsidR="00DA5601" w:rsidTr="00756BF7">
        <w:tc>
          <w:tcPr>
            <w:tcW w:w="4691" w:type="dxa"/>
          </w:tcPr>
          <w:p w:rsidR="00DA5601" w:rsidRDefault="00DA5601" w:rsidP="000F200F">
            <w:pPr>
              <w:pStyle w:val="zAdmLeft"/>
            </w:pPr>
            <w:r>
              <w:t>Title:</w:t>
            </w:r>
          </w:p>
        </w:tc>
        <w:tc>
          <w:tcPr>
            <w:tcW w:w="4597" w:type="dxa"/>
          </w:tcPr>
          <w:p w:rsidR="00DA5601" w:rsidRDefault="00E86E1C" w:rsidP="000F200F">
            <w:pPr>
              <w:pStyle w:val="zAdmRight"/>
            </w:pPr>
            <w:fldSimple w:instr=" TITLE   \* MERGEFORMAT ">
              <w:r w:rsidR="00341AC3">
                <w:t>ACC-Moxa-serial-interface-Manual v2.1.3</w:t>
              </w:r>
            </w:fldSimple>
          </w:p>
        </w:tc>
      </w:tr>
      <w:tr w:rsidR="00DA5601" w:rsidTr="00756BF7">
        <w:tc>
          <w:tcPr>
            <w:tcW w:w="4691" w:type="dxa"/>
          </w:tcPr>
          <w:p w:rsidR="00DA5601" w:rsidRDefault="00DA5601" w:rsidP="000F200F">
            <w:pPr>
              <w:pStyle w:val="zAdmLeft"/>
            </w:pPr>
            <w:r>
              <w:t>Subject:</w:t>
            </w:r>
          </w:p>
        </w:tc>
        <w:tc>
          <w:tcPr>
            <w:tcW w:w="4597" w:type="dxa"/>
          </w:tcPr>
          <w:p w:rsidR="00DA5601" w:rsidRDefault="00E86E1C" w:rsidP="000F200F">
            <w:pPr>
              <w:pStyle w:val="zAdmRight"/>
            </w:pPr>
            <w:fldSimple w:instr=" KEYWORDS   \* MERGEFORMAT ">
              <w:r w:rsidR="007C2155">
                <w:t>Automation Competence Center</w:t>
              </w:r>
            </w:fldSimple>
          </w:p>
        </w:tc>
      </w:tr>
      <w:tr w:rsidR="00DA5601" w:rsidTr="00756BF7">
        <w:tc>
          <w:tcPr>
            <w:tcW w:w="4691" w:type="dxa"/>
          </w:tcPr>
          <w:p w:rsidR="00DA5601" w:rsidRDefault="00DA5601" w:rsidP="000F200F">
            <w:pPr>
              <w:pStyle w:val="zAdmLeft"/>
            </w:pPr>
            <w:r>
              <w:t>Issue:</w:t>
            </w:r>
          </w:p>
        </w:tc>
        <w:tc>
          <w:tcPr>
            <w:tcW w:w="4597" w:type="dxa"/>
          </w:tcPr>
          <w:p w:rsidR="00DA5601" w:rsidRDefault="00D0691C" w:rsidP="00333540">
            <w:pPr>
              <w:pStyle w:val="zAdmRight"/>
            </w:pPr>
            <w:r>
              <w:t>2.1.</w:t>
            </w:r>
            <w:r w:rsidR="00333540">
              <w:t>3</w:t>
            </w:r>
            <w:bookmarkStart w:id="0" w:name="_GoBack"/>
            <w:bookmarkEnd w:id="0"/>
          </w:p>
        </w:tc>
      </w:tr>
      <w:tr w:rsidR="00DA5601" w:rsidTr="00756BF7">
        <w:tc>
          <w:tcPr>
            <w:tcW w:w="4691" w:type="dxa"/>
          </w:tcPr>
          <w:p w:rsidR="00DA5601" w:rsidRDefault="00DA5601" w:rsidP="000F200F">
            <w:pPr>
              <w:pStyle w:val="zAdmLeft"/>
            </w:pPr>
            <w:r>
              <w:t>Publication date:</w:t>
            </w:r>
          </w:p>
        </w:tc>
        <w:tc>
          <w:tcPr>
            <w:tcW w:w="4597" w:type="dxa"/>
          </w:tcPr>
          <w:p w:rsidR="00DA5601" w:rsidRDefault="00CE0768" w:rsidP="000F200F">
            <w:pPr>
              <w:pStyle w:val="zAdmRight"/>
            </w:pPr>
            <w:r>
              <w:fldChar w:fldCharType="begin"/>
            </w:r>
            <w:r>
              <w:instrText xml:space="preserve"> SAVEDATE  \@ "d MMMM yyyy"  \* MERGEFORMAT </w:instrText>
            </w:r>
            <w:r>
              <w:fldChar w:fldCharType="separate"/>
            </w:r>
            <w:r w:rsidR="007C2155">
              <w:t>22 October 2014</w:t>
            </w:r>
            <w:r>
              <w:fldChar w:fldCharType="end"/>
            </w:r>
          </w:p>
        </w:tc>
      </w:tr>
      <w:tr w:rsidR="00DA5601" w:rsidTr="00756BF7">
        <w:tc>
          <w:tcPr>
            <w:tcW w:w="4691" w:type="dxa"/>
          </w:tcPr>
          <w:p w:rsidR="00DA5601" w:rsidRDefault="00DA5601" w:rsidP="000F200F">
            <w:pPr>
              <w:pStyle w:val="zAdmLeft"/>
            </w:pPr>
            <w:r>
              <w:t>Total number of pages:</w:t>
            </w:r>
          </w:p>
        </w:tc>
        <w:tc>
          <w:tcPr>
            <w:tcW w:w="4597" w:type="dxa"/>
          </w:tcPr>
          <w:p w:rsidR="00DA5601" w:rsidRDefault="00E86E1C" w:rsidP="000F200F">
            <w:pPr>
              <w:pStyle w:val="zAdmRight"/>
            </w:pPr>
            <w:fldSimple w:instr=" NUMPAGES   \* MERGEFORMAT ">
              <w:r w:rsidR="00333540">
                <w:t>24</w:t>
              </w:r>
            </w:fldSimple>
          </w:p>
        </w:tc>
      </w:tr>
      <w:tr w:rsidR="00DA5601" w:rsidRPr="00711061" w:rsidTr="00756BF7">
        <w:tc>
          <w:tcPr>
            <w:tcW w:w="4691" w:type="dxa"/>
          </w:tcPr>
          <w:p w:rsidR="00DA5601" w:rsidRDefault="00DA5601" w:rsidP="000F200F">
            <w:pPr>
              <w:pStyle w:val="zAdmNameLeft"/>
              <w:ind w:left="284" w:hanging="284"/>
            </w:pPr>
            <w:r>
              <w:t>Author:</w:t>
            </w:r>
          </w:p>
        </w:tc>
        <w:tc>
          <w:tcPr>
            <w:tcW w:w="4597" w:type="dxa"/>
          </w:tcPr>
          <w:p w:rsidR="00DA5601" w:rsidRDefault="00E86E1C" w:rsidP="000F200F">
            <w:pPr>
              <w:pStyle w:val="zAdmNameRightOK"/>
            </w:pPr>
            <w:fldSimple w:instr=" Author  \* MERGEFORMAT ">
              <w:r w:rsidR="007C2155">
                <w:t>Vince Kerckhaert</w:t>
              </w:r>
            </w:fldSimple>
          </w:p>
        </w:tc>
      </w:tr>
      <w:tr w:rsidR="00756BF7" w:rsidTr="00756BF7">
        <w:tc>
          <w:tcPr>
            <w:tcW w:w="4691" w:type="dxa"/>
          </w:tcPr>
          <w:p w:rsidR="00756BF7" w:rsidRDefault="00756BF7" w:rsidP="00756BF7">
            <w:pPr>
              <w:pStyle w:val="zAdmNameLeft"/>
              <w:ind w:left="284" w:hanging="284"/>
            </w:pPr>
            <w:r>
              <w:t>Quality Control:</w:t>
            </w:r>
          </w:p>
        </w:tc>
        <w:tc>
          <w:tcPr>
            <w:tcW w:w="4597" w:type="dxa"/>
          </w:tcPr>
          <w:p w:rsidR="00756BF7" w:rsidRDefault="00756BF7" w:rsidP="00756BF7">
            <w:pPr>
              <w:pStyle w:val="zAdmNameRightOK"/>
            </w:pPr>
          </w:p>
        </w:tc>
      </w:tr>
    </w:tbl>
    <w:p w:rsidR="00DA5601" w:rsidRDefault="00DA5601" w:rsidP="001B5B4B">
      <w:pPr>
        <w:pStyle w:val="TOCtitle"/>
        <w:numPr>
          <w:ilvl w:val="0"/>
          <w:numId w:val="0"/>
        </w:numPr>
      </w:pPr>
      <w:r>
        <w:br w:type="page"/>
      </w:r>
      <w:r>
        <w:lastRenderedPageBreak/>
        <w:t>Table of contents</w:t>
      </w:r>
    </w:p>
    <w:p w:rsidR="00DA5601" w:rsidRDefault="00DA5601" w:rsidP="000F200F">
      <w:pPr>
        <w:pStyle w:val="zTOCtext"/>
      </w:pPr>
      <w:r>
        <w:t>Page #</w:t>
      </w:r>
    </w:p>
    <w:p w:rsidR="007C2155" w:rsidRDefault="007270D5">
      <w:pPr>
        <w:pStyle w:val="Inhopg1"/>
        <w:rPr>
          <w:rFonts w:asciiTheme="minorHAnsi" w:eastAsiaTheme="minorEastAsia" w:hAnsiTheme="minorHAnsi" w:cstheme="minorBidi"/>
          <w:b w:val="0"/>
          <w:szCs w:val="22"/>
          <w:lang w:val="nl-NL" w:eastAsia="nl-NL"/>
        </w:rPr>
      </w:pPr>
      <w:r>
        <w:fldChar w:fldCharType="begin"/>
      </w:r>
      <w:r w:rsidR="00DA5601">
        <w:instrText xml:space="preserve"> TOC \o \t "Heading 1 no Nr." </w:instrText>
      </w:r>
      <w:r>
        <w:fldChar w:fldCharType="separate"/>
      </w:r>
      <w:r w:rsidR="007C2155">
        <w:t>Figures</w:t>
      </w:r>
      <w:r w:rsidR="007C2155">
        <w:tab/>
      </w:r>
      <w:r w:rsidR="007C2155">
        <w:fldChar w:fldCharType="begin"/>
      </w:r>
      <w:r w:rsidR="007C2155">
        <w:instrText xml:space="preserve"> PAGEREF _Toc402174192 \h </w:instrText>
      </w:r>
      <w:r w:rsidR="007C2155">
        <w:fldChar w:fldCharType="separate"/>
      </w:r>
      <w:r w:rsidR="00333540">
        <w:t>3</w:t>
      </w:r>
      <w:r w:rsidR="007C2155">
        <w:fldChar w:fldCharType="end"/>
      </w:r>
    </w:p>
    <w:p w:rsidR="007C2155" w:rsidRDefault="007C2155">
      <w:pPr>
        <w:pStyle w:val="Inhopg1"/>
        <w:rPr>
          <w:rFonts w:asciiTheme="minorHAnsi" w:eastAsiaTheme="minorEastAsia" w:hAnsiTheme="minorHAnsi" w:cstheme="minorBidi"/>
          <w:b w:val="0"/>
          <w:szCs w:val="22"/>
          <w:lang w:val="nl-NL" w:eastAsia="nl-NL"/>
        </w:rPr>
      </w:pPr>
      <w:r>
        <w:t>Tables</w:t>
      </w:r>
      <w:r>
        <w:tab/>
      </w:r>
      <w:r>
        <w:fldChar w:fldCharType="begin"/>
      </w:r>
      <w:r>
        <w:instrText xml:space="preserve"> PAGEREF _Toc402174193 \h </w:instrText>
      </w:r>
      <w:r>
        <w:fldChar w:fldCharType="separate"/>
      </w:r>
      <w:r w:rsidR="00333540">
        <w:t>4</w:t>
      </w:r>
      <w:r>
        <w:fldChar w:fldCharType="end"/>
      </w:r>
    </w:p>
    <w:p w:rsidR="007C2155" w:rsidRDefault="007C2155">
      <w:pPr>
        <w:pStyle w:val="Inhopg1"/>
        <w:rPr>
          <w:rFonts w:asciiTheme="minorHAnsi" w:eastAsiaTheme="minorEastAsia" w:hAnsiTheme="minorHAnsi" w:cstheme="minorBidi"/>
          <w:b w:val="0"/>
          <w:szCs w:val="22"/>
          <w:lang w:val="nl-NL" w:eastAsia="nl-NL"/>
        </w:rPr>
      </w:pPr>
      <w:r>
        <w:t>References</w:t>
      </w:r>
      <w:r>
        <w:tab/>
      </w:r>
      <w:r>
        <w:fldChar w:fldCharType="begin"/>
      </w:r>
      <w:r>
        <w:instrText xml:space="preserve"> PAGEREF _Toc402174194 \h </w:instrText>
      </w:r>
      <w:r>
        <w:fldChar w:fldCharType="separate"/>
      </w:r>
      <w:r w:rsidR="00333540">
        <w:t>6</w:t>
      </w:r>
      <w:r>
        <w:fldChar w:fldCharType="end"/>
      </w:r>
    </w:p>
    <w:p w:rsidR="007C2155" w:rsidRDefault="007C2155">
      <w:pPr>
        <w:pStyle w:val="Inhopg1"/>
        <w:rPr>
          <w:rFonts w:asciiTheme="minorHAnsi" w:eastAsiaTheme="minorEastAsia" w:hAnsiTheme="minorHAnsi" w:cstheme="minorBidi"/>
          <w:b w:val="0"/>
          <w:szCs w:val="22"/>
          <w:lang w:val="nl-NL" w:eastAsia="nl-NL"/>
        </w:rPr>
      </w:pPr>
      <w:r>
        <w:t>Introduction</w:t>
      </w:r>
      <w:r>
        <w:tab/>
      </w:r>
      <w:r>
        <w:fldChar w:fldCharType="begin"/>
      </w:r>
      <w:r>
        <w:instrText xml:space="preserve"> PAGEREF _Toc402174195 \h </w:instrText>
      </w:r>
      <w:r>
        <w:fldChar w:fldCharType="separate"/>
      </w:r>
      <w:r w:rsidR="00333540">
        <w:t>7</w:t>
      </w:r>
      <w:r>
        <w:fldChar w:fldCharType="end"/>
      </w:r>
    </w:p>
    <w:p w:rsidR="007C2155" w:rsidRDefault="007C2155">
      <w:pPr>
        <w:pStyle w:val="Inhopg1"/>
        <w:rPr>
          <w:rFonts w:asciiTheme="minorHAnsi" w:eastAsiaTheme="minorEastAsia" w:hAnsiTheme="minorHAnsi" w:cstheme="minorBidi"/>
          <w:b w:val="0"/>
          <w:szCs w:val="22"/>
          <w:lang w:val="nl-NL" w:eastAsia="nl-NL"/>
        </w:rPr>
      </w:pPr>
      <w:r>
        <w:t>About the Installation Manual</w:t>
      </w:r>
      <w:r>
        <w:tab/>
      </w:r>
      <w:r>
        <w:fldChar w:fldCharType="begin"/>
      </w:r>
      <w:r>
        <w:instrText xml:space="preserve"> PAGEREF _Toc402174196 \h </w:instrText>
      </w:r>
      <w:r>
        <w:fldChar w:fldCharType="separate"/>
      </w:r>
      <w:r w:rsidR="00333540">
        <w:t>7</w:t>
      </w:r>
      <w:r>
        <w:fldChar w:fldCharType="end"/>
      </w:r>
    </w:p>
    <w:p w:rsidR="007C2155" w:rsidRDefault="007C2155">
      <w:pPr>
        <w:pStyle w:val="Inhopg1"/>
        <w:rPr>
          <w:rFonts w:asciiTheme="minorHAnsi" w:eastAsiaTheme="minorEastAsia" w:hAnsiTheme="minorHAnsi" w:cstheme="minorBidi"/>
          <w:b w:val="0"/>
          <w:szCs w:val="22"/>
          <w:lang w:val="nl-NL" w:eastAsia="nl-NL"/>
        </w:rPr>
      </w:pPr>
      <w:r>
        <w:t>Safety instructions</w:t>
      </w:r>
      <w:r>
        <w:tab/>
      </w:r>
      <w:r>
        <w:fldChar w:fldCharType="begin"/>
      </w:r>
      <w:r>
        <w:instrText xml:space="preserve"> PAGEREF _Toc402174197 \h </w:instrText>
      </w:r>
      <w:r>
        <w:fldChar w:fldCharType="separate"/>
      </w:r>
      <w:r w:rsidR="00333540">
        <w:t>9</w:t>
      </w:r>
      <w:r>
        <w:fldChar w:fldCharType="end"/>
      </w:r>
    </w:p>
    <w:p w:rsidR="007C2155" w:rsidRDefault="007C2155">
      <w:pPr>
        <w:pStyle w:val="Inhopg1"/>
        <w:rPr>
          <w:rFonts w:asciiTheme="minorHAnsi" w:eastAsiaTheme="minorEastAsia" w:hAnsiTheme="minorHAnsi" w:cstheme="minorBidi"/>
          <w:b w:val="0"/>
          <w:szCs w:val="22"/>
          <w:lang w:val="nl-NL" w:eastAsia="nl-NL"/>
        </w:rPr>
      </w:pPr>
      <w:r>
        <w:t>Revision history</w:t>
      </w:r>
      <w:r>
        <w:tab/>
      </w:r>
      <w:r>
        <w:fldChar w:fldCharType="begin"/>
      </w:r>
      <w:r>
        <w:instrText xml:space="preserve"> PAGEREF _Toc402174198 \h </w:instrText>
      </w:r>
      <w:r>
        <w:fldChar w:fldCharType="separate"/>
      </w:r>
      <w:r w:rsidR="00333540">
        <w:t>9</w:t>
      </w:r>
      <w:r>
        <w:fldChar w:fldCharType="end"/>
      </w:r>
    </w:p>
    <w:p w:rsidR="007C2155" w:rsidRDefault="007C2155">
      <w:pPr>
        <w:pStyle w:val="Inhopg1"/>
        <w:rPr>
          <w:rFonts w:asciiTheme="minorHAnsi" w:eastAsiaTheme="minorEastAsia" w:hAnsiTheme="minorHAnsi" w:cstheme="minorBidi"/>
          <w:b w:val="0"/>
          <w:szCs w:val="22"/>
          <w:lang w:val="nl-NL" w:eastAsia="nl-NL"/>
        </w:rPr>
      </w:pPr>
      <w:r>
        <w:t>1.</w:t>
      </w:r>
      <w:r>
        <w:rPr>
          <w:rFonts w:asciiTheme="minorHAnsi" w:eastAsiaTheme="minorEastAsia" w:hAnsiTheme="minorHAnsi" w:cstheme="minorBidi"/>
          <w:b w:val="0"/>
          <w:szCs w:val="22"/>
          <w:lang w:val="nl-NL" w:eastAsia="nl-NL"/>
        </w:rPr>
        <w:tab/>
      </w:r>
      <w:r>
        <w:t>Setting and adjustment</w:t>
      </w:r>
      <w:r>
        <w:tab/>
      </w:r>
      <w:r>
        <w:fldChar w:fldCharType="begin"/>
      </w:r>
      <w:r>
        <w:instrText xml:space="preserve"> PAGEREF _Toc402174199 \h </w:instrText>
      </w:r>
      <w:r>
        <w:fldChar w:fldCharType="separate"/>
      </w:r>
      <w:r w:rsidR="00333540">
        <w:t>10</w:t>
      </w:r>
      <w:r>
        <w:fldChar w:fldCharType="end"/>
      </w:r>
    </w:p>
    <w:p w:rsidR="007C2155" w:rsidRDefault="007C2155">
      <w:pPr>
        <w:pStyle w:val="Inhopg2"/>
        <w:tabs>
          <w:tab w:val="left" w:pos="1134"/>
        </w:tabs>
        <w:rPr>
          <w:rFonts w:asciiTheme="minorHAnsi" w:eastAsiaTheme="minorEastAsia" w:hAnsiTheme="minorHAnsi" w:cstheme="minorBidi"/>
          <w:sz w:val="22"/>
          <w:szCs w:val="22"/>
          <w:lang w:val="nl-NL" w:eastAsia="nl-NL"/>
        </w:rPr>
      </w:pPr>
      <w:r>
        <w:t>1.1</w:t>
      </w:r>
      <w:r>
        <w:rPr>
          <w:rFonts w:asciiTheme="minorHAnsi" w:eastAsiaTheme="minorEastAsia" w:hAnsiTheme="minorHAnsi" w:cstheme="minorBidi"/>
          <w:sz w:val="22"/>
          <w:szCs w:val="22"/>
          <w:lang w:val="nl-NL" w:eastAsia="nl-NL"/>
        </w:rPr>
        <w:tab/>
      </w:r>
      <w:r w:rsidRPr="0055758E">
        <w:rPr>
          <w:lang w:val="en-US"/>
        </w:rPr>
        <w:t>Detection of new devices</w:t>
      </w:r>
      <w:r>
        <w:tab/>
      </w:r>
      <w:r>
        <w:fldChar w:fldCharType="begin"/>
      </w:r>
      <w:r>
        <w:instrText xml:space="preserve"> PAGEREF _Toc402174200 \h </w:instrText>
      </w:r>
      <w:r>
        <w:fldChar w:fldCharType="separate"/>
      </w:r>
      <w:r w:rsidR="00333540">
        <w:t>10</w:t>
      </w:r>
      <w:r>
        <w:fldChar w:fldCharType="end"/>
      </w:r>
    </w:p>
    <w:p w:rsidR="007C2155" w:rsidRDefault="007C2155">
      <w:pPr>
        <w:pStyle w:val="Inhopg2"/>
        <w:tabs>
          <w:tab w:val="left" w:pos="1134"/>
        </w:tabs>
        <w:rPr>
          <w:rFonts w:asciiTheme="minorHAnsi" w:eastAsiaTheme="minorEastAsia" w:hAnsiTheme="minorHAnsi" w:cstheme="minorBidi"/>
          <w:sz w:val="22"/>
          <w:szCs w:val="22"/>
          <w:lang w:val="nl-NL" w:eastAsia="nl-NL"/>
        </w:rPr>
      </w:pPr>
      <w:r>
        <w:t>1.2</w:t>
      </w:r>
      <w:r>
        <w:rPr>
          <w:rFonts w:asciiTheme="minorHAnsi" w:eastAsiaTheme="minorEastAsia" w:hAnsiTheme="minorHAnsi" w:cstheme="minorBidi"/>
          <w:sz w:val="22"/>
          <w:szCs w:val="22"/>
          <w:lang w:val="nl-NL" w:eastAsia="nl-NL"/>
        </w:rPr>
        <w:tab/>
      </w:r>
      <w:r w:rsidRPr="0055758E">
        <w:rPr>
          <w:lang w:val="en-US"/>
        </w:rPr>
        <w:t>Preparatory work</w:t>
      </w:r>
      <w:r>
        <w:tab/>
      </w:r>
      <w:r>
        <w:fldChar w:fldCharType="begin"/>
      </w:r>
      <w:r>
        <w:instrText xml:space="preserve"> PAGEREF _Toc402174201 \h </w:instrText>
      </w:r>
      <w:r>
        <w:fldChar w:fldCharType="separate"/>
      </w:r>
      <w:r w:rsidR="00333540">
        <w:t>10</w:t>
      </w:r>
      <w:r>
        <w:fldChar w:fldCharType="end"/>
      </w:r>
    </w:p>
    <w:p w:rsidR="007C2155" w:rsidRDefault="007C2155">
      <w:pPr>
        <w:pStyle w:val="Inhopg2"/>
        <w:tabs>
          <w:tab w:val="left" w:pos="1134"/>
        </w:tabs>
        <w:rPr>
          <w:rFonts w:asciiTheme="minorHAnsi" w:eastAsiaTheme="minorEastAsia" w:hAnsiTheme="minorHAnsi" w:cstheme="minorBidi"/>
          <w:sz w:val="22"/>
          <w:szCs w:val="22"/>
          <w:lang w:val="nl-NL" w:eastAsia="nl-NL"/>
        </w:rPr>
      </w:pPr>
      <w:r>
        <w:t>1.3</w:t>
      </w:r>
      <w:r>
        <w:rPr>
          <w:rFonts w:asciiTheme="minorHAnsi" w:eastAsiaTheme="minorEastAsia" w:hAnsiTheme="minorHAnsi" w:cstheme="minorBidi"/>
          <w:sz w:val="22"/>
          <w:szCs w:val="22"/>
          <w:lang w:val="nl-NL" w:eastAsia="nl-NL"/>
        </w:rPr>
        <w:tab/>
      </w:r>
      <w:r w:rsidRPr="0055758E">
        <w:rPr>
          <w:lang w:val="en-US"/>
        </w:rPr>
        <w:t>Using the Moxa-updater</w:t>
      </w:r>
      <w:r>
        <w:tab/>
      </w:r>
      <w:r>
        <w:fldChar w:fldCharType="begin"/>
      </w:r>
      <w:r>
        <w:instrText xml:space="preserve"> PAGEREF _Toc402174202 \h </w:instrText>
      </w:r>
      <w:r>
        <w:fldChar w:fldCharType="separate"/>
      </w:r>
      <w:r w:rsidR="00333540">
        <w:t>10</w:t>
      </w:r>
      <w:r>
        <w:fldChar w:fldCharType="end"/>
      </w:r>
    </w:p>
    <w:p w:rsidR="007C2155" w:rsidRPr="007C2155" w:rsidRDefault="007C2155">
      <w:pPr>
        <w:pStyle w:val="Inhopg2"/>
        <w:tabs>
          <w:tab w:val="left" w:pos="1134"/>
        </w:tabs>
        <w:rPr>
          <w:rFonts w:asciiTheme="minorHAnsi" w:eastAsiaTheme="minorEastAsia" w:hAnsiTheme="minorHAnsi" w:cstheme="minorBidi"/>
          <w:sz w:val="22"/>
          <w:szCs w:val="22"/>
          <w:lang w:eastAsia="nl-NL"/>
        </w:rPr>
      </w:pPr>
      <w:r>
        <w:t>1.4</w:t>
      </w:r>
      <w:r w:rsidRPr="007C2155">
        <w:rPr>
          <w:rFonts w:asciiTheme="minorHAnsi" w:eastAsiaTheme="minorEastAsia" w:hAnsiTheme="minorHAnsi" w:cstheme="minorBidi"/>
          <w:sz w:val="22"/>
          <w:szCs w:val="22"/>
          <w:lang w:eastAsia="nl-NL"/>
        </w:rPr>
        <w:tab/>
      </w:r>
      <w:r w:rsidRPr="0055758E">
        <w:rPr>
          <w:lang w:val="en-US"/>
        </w:rPr>
        <w:t>Detection of installed serial devices</w:t>
      </w:r>
      <w:r>
        <w:tab/>
      </w:r>
      <w:r>
        <w:fldChar w:fldCharType="begin"/>
      </w:r>
      <w:r>
        <w:instrText xml:space="preserve"> PAGEREF _Toc402174203 \h </w:instrText>
      </w:r>
      <w:r>
        <w:fldChar w:fldCharType="separate"/>
      </w:r>
      <w:r w:rsidR="00333540">
        <w:t>11</w:t>
      </w:r>
      <w:r>
        <w:fldChar w:fldCharType="end"/>
      </w:r>
    </w:p>
    <w:p w:rsidR="007C2155" w:rsidRPr="007C2155" w:rsidRDefault="007C2155">
      <w:pPr>
        <w:pStyle w:val="Inhopg3"/>
        <w:rPr>
          <w:rFonts w:asciiTheme="minorHAnsi" w:eastAsiaTheme="minorEastAsia" w:hAnsiTheme="minorHAnsi" w:cstheme="minorBidi"/>
          <w:sz w:val="22"/>
          <w:szCs w:val="22"/>
          <w:lang w:eastAsia="nl-NL"/>
        </w:rPr>
      </w:pPr>
      <w:r>
        <w:t>1.4.1</w:t>
      </w:r>
      <w:r w:rsidRPr="007C2155">
        <w:rPr>
          <w:rFonts w:asciiTheme="minorHAnsi" w:eastAsiaTheme="minorEastAsia" w:hAnsiTheme="minorHAnsi" w:cstheme="minorBidi"/>
          <w:sz w:val="22"/>
          <w:szCs w:val="22"/>
          <w:lang w:eastAsia="nl-NL"/>
        </w:rPr>
        <w:tab/>
      </w:r>
      <w:r>
        <w:t>Installation of software</w:t>
      </w:r>
      <w:r>
        <w:tab/>
      </w:r>
      <w:r>
        <w:fldChar w:fldCharType="begin"/>
      </w:r>
      <w:r>
        <w:instrText xml:space="preserve"> PAGEREF _Toc402174204 \h </w:instrText>
      </w:r>
      <w:r>
        <w:fldChar w:fldCharType="separate"/>
      </w:r>
      <w:r w:rsidR="00333540">
        <w:t>13</w:t>
      </w:r>
      <w:r>
        <w:fldChar w:fldCharType="end"/>
      </w:r>
    </w:p>
    <w:p w:rsidR="007C2155" w:rsidRPr="007C2155" w:rsidRDefault="007C2155">
      <w:pPr>
        <w:pStyle w:val="Inhopg1"/>
        <w:rPr>
          <w:rFonts w:asciiTheme="minorHAnsi" w:eastAsiaTheme="minorEastAsia" w:hAnsiTheme="minorHAnsi" w:cstheme="minorBidi"/>
          <w:b w:val="0"/>
          <w:szCs w:val="22"/>
          <w:lang w:eastAsia="nl-NL"/>
        </w:rPr>
      </w:pPr>
      <w:r>
        <w:t>2.</w:t>
      </w:r>
      <w:r w:rsidRPr="007C2155">
        <w:rPr>
          <w:rFonts w:asciiTheme="minorHAnsi" w:eastAsiaTheme="minorEastAsia" w:hAnsiTheme="minorHAnsi" w:cstheme="minorBidi"/>
          <w:b w:val="0"/>
          <w:szCs w:val="22"/>
          <w:lang w:eastAsia="nl-NL"/>
        </w:rPr>
        <w:tab/>
      </w:r>
      <w:r>
        <w:t>Extra functionality</w:t>
      </w:r>
      <w:r>
        <w:tab/>
      </w:r>
      <w:r>
        <w:fldChar w:fldCharType="begin"/>
      </w:r>
      <w:r>
        <w:instrText xml:space="preserve"> PAGEREF _Toc402174205 \h </w:instrText>
      </w:r>
      <w:r>
        <w:fldChar w:fldCharType="separate"/>
      </w:r>
      <w:r w:rsidR="00333540">
        <w:t>14</w:t>
      </w:r>
      <w:r>
        <w:fldChar w:fldCharType="end"/>
      </w:r>
    </w:p>
    <w:p w:rsidR="007C2155" w:rsidRPr="007C2155" w:rsidRDefault="007C2155">
      <w:pPr>
        <w:pStyle w:val="Inhopg2"/>
        <w:tabs>
          <w:tab w:val="left" w:pos="1134"/>
        </w:tabs>
        <w:rPr>
          <w:rFonts w:asciiTheme="minorHAnsi" w:eastAsiaTheme="minorEastAsia" w:hAnsiTheme="minorHAnsi" w:cstheme="minorBidi"/>
          <w:sz w:val="22"/>
          <w:szCs w:val="22"/>
          <w:lang w:eastAsia="nl-NL"/>
        </w:rPr>
      </w:pPr>
      <w:r>
        <w:t>2.1</w:t>
      </w:r>
      <w:r w:rsidRPr="007C2155">
        <w:rPr>
          <w:rFonts w:asciiTheme="minorHAnsi" w:eastAsiaTheme="minorEastAsia" w:hAnsiTheme="minorHAnsi" w:cstheme="minorBidi"/>
          <w:sz w:val="22"/>
          <w:szCs w:val="22"/>
          <w:lang w:eastAsia="nl-NL"/>
        </w:rPr>
        <w:tab/>
      </w:r>
      <w:r>
        <w:t>Introduction</w:t>
      </w:r>
      <w:r>
        <w:tab/>
      </w:r>
      <w:r>
        <w:fldChar w:fldCharType="begin"/>
      </w:r>
      <w:r>
        <w:instrText xml:space="preserve"> PAGEREF _Toc402174206 \h </w:instrText>
      </w:r>
      <w:r>
        <w:fldChar w:fldCharType="separate"/>
      </w:r>
      <w:r w:rsidR="00333540">
        <w:t>14</w:t>
      </w:r>
      <w:r>
        <w:fldChar w:fldCharType="end"/>
      </w:r>
    </w:p>
    <w:p w:rsidR="007C2155" w:rsidRPr="007C2155" w:rsidRDefault="007C2155">
      <w:pPr>
        <w:pStyle w:val="Inhopg3"/>
        <w:rPr>
          <w:rFonts w:asciiTheme="minorHAnsi" w:eastAsiaTheme="minorEastAsia" w:hAnsiTheme="minorHAnsi" w:cstheme="minorBidi"/>
          <w:sz w:val="22"/>
          <w:szCs w:val="22"/>
          <w:lang w:eastAsia="nl-NL"/>
        </w:rPr>
      </w:pPr>
      <w:r>
        <w:t>2.1.1</w:t>
      </w:r>
      <w:r w:rsidRPr="007C2155">
        <w:rPr>
          <w:rFonts w:asciiTheme="minorHAnsi" w:eastAsiaTheme="minorEastAsia" w:hAnsiTheme="minorHAnsi" w:cstheme="minorBidi"/>
          <w:sz w:val="22"/>
          <w:szCs w:val="22"/>
          <w:lang w:eastAsia="nl-NL"/>
        </w:rPr>
        <w:tab/>
      </w:r>
      <w:r>
        <w:t>Connection</w:t>
      </w:r>
      <w:r>
        <w:tab/>
      </w:r>
      <w:r>
        <w:fldChar w:fldCharType="begin"/>
      </w:r>
      <w:r>
        <w:instrText xml:space="preserve"> PAGEREF _Toc402174207 \h </w:instrText>
      </w:r>
      <w:r>
        <w:fldChar w:fldCharType="separate"/>
      </w:r>
      <w:r w:rsidR="00333540">
        <w:t>14</w:t>
      </w:r>
      <w:r>
        <w:fldChar w:fldCharType="end"/>
      </w:r>
    </w:p>
    <w:p w:rsidR="007C2155" w:rsidRPr="007C2155" w:rsidRDefault="007C2155">
      <w:pPr>
        <w:pStyle w:val="Inhopg3"/>
        <w:rPr>
          <w:rFonts w:asciiTheme="minorHAnsi" w:eastAsiaTheme="minorEastAsia" w:hAnsiTheme="minorHAnsi" w:cstheme="minorBidi"/>
          <w:sz w:val="22"/>
          <w:szCs w:val="22"/>
          <w:lang w:eastAsia="nl-NL"/>
        </w:rPr>
      </w:pPr>
      <w:r>
        <w:t>2.1.2</w:t>
      </w:r>
      <w:r w:rsidRPr="007C2155">
        <w:rPr>
          <w:rFonts w:asciiTheme="minorHAnsi" w:eastAsiaTheme="minorEastAsia" w:hAnsiTheme="minorHAnsi" w:cstheme="minorBidi"/>
          <w:sz w:val="22"/>
          <w:szCs w:val="22"/>
          <w:lang w:eastAsia="nl-NL"/>
        </w:rPr>
        <w:tab/>
      </w:r>
      <w:r>
        <w:t>Firewall configurator (Device Settings)</w:t>
      </w:r>
      <w:r>
        <w:tab/>
      </w:r>
      <w:r>
        <w:fldChar w:fldCharType="begin"/>
      </w:r>
      <w:r>
        <w:instrText xml:space="preserve"> PAGEREF _Toc402174208 \h </w:instrText>
      </w:r>
      <w:r>
        <w:fldChar w:fldCharType="separate"/>
      </w:r>
      <w:r w:rsidR="00333540">
        <w:t>14</w:t>
      </w:r>
      <w:r>
        <w:fldChar w:fldCharType="end"/>
      </w:r>
    </w:p>
    <w:p w:rsidR="007C2155" w:rsidRPr="007C2155" w:rsidRDefault="007C2155">
      <w:pPr>
        <w:pStyle w:val="Inhopg4"/>
        <w:tabs>
          <w:tab w:val="left" w:pos="1728"/>
        </w:tabs>
        <w:rPr>
          <w:rFonts w:asciiTheme="minorHAnsi" w:eastAsiaTheme="minorEastAsia" w:hAnsiTheme="minorHAnsi" w:cstheme="minorBidi"/>
          <w:sz w:val="22"/>
          <w:szCs w:val="22"/>
          <w:lang w:eastAsia="nl-NL"/>
        </w:rPr>
      </w:pPr>
      <w:r>
        <w:t>2.1.2.1</w:t>
      </w:r>
      <w:r w:rsidRPr="007C2155">
        <w:rPr>
          <w:rFonts w:asciiTheme="minorHAnsi" w:eastAsiaTheme="minorEastAsia" w:hAnsiTheme="minorHAnsi" w:cstheme="minorBidi"/>
          <w:sz w:val="22"/>
          <w:szCs w:val="22"/>
          <w:lang w:eastAsia="nl-NL"/>
        </w:rPr>
        <w:tab/>
      </w:r>
      <w:r>
        <w:t>LAN 1 IP Settings (I/O side )</w:t>
      </w:r>
      <w:r>
        <w:tab/>
      </w:r>
      <w:r>
        <w:fldChar w:fldCharType="begin"/>
      </w:r>
      <w:r>
        <w:instrText xml:space="preserve"> PAGEREF _Toc402174209 \h </w:instrText>
      </w:r>
      <w:r>
        <w:fldChar w:fldCharType="separate"/>
      </w:r>
      <w:r w:rsidR="00333540">
        <w:t>14</w:t>
      </w:r>
      <w:r>
        <w:fldChar w:fldCharType="end"/>
      </w:r>
    </w:p>
    <w:p w:rsidR="007C2155" w:rsidRPr="007C2155" w:rsidRDefault="007C2155">
      <w:pPr>
        <w:pStyle w:val="Inhopg4"/>
        <w:tabs>
          <w:tab w:val="left" w:pos="1728"/>
        </w:tabs>
        <w:rPr>
          <w:rFonts w:asciiTheme="minorHAnsi" w:eastAsiaTheme="minorEastAsia" w:hAnsiTheme="minorHAnsi" w:cstheme="minorBidi"/>
          <w:sz w:val="22"/>
          <w:szCs w:val="22"/>
          <w:lang w:eastAsia="nl-NL"/>
        </w:rPr>
      </w:pPr>
      <w:r>
        <w:t>2.1.2.2</w:t>
      </w:r>
      <w:r w:rsidRPr="007C2155">
        <w:rPr>
          <w:rFonts w:asciiTheme="minorHAnsi" w:eastAsiaTheme="minorEastAsia" w:hAnsiTheme="minorHAnsi" w:cstheme="minorBidi"/>
          <w:sz w:val="22"/>
          <w:szCs w:val="22"/>
          <w:lang w:eastAsia="nl-NL"/>
        </w:rPr>
        <w:tab/>
      </w:r>
      <w:r>
        <w:t>LAN 2 IP Settings (Cloud side)</w:t>
      </w:r>
      <w:r>
        <w:tab/>
      </w:r>
      <w:r>
        <w:fldChar w:fldCharType="begin"/>
      </w:r>
      <w:r>
        <w:instrText xml:space="preserve"> PAGEREF _Toc402174210 \h </w:instrText>
      </w:r>
      <w:r>
        <w:fldChar w:fldCharType="separate"/>
      </w:r>
      <w:r w:rsidR="00333540">
        <w:t>15</w:t>
      </w:r>
      <w:r>
        <w:fldChar w:fldCharType="end"/>
      </w:r>
    </w:p>
    <w:p w:rsidR="007C2155" w:rsidRPr="007C2155" w:rsidRDefault="007C2155">
      <w:pPr>
        <w:pStyle w:val="Inhopg3"/>
        <w:rPr>
          <w:rFonts w:asciiTheme="minorHAnsi" w:eastAsiaTheme="minorEastAsia" w:hAnsiTheme="minorHAnsi" w:cstheme="minorBidi"/>
          <w:sz w:val="22"/>
          <w:szCs w:val="22"/>
          <w:lang w:eastAsia="nl-NL"/>
        </w:rPr>
      </w:pPr>
      <w:r>
        <w:t>2.1.3</w:t>
      </w:r>
      <w:r w:rsidRPr="007C2155">
        <w:rPr>
          <w:rFonts w:asciiTheme="minorHAnsi" w:eastAsiaTheme="minorEastAsia" w:hAnsiTheme="minorHAnsi" w:cstheme="minorBidi"/>
          <w:sz w:val="22"/>
          <w:szCs w:val="22"/>
          <w:lang w:eastAsia="nl-NL"/>
        </w:rPr>
        <w:tab/>
      </w:r>
      <w:r>
        <w:t>Firewall configurator (Forwarding)</w:t>
      </w:r>
      <w:r>
        <w:tab/>
      </w:r>
      <w:r>
        <w:fldChar w:fldCharType="begin"/>
      </w:r>
      <w:r>
        <w:instrText xml:space="preserve"> PAGEREF _Toc402174211 \h </w:instrText>
      </w:r>
      <w:r>
        <w:fldChar w:fldCharType="separate"/>
      </w:r>
      <w:r w:rsidR="00333540">
        <w:t>15</w:t>
      </w:r>
      <w:r>
        <w:fldChar w:fldCharType="end"/>
      </w:r>
    </w:p>
    <w:p w:rsidR="007C2155" w:rsidRPr="007C2155" w:rsidRDefault="007C2155">
      <w:pPr>
        <w:pStyle w:val="Inhopg4"/>
        <w:tabs>
          <w:tab w:val="left" w:pos="1728"/>
        </w:tabs>
        <w:rPr>
          <w:rFonts w:asciiTheme="minorHAnsi" w:eastAsiaTheme="minorEastAsia" w:hAnsiTheme="minorHAnsi" w:cstheme="minorBidi"/>
          <w:sz w:val="22"/>
          <w:szCs w:val="22"/>
          <w:lang w:eastAsia="nl-NL"/>
        </w:rPr>
      </w:pPr>
      <w:r>
        <w:t>2.1.3.1</w:t>
      </w:r>
      <w:r w:rsidRPr="007C2155">
        <w:rPr>
          <w:rFonts w:asciiTheme="minorHAnsi" w:eastAsiaTheme="minorEastAsia" w:hAnsiTheme="minorHAnsi" w:cstheme="minorBidi"/>
          <w:sz w:val="22"/>
          <w:szCs w:val="22"/>
          <w:lang w:eastAsia="nl-NL"/>
        </w:rPr>
        <w:tab/>
      </w:r>
      <w:r>
        <w:t>Forwarding functions</w:t>
      </w:r>
      <w:r>
        <w:tab/>
      </w:r>
      <w:r>
        <w:fldChar w:fldCharType="begin"/>
      </w:r>
      <w:r>
        <w:instrText xml:space="preserve"> PAGEREF _Toc402174212 \h </w:instrText>
      </w:r>
      <w:r>
        <w:fldChar w:fldCharType="separate"/>
      </w:r>
      <w:r w:rsidR="00333540">
        <w:t>17</w:t>
      </w:r>
      <w:r>
        <w:fldChar w:fldCharType="end"/>
      </w:r>
    </w:p>
    <w:p w:rsidR="007C2155" w:rsidRPr="007C2155" w:rsidRDefault="007C2155">
      <w:pPr>
        <w:pStyle w:val="Inhopg4"/>
        <w:tabs>
          <w:tab w:val="left" w:pos="1728"/>
        </w:tabs>
        <w:rPr>
          <w:rFonts w:asciiTheme="minorHAnsi" w:eastAsiaTheme="minorEastAsia" w:hAnsiTheme="minorHAnsi" w:cstheme="minorBidi"/>
          <w:sz w:val="22"/>
          <w:szCs w:val="22"/>
          <w:lang w:eastAsia="nl-NL"/>
        </w:rPr>
      </w:pPr>
      <w:r>
        <w:t>2.1.3.2</w:t>
      </w:r>
      <w:r w:rsidRPr="007C2155">
        <w:rPr>
          <w:rFonts w:asciiTheme="minorHAnsi" w:eastAsiaTheme="minorEastAsia" w:hAnsiTheme="minorHAnsi" w:cstheme="minorBidi"/>
          <w:sz w:val="22"/>
          <w:szCs w:val="22"/>
          <w:lang w:eastAsia="nl-NL"/>
        </w:rPr>
        <w:tab/>
      </w:r>
      <w:r>
        <w:t>Saving and updating</w:t>
      </w:r>
      <w:r>
        <w:tab/>
      </w:r>
      <w:r>
        <w:fldChar w:fldCharType="begin"/>
      </w:r>
      <w:r>
        <w:instrText xml:space="preserve"> PAGEREF _Toc402174213 \h </w:instrText>
      </w:r>
      <w:r>
        <w:fldChar w:fldCharType="separate"/>
      </w:r>
      <w:r w:rsidR="00333540">
        <w:t>20</w:t>
      </w:r>
      <w:r>
        <w:fldChar w:fldCharType="end"/>
      </w:r>
    </w:p>
    <w:p w:rsidR="007C2155" w:rsidRPr="007C2155" w:rsidRDefault="007C2155">
      <w:pPr>
        <w:pStyle w:val="Inhopg3"/>
        <w:rPr>
          <w:rFonts w:asciiTheme="minorHAnsi" w:eastAsiaTheme="minorEastAsia" w:hAnsiTheme="minorHAnsi" w:cstheme="minorBidi"/>
          <w:sz w:val="22"/>
          <w:szCs w:val="22"/>
          <w:lang w:eastAsia="nl-NL"/>
        </w:rPr>
      </w:pPr>
      <w:r w:rsidRPr="0055758E">
        <w:rPr>
          <w:lang w:val="en-US" w:eastAsia="nl-NL"/>
        </w:rPr>
        <w:t>2.1.4</w:t>
      </w:r>
      <w:r w:rsidRPr="007C2155">
        <w:rPr>
          <w:rFonts w:asciiTheme="minorHAnsi" w:eastAsiaTheme="minorEastAsia" w:hAnsiTheme="minorHAnsi" w:cstheme="minorBidi"/>
          <w:sz w:val="22"/>
          <w:szCs w:val="22"/>
          <w:lang w:eastAsia="nl-NL"/>
        </w:rPr>
        <w:tab/>
      </w:r>
      <w:r w:rsidRPr="0055758E">
        <w:rPr>
          <w:lang w:val="en-US" w:eastAsia="nl-NL"/>
        </w:rPr>
        <w:t>Modbus TCP server or True Wind</w:t>
      </w:r>
      <w:r>
        <w:tab/>
      </w:r>
      <w:r>
        <w:fldChar w:fldCharType="begin"/>
      </w:r>
      <w:r>
        <w:instrText xml:space="preserve"> PAGEREF _Toc402174214 \h </w:instrText>
      </w:r>
      <w:r>
        <w:fldChar w:fldCharType="separate"/>
      </w:r>
      <w:r w:rsidR="00333540">
        <w:t>20</w:t>
      </w:r>
      <w:r>
        <w:fldChar w:fldCharType="end"/>
      </w:r>
    </w:p>
    <w:p w:rsidR="007C2155" w:rsidRPr="007C2155" w:rsidRDefault="007C2155">
      <w:pPr>
        <w:pStyle w:val="Inhopg3"/>
        <w:rPr>
          <w:rFonts w:asciiTheme="minorHAnsi" w:eastAsiaTheme="minorEastAsia" w:hAnsiTheme="minorHAnsi" w:cstheme="minorBidi"/>
          <w:sz w:val="22"/>
          <w:szCs w:val="22"/>
          <w:lang w:eastAsia="nl-NL"/>
        </w:rPr>
      </w:pPr>
      <w:r w:rsidRPr="0055758E">
        <w:rPr>
          <w:lang w:val="en-US" w:eastAsia="nl-NL"/>
        </w:rPr>
        <w:t>2.1.5</w:t>
      </w:r>
      <w:r w:rsidRPr="007C2155">
        <w:rPr>
          <w:rFonts w:asciiTheme="minorHAnsi" w:eastAsiaTheme="minorEastAsia" w:hAnsiTheme="minorHAnsi" w:cstheme="minorBidi"/>
          <w:sz w:val="22"/>
          <w:szCs w:val="22"/>
          <w:lang w:eastAsia="nl-NL"/>
        </w:rPr>
        <w:tab/>
      </w:r>
      <w:r w:rsidRPr="0055758E">
        <w:rPr>
          <w:lang w:val="en-US" w:eastAsia="nl-NL"/>
        </w:rPr>
        <w:t>Actions: Login</w:t>
      </w:r>
      <w:r>
        <w:tab/>
      </w:r>
      <w:r>
        <w:fldChar w:fldCharType="begin"/>
      </w:r>
      <w:r>
        <w:instrText xml:space="preserve"> PAGEREF _Toc402174215 \h </w:instrText>
      </w:r>
      <w:r>
        <w:fldChar w:fldCharType="separate"/>
      </w:r>
      <w:r w:rsidR="00333540">
        <w:t>20</w:t>
      </w:r>
      <w:r>
        <w:fldChar w:fldCharType="end"/>
      </w:r>
    </w:p>
    <w:p w:rsidR="007C2155" w:rsidRPr="007C2155" w:rsidRDefault="007C2155">
      <w:pPr>
        <w:pStyle w:val="Inhopg1"/>
        <w:rPr>
          <w:rFonts w:asciiTheme="minorHAnsi" w:eastAsiaTheme="minorEastAsia" w:hAnsiTheme="minorHAnsi" w:cstheme="minorBidi"/>
          <w:b w:val="0"/>
          <w:szCs w:val="22"/>
          <w:lang w:eastAsia="nl-NL"/>
        </w:rPr>
      </w:pPr>
      <w:r w:rsidRPr="0055758E">
        <w:rPr>
          <w:lang w:val="en-US" w:eastAsia="nl-NL"/>
        </w:rPr>
        <w:t>3.</w:t>
      </w:r>
      <w:r w:rsidRPr="007C2155">
        <w:rPr>
          <w:rFonts w:asciiTheme="minorHAnsi" w:eastAsiaTheme="minorEastAsia" w:hAnsiTheme="minorHAnsi" w:cstheme="minorBidi"/>
          <w:b w:val="0"/>
          <w:szCs w:val="22"/>
          <w:lang w:eastAsia="nl-NL"/>
        </w:rPr>
        <w:tab/>
      </w:r>
      <w:r w:rsidRPr="0055758E">
        <w:rPr>
          <w:lang w:val="en-US" w:eastAsia="nl-NL"/>
        </w:rPr>
        <w:t>Remote access</w:t>
      </w:r>
      <w:r>
        <w:tab/>
      </w:r>
      <w:r>
        <w:fldChar w:fldCharType="begin"/>
      </w:r>
      <w:r>
        <w:instrText xml:space="preserve"> PAGEREF _Toc402174216 \h </w:instrText>
      </w:r>
      <w:r>
        <w:fldChar w:fldCharType="separate"/>
      </w:r>
      <w:r w:rsidR="00333540">
        <w:t>21</w:t>
      </w:r>
      <w:r>
        <w:fldChar w:fldCharType="end"/>
      </w:r>
    </w:p>
    <w:p w:rsidR="007C2155" w:rsidRPr="007C2155" w:rsidRDefault="007C2155">
      <w:pPr>
        <w:pStyle w:val="Inhopg1"/>
        <w:rPr>
          <w:rFonts w:asciiTheme="minorHAnsi" w:eastAsiaTheme="minorEastAsia" w:hAnsiTheme="minorHAnsi" w:cstheme="minorBidi"/>
          <w:b w:val="0"/>
          <w:szCs w:val="22"/>
          <w:lang w:eastAsia="nl-NL"/>
        </w:rPr>
      </w:pPr>
      <w:r>
        <w:t>4.</w:t>
      </w:r>
      <w:r w:rsidRPr="007C2155">
        <w:rPr>
          <w:rFonts w:asciiTheme="minorHAnsi" w:eastAsiaTheme="minorEastAsia" w:hAnsiTheme="minorHAnsi" w:cstheme="minorBidi"/>
          <w:b w:val="0"/>
          <w:szCs w:val="22"/>
          <w:lang w:eastAsia="nl-NL"/>
        </w:rPr>
        <w:tab/>
      </w:r>
      <w:r>
        <w:t>Technical specifications</w:t>
      </w:r>
      <w:r>
        <w:tab/>
      </w:r>
      <w:r>
        <w:fldChar w:fldCharType="begin"/>
      </w:r>
      <w:r>
        <w:instrText xml:space="preserve"> PAGEREF _Toc402174217 \h </w:instrText>
      </w:r>
      <w:r>
        <w:fldChar w:fldCharType="separate"/>
      </w:r>
      <w:r w:rsidR="00333540">
        <w:t>24</w:t>
      </w:r>
      <w:r>
        <w:fldChar w:fldCharType="end"/>
      </w:r>
    </w:p>
    <w:p w:rsidR="00DA5601" w:rsidRDefault="007270D5" w:rsidP="000F200F">
      <w:pPr>
        <w:pStyle w:val="Inhopg1"/>
      </w:pPr>
      <w:r>
        <w:fldChar w:fldCharType="end"/>
      </w:r>
    </w:p>
    <w:p w:rsidR="00DA5601" w:rsidRDefault="00DA5601" w:rsidP="000F200F">
      <w:pPr>
        <w:pStyle w:val="Inhopg1"/>
      </w:pPr>
    </w:p>
    <w:p w:rsidR="00DA5601" w:rsidRDefault="00DA5601" w:rsidP="000F200F">
      <w:pPr>
        <w:pStyle w:val="Inhopg1"/>
      </w:pPr>
    </w:p>
    <w:p w:rsidR="00DA5601" w:rsidRDefault="00DA5601" w:rsidP="001B5B4B">
      <w:pPr>
        <w:pStyle w:val="Heading1noNr"/>
        <w:numPr>
          <w:ilvl w:val="0"/>
          <w:numId w:val="0"/>
        </w:numPr>
      </w:pPr>
      <w:bookmarkStart w:id="1" w:name="_Toc285555366"/>
      <w:bookmarkStart w:id="2" w:name="_Toc402174192"/>
      <w:r>
        <w:t>Figures</w:t>
      </w:r>
      <w:bookmarkEnd w:id="1"/>
      <w:bookmarkEnd w:id="2"/>
    </w:p>
    <w:p w:rsidR="007C2155" w:rsidRPr="007C2155" w:rsidRDefault="007270D5">
      <w:pPr>
        <w:pStyle w:val="Lijstmetafbeeldingen"/>
        <w:rPr>
          <w:rFonts w:asciiTheme="minorHAnsi" w:eastAsiaTheme="minorEastAsia" w:hAnsiTheme="minorHAnsi" w:cstheme="minorBidi"/>
          <w:szCs w:val="22"/>
          <w:lang w:eastAsia="nl-NL"/>
        </w:rPr>
      </w:pPr>
      <w:r>
        <w:fldChar w:fldCharType="begin"/>
      </w:r>
      <w:r w:rsidR="00DA5601" w:rsidRPr="00BA6348">
        <w:instrText xml:space="preserve"> TOC \c "Figure" </w:instrText>
      </w:r>
      <w:r>
        <w:fldChar w:fldCharType="separate"/>
      </w:r>
      <w:r w:rsidR="007C2155">
        <w:t>Figure 1</w:t>
      </w:r>
      <w:r w:rsidR="007C2155">
        <w:noBreakHyphen/>
        <w:t>1: Serial config screen</w:t>
      </w:r>
      <w:r w:rsidR="007C2155">
        <w:tab/>
      </w:r>
      <w:r w:rsidR="007C2155">
        <w:fldChar w:fldCharType="begin"/>
      </w:r>
      <w:r w:rsidR="007C2155">
        <w:instrText xml:space="preserve"> PAGEREF _Toc402174218 \h </w:instrText>
      </w:r>
      <w:r w:rsidR="007C2155">
        <w:fldChar w:fldCharType="separate"/>
      </w:r>
      <w:r w:rsidR="00333540">
        <w:t>11</w:t>
      </w:r>
      <w:r w:rsidR="007C2155">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1</w:t>
      </w:r>
      <w:r>
        <w:noBreakHyphen/>
        <w:t>2: Software updater screen</w:t>
      </w:r>
      <w:r>
        <w:tab/>
      </w:r>
      <w:r>
        <w:fldChar w:fldCharType="begin"/>
      </w:r>
      <w:r>
        <w:instrText xml:space="preserve"> PAGEREF _Toc402174219 \h </w:instrText>
      </w:r>
      <w:r>
        <w:fldChar w:fldCharType="separate"/>
      </w:r>
      <w:r w:rsidR="00333540">
        <w:t>12</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1</w:t>
      </w:r>
      <w:r>
        <w:noBreakHyphen/>
        <w:t>3: Update Version</w:t>
      </w:r>
      <w:r>
        <w:tab/>
      </w:r>
      <w:r>
        <w:fldChar w:fldCharType="begin"/>
      </w:r>
      <w:r>
        <w:instrText xml:space="preserve"> PAGEREF _Toc402174220 \h </w:instrText>
      </w:r>
      <w:r>
        <w:fldChar w:fldCharType="separate"/>
      </w:r>
      <w:r w:rsidR="00333540">
        <w:t>13</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2</w:t>
      </w:r>
      <w:r>
        <w:noBreakHyphen/>
        <w:t>1: Device Settings</w:t>
      </w:r>
      <w:r>
        <w:tab/>
      </w:r>
      <w:r>
        <w:fldChar w:fldCharType="begin"/>
      </w:r>
      <w:r>
        <w:instrText xml:space="preserve"> PAGEREF _Toc402174221 \h </w:instrText>
      </w:r>
      <w:r>
        <w:fldChar w:fldCharType="separate"/>
      </w:r>
      <w:r w:rsidR="00333540">
        <w:t>14</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2</w:t>
      </w:r>
      <w:r>
        <w:noBreakHyphen/>
        <w:t>2:  Forwarding</w:t>
      </w:r>
      <w:r>
        <w:tab/>
      </w:r>
      <w:r>
        <w:fldChar w:fldCharType="begin"/>
      </w:r>
      <w:r>
        <w:instrText xml:space="preserve"> PAGEREF _Toc402174222 \h </w:instrText>
      </w:r>
      <w:r>
        <w:fldChar w:fldCharType="separate"/>
      </w:r>
      <w:r w:rsidR="00333540">
        <w:t>16</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lastRenderedPageBreak/>
        <w:t>Figure 2</w:t>
      </w:r>
      <w:r>
        <w:noBreakHyphen/>
        <w:t>3: Trashcan</w:t>
      </w:r>
      <w:r>
        <w:tab/>
      </w:r>
      <w:r>
        <w:fldChar w:fldCharType="begin"/>
      </w:r>
      <w:r>
        <w:instrText xml:space="preserve"> PAGEREF _Toc402174223 \h </w:instrText>
      </w:r>
      <w:r>
        <w:fldChar w:fldCharType="separate"/>
      </w:r>
      <w:r w:rsidR="00333540">
        <w:t>16</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2</w:t>
      </w:r>
      <w:r>
        <w:noBreakHyphen/>
        <w:t>4: Forwarding choice</w:t>
      </w:r>
      <w:r>
        <w:tab/>
      </w:r>
      <w:r>
        <w:fldChar w:fldCharType="begin"/>
      </w:r>
      <w:r>
        <w:instrText xml:space="preserve"> PAGEREF _Toc402174224 \h </w:instrText>
      </w:r>
      <w:r>
        <w:fldChar w:fldCharType="separate"/>
      </w:r>
      <w:r w:rsidR="00333540">
        <w:t>17</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2</w:t>
      </w:r>
      <w:r>
        <w:noBreakHyphen/>
        <w:t>5: Link sign</w:t>
      </w:r>
      <w:r>
        <w:tab/>
      </w:r>
      <w:r>
        <w:fldChar w:fldCharType="begin"/>
      </w:r>
      <w:r>
        <w:instrText xml:space="preserve"> PAGEREF _Toc402174225 \h </w:instrText>
      </w:r>
      <w:r>
        <w:fldChar w:fldCharType="separate"/>
      </w:r>
      <w:r w:rsidR="00333540">
        <w:t>17</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2</w:t>
      </w:r>
      <w:r>
        <w:noBreakHyphen/>
        <w:t>6: Visualization port forwarding Inside out</w:t>
      </w:r>
      <w:r>
        <w:tab/>
      </w:r>
      <w:r>
        <w:fldChar w:fldCharType="begin"/>
      </w:r>
      <w:r>
        <w:instrText xml:space="preserve"> PAGEREF _Toc402174226 \h </w:instrText>
      </w:r>
      <w:r>
        <w:fldChar w:fldCharType="separate"/>
      </w:r>
      <w:r w:rsidR="00333540">
        <w:t>17</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2</w:t>
      </w:r>
      <w:r>
        <w:noBreakHyphen/>
        <w:t>7: Visualization port forwarding Outside in</w:t>
      </w:r>
      <w:r>
        <w:tab/>
      </w:r>
      <w:r>
        <w:fldChar w:fldCharType="begin"/>
      </w:r>
      <w:r>
        <w:instrText xml:space="preserve"> PAGEREF _Toc402174227 \h </w:instrText>
      </w:r>
      <w:r>
        <w:fldChar w:fldCharType="separate"/>
      </w:r>
      <w:r w:rsidR="00333540">
        <w:t>17</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2</w:t>
      </w:r>
      <w:r>
        <w:noBreakHyphen/>
        <w:t xml:space="preserve">8: </w:t>
      </w:r>
      <w:r w:rsidRPr="001038D4">
        <w:t>Forwarding settings</w:t>
      </w:r>
      <w:r>
        <w:tab/>
      </w:r>
      <w:r>
        <w:fldChar w:fldCharType="begin"/>
      </w:r>
      <w:r>
        <w:instrText xml:space="preserve"> PAGEREF _Toc402174228 \h </w:instrText>
      </w:r>
      <w:r>
        <w:fldChar w:fldCharType="separate"/>
      </w:r>
      <w:r w:rsidR="00333540">
        <w:t>19</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2</w:t>
      </w:r>
      <w:r>
        <w:noBreakHyphen/>
        <w:t>9: Moxa Telnet session</w:t>
      </w:r>
      <w:r>
        <w:tab/>
      </w:r>
      <w:r>
        <w:fldChar w:fldCharType="begin"/>
      </w:r>
      <w:r>
        <w:instrText xml:space="preserve"> PAGEREF _Toc402174229 \h </w:instrText>
      </w:r>
      <w:r>
        <w:fldChar w:fldCharType="separate"/>
      </w:r>
      <w:r w:rsidR="00333540">
        <w:t>20</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3</w:t>
      </w:r>
      <w:r>
        <w:noBreakHyphen/>
        <w:t>1: boot loader window</w:t>
      </w:r>
      <w:r>
        <w:tab/>
      </w:r>
      <w:r>
        <w:fldChar w:fldCharType="begin"/>
      </w:r>
      <w:r>
        <w:instrText xml:space="preserve"> PAGEREF _Toc402174230 \h </w:instrText>
      </w:r>
      <w:r>
        <w:fldChar w:fldCharType="separate"/>
      </w:r>
      <w:r w:rsidR="00333540">
        <w:t>21</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3</w:t>
      </w:r>
      <w:r>
        <w:noBreakHyphen/>
        <w:t>2: Adjustment window</w:t>
      </w:r>
      <w:r>
        <w:tab/>
      </w:r>
      <w:r>
        <w:fldChar w:fldCharType="begin"/>
      </w:r>
      <w:r>
        <w:instrText xml:space="preserve"> PAGEREF _Toc402174231 \h </w:instrText>
      </w:r>
      <w:r>
        <w:fldChar w:fldCharType="separate"/>
      </w:r>
      <w:r w:rsidR="00333540">
        <w:t>21</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3</w:t>
      </w:r>
      <w:r>
        <w:noBreakHyphen/>
        <w:t>3: Adjustments for remote access</w:t>
      </w:r>
      <w:r>
        <w:tab/>
      </w:r>
      <w:r>
        <w:fldChar w:fldCharType="begin"/>
      </w:r>
      <w:r>
        <w:instrText xml:space="preserve"> PAGEREF _Toc402174232 \h </w:instrText>
      </w:r>
      <w:r>
        <w:fldChar w:fldCharType="separate"/>
      </w:r>
      <w:r w:rsidR="00333540">
        <w:t>22</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Figure 3</w:t>
      </w:r>
      <w:r>
        <w:noBreakHyphen/>
        <w:t>4: Boot.uc.ini</w:t>
      </w:r>
      <w:r>
        <w:tab/>
      </w:r>
      <w:r>
        <w:fldChar w:fldCharType="begin"/>
      </w:r>
      <w:r>
        <w:instrText xml:space="preserve"> PAGEREF _Toc402174233 \h </w:instrText>
      </w:r>
      <w:r>
        <w:fldChar w:fldCharType="separate"/>
      </w:r>
      <w:r w:rsidR="00333540">
        <w:t>23</w:t>
      </w:r>
      <w:r>
        <w:fldChar w:fldCharType="end"/>
      </w:r>
    </w:p>
    <w:p w:rsidR="004566D0" w:rsidRPr="00BA6348" w:rsidRDefault="007270D5" w:rsidP="004566D0">
      <w:pPr>
        <w:pStyle w:val="Kop1"/>
        <w:numPr>
          <w:ilvl w:val="0"/>
          <w:numId w:val="0"/>
        </w:numPr>
      </w:pPr>
      <w:r>
        <w:fldChar w:fldCharType="end"/>
      </w:r>
      <w:bookmarkStart w:id="3" w:name="z_MarkPosition"/>
      <w:bookmarkStart w:id="4" w:name="_Toc402174193"/>
      <w:bookmarkEnd w:id="3"/>
      <w:r w:rsidR="0008554C" w:rsidRPr="00BA6348">
        <w:t>Tables</w:t>
      </w:r>
      <w:bookmarkEnd w:id="4"/>
    </w:p>
    <w:p w:rsidR="007C2155" w:rsidRPr="007C2155" w:rsidRDefault="004566D0">
      <w:pPr>
        <w:pStyle w:val="Lijstmetafbeeldingen"/>
        <w:rPr>
          <w:rFonts w:asciiTheme="minorHAnsi" w:eastAsiaTheme="minorEastAsia" w:hAnsiTheme="minorHAnsi" w:cstheme="minorBidi"/>
          <w:szCs w:val="22"/>
          <w:lang w:eastAsia="nl-NL"/>
        </w:rPr>
      </w:pPr>
      <w:r>
        <w:rPr>
          <w:b/>
        </w:rPr>
        <w:fldChar w:fldCharType="begin"/>
      </w:r>
      <w:r w:rsidRPr="00BA6348">
        <w:rPr>
          <w:b/>
        </w:rPr>
        <w:instrText xml:space="preserve"> TOC \c "Table" </w:instrText>
      </w:r>
      <w:r>
        <w:rPr>
          <w:b/>
        </w:rPr>
        <w:fldChar w:fldCharType="separate"/>
      </w:r>
      <w:r w:rsidR="007C2155">
        <w:t>Table 1: Software updater columns</w:t>
      </w:r>
      <w:r w:rsidR="007C2155">
        <w:tab/>
      </w:r>
      <w:r w:rsidR="007C2155">
        <w:fldChar w:fldCharType="begin"/>
      </w:r>
      <w:r w:rsidR="007C2155">
        <w:instrText xml:space="preserve"> PAGEREF _Toc402174234 \h </w:instrText>
      </w:r>
      <w:r w:rsidR="007C2155">
        <w:fldChar w:fldCharType="separate"/>
      </w:r>
      <w:r w:rsidR="00333540">
        <w:t>12</w:t>
      </w:r>
      <w:r w:rsidR="007C2155">
        <w:fldChar w:fldCharType="end"/>
      </w:r>
    </w:p>
    <w:p w:rsidR="007C2155" w:rsidRPr="007C2155" w:rsidRDefault="007C2155">
      <w:pPr>
        <w:pStyle w:val="Lijstmetafbeeldingen"/>
        <w:rPr>
          <w:rFonts w:asciiTheme="minorHAnsi" w:eastAsiaTheme="minorEastAsia" w:hAnsiTheme="minorHAnsi" w:cstheme="minorBidi"/>
          <w:szCs w:val="22"/>
          <w:lang w:eastAsia="nl-NL"/>
        </w:rPr>
      </w:pPr>
      <w:r>
        <w:t>Table 2: Software Updater Colors</w:t>
      </w:r>
      <w:r>
        <w:tab/>
      </w:r>
      <w:r>
        <w:fldChar w:fldCharType="begin"/>
      </w:r>
      <w:r>
        <w:instrText xml:space="preserve"> PAGEREF _Toc402174235 \h </w:instrText>
      </w:r>
      <w:r>
        <w:fldChar w:fldCharType="separate"/>
      </w:r>
      <w:r w:rsidR="00333540">
        <w:t>12</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Table 3</w:t>
      </w:r>
      <w:r w:rsidRPr="007C2155">
        <w:t xml:space="preserve">: </w:t>
      </w:r>
      <w:r>
        <w:t>Software Updater Colors 2</w:t>
      </w:r>
      <w:r>
        <w:tab/>
      </w:r>
      <w:r>
        <w:fldChar w:fldCharType="begin"/>
      </w:r>
      <w:r>
        <w:instrText xml:space="preserve"> PAGEREF _Toc402174236 \h </w:instrText>
      </w:r>
      <w:r>
        <w:fldChar w:fldCharType="separate"/>
      </w:r>
      <w:r w:rsidR="00333540">
        <w:t>13</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Table 4: LAN 1 IP settings</w:t>
      </w:r>
      <w:r>
        <w:tab/>
      </w:r>
      <w:r>
        <w:fldChar w:fldCharType="begin"/>
      </w:r>
      <w:r>
        <w:instrText xml:space="preserve"> PAGEREF _Toc402174237 \h </w:instrText>
      </w:r>
      <w:r>
        <w:fldChar w:fldCharType="separate"/>
      </w:r>
      <w:r w:rsidR="00333540">
        <w:t>15</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Table 5: LAN 2 IP settings</w:t>
      </w:r>
      <w:r>
        <w:tab/>
      </w:r>
      <w:r>
        <w:fldChar w:fldCharType="begin"/>
      </w:r>
      <w:r>
        <w:instrText xml:space="preserve"> PAGEREF _Toc402174238 \h </w:instrText>
      </w:r>
      <w:r>
        <w:fldChar w:fldCharType="separate"/>
      </w:r>
      <w:r w:rsidR="00333540">
        <w:t>15</w:t>
      </w:r>
      <w:r>
        <w:fldChar w:fldCharType="end"/>
      </w:r>
    </w:p>
    <w:p w:rsidR="007C2155" w:rsidRPr="007C2155" w:rsidRDefault="007C2155">
      <w:pPr>
        <w:pStyle w:val="Lijstmetafbeeldingen"/>
        <w:rPr>
          <w:rFonts w:asciiTheme="minorHAnsi" w:eastAsiaTheme="minorEastAsia" w:hAnsiTheme="minorHAnsi" w:cstheme="minorBidi"/>
          <w:szCs w:val="22"/>
          <w:lang w:eastAsia="nl-NL"/>
        </w:rPr>
      </w:pPr>
      <w:r>
        <w:t>Table 6: Forwarding choices</w:t>
      </w:r>
      <w:r>
        <w:tab/>
      </w:r>
      <w:r>
        <w:fldChar w:fldCharType="begin"/>
      </w:r>
      <w:r>
        <w:instrText xml:space="preserve"> PAGEREF _Toc402174239 \h </w:instrText>
      </w:r>
      <w:r>
        <w:fldChar w:fldCharType="separate"/>
      </w:r>
      <w:r w:rsidR="00333540">
        <w:t>17</w:t>
      </w:r>
      <w:r>
        <w:fldChar w:fldCharType="end"/>
      </w:r>
    </w:p>
    <w:p w:rsidR="004566D0" w:rsidRPr="00BA6348" w:rsidRDefault="004566D0" w:rsidP="004566D0">
      <w:pPr>
        <w:pStyle w:val="Kop1"/>
        <w:numPr>
          <w:ilvl w:val="0"/>
          <w:numId w:val="0"/>
        </w:numPr>
      </w:pPr>
      <w:r>
        <w:rPr>
          <w:rFonts w:eastAsia="Times New Roman" w:cs="Times New Roman"/>
          <w:b w:val="0"/>
          <w:noProof/>
          <w:sz w:val="22"/>
        </w:rPr>
        <w:fldChar w:fldCharType="end"/>
      </w:r>
      <w:r w:rsidR="00DA5601" w:rsidRPr="00BA6348">
        <w:br w:type="page"/>
      </w:r>
    </w:p>
    <w:p w:rsidR="00DA5601" w:rsidRPr="00BA6348" w:rsidRDefault="00DA5601" w:rsidP="000F200F">
      <w:pPr>
        <w:pStyle w:val="Text"/>
      </w:pPr>
    </w:p>
    <w:p w:rsidR="00DA5601" w:rsidRPr="00BA6348" w:rsidRDefault="00DA5601" w:rsidP="000F200F">
      <w:pPr>
        <w:pStyle w:val="Text"/>
      </w:pPr>
    </w:p>
    <w:p w:rsidR="00DA5601" w:rsidRPr="00BA6348" w:rsidRDefault="00DA5601" w:rsidP="000F200F">
      <w:pPr>
        <w:pStyle w:val="Text"/>
        <w:jc w:val="both"/>
        <w:rPr>
          <w:color w:val="000000"/>
        </w:rPr>
      </w:pPr>
    </w:p>
    <w:p w:rsidR="00DA5601" w:rsidRPr="00BA6348"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rPr>
      </w:pPr>
      <w:r w:rsidRPr="00BA6348">
        <w:rPr>
          <w:rFonts w:cs="Arial"/>
          <w:b/>
          <w:color w:val="000000"/>
          <w:sz w:val="24"/>
        </w:rPr>
        <w:t>NOTICE</w:t>
      </w:r>
    </w:p>
    <w:p w:rsidR="00DA5601" w:rsidRPr="00BA6348"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rPr>
      </w:pPr>
    </w:p>
    <w:p w:rsidR="00DA5601" w:rsidRPr="00BA6348"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rPr>
      </w:pPr>
      <w:r w:rsidRPr="00BA6348">
        <w:rPr>
          <w:rFonts w:cs="Arial"/>
          <w:b/>
          <w:color w:val="000000"/>
          <w:sz w:val="24"/>
        </w:rPr>
        <w:t xml:space="preserve">This document contains proprietary information. </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bCs/>
          <w:color w:val="000000"/>
          <w:sz w:val="24"/>
          <w:lang w:val="en-US"/>
        </w:rPr>
      </w:pPr>
      <w:r w:rsidRPr="00CA0364">
        <w:rPr>
          <w:rFonts w:cs="Arial"/>
          <w:b/>
          <w:bCs/>
          <w:color w:val="000000"/>
          <w:sz w:val="24"/>
          <w:lang w:val="en-US"/>
        </w:rPr>
        <w:t xml:space="preserve">No part of this document may be photocopied, reproduced or translated into another language without the prior written consent of </w:t>
      </w:r>
      <w:r w:rsidRPr="00CA0364">
        <w:rPr>
          <w:rFonts w:cs="Arial"/>
          <w:b/>
          <w:bCs/>
          <w:color w:val="000000"/>
          <w:sz w:val="24"/>
          <w:lang w:val="en-US"/>
        </w:rPr>
        <w:br/>
      </w:r>
      <w:r w:rsidR="006051E6">
        <w:rPr>
          <w:rFonts w:cs="Arial"/>
          <w:b/>
          <w:bCs/>
          <w:color w:val="000000"/>
          <w:sz w:val="24"/>
          <w:lang w:val="en-US"/>
        </w:rPr>
        <w:t>Imtech</w:t>
      </w:r>
      <w:r w:rsidRPr="00CA0364">
        <w:rPr>
          <w:rFonts w:cs="Arial"/>
          <w:b/>
          <w:bCs/>
          <w:color w:val="000000"/>
          <w:sz w:val="24"/>
          <w:lang w:val="en-US"/>
        </w:rPr>
        <w:t xml:space="preserve"> B.V.</w:t>
      </w:r>
    </w:p>
    <w:p w:rsidR="00DA5601" w:rsidRDefault="00DA5601" w:rsidP="000F200F">
      <w:pPr>
        <w:pStyle w:val="Bloktekst"/>
        <w:rPr>
          <w:rFonts w:cs="Arial"/>
          <w:color w:val="000000"/>
        </w:rPr>
      </w:pPr>
    </w:p>
    <w:p w:rsidR="00DA5601" w:rsidRDefault="00DA5601" w:rsidP="000F200F">
      <w:pPr>
        <w:pStyle w:val="Text"/>
        <w:jc w:val="both"/>
        <w:rPr>
          <w:color w:val="000000"/>
        </w:rPr>
      </w:pPr>
    </w:p>
    <w:p w:rsidR="00DA5601" w:rsidRDefault="00DA5601" w:rsidP="000F200F">
      <w:pPr>
        <w:pStyle w:val="Text"/>
      </w:pPr>
    </w:p>
    <w:p w:rsidR="00DA5601" w:rsidRDefault="00DA5601" w:rsidP="000F200F">
      <w:pPr>
        <w:pStyle w:val="Text"/>
      </w:pPr>
    </w:p>
    <w:p w:rsidR="00DA5601" w:rsidRDefault="00DA5601" w:rsidP="001B5B4B">
      <w:pPr>
        <w:pStyle w:val="Heading1noNr"/>
        <w:numPr>
          <w:ilvl w:val="0"/>
          <w:numId w:val="0"/>
        </w:numPr>
        <w:rPr>
          <w:lang w:val="en-US"/>
        </w:rPr>
      </w:pPr>
      <w:r>
        <w:br w:type="page"/>
      </w:r>
      <w:bookmarkStart w:id="5" w:name="_Toc285555368"/>
      <w:bookmarkStart w:id="6" w:name="_Toc402174194"/>
      <w:r>
        <w:lastRenderedPageBreak/>
        <w:t>References</w:t>
      </w:r>
      <w:bookmarkStart w:id="7" w:name="_Toc15373462"/>
      <w:bookmarkStart w:id="8" w:name="_Toc71091586"/>
      <w:bookmarkStart w:id="9" w:name="_Toc88449302"/>
      <w:bookmarkStart w:id="10" w:name="_Toc88449863"/>
      <w:bookmarkEnd w:id="5"/>
      <w:bookmarkEnd w:id="6"/>
    </w:p>
    <w:p w:rsidR="008A6C31" w:rsidRDefault="008A6C31" w:rsidP="000F200F">
      <w:pPr>
        <w:pStyle w:val="References"/>
        <w:numPr>
          <w:ilvl w:val="0"/>
          <w:numId w:val="0"/>
        </w:numPr>
        <w:ind w:left="360" w:hanging="360"/>
      </w:pPr>
    </w:p>
    <w:p w:rsidR="0087477D" w:rsidRPr="00BA6348" w:rsidRDefault="00CA5311" w:rsidP="0087477D">
      <w:pPr>
        <w:pStyle w:val="References"/>
        <w:numPr>
          <w:ilvl w:val="0"/>
          <w:numId w:val="0"/>
        </w:numPr>
        <w:ind w:left="360" w:hanging="360"/>
        <w:rPr>
          <w:ins w:id="11" w:author="Unknown"/>
          <w:lang w:val="en-GB"/>
        </w:rPr>
      </w:pPr>
      <w:r w:rsidRPr="00BA6348">
        <w:rPr>
          <w:lang w:val="en-GB"/>
        </w:rPr>
        <w:t>Moxa</w:t>
      </w:r>
      <w:ins w:id="12" w:author="Unknown">
        <w:r w:rsidR="0087477D" w:rsidRPr="00BA6348">
          <w:rPr>
            <w:lang w:val="en-GB"/>
          </w:rPr>
          <w:t>:</w:t>
        </w:r>
      </w:ins>
    </w:p>
    <w:p w:rsidR="0087477D" w:rsidRPr="00BA6348" w:rsidRDefault="0087477D" w:rsidP="0087477D">
      <w:pPr>
        <w:pStyle w:val="References"/>
        <w:numPr>
          <w:ilvl w:val="0"/>
          <w:numId w:val="0"/>
        </w:numPr>
        <w:ind w:left="360" w:hanging="360"/>
        <w:rPr>
          <w:ins w:id="13" w:author="Unknown"/>
          <w:lang w:val="en-GB"/>
        </w:rPr>
      </w:pPr>
      <w:ins w:id="14" w:author="Unknown">
        <w:r>
          <w:fldChar w:fldCharType="begin"/>
        </w:r>
        <w:r w:rsidRPr="00BA6348">
          <w:rPr>
            <w:lang w:val="en-GB"/>
          </w:rPr>
          <w:instrText xml:space="preserve"> HYPERLINK "http://www.moxa.com" </w:instrText>
        </w:r>
      </w:ins>
      <w:ins w:id="15" w:author="Unknown">
        <w:r>
          <w:fldChar w:fldCharType="separate"/>
        </w:r>
        <w:r w:rsidRPr="00BA6348">
          <w:rPr>
            <w:rStyle w:val="Hyperlink"/>
            <w:lang w:val="en-GB"/>
          </w:rPr>
          <w:t>www.</w:t>
        </w:r>
      </w:ins>
      <w:r w:rsidR="00CA5311" w:rsidRPr="00BA6348">
        <w:rPr>
          <w:rStyle w:val="Hyperlink"/>
          <w:lang w:val="en-GB"/>
        </w:rPr>
        <w:t>Moxa</w:t>
      </w:r>
      <w:ins w:id="16" w:author="Unknown">
        <w:r w:rsidRPr="00BA6348">
          <w:rPr>
            <w:rStyle w:val="Hyperlink"/>
            <w:lang w:val="en-GB"/>
          </w:rPr>
          <w:t>.com</w:t>
        </w:r>
        <w:r>
          <w:fldChar w:fldCharType="end"/>
        </w:r>
      </w:ins>
    </w:p>
    <w:p w:rsidR="0087477D" w:rsidRPr="00BA6348" w:rsidRDefault="0087477D" w:rsidP="0087477D">
      <w:pPr>
        <w:pStyle w:val="References"/>
        <w:numPr>
          <w:ilvl w:val="0"/>
          <w:numId w:val="0"/>
        </w:numPr>
        <w:ind w:left="360" w:hanging="360"/>
        <w:rPr>
          <w:ins w:id="17" w:author="Unknown"/>
          <w:lang w:val="en-GB"/>
        </w:rPr>
      </w:pPr>
    </w:p>
    <w:p w:rsidR="0087477D" w:rsidRPr="00BA6348" w:rsidRDefault="0087477D" w:rsidP="0087477D">
      <w:pPr>
        <w:pStyle w:val="References"/>
        <w:numPr>
          <w:ilvl w:val="0"/>
          <w:numId w:val="0"/>
        </w:numPr>
        <w:ind w:left="360" w:hanging="360"/>
        <w:rPr>
          <w:ins w:id="18" w:author="Unknown"/>
          <w:lang w:val="en-GB"/>
        </w:rPr>
      </w:pPr>
    </w:p>
    <w:p w:rsidR="00DA5601" w:rsidRDefault="00DA5601" w:rsidP="001B5B4B">
      <w:pPr>
        <w:pStyle w:val="Heading1noNr"/>
        <w:numPr>
          <w:ilvl w:val="0"/>
          <w:numId w:val="0"/>
        </w:numPr>
      </w:pPr>
      <w:r w:rsidRPr="00BA6348">
        <w:br w:type="page"/>
      </w:r>
      <w:bookmarkStart w:id="19" w:name="_Ref210437134"/>
      <w:bookmarkStart w:id="20" w:name="_Toc210614733"/>
      <w:bookmarkStart w:id="21" w:name="_Toc402174195"/>
      <w:r>
        <w:lastRenderedPageBreak/>
        <w:t>Introduction</w:t>
      </w:r>
      <w:bookmarkEnd w:id="19"/>
      <w:bookmarkEnd w:id="20"/>
      <w:bookmarkEnd w:id="21"/>
    </w:p>
    <w:p w:rsidR="00DA5601" w:rsidRPr="00CA0364" w:rsidRDefault="00DA5601" w:rsidP="000F200F">
      <w:pPr>
        <w:rPr>
          <w:lang w:val="en-US"/>
        </w:rPr>
      </w:pPr>
    </w:p>
    <w:p w:rsidR="0087477D" w:rsidRDefault="0087477D" w:rsidP="0087477D">
      <w:pPr>
        <w:pStyle w:val="Plattetekst"/>
        <w:rPr>
          <w:ins w:id="22" w:author="Unknown"/>
        </w:rPr>
      </w:pPr>
      <w:ins w:id="23" w:author="Unknown">
        <w:r>
          <w:t xml:space="preserve">The Installation manual provides instructions for setting and adjusting the serial interface as used within </w:t>
        </w:r>
      </w:ins>
      <w:r>
        <w:t xml:space="preserve">NavVision. </w:t>
      </w:r>
      <w:ins w:id="24" w:author="Unknown">
        <w:r>
          <w:t>The chapters and sections are organized in chronological order in which the specific components must be installed and monitored (where applicable).</w:t>
        </w:r>
      </w:ins>
    </w:p>
    <w:p w:rsidR="00827FA7" w:rsidRDefault="00827FA7" w:rsidP="000F200F">
      <w:pPr>
        <w:pStyle w:val="Plattetekst"/>
      </w:pPr>
    </w:p>
    <w:p w:rsidR="00DA5601" w:rsidRDefault="002E35FD" w:rsidP="001B5B4B">
      <w:pPr>
        <w:pStyle w:val="Heading1noNr"/>
        <w:numPr>
          <w:ilvl w:val="0"/>
          <w:numId w:val="0"/>
        </w:numPr>
      </w:pPr>
      <w:bookmarkStart w:id="25" w:name="_Toc210614734"/>
      <w:bookmarkStart w:id="26" w:name="_Toc402174196"/>
      <w:r>
        <w:t xml:space="preserve">About the </w:t>
      </w:r>
      <w:r w:rsidR="0087477D">
        <w:t>Installation</w:t>
      </w:r>
      <w:r>
        <w:t xml:space="preserve"> M</w:t>
      </w:r>
      <w:r w:rsidR="00DA5601">
        <w:t>anual</w:t>
      </w:r>
      <w:bookmarkEnd w:id="25"/>
      <w:bookmarkEnd w:id="26"/>
    </w:p>
    <w:p w:rsidR="00DA5601" w:rsidRPr="00CA0364" w:rsidRDefault="00DA5601" w:rsidP="000F200F">
      <w:pPr>
        <w:rPr>
          <w:lang w:val="en-US"/>
        </w:rPr>
      </w:pPr>
    </w:p>
    <w:p w:rsidR="00DA5601" w:rsidRDefault="008A6C31" w:rsidP="000F200F">
      <w:pPr>
        <w:pStyle w:val="Plattetekst"/>
      </w:pPr>
      <w:r>
        <w:t>This</w:t>
      </w:r>
      <w:r w:rsidR="002E35FD">
        <w:t xml:space="preserve"> m</w:t>
      </w:r>
      <w:r w:rsidR="00DA5601">
        <w:t xml:space="preserve">anual contains the following </w:t>
      </w:r>
      <w:r w:rsidR="00F06842">
        <w:t>section</w:t>
      </w:r>
      <w:r w:rsidR="00DA5601">
        <w:t>s:</w:t>
      </w:r>
    </w:p>
    <w:p w:rsidR="0087477D" w:rsidRDefault="0087477D" w:rsidP="0087477D">
      <w:pPr>
        <w:pStyle w:val="Lijstalinea"/>
        <w:numPr>
          <w:ilvl w:val="0"/>
          <w:numId w:val="50"/>
        </w:numPr>
      </w:pPr>
      <w:r>
        <w:t>Chapter “Safety instructions” presents warning, caution and note information, which the user should pay attention to.</w:t>
      </w:r>
    </w:p>
    <w:p w:rsidR="0087477D" w:rsidRDefault="0087477D" w:rsidP="0087477D">
      <w:pPr>
        <w:pStyle w:val="Lijstalinea"/>
        <w:numPr>
          <w:ilvl w:val="0"/>
          <w:numId w:val="50"/>
        </w:numPr>
      </w:pPr>
      <w:r>
        <w:t>Chapter “Setting and adjustment” gives an instruction on how to set and adjust the serial interface.</w:t>
      </w:r>
    </w:p>
    <w:p w:rsidR="0087477D" w:rsidRPr="0087477D" w:rsidRDefault="0087477D" w:rsidP="0087477D">
      <w:pPr>
        <w:pStyle w:val="Lijstalinea"/>
        <w:numPr>
          <w:ilvl w:val="0"/>
          <w:numId w:val="50"/>
        </w:numPr>
        <w:rPr>
          <w:lang w:val="en-US"/>
        </w:rPr>
      </w:pPr>
      <w:r>
        <w:t>Chapter “Technical specifications” contains an overview of the main features and technical data</w:t>
      </w:r>
    </w:p>
    <w:p w:rsidR="0087477D" w:rsidRDefault="0087477D" w:rsidP="0087477D">
      <w:pPr>
        <w:rPr>
          <w:lang w:val="en-US"/>
        </w:rPr>
      </w:pPr>
    </w:p>
    <w:p w:rsidR="00DA5601" w:rsidRPr="0087477D" w:rsidRDefault="0087477D" w:rsidP="0087477D">
      <w:pPr>
        <w:rPr>
          <w:lang w:val="en-US"/>
        </w:rPr>
      </w:pPr>
      <w:r>
        <w:t>.</w:t>
      </w:r>
      <w:r w:rsidR="00AE40E8">
        <w:rPr>
          <w:noProof/>
          <w:lang w:val="nl-NL" w:eastAsia="nl-NL"/>
        </w:rPr>
        <w:drawing>
          <wp:inline distT="0" distB="0" distL="0" distR="0" wp14:anchorId="56C52E68" wp14:editId="659240AB">
            <wp:extent cx="522000" cy="450000"/>
            <wp:effectExtent l="0" t="0" r="0"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sidR="002E35FD" w:rsidRPr="0087477D">
        <w:rPr>
          <w:i/>
          <w:lang w:val="en-US"/>
        </w:rPr>
        <w:t xml:space="preserve">  F</w:t>
      </w:r>
      <w:r w:rsidR="00DA5601" w:rsidRPr="0087477D">
        <w:rPr>
          <w:i/>
          <w:lang w:val="en-US"/>
        </w:rPr>
        <w:t xml:space="preserve">or specific information on interfaces, but also in depth information on here mentioned features, as well as here not mentioned features, we refer you to the specific manuals from </w:t>
      </w:r>
      <w:r w:rsidR="00DC7643" w:rsidRPr="0087477D">
        <w:rPr>
          <w:i/>
          <w:lang w:val="en-US"/>
        </w:rPr>
        <w:t>NavVision</w:t>
      </w:r>
      <w:r w:rsidR="002E35FD" w:rsidRPr="0087477D">
        <w:rPr>
          <w:i/>
        </w:rPr>
        <w:t xml:space="preserve"> </w:t>
      </w:r>
      <w:r w:rsidR="00DA5601" w:rsidRPr="0087477D">
        <w:rPr>
          <w:i/>
          <w:lang w:val="en-US"/>
        </w:rPr>
        <w:t xml:space="preserve">that can be obtained through </w:t>
      </w:r>
      <w:r w:rsidR="006051E6" w:rsidRPr="0087477D">
        <w:rPr>
          <w:i/>
          <w:lang w:val="en-US"/>
        </w:rPr>
        <w:t>Imtech</w:t>
      </w:r>
      <w:r w:rsidR="00DA5601" w:rsidRPr="0087477D">
        <w:rPr>
          <w:i/>
          <w:lang w:val="en-US"/>
        </w:rPr>
        <w:t>.</w:t>
      </w:r>
      <w:r w:rsidR="00DA5601" w:rsidRPr="0087477D">
        <w:rPr>
          <w:lang w:val="en-US"/>
        </w:rPr>
        <w:br w:type="page"/>
      </w:r>
      <w:r w:rsidR="00DA5601" w:rsidRPr="0087477D">
        <w:rPr>
          <w:lang w:val="en-US"/>
        </w:rPr>
        <w:lastRenderedPageBreak/>
        <w:t>Abbreviations list</w:t>
      </w:r>
    </w:p>
    <w:p w:rsidR="002F2802" w:rsidRDefault="002F2802" w:rsidP="000F200F">
      <w:pPr>
        <w:rPr>
          <w:lang w:val="en-US"/>
        </w:rPr>
      </w:pPr>
    </w:p>
    <w:p w:rsidR="00DC7F98" w:rsidRPr="00CA0364" w:rsidRDefault="00DC7F98" w:rsidP="000F200F">
      <w:pPr>
        <w:rPr>
          <w:lang w:val="en-US"/>
        </w:rPr>
      </w:pPr>
      <w:r>
        <w:rPr>
          <w:lang w:val="en-US"/>
        </w:rPr>
        <w:t>DHCP</w:t>
      </w:r>
      <w:r>
        <w:rPr>
          <w:lang w:val="en-US"/>
        </w:rPr>
        <w:tab/>
      </w:r>
      <w:r>
        <w:rPr>
          <w:lang w:val="en-US"/>
        </w:rPr>
        <w:tab/>
      </w:r>
      <w:r>
        <w:rPr>
          <w:lang w:val="en-US"/>
        </w:rPr>
        <w:tab/>
        <w:t>Dynamic Host Configuration Protocol</w:t>
      </w:r>
    </w:p>
    <w:p w:rsidR="0087477D" w:rsidRPr="0087477D" w:rsidRDefault="0087477D" w:rsidP="0087477D">
      <w:pPr>
        <w:rPr>
          <w:lang w:val="en-US"/>
        </w:rPr>
      </w:pPr>
      <w:bookmarkStart w:id="27" w:name="_Ref211390692"/>
      <w:r w:rsidRPr="0087477D">
        <w:rPr>
          <w:lang w:val="en-US"/>
        </w:rPr>
        <w:t>FT</w:t>
      </w:r>
      <w:r w:rsidRPr="0087477D">
        <w:rPr>
          <w:lang w:val="en-US"/>
        </w:rPr>
        <w:tab/>
      </w:r>
      <w:r w:rsidRPr="0087477D">
        <w:rPr>
          <w:lang w:val="en-US"/>
        </w:rPr>
        <w:tab/>
      </w:r>
      <w:r w:rsidRPr="0087477D">
        <w:rPr>
          <w:lang w:val="en-US"/>
        </w:rPr>
        <w:tab/>
        <w:t>Free Technics</w:t>
      </w:r>
    </w:p>
    <w:p w:rsidR="0087477D" w:rsidRPr="0087477D" w:rsidRDefault="0087477D" w:rsidP="0087477D">
      <w:pPr>
        <w:rPr>
          <w:lang w:val="en-US"/>
        </w:rPr>
      </w:pPr>
      <w:r w:rsidRPr="0087477D">
        <w:rPr>
          <w:lang w:val="en-US"/>
        </w:rPr>
        <w:t>IP</w:t>
      </w:r>
      <w:r w:rsidRPr="0087477D">
        <w:rPr>
          <w:lang w:val="en-US"/>
        </w:rPr>
        <w:tab/>
      </w:r>
      <w:r w:rsidRPr="0087477D">
        <w:rPr>
          <w:lang w:val="en-US"/>
        </w:rPr>
        <w:tab/>
      </w:r>
      <w:r w:rsidRPr="0087477D">
        <w:rPr>
          <w:lang w:val="en-US"/>
        </w:rPr>
        <w:tab/>
        <w:t>Internet Protocol</w:t>
      </w:r>
    </w:p>
    <w:p w:rsidR="0087477D" w:rsidRPr="0087477D" w:rsidRDefault="0087477D" w:rsidP="0087477D">
      <w:pPr>
        <w:rPr>
          <w:lang w:val="en-US"/>
        </w:rPr>
      </w:pPr>
      <w:r w:rsidRPr="0087477D">
        <w:rPr>
          <w:lang w:val="en-US"/>
        </w:rPr>
        <w:t>LAN</w:t>
      </w:r>
      <w:r w:rsidRPr="0087477D">
        <w:rPr>
          <w:lang w:val="en-US"/>
        </w:rPr>
        <w:tab/>
      </w:r>
      <w:r w:rsidRPr="0087477D">
        <w:rPr>
          <w:lang w:val="en-US"/>
        </w:rPr>
        <w:tab/>
      </w:r>
      <w:r w:rsidRPr="0087477D">
        <w:rPr>
          <w:lang w:val="en-US"/>
        </w:rPr>
        <w:tab/>
        <w:t>Local Area Network</w:t>
      </w:r>
    </w:p>
    <w:p w:rsidR="0087477D" w:rsidRPr="0087477D" w:rsidRDefault="0087477D" w:rsidP="0087477D">
      <w:pPr>
        <w:rPr>
          <w:lang w:val="en-US"/>
        </w:rPr>
      </w:pPr>
      <w:r w:rsidRPr="0087477D">
        <w:rPr>
          <w:lang w:val="en-US"/>
        </w:rPr>
        <w:t>MAC</w:t>
      </w:r>
      <w:r w:rsidRPr="0087477D">
        <w:rPr>
          <w:lang w:val="en-US"/>
        </w:rPr>
        <w:tab/>
      </w:r>
      <w:r w:rsidRPr="0087477D">
        <w:rPr>
          <w:lang w:val="en-US"/>
        </w:rPr>
        <w:tab/>
      </w:r>
      <w:r w:rsidRPr="0087477D">
        <w:rPr>
          <w:lang w:val="en-US"/>
        </w:rPr>
        <w:tab/>
        <w:t>Media Access Control</w:t>
      </w:r>
    </w:p>
    <w:p w:rsidR="0087477D" w:rsidRPr="0087477D" w:rsidRDefault="0087477D" w:rsidP="0087477D">
      <w:pPr>
        <w:rPr>
          <w:lang w:val="en-US"/>
        </w:rPr>
      </w:pPr>
      <w:r w:rsidRPr="0087477D">
        <w:rPr>
          <w:lang w:val="en-US"/>
        </w:rPr>
        <w:t>N/A</w:t>
      </w:r>
      <w:r w:rsidRPr="0087477D">
        <w:rPr>
          <w:lang w:val="en-US"/>
        </w:rPr>
        <w:tab/>
      </w:r>
      <w:r w:rsidRPr="0087477D">
        <w:rPr>
          <w:lang w:val="en-US"/>
        </w:rPr>
        <w:tab/>
      </w:r>
      <w:r w:rsidRPr="0087477D">
        <w:rPr>
          <w:lang w:val="en-US"/>
        </w:rPr>
        <w:tab/>
        <w:t>Not Applicable</w:t>
      </w:r>
    </w:p>
    <w:p w:rsidR="00DA5601" w:rsidRDefault="00DA5601" w:rsidP="001B5B4B">
      <w:pPr>
        <w:pStyle w:val="Heading1noNr"/>
        <w:numPr>
          <w:ilvl w:val="0"/>
          <w:numId w:val="0"/>
        </w:numPr>
      </w:pPr>
      <w:r>
        <w:br w:type="page"/>
      </w:r>
      <w:bookmarkStart w:id="28" w:name="_Toc402174197"/>
      <w:r>
        <w:lastRenderedPageBreak/>
        <w:t>Safety instructions</w:t>
      </w:r>
      <w:bookmarkEnd w:id="27"/>
      <w:bookmarkEnd w:id="28"/>
    </w:p>
    <w:p w:rsidR="00DA5601" w:rsidRPr="00CA0364" w:rsidRDefault="00DA5601" w:rsidP="000F200F">
      <w:pPr>
        <w:rPr>
          <w:lang w:val="en-US"/>
        </w:rPr>
      </w:pPr>
    </w:p>
    <w:p w:rsidR="00DA5601" w:rsidRPr="00134B6A" w:rsidRDefault="00EA2921" w:rsidP="000F200F">
      <w:pPr>
        <w:pStyle w:val="Plattetekst"/>
        <w:rPr>
          <w:i/>
        </w:rPr>
      </w:pPr>
      <w:r>
        <w:rPr>
          <w:bCs/>
          <w:i/>
          <w:noProof/>
          <w:lang w:val="nl-NL" w:eastAsia="nl-NL"/>
        </w:rPr>
        <w:drawing>
          <wp:inline distT="0" distB="0" distL="0" distR="0" wp14:anchorId="36C7C7BF" wp14:editId="2946CC3F">
            <wp:extent cx="522000" cy="450000"/>
            <wp:effectExtent l="0" t="0" r="0"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sidR="00530D72">
        <w:rPr>
          <w:i/>
        </w:rPr>
        <w:t xml:space="preserve">  </w:t>
      </w:r>
      <w:r w:rsidR="00DA5601" w:rsidRPr="00134B6A">
        <w:rPr>
          <w:i/>
          <w:lang w:val="en-US"/>
        </w:rPr>
        <w:t>This section provides only a summary of the safety requirements an</w:t>
      </w:r>
      <w:r w:rsidR="00530D72">
        <w:rPr>
          <w:i/>
          <w:lang w:val="en-US"/>
        </w:rPr>
        <w:t>d notes</w:t>
      </w:r>
      <w:r w:rsidR="00DA5601" w:rsidRPr="00134B6A">
        <w:rPr>
          <w:i/>
          <w:lang w:val="en-US"/>
        </w:rPr>
        <w:t xml:space="preserve"> in the </w:t>
      </w:r>
      <w:r w:rsidR="00530D72">
        <w:rPr>
          <w:i/>
          <w:lang w:val="en-US"/>
        </w:rPr>
        <w:t>following</w:t>
      </w:r>
      <w:r w:rsidR="00DA5601" w:rsidRPr="00134B6A">
        <w:rPr>
          <w:i/>
          <w:lang w:val="en-US"/>
        </w:rPr>
        <w:t xml:space="preserve"> sections. To protect your health and prevent damage to the </w:t>
      </w:r>
      <w:r w:rsidR="00A42967">
        <w:rPr>
          <w:i/>
          <w:lang w:val="en-US"/>
        </w:rPr>
        <w:t>AM(C)S equipment or vessel</w:t>
      </w:r>
      <w:r w:rsidR="00DA5601" w:rsidRPr="00134B6A">
        <w:rPr>
          <w:i/>
          <w:lang w:val="en-US"/>
        </w:rPr>
        <w:t>, it is essential to read and carefully follow the safety instructions.</w:t>
      </w:r>
    </w:p>
    <w:p w:rsidR="00DA5601" w:rsidRPr="00CA0364" w:rsidRDefault="00DA5601" w:rsidP="000F200F">
      <w:pPr>
        <w:rPr>
          <w:lang w:val="en-US"/>
        </w:rPr>
      </w:pPr>
    </w:p>
    <w:p w:rsidR="00DA5601" w:rsidRDefault="00DA5601" w:rsidP="000F200F">
      <w:pPr>
        <w:pStyle w:val="Plattetekst"/>
      </w:pPr>
      <w:r>
        <w:t>The indications NOTE, CAUTION and WARNING have the following significance:</w:t>
      </w:r>
    </w:p>
    <w:p w:rsidR="00DA5601" w:rsidRDefault="00DA5601" w:rsidP="000F200F">
      <w:pPr>
        <w:pStyle w:val="Plattetekst"/>
      </w:pPr>
    </w:p>
    <w:p w:rsidR="00DA5601" w:rsidRPr="00EA5D07" w:rsidRDefault="00EA2921" w:rsidP="00EA5D07">
      <w:pPr>
        <w:rPr>
          <w:i/>
        </w:rPr>
      </w:pPr>
      <w:r>
        <w:rPr>
          <w:i/>
          <w:noProof/>
          <w:lang w:val="nl-NL" w:eastAsia="nl-NL"/>
        </w:rPr>
        <w:drawing>
          <wp:inline distT="0" distB="0" distL="0" distR="0" wp14:anchorId="1C1648E8" wp14:editId="1DF7B2B7">
            <wp:extent cx="522000" cy="450000"/>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Pr>
          <w:i/>
        </w:rPr>
        <w:t xml:space="preserve"> </w:t>
      </w:r>
      <w:r w:rsidR="00DA5601" w:rsidRPr="00EA5D07">
        <w:rPr>
          <w:i/>
        </w:rPr>
        <w:t>NOTE:</w:t>
      </w:r>
      <w:r w:rsidR="00DA5601" w:rsidRPr="00EA5D07">
        <w:rPr>
          <w:i/>
        </w:rPr>
        <w:br/>
        <w:t xml:space="preserve">An operating procedure, practice or condition etc., which it is </w:t>
      </w:r>
      <w:r w:rsidR="00F320BF">
        <w:rPr>
          <w:i/>
        </w:rPr>
        <w:t>important</w:t>
      </w:r>
      <w:r w:rsidR="00DA5601" w:rsidRPr="00EA5D07">
        <w:rPr>
          <w:i/>
        </w:rPr>
        <w:t xml:space="preserve"> to emphasize.</w:t>
      </w:r>
    </w:p>
    <w:p w:rsidR="00DA5601" w:rsidRPr="00EA5D07" w:rsidRDefault="00DA5601" w:rsidP="00EA5D07">
      <w:pPr>
        <w:rPr>
          <w:i/>
        </w:rPr>
      </w:pPr>
    </w:p>
    <w:p w:rsidR="00EA5D07" w:rsidRPr="00EA5D07" w:rsidRDefault="00DF1C4E" w:rsidP="00EA5D07">
      <w:pPr>
        <w:rPr>
          <w:i/>
        </w:rPr>
      </w:pPr>
      <w:r>
        <w:rPr>
          <w:i/>
          <w:noProof/>
          <w:lang w:val="nl-NL" w:eastAsia="nl-NL"/>
        </w:rPr>
        <w:drawing>
          <wp:inline distT="0" distB="0" distL="0" distR="0" wp14:anchorId="428FE66E" wp14:editId="2587DC89">
            <wp:extent cx="522000" cy="450000"/>
            <wp:effectExtent l="0" t="0" r="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sidR="00EA2921">
        <w:rPr>
          <w:i/>
        </w:rPr>
        <w:t xml:space="preserve"> </w:t>
      </w:r>
      <w:r w:rsidR="00EA5D07" w:rsidRPr="00EA5D07">
        <w:rPr>
          <w:i/>
        </w:rPr>
        <w:t>CAUTION:</w:t>
      </w:r>
    </w:p>
    <w:p w:rsidR="00DA5601" w:rsidRPr="00EA5D07" w:rsidRDefault="00DA5601" w:rsidP="00EA5D07">
      <w:pPr>
        <w:rPr>
          <w:i/>
        </w:rPr>
      </w:pPr>
      <w:r w:rsidRPr="00EA5D07">
        <w:rPr>
          <w:i/>
        </w:rPr>
        <w:t xml:space="preserve">An operating procedure, practise or condition etc., which, if not strictly </w:t>
      </w:r>
      <w:r w:rsidR="00EA5D07" w:rsidRPr="00EA5D07">
        <w:rPr>
          <w:i/>
        </w:rPr>
        <w:t xml:space="preserve">observed, may damage </w:t>
      </w:r>
      <w:r w:rsidR="00BF6C9C">
        <w:rPr>
          <w:i/>
        </w:rPr>
        <w:t xml:space="preserve">AM(C)S </w:t>
      </w:r>
      <w:r w:rsidRPr="00EA5D07">
        <w:rPr>
          <w:i/>
        </w:rPr>
        <w:t>equipment</w:t>
      </w:r>
      <w:r w:rsidR="00F320BF">
        <w:rPr>
          <w:i/>
        </w:rPr>
        <w:t xml:space="preserve"> or </w:t>
      </w:r>
      <w:r w:rsidR="00BF6C9C">
        <w:rPr>
          <w:i/>
        </w:rPr>
        <w:t>crash NavVision software</w:t>
      </w:r>
      <w:r w:rsidRPr="00EA5D07">
        <w:rPr>
          <w:i/>
        </w:rPr>
        <w:t>.</w:t>
      </w:r>
    </w:p>
    <w:p w:rsidR="00DA5601" w:rsidRPr="00EA5D07" w:rsidRDefault="00DA5601" w:rsidP="00EA5D07">
      <w:pPr>
        <w:rPr>
          <w:i/>
        </w:rPr>
      </w:pPr>
    </w:p>
    <w:p w:rsidR="00EA5D07" w:rsidRPr="00EA5D07" w:rsidRDefault="00DF1C4E" w:rsidP="00EA5D07">
      <w:pPr>
        <w:rPr>
          <w:i/>
        </w:rPr>
      </w:pPr>
      <w:r>
        <w:rPr>
          <w:bCs/>
          <w:i/>
          <w:noProof/>
          <w:lang w:val="nl-NL" w:eastAsia="nl-NL"/>
        </w:rPr>
        <w:drawing>
          <wp:inline distT="0" distB="0" distL="0" distR="0" wp14:anchorId="68242DB0" wp14:editId="4EF9A270">
            <wp:extent cx="522000" cy="450000"/>
            <wp:effectExtent l="0" t="0" r="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ritic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sidR="00EA2921">
        <w:rPr>
          <w:bCs/>
          <w:i/>
        </w:rPr>
        <w:t xml:space="preserve"> </w:t>
      </w:r>
      <w:r w:rsidR="00EA5D07" w:rsidRPr="00EA5D07">
        <w:rPr>
          <w:bCs/>
          <w:i/>
        </w:rPr>
        <w:t>WARNING:</w:t>
      </w:r>
    </w:p>
    <w:p w:rsidR="00DA5601" w:rsidRPr="00EA5D07" w:rsidRDefault="00DA5601" w:rsidP="00EA5D07">
      <w:pPr>
        <w:rPr>
          <w:i/>
        </w:rPr>
      </w:pPr>
      <w:r w:rsidRPr="00EA5D07">
        <w:rPr>
          <w:i/>
        </w:rPr>
        <w:t>An operating procedure, practise or condition etc., which, if not carefully observed may result in</w:t>
      </w:r>
      <w:r w:rsidR="000A3DD2" w:rsidRPr="00EA5D07">
        <w:rPr>
          <w:i/>
        </w:rPr>
        <w:t xml:space="preserve"> personal injury</w:t>
      </w:r>
      <w:r w:rsidR="00BF6C9C">
        <w:rPr>
          <w:i/>
        </w:rPr>
        <w:t xml:space="preserve"> or damage to the vessel</w:t>
      </w:r>
      <w:r w:rsidRPr="00EA5D07">
        <w:rPr>
          <w:i/>
        </w:rPr>
        <w:t>.</w:t>
      </w:r>
    </w:p>
    <w:p w:rsidR="00DA5601" w:rsidRPr="00EA5D07" w:rsidRDefault="00DA5601" w:rsidP="00EA5D07">
      <w:pPr>
        <w:rPr>
          <w:i/>
        </w:rPr>
      </w:pPr>
    </w:p>
    <w:p w:rsidR="00DA5601" w:rsidRPr="00DD62DB" w:rsidRDefault="00DA5601" w:rsidP="001B5B4B">
      <w:pPr>
        <w:pStyle w:val="Heading1noNr"/>
        <w:numPr>
          <w:ilvl w:val="0"/>
          <w:numId w:val="0"/>
        </w:numPr>
      </w:pPr>
      <w:bookmarkStart w:id="29" w:name="_Toc259108766"/>
      <w:bookmarkStart w:id="30" w:name="_Toc260044235"/>
      <w:bookmarkStart w:id="31" w:name="_Toc270422019"/>
      <w:bookmarkStart w:id="32" w:name="_Toc402174198"/>
      <w:bookmarkEnd w:id="7"/>
      <w:bookmarkEnd w:id="8"/>
      <w:bookmarkEnd w:id="9"/>
      <w:bookmarkEnd w:id="10"/>
      <w:r w:rsidRPr="00E77B8E">
        <w:t>Revision</w:t>
      </w:r>
      <w:r>
        <w:t xml:space="preserve"> history</w:t>
      </w:r>
      <w:bookmarkEnd w:id="29"/>
      <w:bookmarkEnd w:id="30"/>
      <w:bookmarkEnd w:id="31"/>
      <w:bookmarkEnd w:id="32"/>
    </w:p>
    <w:p w:rsidR="00DA5601" w:rsidRDefault="00DA5601" w:rsidP="000F200F">
      <w:pPr>
        <w:pStyle w:val="Text"/>
      </w:pPr>
      <w:r>
        <w:t>Revisions issued since publication.</w:t>
      </w:r>
    </w:p>
    <w:p w:rsidR="00DA5601" w:rsidRDefault="00DA5601" w:rsidP="000F200F">
      <w:pPr>
        <w:pStyle w:val="Text"/>
      </w:pPr>
    </w:p>
    <w:tbl>
      <w:tblPr>
        <w:tblW w:w="9272" w:type="dxa"/>
        <w:tblInd w:w="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85" w:type="dxa"/>
          <w:right w:w="85" w:type="dxa"/>
        </w:tblCellMar>
        <w:tblLook w:val="0000" w:firstRow="0" w:lastRow="0" w:firstColumn="0" w:lastColumn="0" w:noHBand="0" w:noVBand="0"/>
      </w:tblPr>
      <w:tblGrid>
        <w:gridCol w:w="852"/>
        <w:gridCol w:w="2550"/>
        <w:gridCol w:w="3858"/>
        <w:gridCol w:w="2012"/>
      </w:tblGrid>
      <w:tr w:rsidR="00DA5601" w:rsidTr="00D0691C">
        <w:tc>
          <w:tcPr>
            <w:tcW w:w="852" w:type="dxa"/>
            <w:shd w:val="clear" w:color="auto" w:fill="333333"/>
          </w:tcPr>
          <w:p w:rsidR="00DA5601" w:rsidRDefault="00DA5601" w:rsidP="000F200F">
            <w:pPr>
              <w:pStyle w:val="Text"/>
              <w:rPr>
                <w:b/>
              </w:rPr>
            </w:pPr>
            <w:r>
              <w:rPr>
                <w:b/>
              </w:rPr>
              <w:t>Issue</w:t>
            </w:r>
          </w:p>
        </w:tc>
        <w:tc>
          <w:tcPr>
            <w:tcW w:w="2550" w:type="dxa"/>
            <w:shd w:val="clear" w:color="auto" w:fill="333333"/>
          </w:tcPr>
          <w:p w:rsidR="00DA5601" w:rsidRDefault="00DA5601" w:rsidP="000F200F">
            <w:pPr>
              <w:pStyle w:val="Text"/>
              <w:rPr>
                <w:b/>
              </w:rPr>
            </w:pPr>
            <w:r>
              <w:rPr>
                <w:b/>
              </w:rPr>
              <w:t>Date</w:t>
            </w:r>
          </w:p>
        </w:tc>
        <w:tc>
          <w:tcPr>
            <w:tcW w:w="3858" w:type="dxa"/>
            <w:shd w:val="clear" w:color="auto" w:fill="333333"/>
          </w:tcPr>
          <w:p w:rsidR="00DA5601" w:rsidRDefault="00DA5601" w:rsidP="000F200F">
            <w:pPr>
              <w:pStyle w:val="Text"/>
              <w:rPr>
                <w:b/>
              </w:rPr>
            </w:pPr>
            <w:r>
              <w:rPr>
                <w:b/>
              </w:rPr>
              <w:t>Revision</w:t>
            </w:r>
          </w:p>
        </w:tc>
        <w:tc>
          <w:tcPr>
            <w:tcW w:w="2012" w:type="dxa"/>
            <w:shd w:val="clear" w:color="auto" w:fill="333333"/>
          </w:tcPr>
          <w:p w:rsidR="00DA5601" w:rsidRDefault="00DA5601" w:rsidP="000F200F">
            <w:pPr>
              <w:pStyle w:val="Text"/>
              <w:rPr>
                <w:b/>
              </w:rPr>
            </w:pPr>
            <w:r>
              <w:rPr>
                <w:b/>
              </w:rPr>
              <w:t>Reason</w:t>
            </w:r>
          </w:p>
        </w:tc>
      </w:tr>
      <w:tr w:rsidR="00DA5601" w:rsidTr="00D0691C">
        <w:tc>
          <w:tcPr>
            <w:tcW w:w="852" w:type="dxa"/>
          </w:tcPr>
          <w:p w:rsidR="00DA5601" w:rsidRDefault="00D0691C" w:rsidP="000F200F">
            <w:pPr>
              <w:pStyle w:val="Text"/>
            </w:pPr>
            <w:r>
              <w:t>2.1.1</w:t>
            </w:r>
          </w:p>
        </w:tc>
        <w:tc>
          <w:tcPr>
            <w:tcW w:w="2550" w:type="dxa"/>
          </w:tcPr>
          <w:p w:rsidR="00DA5601" w:rsidRDefault="00D0691C" w:rsidP="0087477D">
            <w:pPr>
              <w:pStyle w:val="Text"/>
            </w:pPr>
            <w:r>
              <w:t xml:space="preserve">September </w:t>
            </w:r>
            <w:r w:rsidR="0087477D">
              <w:t>22</w:t>
            </w:r>
            <w:r>
              <w:t>, 2014</w:t>
            </w:r>
          </w:p>
        </w:tc>
        <w:tc>
          <w:tcPr>
            <w:tcW w:w="3858" w:type="dxa"/>
          </w:tcPr>
          <w:p w:rsidR="00DA5601" w:rsidRDefault="00D0691C" w:rsidP="000F200F">
            <w:pPr>
              <w:pStyle w:val="Text"/>
            </w:pPr>
            <w:r>
              <w:t>New version</w:t>
            </w:r>
          </w:p>
        </w:tc>
        <w:tc>
          <w:tcPr>
            <w:tcW w:w="2012" w:type="dxa"/>
          </w:tcPr>
          <w:p w:rsidR="00DA5601" w:rsidRDefault="0087477D" w:rsidP="000F200F">
            <w:pPr>
              <w:pStyle w:val="Text"/>
            </w:pPr>
            <w:r>
              <w:t>Initial new version</w:t>
            </w:r>
          </w:p>
        </w:tc>
      </w:tr>
      <w:tr w:rsidR="00EA20B0" w:rsidTr="00D0691C">
        <w:tc>
          <w:tcPr>
            <w:tcW w:w="852" w:type="dxa"/>
          </w:tcPr>
          <w:p w:rsidR="00EA20B0" w:rsidRDefault="00EA20B0" w:rsidP="000F200F">
            <w:pPr>
              <w:pStyle w:val="Text"/>
            </w:pPr>
            <w:r>
              <w:t>2.1.2</w:t>
            </w:r>
          </w:p>
        </w:tc>
        <w:tc>
          <w:tcPr>
            <w:tcW w:w="2550" w:type="dxa"/>
          </w:tcPr>
          <w:p w:rsidR="00EA20B0" w:rsidRDefault="00EA20B0" w:rsidP="0087477D">
            <w:pPr>
              <w:pStyle w:val="Text"/>
            </w:pPr>
            <w:r>
              <w:t>October 24, 2014</w:t>
            </w:r>
          </w:p>
        </w:tc>
        <w:tc>
          <w:tcPr>
            <w:tcW w:w="3858" w:type="dxa"/>
          </w:tcPr>
          <w:p w:rsidR="00EA20B0" w:rsidRDefault="00EA20B0" w:rsidP="000F200F">
            <w:pPr>
              <w:pStyle w:val="Text"/>
            </w:pPr>
            <w:r>
              <w:t>Adjustments</w:t>
            </w:r>
          </w:p>
        </w:tc>
        <w:tc>
          <w:tcPr>
            <w:tcW w:w="2012" w:type="dxa"/>
          </w:tcPr>
          <w:p w:rsidR="00EA20B0" w:rsidRDefault="00EA20B0" w:rsidP="000F200F">
            <w:pPr>
              <w:pStyle w:val="Text"/>
            </w:pPr>
            <w:r>
              <w:t>Minor fixes</w:t>
            </w:r>
          </w:p>
        </w:tc>
      </w:tr>
      <w:tr w:rsidR="00EA20B0" w:rsidTr="00D0691C">
        <w:tc>
          <w:tcPr>
            <w:tcW w:w="852" w:type="dxa"/>
          </w:tcPr>
          <w:p w:rsidR="00EA20B0" w:rsidRDefault="00EA20B0" w:rsidP="000F200F">
            <w:pPr>
              <w:pStyle w:val="Text"/>
            </w:pPr>
            <w:r>
              <w:t>2.1.3</w:t>
            </w:r>
          </w:p>
        </w:tc>
        <w:tc>
          <w:tcPr>
            <w:tcW w:w="2550" w:type="dxa"/>
          </w:tcPr>
          <w:p w:rsidR="00EA20B0" w:rsidRDefault="00EA20B0" w:rsidP="0087477D">
            <w:pPr>
              <w:pStyle w:val="Text"/>
            </w:pPr>
            <w:r>
              <w:t>October 27, 2014</w:t>
            </w:r>
          </w:p>
        </w:tc>
        <w:tc>
          <w:tcPr>
            <w:tcW w:w="3858" w:type="dxa"/>
          </w:tcPr>
          <w:p w:rsidR="00EA20B0" w:rsidRDefault="00EA20B0" w:rsidP="000F200F">
            <w:pPr>
              <w:pStyle w:val="Text"/>
            </w:pPr>
            <w:r>
              <w:t>Small adjustments for Michel</w:t>
            </w:r>
          </w:p>
        </w:tc>
        <w:tc>
          <w:tcPr>
            <w:tcW w:w="2012" w:type="dxa"/>
          </w:tcPr>
          <w:p w:rsidR="00EA20B0" w:rsidRDefault="00EA20B0" w:rsidP="000F200F">
            <w:pPr>
              <w:pStyle w:val="Text"/>
            </w:pPr>
            <w:r>
              <w:t>Explanation</w:t>
            </w:r>
          </w:p>
        </w:tc>
      </w:tr>
    </w:tbl>
    <w:p w:rsidR="00DA5601" w:rsidRDefault="00DA5601" w:rsidP="000F200F">
      <w:pPr>
        <w:pStyle w:val="Text"/>
        <w:rPr>
          <w:lang w:val="en-US"/>
        </w:rPr>
      </w:pPr>
    </w:p>
    <w:p w:rsidR="00DA5601" w:rsidRDefault="00DA5601" w:rsidP="000F200F">
      <w:pPr>
        <w:pStyle w:val="Text"/>
        <w:rPr>
          <w:lang w:val="en-US"/>
        </w:rPr>
      </w:pPr>
    </w:p>
    <w:p w:rsidR="00DA5601" w:rsidRDefault="00DA5601" w:rsidP="000F200F">
      <w:pPr>
        <w:pStyle w:val="Text"/>
        <w:rPr>
          <w:lang w:val="en-US"/>
        </w:rPr>
      </w:pPr>
    </w:p>
    <w:p w:rsidR="00DA5601" w:rsidRDefault="00DA5601" w:rsidP="000F200F">
      <w:pPr>
        <w:pStyle w:val="Text"/>
        <w:rPr>
          <w:lang w:val="en-US"/>
        </w:rPr>
      </w:pPr>
    </w:p>
    <w:p w:rsidR="00DA5601" w:rsidRDefault="00DA5601" w:rsidP="000F200F">
      <w:pPr>
        <w:pStyle w:val="Text"/>
        <w:rPr>
          <w:lang w:val="en-US"/>
        </w:rPr>
      </w:pPr>
    </w:p>
    <w:p w:rsidR="00DA5601" w:rsidRDefault="00DA5601" w:rsidP="000F200F">
      <w:pPr>
        <w:pStyle w:val="Text"/>
        <w:rPr>
          <w:lang w:val="en-US"/>
        </w:rPr>
      </w:pPr>
    </w:p>
    <w:p w:rsidR="00020D41" w:rsidRDefault="00020D41">
      <w:pPr>
        <w:overflowPunct/>
        <w:autoSpaceDE/>
        <w:autoSpaceDN/>
        <w:adjustRightInd/>
        <w:textAlignment w:val="auto"/>
        <w:rPr>
          <w:rFonts w:eastAsiaTheme="majorEastAsia" w:cstheme="majorBidi"/>
          <w:b/>
          <w:sz w:val="32"/>
        </w:rPr>
      </w:pPr>
      <w:bookmarkStart w:id="33" w:name="_Toc257380430"/>
      <w:r>
        <w:br w:type="page"/>
      </w:r>
    </w:p>
    <w:bookmarkEnd w:id="33"/>
    <w:p w:rsidR="00DA5601" w:rsidRDefault="00DA5601" w:rsidP="000F200F">
      <w:pPr>
        <w:rPr>
          <w:lang w:val="en-US"/>
        </w:rPr>
      </w:pPr>
    </w:p>
    <w:p w:rsidR="00FE193B" w:rsidRDefault="00FE193B" w:rsidP="00FE193B">
      <w:pPr>
        <w:pStyle w:val="Kop1"/>
      </w:pPr>
      <w:bookmarkStart w:id="34" w:name="_Toc341863457"/>
      <w:bookmarkStart w:id="35" w:name="_Toc402174199"/>
      <w:r>
        <w:t>Setting and adjustment</w:t>
      </w:r>
      <w:bookmarkEnd w:id="34"/>
      <w:bookmarkEnd w:id="35"/>
    </w:p>
    <w:p w:rsidR="00FE193B" w:rsidRDefault="00FE193B" w:rsidP="00FE193B">
      <w:pPr>
        <w:pStyle w:val="Kop2"/>
        <w:rPr>
          <w:lang w:val="en-US"/>
        </w:rPr>
      </w:pPr>
      <w:bookmarkStart w:id="36" w:name="_Toc249941258"/>
      <w:bookmarkStart w:id="37" w:name="_Toc341863458"/>
      <w:bookmarkStart w:id="38" w:name="_Toc402174200"/>
      <w:r w:rsidRPr="00747371">
        <w:rPr>
          <w:lang w:val="en-US"/>
        </w:rPr>
        <w:t>Detection of new devices</w:t>
      </w:r>
      <w:bookmarkEnd w:id="36"/>
      <w:bookmarkEnd w:id="37"/>
      <w:bookmarkEnd w:id="38"/>
    </w:p>
    <w:p w:rsidR="00637829" w:rsidRPr="00637829" w:rsidRDefault="00637829" w:rsidP="00637829">
      <w:pPr>
        <w:rPr>
          <w:lang w:val="en-US"/>
        </w:rPr>
      </w:pPr>
    </w:p>
    <w:p w:rsidR="00637829" w:rsidRDefault="00FE193B" w:rsidP="00FE193B">
      <w:pPr>
        <w:pStyle w:val="Text"/>
        <w:rPr>
          <w:lang w:val="en-US"/>
        </w:rPr>
      </w:pPr>
      <w:ins w:id="39" w:author="Unknown">
        <w:r w:rsidRPr="00747371">
          <w:rPr>
            <w:lang w:val="en-US"/>
          </w:rPr>
          <w:t>It</w:t>
        </w:r>
        <w:r>
          <w:rPr>
            <w:lang w:val="en-US"/>
          </w:rPr>
          <w:t xml:space="preserve"> is </w:t>
        </w:r>
      </w:ins>
      <w:r w:rsidR="00637829">
        <w:rPr>
          <w:lang w:val="en-US"/>
        </w:rPr>
        <w:t xml:space="preserve">quite </w:t>
      </w:r>
      <w:ins w:id="40" w:author="Unknown">
        <w:r>
          <w:rPr>
            <w:lang w:val="en-US"/>
          </w:rPr>
          <w:t xml:space="preserve">difficult to detect new </w:t>
        </w:r>
      </w:ins>
      <w:r w:rsidR="00CA5311">
        <w:rPr>
          <w:lang w:val="en-US"/>
        </w:rPr>
        <w:t>Moxa</w:t>
      </w:r>
      <w:ins w:id="41" w:author="Unknown">
        <w:r w:rsidRPr="00747371">
          <w:rPr>
            <w:lang w:val="en-US"/>
          </w:rPr>
          <w:t xml:space="preserve"> </w:t>
        </w:r>
      </w:ins>
      <w:r w:rsidR="00637829">
        <w:rPr>
          <w:lang w:val="en-US"/>
        </w:rPr>
        <w:t>devices</w:t>
      </w:r>
      <w:ins w:id="42" w:author="Unknown">
        <w:r w:rsidRPr="00747371">
          <w:rPr>
            <w:lang w:val="en-US"/>
          </w:rPr>
          <w:t xml:space="preserve"> on the network because of the following</w:t>
        </w:r>
      </w:ins>
      <w:r w:rsidR="00637829">
        <w:rPr>
          <w:lang w:val="en-US"/>
        </w:rPr>
        <w:t>, standard</w:t>
      </w:r>
      <w:ins w:id="43" w:author="Unknown">
        <w:r w:rsidRPr="00747371">
          <w:rPr>
            <w:lang w:val="en-US"/>
          </w:rPr>
          <w:t xml:space="preserve"> IP-address settings:</w:t>
        </w:r>
      </w:ins>
    </w:p>
    <w:p w:rsidR="00FE193B" w:rsidRPr="00747371" w:rsidRDefault="00FE193B" w:rsidP="00FE193B">
      <w:pPr>
        <w:pStyle w:val="Text"/>
        <w:rPr>
          <w:ins w:id="44" w:author="Unknown"/>
          <w:lang w:val="en-US"/>
        </w:rPr>
      </w:pPr>
      <w:ins w:id="45" w:author="Unknown">
        <w:r w:rsidRPr="00747371">
          <w:rPr>
            <w:lang w:val="en-US"/>
          </w:rPr>
          <w:t xml:space="preserve"> </w:t>
        </w:r>
      </w:ins>
    </w:p>
    <w:p w:rsidR="00FE193B" w:rsidRDefault="00FE193B" w:rsidP="00FE193B">
      <w:pPr>
        <w:pStyle w:val="Text"/>
        <w:numPr>
          <w:ilvl w:val="0"/>
          <w:numId w:val="51"/>
        </w:numPr>
        <w:rPr>
          <w:ins w:id="46" w:author="Unknown"/>
          <w:lang w:val="en-US"/>
        </w:rPr>
      </w:pPr>
      <w:ins w:id="47" w:author="Unknown">
        <w:r w:rsidRPr="00747371">
          <w:rPr>
            <w:lang w:val="en-US"/>
          </w:rPr>
          <w:t xml:space="preserve">LAN 1: 192.168.3.127 / 255.255.255.0 </w:t>
        </w:r>
      </w:ins>
    </w:p>
    <w:p w:rsidR="00A83243" w:rsidRDefault="00FE193B" w:rsidP="00FE193B">
      <w:pPr>
        <w:pStyle w:val="Text"/>
        <w:numPr>
          <w:ilvl w:val="0"/>
          <w:numId w:val="51"/>
        </w:numPr>
        <w:rPr>
          <w:lang w:val="en-US"/>
        </w:rPr>
      </w:pPr>
      <w:ins w:id="48" w:author="Unknown">
        <w:r w:rsidRPr="00747371">
          <w:rPr>
            <w:lang w:val="en-US"/>
          </w:rPr>
          <w:t xml:space="preserve">LAN 2: 192.168.4.127 / 255.255.255.0 </w:t>
        </w:r>
        <w:r>
          <w:rPr>
            <w:lang w:val="en-US"/>
          </w:rPr>
          <w:br/>
        </w:r>
      </w:ins>
    </w:p>
    <w:p w:rsidR="008E258C" w:rsidRDefault="00637829" w:rsidP="00A83243">
      <w:pPr>
        <w:pStyle w:val="Text"/>
        <w:rPr>
          <w:lang w:val="en-US"/>
        </w:rPr>
      </w:pPr>
      <w:r>
        <w:rPr>
          <w:lang w:val="en-US"/>
        </w:rPr>
        <w:t xml:space="preserve">If the </w:t>
      </w:r>
      <w:r w:rsidR="00CA5311">
        <w:rPr>
          <w:lang w:val="en-US"/>
        </w:rPr>
        <w:t>Moxa</w:t>
      </w:r>
      <w:r>
        <w:rPr>
          <w:lang w:val="en-US"/>
        </w:rPr>
        <w:t xml:space="preserve"> is set to a new, not standard, IP-address it will be even harder to reach it. </w:t>
      </w:r>
      <w:ins w:id="49" w:author="Unknown">
        <w:r w:rsidR="00FE193B" w:rsidRPr="00747371">
          <w:rPr>
            <w:lang w:val="en-US"/>
          </w:rPr>
          <w:t xml:space="preserve">In order to reach the </w:t>
        </w:r>
      </w:ins>
      <w:r w:rsidR="00CA5311">
        <w:rPr>
          <w:lang w:val="en-US"/>
        </w:rPr>
        <w:t>Moxa</w:t>
      </w:r>
      <w:ins w:id="50" w:author="Unknown">
        <w:r w:rsidR="00FE193B" w:rsidRPr="00747371">
          <w:rPr>
            <w:lang w:val="en-US"/>
          </w:rPr>
          <w:t xml:space="preserve"> serial device, at least one of the two IP addresses and </w:t>
        </w:r>
        <w:proofErr w:type="spellStart"/>
        <w:r w:rsidR="00FE193B" w:rsidRPr="00747371">
          <w:rPr>
            <w:lang w:val="en-US"/>
          </w:rPr>
          <w:t>netmasks</w:t>
        </w:r>
        <w:proofErr w:type="spellEnd"/>
        <w:r w:rsidR="00FE193B" w:rsidRPr="00747371">
          <w:rPr>
            <w:lang w:val="en-US"/>
          </w:rPr>
          <w:t xml:space="preserve"> must be known</w:t>
        </w:r>
      </w:ins>
      <w:r w:rsidR="008E258C">
        <w:rPr>
          <w:lang w:val="en-US"/>
        </w:rPr>
        <w:t>. In case that you don’t know the exact IP-address it is best to reset the device by press and hold the reset button for 10 seconds. After that the IP-addresses will be set back to the standard addresses.</w:t>
      </w:r>
    </w:p>
    <w:p w:rsidR="008E258C" w:rsidRDefault="008E258C" w:rsidP="00A83243">
      <w:pPr>
        <w:pStyle w:val="Text"/>
        <w:rPr>
          <w:lang w:val="en-US"/>
        </w:rPr>
      </w:pPr>
    </w:p>
    <w:p w:rsidR="0051406B" w:rsidRDefault="008E258C" w:rsidP="00A83243">
      <w:pPr>
        <w:pStyle w:val="Text"/>
        <w:rPr>
          <w:i/>
          <w:lang w:val="en-US"/>
        </w:rPr>
      </w:pPr>
      <w:r>
        <w:rPr>
          <w:i/>
          <w:noProof/>
          <w:lang w:val="nl-NL" w:eastAsia="nl-NL"/>
        </w:rPr>
        <w:drawing>
          <wp:inline distT="0" distB="0" distL="0" distR="0" wp14:anchorId="59D972EF" wp14:editId="061B2946">
            <wp:extent cx="522000" cy="450000"/>
            <wp:effectExtent l="0" t="0" r="0" b="7620"/>
            <wp:docPr id="53"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Pr>
          <w:i/>
          <w:lang w:val="en-US"/>
        </w:rPr>
        <w:t>:If you reset the device, also all the programs that are in the device will be gone. Make sure that you have backups available.</w:t>
      </w:r>
    </w:p>
    <w:p w:rsidR="0051406B" w:rsidRDefault="0051406B" w:rsidP="0051406B">
      <w:pPr>
        <w:rPr>
          <w:lang w:val="en-US"/>
        </w:rPr>
      </w:pPr>
    </w:p>
    <w:p w:rsidR="00CA5311" w:rsidRDefault="00CA5311" w:rsidP="00CA5311">
      <w:pPr>
        <w:pStyle w:val="Kop2"/>
        <w:rPr>
          <w:lang w:val="en-US"/>
        </w:rPr>
      </w:pPr>
      <w:bookmarkStart w:id="51" w:name="_Toc402174201"/>
      <w:r w:rsidRPr="00CA5311">
        <w:rPr>
          <w:lang w:val="en-US"/>
        </w:rPr>
        <w:t>Preparatory work</w:t>
      </w:r>
      <w:bookmarkEnd w:id="51"/>
    </w:p>
    <w:p w:rsidR="00CA5311" w:rsidRPr="00CA5311" w:rsidRDefault="00CA5311" w:rsidP="00CA5311">
      <w:pPr>
        <w:rPr>
          <w:lang w:val="en-US"/>
        </w:rPr>
      </w:pPr>
    </w:p>
    <w:p w:rsidR="00FE193B" w:rsidRPr="00CA5311" w:rsidRDefault="00CA5311" w:rsidP="00CA5311">
      <w:pPr>
        <w:rPr>
          <w:ins w:id="52" w:author="Unknown"/>
          <w:lang w:val="en-US"/>
        </w:rPr>
      </w:pPr>
      <w:r>
        <w:rPr>
          <w:lang w:val="en-US"/>
        </w:rPr>
        <w:t>To make sure that your PC can connect to the Moxa, you have to change the IP settings of the LAN-port that you use to connect to the Moxa network. If the IP-addresses of the Moxa are standard, you need to change your port settings to that IP range (i.e. 192.168.3.78) with a subnet mask of 255.255.255.0 or if you know the new IP-address of the Moxa, you need to set it in that range.</w:t>
      </w:r>
    </w:p>
    <w:p w:rsidR="00FE193B" w:rsidRDefault="00BF4D6F" w:rsidP="00FE193B">
      <w:pPr>
        <w:pStyle w:val="Kop2"/>
        <w:rPr>
          <w:lang w:val="en-US"/>
        </w:rPr>
      </w:pPr>
      <w:bookmarkStart w:id="53" w:name="_Toc402174202"/>
      <w:r>
        <w:rPr>
          <w:lang w:val="en-US"/>
        </w:rPr>
        <w:t>Using the Moxa-updater</w:t>
      </w:r>
      <w:bookmarkEnd w:id="53"/>
    </w:p>
    <w:p w:rsidR="00BF4D6F" w:rsidRDefault="00BF4D6F" w:rsidP="00BF4D6F">
      <w:pPr>
        <w:rPr>
          <w:lang w:val="en-US"/>
        </w:rPr>
      </w:pPr>
    </w:p>
    <w:p w:rsidR="00BB7EE6" w:rsidRDefault="00BF4D6F" w:rsidP="00FE193B">
      <w:pPr>
        <w:rPr>
          <w:lang w:val="en-US"/>
        </w:rPr>
      </w:pPr>
      <w:r>
        <w:rPr>
          <w:lang w:val="en-US"/>
        </w:rPr>
        <w:t>Start the Moxa Updater (latest version 10.0</w:t>
      </w:r>
      <w:r w:rsidR="00CD1C06">
        <w:rPr>
          <w:lang w:val="en-US"/>
        </w:rPr>
        <w:t>.00.</w:t>
      </w:r>
      <w:r w:rsidR="00946036">
        <w:rPr>
          <w:lang w:val="en-US"/>
        </w:rPr>
        <w:t>100</w:t>
      </w:r>
      <w:r>
        <w:rPr>
          <w:lang w:val="en-US"/>
        </w:rPr>
        <w:t>)</w:t>
      </w:r>
      <w:r w:rsidR="0038719C">
        <w:rPr>
          <w:lang w:val="en-US"/>
        </w:rPr>
        <w:t xml:space="preserve">. If there is connection to the right IP-address on the Moxa, it will show the “Software updater screen” (see </w:t>
      </w:r>
      <w:r w:rsidR="00BB7EE6">
        <w:rPr>
          <w:lang w:val="en-US"/>
        </w:rPr>
        <w:fldChar w:fldCharType="begin"/>
      </w:r>
      <w:r w:rsidR="00BB7EE6">
        <w:rPr>
          <w:lang w:val="en-US"/>
        </w:rPr>
        <w:instrText xml:space="preserve"> REF _Ref399158397 \h </w:instrText>
      </w:r>
      <w:r w:rsidR="00BB7EE6">
        <w:rPr>
          <w:lang w:val="en-US"/>
        </w:rPr>
      </w:r>
      <w:r w:rsidR="00BB7EE6">
        <w:rPr>
          <w:lang w:val="en-US"/>
        </w:rPr>
        <w:fldChar w:fldCharType="separate"/>
      </w:r>
      <w:ins w:id="54" w:author="Unknown">
        <w:r w:rsidR="00333540">
          <w:t xml:space="preserve">Figure </w:t>
        </w:r>
      </w:ins>
      <w:r w:rsidR="00333540">
        <w:rPr>
          <w:noProof/>
        </w:rPr>
        <w:t>1</w:t>
      </w:r>
      <w:r w:rsidR="00333540">
        <w:noBreakHyphen/>
      </w:r>
      <w:r w:rsidR="00333540">
        <w:rPr>
          <w:noProof/>
        </w:rPr>
        <w:t>2</w:t>
      </w:r>
      <w:r w:rsidR="00BB7EE6">
        <w:rPr>
          <w:lang w:val="en-US"/>
        </w:rPr>
        <w:fldChar w:fldCharType="end"/>
      </w:r>
      <w:r w:rsidR="0038719C">
        <w:rPr>
          <w:lang w:val="en-US"/>
        </w:rPr>
        <w:t>).</w:t>
      </w:r>
    </w:p>
    <w:p w:rsidR="00BB7EE6" w:rsidRDefault="00BB7EE6" w:rsidP="00FE193B">
      <w:pPr>
        <w:rPr>
          <w:lang w:val="en-US"/>
        </w:rPr>
      </w:pPr>
    </w:p>
    <w:p w:rsidR="00FE193B" w:rsidRDefault="00FE193B" w:rsidP="00FE193B">
      <w:pPr>
        <w:rPr>
          <w:lang w:val="en-US"/>
        </w:rPr>
      </w:pPr>
      <w:ins w:id="55" w:author="Unknown">
        <w:r w:rsidRPr="00747371">
          <w:rPr>
            <w:lang w:val="en-US"/>
          </w:rPr>
          <w:t>If the software does not connect to the seri</w:t>
        </w:r>
        <w:r>
          <w:rPr>
            <w:lang w:val="en-US"/>
          </w:rPr>
          <w:t>al device within 10 seconds, a “S</w:t>
        </w:r>
        <w:r w:rsidRPr="00747371">
          <w:rPr>
            <w:lang w:val="en-US"/>
          </w:rPr>
          <w:t xml:space="preserve">erial </w:t>
        </w:r>
        <w:proofErr w:type="spellStart"/>
        <w:r w:rsidRPr="00747371">
          <w:rPr>
            <w:lang w:val="en-US"/>
          </w:rPr>
          <w:t>config</w:t>
        </w:r>
        <w:proofErr w:type="spellEnd"/>
        <w:r w:rsidRPr="00747371">
          <w:rPr>
            <w:lang w:val="en-US"/>
          </w:rPr>
          <w:t>(</w:t>
        </w:r>
        <w:proofErr w:type="spellStart"/>
        <w:r w:rsidRPr="00747371">
          <w:rPr>
            <w:lang w:val="en-US"/>
          </w:rPr>
          <w:t>uration</w:t>
        </w:r>
        <w:proofErr w:type="spellEnd"/>
        <w:r w:rsidRPr="00747371">
          <w:rPr>
            <w:lang w:val="en-US"/>
          </w:rPr>
          <w:t>)</w:t>
        </w:r>
        <w:r>
          <w:rPr>
            <w:lang w:val="en-US"/>
          </w:rPr>
          <w:t>”</w:t>
        </w:r>
        <w:r w:rsidRPr="00747371">
          <w:rPr>
            <w:lang w:val="en-US"/>
          </w:rPr>
          <w:t xml:space="preserve"> screen will be shown. This screen can also be shown by means of the “Serial </w:t>
        </w:r>
        <w:r>
          <w:rPr>
            <w:lang w:val="en-US"/>
          </w:rPr>
          <w:t>configure” button (</w:t>
        </w:r>
        <w:r>
          <w:rPr>
            <w:lang w:val="en-US"/>
          </w:rPr>
          <w:fldChar w:fldCharType="begin"/>
        </w:r>
        <w:r>
          <w:rPr>
            <w:lang w:val="en-US"/>
          </w:rPr>
          <w:instrText xml:space="preserve"> REF _Ref259194047 \h </w:instrText>
        </w:r>
      </w:ins>
      <w:r>
        <w:rPr>
          <w:lang w:val="en-US"/>
        </w:rPr>
      </w:r>
      <w:ins w:id="56" w:author="Unknown">
        <w:r>
          <w:rPr>
            <w:lang w:val="en-US"/>
          </w:rPr>
          <w:fldChar w:fldCharType="separate"/>
        </w:r>
        <w:r w:rsidR="00333540">
          <w:t xml:space="preserve">Figure </w:t>
        </w:r>
      </w:ins>
      <w:r w:rsidR="00333540">
        <w:rPr>
          <w:noProof/>
        </w:rPr>
        <w:t>1</w:t>
      </w:r>
      <w:r w:rsidR="00333540">
        <w:noBreakHyphen/>
      </w:r>
      <w:r w:rsidR="00333540">
        <w:rPr>
          <w:noProof/>
        </w:rPr>
        <w:t>1</w:t>
      </w:r>
      <w:ins w:id="57" w:author="Unknown">
        <w:r>
          <w:rPr>
            <w:lang w:val="en-US"/>
          </w:rPr>
          <w:fldChar w:fldCharType="end"/>
        </w:r>
        <w:r w:rsidRPr="00747371">
          <w:rPr>
            <w:lang w:val="en-US"/>
          </w:rPr>
          <w:t xml:space="preserve">). Via the “Serial </w:t>
        </w:r>
        <w:proofErr w:type="spellStart"/>
        <w:r w:rsidRPr="00747371">
          <w:rPr>
            <w:lang w:val="en-US"/>
          </w:rPr>
          <w:t>config</w:t>
        </w:r>
        <w:proofErr w:type="spellEnd"/>
        <w:r w:rsidRPr="00747371">
          <w:rPr>
            <w:lang w:val="en-US"/>
          </w:rPr>
          <w:t xml:space="preserve">“ screen the PC’s serial port can be selected which is necessary to configure the serial device. </w:t>
        </w:r>
      </w:ins>
    </w:p>
    <w:p w:rsidR="00BB7EE6" w:rsidRDefault="00BB7EE6" w:rsidP="00FE193B">
      <w:pPr>
        <w:rPr>
          <w:lang w:val="en-US"/>
        </w:rPr>
      </w:pPr>
    </w:p>
    <w:p w:rsidR="00BB7EE6" w:rsidRDefault="00BB7EE6" w:rsidP="00FE193B">
      <w:pPr>
        <w:rPr>
          <w:lang w:val="en-US"/>
        </w:rPr>
      </w:pPr>
    </w:p>
    <w:p w:rsidR="00BB7EE6" w:rsidRDefault="00BB7EE6" w:rsidP="00FE193B">
      <w:pPr>
        <w:rPr>
          <w:lang w:val="en-US"/>
        </w:rPr>
      </w:pPr>
    </w:p>
    <w:p w:rsidR="00BB7EE6" w:rsidRDefault="00BB7EE6" w:rsidP="00FE193B">
      <w:pPr>
        <w:rPr>
          <w:lang w:val="en-US"/>
        </w:rPr>
      </w:pPr>
    </w:p>
    <w:p w:rsidR="00BB7EE6" w:rsidRDefault="00BB7EE6" w:rsidP="00FE193B">
      <w:pPr>
        <w:rPr>
          <w:lang w:val="en-US"/>
        </w:rPr>
      </w:pPr>
    </w:p>
    <w:p w:rsidR="00BB7EE6" w:rsidRDefault="00BB7EE6" w:rsidP="00FE193B">
      <w:pPr>
        <w:rPr>
          <w:lang w:val="en-US"/>
        </w:rPr>
      </w:pPr>
    </w:p>
    <w:p w:rsidR="00BB7EE6" w:rsidRDefault="00BB7EE6" w:rsidP="00FE193B">
      <w:pPr>
        <w:rPr>
          <w:lang w:val="en-US"/>
        </w:rPr>
      </w:pPr>
    </w:p>
    <w:p w:rsidR="00BB7EE6" w:rsidRDefault="00BB7EE6" w:rsidP="00FE193B">
      <w:pPr>
        <w:rPr>
          <w:lang w:val="en-US"/>
        </w:rPr>
      </w:pPr>
    </w:p>
    <w:p w:rsidR="00BB7EE6" w:rsidRDefault="00BB7EE6" w:rsidP="00FE193B">
      <w:pPr>
        <w:rPr>
          <w:lang w:val="en-US"/>
        </w:rPr>
      </w:pPr>
    </w:p>
    <w:p w:rsidR="00BB7EE6" w:rsidRDefault="00BB7EE6" w:rsidP="00FE193B">
      <w:pPr>
        <w:rPr>
          <w:lang w:val="en-US"/>
        </w:rPr>
      </w:pPr>
    </w:p>
    <w:p w:rsidR="00BB7EE6" w:rsidRDefault="00BB7EE6" w:rsidP="00FE193B">
      <w:pPr>
        <w:rPr>
          <w:lang w:val="en-US"/>
        </w:rPr>
      </w:pPr>
    </w:p>
    <w:p w:rsidR="00BB7EE6" w:rsidRDefault="00BB7EE6" w:rsidP="00FE193B">
      <w:pPr>
        <w:rPr>
          <w:lang w:val="en-US"/>
        </w:rPr>
      </w:pPr>
    </w:p>
    <w:p w:rsidR="00BB7EE6" w:rsidRDefault="00BB7EE6" w:rsidP="00FE193B">
      <w:pPr>
        <w:rPr>
          <w:ins w:id="58" w:author="Unknown"/>
          <w:lang w:val="en-US"/>
        </w:rPr>
      </w:pPr>
    </w:p>
    <w:p w:rsidR="00FE193B" w:rsidRDefault="007941FF" w:rsidP="00FE193B">
      <w:pPr>
        <w:keepNext/>
        <w:rPr>
          <w:ins w:id="59" w:author="Unknown"/>
        </w:rPr>
      </w:pPr>
      <w:r>
        <w:rPr>
          <w:noProof/>
          <w:lang w:val="nl-NL" w:eastAsia="nl-NL"/>
        </w:rPr>
        <w:drawing>
          <wp:inline distT="0" distB="0" distL="0" distR="0" wp14:anchorId="6E444CB5" wp14:editId="1F467307">
            <wp:extent cx="5760720" cy="4213667"/>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213667"/>
                    </a:xfrm>
                    <a:prstGeom prst="rect">
                      <a:avLst/>
                    </a:prstGeom>
                  </pic:spPr>
                </pic:pic>
              </a:graphicData>
            </a:graphic>
          </wp:inline>
        </w:drawing>
      </w:r>
    </w:p>
    <w:p w:rsidR="00FE193B" w:rsidRDefault="00FE193B" w:rsidP="00FE193B">
      <w:pPr>
        <w:pStyle w:val="Bijschrift1"/>
        <w:rPr>
          <w:ins w:id="60" w:author="Unknown"/>
        </w:rPr>
      </w:pPr>
      <w:bookmarkStart w:id="61" w:name="_Ref259194047"/>
      <w:bookmarkStart w:id="62" w:name="_Toc341863473"/>
      <w:bookmarkStart w:id="63" w:name="_Toc402174218"/>
      <w:ins w:id="64" w:author="Unknown">
        <w:r>
          <w:t xml:space="preserve">Figure </w:t>
        </w:r>
      </w:ins>
      <w:r w:rsidR="003E3289">
        <w:fldChar w:fldCharType="begin"/>
      </w:r>
      <w:r w:rsidR="003E3289">
        <w:instrText xml:space="preserve"> STYLEREF 1 \s </w:instrText>
      </w:r>
      <w:r w:rsidR="003E3289">
        <w:fldChar w:fldCharType="separate"/>
      </w:r>
      <w:r w:rsidR="00333540">
        <w:rPr>
          <w:noProof/>
        </w:rPr>
        <w:t>1</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1</w:t>
      </w:r>
      <w:r w:rsidR="003E3289">
        <w:fldChar w:fldCharType="end"/>
      </w:r>
      <w:bookmarkEnd w:id="61"/>
      <w:ins w:id="65" w:author="Unknown">
        <w:r>
          <w:t xml:space="preserve">: Serial </w:t>
        </w:r>
        <w:proofErr w:type="spellStart"/>
        <w:r>
          <w:t>config</w:t>
        </w:r>
        <w:proofErr w:type="spellEnd"/>
        <w:r>
          <w:t xml:space="preserve"> screen</w:t>
        </w:r>
        <w:bookmarkEnd w:id="62"/>
        <w:bookmarkEnd w:id="63"/>
      </w:ins>
    </w:p>
    <w:p w:rsidR="00FE193B" w:rsidRDefault="00FE193B" w:rsidP="00FE193B">
      <w:pPr>
        <w:pStyle w:val="Kop2"/>
        <w:rPr>
          <w:lang w:val="en-US"/>
        </w:rPr>
      </w:pPr>
      <w:bookmarkStart w:id="66" w:name="_Toc249941260"/>
      <w:bookmarkStart w:id="67" w:name="_Toc341863460"/>
      <w:bookmarkStart w:id="68" w:name="_Toc402174203"/>
      <w:r w:rsidRPr="00747371">
        <w:rPr>
          <w:lang w:val="en-US"/>
        </w:rPr>
        <w:t>Detection of installed serial devices</w:t>
      </w:r>
      <w:bookmarkEnd w:id="66"/>
      <w:bookmarkEnd w:id="67"/>
      <w:bookmarkEnd w:id="68"/>
      <w:r w:rsidRPr="00747371">
        <w:rPr>
          <w:lang w:val="en-US"/>
        </w:rPr>
        <w:t xml:space="preserve"> </w:t>
      </w:r>
    </w:p>
    <w:p w:rsidR="00BB7EE6" w:rsidRPr="00BB7EE6" w:rsidRDefault="00BB7EE6" w:rsidP="00BB7EE6">
      <w:pPr>
        <w:rPr>
          <w:lang w:val="en-US"/>
        </w:rPr>
      </w:pPr>
    </w:p>
    <w:p w:rsidR="00FE193B" w:rsidRDefault="00FE193B" w:rsidP="00FE193B">
      <w:pPr>
        <w:rPr>
          <w:ins w:id="69" w:author="Unknown"/>
          <w:lang w:val="en-US"/>
        </w:rPr>
      </w:pPr>
      <w:ins w:id="70" w:author="Unknown">
        <w:r w:rsidRPr="00747371">
          <w:rPr>
            <w:lang w:val="en-US"/>
          </w:rPr>
          <w:t>The detected serial device is shown on the screen below. All present and detected serial devices are shown on this screen.</w:t>
        </w:r>
      </w:ins>
    </w:p>
    <w:p w:rsidR="00FE193B" w:rsidRDefault="00FE193B"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6C0D55" w:rsidRDefault="006C0D55" w:rsidP="00FE193B">
      <w:pPr>
        <w:pStyle w:val="Text"/>
        <w:rPr>
          <w:lang w:val="en-US"/>
        </w:rPr>
      </w:pPr>
    </w:p>
    <w:p w:rsidR="00CD1C06" w:rsidRDefault="00CD1C06" w:rsidP="00FE193B">
      <w:pPr>
        <w:pStyle w:val="Text"/>
        <w:rPr>
          <w:lang w:val="en-US"/>
        </w:rPr>
      </w:pPr>
    </w:p>
    <w:p w:rsidR="006C0D55" w:rsidRDefault="006C0D55" w:rsidP="00FE193B">
      <w:pPr>
        <w:pStyle w:val="Text"/>
        <w:rPr>
          <w:ins w:id="71" w:author="Unknown"/>
          <w:lang w:val="en-US"/>
        </w:rPr>
      </w:pPr>
    </w:p>
    <w:p w:rsidR="00FE193B" w:rsidRDefault="007941FF" w:rsidP="00FE193B">
      <w:pPr>
        <w:pStyle w:val="Text"/>
        <w:keepNext/>
        <w:rPr>
          <w:ins w:id="72" w:author="Unknown"/>
        </w:rPr>
      </w:pPr>
      <w:r>
        <w:rPr>
          <w:noProof/>
          <w:lang w:val="nl-NL" w:eastAsia="nl-NL"/>
        </w:rPr>
        <w:drawing>
          <wp:inline distT="0" distB="0" distL="0" distR="0" wp14:anchorId="21CB4600" wp14:editId="707F5BFB">
            <wp:extent cx="5760720" cy="4222242"/>
            <wp:effectExtent l="0" t="0" r="0" b="698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222242"/>
                    </a:xfrm>
                    <a:prstGeom prst="rect">
                      <a:avLst/>
                    </a:prstGeom>
                  </pic:spPr>
                </pic:pic>
              </a:graphicData>
            </a:graphic>
          </wp:inline>
        </w:drawing>
      </w:r>
    </w:p>
    <w:p w:rsidR="00FE193B" w:rsidRDefault="00FE193B" w:rsidP="00FE193B">
      <w:pPr>
        <w:pStyle w:val="Bijschrift1"/>
      </w:pPr>
      <w:bookmarkStart w:id="73" w:name="_Ref399158397"/>
      <w:bookmarkStart w:id="74" w:name="_Toc341863474"/>
      <w:bookmarkStart w:id="75" w:name="_Toc402174219"/>
      <w:ins w:id="76" w:author="Unknown">
        <w:r>
          <w:t xml:space="preserve">Figure </w:t>
        </w:r>
      </w:ins>
      <w:r w:rsidR="003E3289">
        <w:fldChar w:fldCharType="begin"/>
      </w:r>
      <w:r w:rsidR="003E3289">
        <w:instrText xml:space="preserve"> STYLEREF 1 \s </w:instrText>
      </w:r>
      <w:r w:rsidR="003E3289">
        <w:fldChar w:fldCharType="separate"/>
      </w:r>
      <w:r w:rsidR="00333540">
        <w:rPr>
          <w:noProof/>
        </w:rPr>
        <w:t>1</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2</w:t>
      </w:r>
      <w:r w:rsidR="003E3289">
        <w:fldChar w:fldCharType="end"/>
      </w:r>
      <w:bookmarkEnd w:id="73"/>
      <w:ins w:id="77" w:author="Unknown">
        <w:r>
          <w:t>: Software updater screen</w:t>
        </w:r>
      </w:ins>
      <w:bookmarkEnd w:id="74"/>
      <w:bookmarkEnd w:id="75"/>
    </w:p>
    <w:tbl>
      <w:tblPr>
        <w:tblStyle w:val="Tabelraster"/>
        <w:tblpPr w:leftFromText="142" w:rightFromText="142" w:vertAnchor="text" w:tblpY="1"/>
        <w:tblOverlap w:val="never"/>
        <w:tblW w:w="0" w:type="auto"/>
        <w:tblLook w:val="01E0" w:firstRow="1" w:lastRow="1" w:firstColumn="1" w:lastColumn="1" w:noHBand="0" w:noVBand="0"/>
      </w:tblPr>
      <w:tblGrid>
        <w:gridCol w:w="2660"/>
        <w:gridCol w:w="6628"/>
      </w:tblGrid>
      <w:tr w:rsidR="006C0D55" w:rsidTr="00437260">
        <w:trPr>
          <w:ins w:id="78" w:author="Unknown"/>
        </w:trPr>
        <w:tc>
          <w:tcPr>
            <w:tcW w:w="2660" w:type="dxa"/>
            <w:shd w:val="clear" w:color="auto" w:fill="0C0C0C"/>
            <w:vAlign w:val="center"/>
          </w:tcPr>
          <w:p w:rsidR="006C0D55" w:rsidRPr="006C4115" w:rsidRDefault="006C0D55" w:rsidP="00437260">
            <w:pPr>
              <w:pStyle w:val="Text"/>
              <w:rPr>
                <w:ins w:id="79" w:author="Unknown"/>
                <w:b/>
                <w:lang w:val="en-US"/>
              </w:rPr>
            </w:pPr>
            <w:r>
              <w:rPr>
                <w:b/>
                <w:lang w:val="en-US"/>
              </w:rPr>
              <w:t>Column</w:t>
            </w:r>
          </w:p>
        </w:tc>
        <w:tc>
          <w:tcPr>
            <w:tcW w:w="6628" w:type="dxa"/>
            <w:shd w:val="clear" w:color="auto" w:fill="0C0C0C"/>
            <w:vAlign w:val="center"/>
          </w:tcPr>
          <w:p w:rsidR="006C0D55" w:rsidRPr="006C4115" w:rsidRDefault="006C0D55" w:rsidP="00437260">
            <w:pPr>
              <w:pStyle w:val="Text"/>
              <w:rPr>
                <w:ins w:id="80" w:author="Unknown"/>
                <w:b/>
                <w:lang w:val="en-US"/>
              </w:rPr>
            </w:pPr>
            <w:ins w:id="81" w:author="Unknown">
              <w:r w:rsidRPr="006C4115">
                <w:rPr>
                  <w:b/>
                  <w:lang w:val="en-US"/>
                </w:rPr>
                <w:t>Description</w:t>
              </w:r>
            </w:ins>
          </w:p>
        </w:tc>
      </w:tr>
      <w:tr w:rsidR="006C0D55" w:rsidTr="006C0D55">
        <w:trPr>
          <w:ins w:id="82" w:author="Unknown"/>
        </w:trPr>
        <w:tc>
          <w:tcPr>
            <w:tcW w:w="2660" w:type="dxa"/>
            <w:vAlign w:val="center"/>
          </w:tcPr>
          <w:p w:rsidR="006C0D55" w:rsidRDefault="006C0D55" w:rsidP="006C0D55">
            <w:pPr>
              <w:pStyle w:val="Text"/>
              <w:rPr>
                <w:ins w:id="83" w:author="Unknown"/>
                <w:lang w:val="en-US"/>
              </w:rPr>
            </w:pPr>
            <w:r>
              <w:rPr>
                <w:lang w:val="en-US"/>
              </w:rPr>
              <w:t># found</w:t>
            </w:r>
          </w:p>
        </w:tc>
        <w:tc>
          <w:tcPr>
            <w:tcW w:w="6628" w:type="dxa"/>
            <w:vAlign w:val="center"/>
          </w:tcPr>
          <w:p w:rsidR="006C0D55" w:rsidRDefault="006C0D55" w:rsidP="006C0D55">
            <w:pPr>
              <w:pStyle w:val="Text"/>
              <w:rPr>
                <w:ins w:id="84" w:author="Unknown"/>
                <w:lang w:val="en-US"/>
              </w:rPr>
            </w:pPr>
            <w:r>
              <w:rPr>
                <w:lang w:val="en-US"/>
              </w:rPr>
              <w:t xml:space="preserve">The number of found </w:t>
            </w:r>
            <w:proofErr w:type="spellStart"/>
            <w:r>
              <w:rPr>
                <w:lang w:val="en-US"/>
              </w:rPr>
              <w:t>Moxa’s</w:t>
            </w:r>
            <w:proofErr w:type="spellEnd"/>
          </w:p>
        </w:tc>
      </w:tr>
      <w:tr w:rsidR="006C0D55" w:rsidTr="006C0D55">
        <w:trPr>
          <w:ins w:id="85" w:author="Unknown"/>
        </w:trPr>
        <w:tc>
          <w:tcPr>
            <w:tcW w:w="2660" w:type="dxa"/>
            <w:vAlign w:val="center"/>
          </w:tcPr>
          <w:p w:rsidR="006C0D55" w:rsidRDefault="006C0D55" w:rsidP="006C0D55">
            <w:pPr>
              <w:pStyle w:val="Text"/>
              <w:rPr>
                <w:ins w:id="86" w:author="Unknown"/>
                <w:lang w:val="en-US"/>
              </w:rPr>
            </w:pPr>
            <w:r>
              <w:rPr>
                <w:lang w:val="en-US"/>
              </w:rPr>
              <w:t>Type</w:t>
            </w:r>
          </w:p>
        </w:tc>
        <w:tc>
          <w:tcPr>
            <w:tcW w:w="6628" w:type="dxa"/>
            <w:vAlign w:val="center"/>
          </w:tcPr>
          <w:p w:rsidR="006C0D55" w:rsidRDefault="006C0D55" w:rsidP="006C0D55">
            <w:pPr>
              <w:pStyle w:val="Text"/>
              <w:rPr>
                <w:ins w:id="87" w:author="Unknown"/>
                <w:lang w:val="en-US"/>
              </w:rPr>
            </w:pPr>
            <w:r>
              <w:rPr>
                <w:lang w:val="en-US"/>
              </w:rPr>
              <w:t>The type of Moxa (UC-7112, UC-7110 or Unknown Device)</w:t>
            </w:r>
          </w:p>
        </w:tc>
      </w:tr>
      <w:tr w:rsidR="006C0D55" w:rsidTr="006C0D55">
        <w:trPr>
          <w:ins w:id="88" w:author="Unknown"/>
        </w:trPr>
        <w:tc>
          <w:tcPr>
            <w:tcW w:w="2660" w:type="dxa"/>
            <w:vAlign w:val="center"/>
          </w:tcPr>
          <w:p w:rsidR="006C0D55" w:rsidRDefault="006C0D55" w:rsidP="006C0D55">
            <w:pPr>
              <w:pStyle w:val="Text"/>
              <w:rPr>
                <w:ins w:id="89" w:author="Unknown"/>
                <w:lang w:val="en-US"/>
              </w:rPr>
            </w:pPr>
            <w:r>
              <w:rPr>
                <w:lang w:val="en-US"/>
              </w:rPr>
              <w:t>Software Version</w:t>
            </w:r>
          </w:p>
        </w:tc>
        <w:tc>
          <w:tcPr>
            <w:tcW w:w="6628" w:type="dxa"/>
            <w:vAlign w:val="center"/>
          </w:tcPr>
          <w:p w:rsidR="006C0D55" w:rsidRDefault="006C0D55" w:rsidP="006C0D55">
            <w:pPr>
              <w:pStyle w:val="Text"/>
              <w:rPr>
                <w:ins w:id="90" w:author="Unknown"/>
                <w:lang w:val="en-US"/>
              </w:rPr>
            </w:pPr>
            <w:r>
              <w:rPr>
                <w:lang w:val="en-US"/>
              </w:rPr>
              <w:t>The version number of the software installed (Number or N/A)</w:t>
            </w:r>
          </w:p>
        </w:tc>
      </w:tr>
      <w:tr w:rsidR="006C0D55" w:rsidTr="006C0D55">
        <w:tc>
          <w:tcPr>
            <w:tcW w:w="2660" w:type="dxa"/>
            <w:vAlign w:val="center"/>
          </w:tcPr>
          <w:p w:rsidR="006C0D55" w:rsidRDefault="006C0D55" w:rsidP="006C0D55">
            <w:pPr>
              <w:pStyle w:val="Text"/>
              <w:rPr>
                <w:lang w:val="en-US"/>
              </w:rPr>
            </w:pPr>
            <w:r>
              <w:rPr>
                <w:lang w:val="en-US"/>
              </w:rPr>
              <w:t>MAC (1)</w:t>
            </w:r>
          </w:p>
        </w:tc>
        <w:tc>
          <w:tcPr>
            <w:tcW w:w="6628" w:type="dxa"/>
            <w:vAlign w:val="center"/>
          </w:tcPr>
          <w:p w:rsidR="006C0D55" w:rsidRDefault="006C0D55" w:rsidP="006C0D55">
            <w:pPr>
              <w:pStyle w:val="Text"/>
              <w:rPr>
                <w:lang w:val="en-US"/>
              </w:rPr>
            </w:pPr>
            <w:r>
              <w:rPr>
                <w:lang w:val="en-US"/>
              </w:rPr>
              <w:t xml:space="preserve">The MAC address of </w:t>
            </w:r>
            <w:proofErr w:type="spellStart"/>
            <w:r>
              <w:rPr>
                <w:lang w:val="en-US"/>
              </w:rPr>
              <w:t>lan</w:t>
            </w:r>
            <w:proofErr w:type="spellEnd"/>
            <w:r>
              <w:rPr>
                <w:lang w:val="en-US"/>
              </w:rPr>
              <w:t xml:space="preserve"> 1</w:t>
            </w:r>
          </w:p>
        </w:tc>
      </w:tr>
      <w:tr w:rsidR="006C0D55" w:rsidTr="006C0D55">
        <w:tc>
          <w:tcPr>
            <w:tcW w:w="2660" w:type="dxa"/>
            <w:vAlign w:val="center"/>
          </w:tcPr>
          <w:p w:rsidR="006C0D55" w:rsidRDefault="006C0D55" w:rsidP="006C0D55">
            <w:pPr>
              <w:pStyle w:val="Text"/>
              <w:rPr>
                <w:lang w:val="en-US"/>
              </w:rPr>
            </w:pPr>
            <w:r>
              <w:rPr>
                <w:lang w:val="en-US"/>
              </w:rPr>
              <w:t>IP (1)</w:t>
            </w:r>
          </w:p>
        </w:tc>
        <w:tc>
          <w:tcPr>
            <w:tcW w:w="6628" w:type="dxa"/>
            <w:vAlign w:val="center"/>
          </w:tcPr>
          <w:p w:rsidR="006C0D55" w:rsidRDefault="006C0D55" w:rsidP="006C0D55">
            <w:pPr>
              <w:pStyle w:val="Text"/>
              <w:rPr>
                <w:lang w:val="en-US"/>
              </w:rPr>
            </w:pPr>
            <w:r>
              <w:rPr>
                <w:lang w:val="en-US"/>
              </w:rPr>
              <w:t xml:space="preserve">The IP address of </w:t>
            </w:r>
            <w:proofErr w:type="spellStart"/>
            <w:r>
              <w:rPr>
                <w:lang w:val="en-US"/>
              </w:rPr>
              <w:t>lan</w:t>
            </w:r>
            <w:proofErr w:type="spellEnd"/>
            <w:r>
              <w:rPr>
                <w:lang w:val="en-US"/>
              </w:rPr>
              <w:t xml:space="preserve"> 1</w:t>
            </w:r>
          </w:p>
        </w:tc>
      </w:tr>
      <w:tr w:rsidR="006C0D55" w:rsidTr="006C0D55">
        <w:tc>
          <w:tcPr>
            <w:tcW w:w="2660" w:type="dxa"/>
            <w:vAlign w:val="center"/>
          </w:tcPr>
          <w:p w:rsidR="006C0D55" w:rsidRDefault="006C0D55" w:rsidP="006C0D55">
            <w:pPr>
              <w:pStyle w:val="Text"/>
              <w:rPr>
                <w:lang w:val="en-US"/>
              </w:rPr>
            </w:pPr>
            <w:r>
              <w:rPr>
                <w:lang w:val="en-US"/>
              </w:rPr>
              <w:t>MAC (2)</w:t>
            </w:r>
          </w:p>
        </w:tc>
        <w:tc>
          <w:tcPr>
            <w:tcW w:w="6628" w:type="dxa"/>
            <w:vAlign w:val="center"/>
          </w:tcPr>
          <w:p w:rsidR="006C0D55" w:rsidRDefault="006C0D55" w:rsidP="006C0D55">
            <w:pPr>
              <w:pStyle w:val="Text"/>
              <w:rPr>
                <w:lang w:val="en-US"/>
              </w:rPr>
            </w:pPr>
            <w:r>
              <w:rPr>
                <w:lang w:val="en-US"/>
              </w:rPr>
              <w:t xml:space="preserve">The MAC address of </w:t>
            </w:r>
            <w:proofErr w:type="spellStart"/>
            <w:r>
              <w:rPr>
                <w:lang w:val="en-US"/>
              </w:rPr>
              <w:t>lan</w:t>
            </w:r>
            <w:proofErr w:type="spellEnd"/>
            <w:r>
              <w:rPr>
                <w:lang w:val="en-US"/>
              </w:rPr>
              <w:t xml:space="preserve"> 2</w:t>
            </w:r>
          </w:p>
        </w:tc>
      </w:tr>
      <w:tr w:rsidR="006C0D55" w:rsidTr="006C0D55">
        <w:tc>
          <w:tcPr>
            <w:tcW w:w="2660" w:type="dxa"/>
            <w:vAlign w:val="center"/>
          </w:tcPr>
          <w:p w:rsidR="006C0D55" w:rsidRDefault="006C0D55" w:rsidP="006C0D55">
            <w:pPr>
              <w:pStyle w:val="Text"/>
              <w:rPr>
                <w:lang w:val="en-US"/>
              </w:rPr>
            </w:pPr>
            <w:r>
              <w:rPr>
                <w:lang w:val="en-US"/>
              </w:rPr>
              <w:t>IP (2)</w:t>
            </w:r>
          </w:p>
        </w:tc>
        <w:tc>
          <w:tcPr>
            <w:tcW w:w="6628" w:type="dxa"/>
            <w:vAlign w:val="center"/>
          </w:tcPr>
          <w:p w:rsidR="006C0D55" w:rsidRDefault="006C0D55" w:rsidP="006C0D55">
            <w:pPr>
              <w:pStyle w:val="Text"/>
              <w:rPr>
                <w:lang w:val="en-US"/>
              </w:rPr>
            </w:pPr>
            <w:r>
              <w:rPr>
                <w:lang w:val="en-US"/>
              </w:rPr>
              <w:t xml:space="preserve">The IP address of </w:t>
            </w:r>
            <w:proofErr w:type="spellStart"/>
            <w:r>
              <w:rPr>
                <w:lang w:val="en-US"/>
              </w:rPr>
              <w:t>lan</w:t>
            </w:r>
            <w:proofErr w:type="spellEnd"/>
            <w:r>
              <w:rPr>
                <w:lang w:val="en-US"/>
              </w:rPr>
              <w:t xml:space="preserve"> 2</w:t>
            </w:r>
          </w:p>
        </w:tc>
      </w:tr>
    </w:tbl>
    <w:p w:rsidR="006C0D55" w:rsidRDefault="006C0D55" w:rsidP="006C0D55">
      <w:pPr>
        <w:pStyle w:val="Onderschrift"/>
      </w:pPr>
      <w:bookmarkStart w:id="91" w:name="_Toc402174234"/>
      <w:r>
        <w:t xml:space="preserve">Table </w:t>
      </w:r>
      <w:r>
        <w:fldChar w:fldCharType="begin"/>
      </w:r>
      <w:r>
        <w:instrText xml:space="preserve"> SEQ Table \* ARABIC </w:instrText>
      </w:r>
      <w:r>
        <w:fldChar w:fldCharType="separate"/>
      </w:r>
      <w:r w:rsidR="00333540">
        <w:rPr>
          <w:noProof/>
        </w:rPr>
        <w:t>1</w:t>
      </w:r>
      <w:r>
        <w:fldChar w:fldCharType="end"/>
      </w:r>
      <w:r>
        <w:t>: Software updater columns</w:t>
      </w:r>
      <w:bookmarkEnd w:id="91"/>
    </w:p>
    <w:p w:rsidR="00FE193B" w:rsidRDefault="00FE193B" w:rsidP="00FE193B">
      <w:pPr>
        <w:pStyle w:val="Text"/>
        <w:rPr>
          <w:ins w:id="92" w:author="Unknown"/>
          <w:lang w:val="en-US"/>
        </w:rPr>
      </w:pPr>
    </w:p>
    <w:tbl>
      <w:tblPr>
        <w:tblStyle w:val="Tabelraster"/>
        <w:tblW w:w="0" w:type="auto"/>
        <w:tblLook w:val="01E0" w:firstRow="1" w:lastRow="1" w:firstColumn="1" w:lastColumn="1" w:noHBand="0" w:noVBand="0"/>
      </w:tblPr>
      <w:tblGrid>
        <w:gridCol w:w="986"/>
        <w:gridCol w:w="8302"/>
      </w:tblGrid>
      <w:tr w:rsidR="00FE193B" w:rsidTr="00437260">
        <w:trPr>
          <w:ins w:id="93" w:author="Unknown"/>
        </w:trPr>
        <w:tc>
          <w:tcPr>
            <w:tcW w:w="988" w:type="dxa"/>
            <w:shd w:val="clear" w:color="auto" w:fill="0C0C0C"/>
            <w:vAlign w:val="center"/>
          </w:tcPr>
          <w:p w:rsidR="00FE193B" w:rsidRPr="006C4115" w:rsidRDefault="00FE193B" w:rsidP="00437260">
            <w:pPr>
              <w:pStyle w:val="Text"/>
              <w:rPr>
                <w:ins w:id="94" w:author="Unknown"/>
                <w:b/>
                <w:lang w:val="en-US"/>
              </w:rPr>
            </w:pPr>
            <w:proofErr w:type="spellStart"/>
            <w:ins w:id="95" w:author="Unknown">
              <w:r w:rsidRPr="006C4115">
                <w:rPr>
                  <w:b/>
                  <w:lang w:val="en-US"/>
                </w:rPr>
                <w:t>Colour</w:t>
              </w:r>
              <w:proofErr w:type="spellEnd"/>
            </w:ins>
          </w:p>
        </w:tc>
        <w:tc>
          <w:tcPr>
            <w:tcW w:w="8470" w:type="dxa"/>
            <w:shd w:val="clear" w:color="auto" w:fill="0C0C0C"/>
            <w:vAlign w:val="center"/>
          </w:tcPr>
          <w:p w:rsidR="00FE193B" w:rsidRPr="006C4115" w:rsidRDefault="00FE193B" w:rsidP="00437260">
            <w:pPr>
              <w:pStyle w:val="Text"/>
              <w:rPr>
                <w:ins w:id="96" w:author="Unknown"/>
                <w:b/>
                <w:lang w:val="en-US"/>
              </w:rPr>
            </w:pPr>
            <w:ins w:id="97" w:author="Unknown">
              <w:r w:rsidRPr="006C4115">
                <w:rPr>
                  <w:b/>
                  <w:lang w:val="en-US"/>
                </w:rPr>
                <w:t>Description</w:t>
              </w:r>
            </w:ins>
          </w:p>
        </w:tc>
      </w:tr>
      <w:tr w:rsidR="00FE193B" w:rsidTr="00437260">
        <w:trPr>
          <w:ins w:id="98" w:author="Unknown"/>
        </w:trPr>
        <w:tc>
          <w:tcPr>
            <w:tcW w:w="988" w:type="dxa"/>
            <w:vAlign w:val="center"/>
          </w:tcPr>
          <w:p w:rsidR="00FE193B" w:rsidRDefault="00FE193B" w:rsidP="00437260">
            <w:pPr>
              <w:pStyle w:val="Text"/>
              <w:rPr>
                <w:ins w:id="99" w:author="Unknown"/>
                <w:lang w:val="en-US"/>
              </w:rPr>
            </w:pPr>
            <w:ins w:id="100" w:author="Unknown">
              <w:r>
                <w:rPr>
                  <w:lang w:val="en-US"/>
                </w:rPr>
                <w:t>Red</w:t>
              </w:r>
            </w:ins>
          </w:p>
        </w:tc>
        <w:tc>
          <w:tcPr>
            <w:tcW w:w="8470" w:type="dxa"/>
            <w:vAlign w:val="center"/>
          </w:tcPr>
          <w:p w:rsidR="00FE193B" w:rsidRDefault="00FE193B" w:rsidP="00437260">
            <w:pPr>
              <w:pStyle w:val="Text"/>
              <w:rPr>
                <w:ins w:id="101" w:author="Unknown"/>
                <w:lang w:val="en-US"/>
              </w:rPr>
            </w:pPr>
            <w:ins w:id="102" w:author="Unknown">
              <w:r>
                <w:rPr>
                  <w:lang w:val="en-US"/>
                </w:rPr>
                <w:t>Software as used is obsolete and can be updated.</w:t>
              </w:r>
            </w:ins>
          </w:p>
        </w:tc>
      </w:tr>
      <w:tr w:rsidR="00FE193B" w:rsidTr="00437260">
        <w:trPr>
          <w:ins w:id="103" w:author="Unknown"/>
        </w:trPr>
        <w:tc>
          <w:tcPr>
            <w:tcW w:w="988" w:type="dxa"/>
            <w:vAlign w:val="center"/>
          </w:tcPr>
          <w:p w:rsidR="00FE193B" w:rsidRDefault="00FE193B" w:rsidP="00437260">
            <w:pPr>
              <w:pStyle w:val="Text"/>
              <w:rPr>
                <w:ins w:id="104" w:author="Unknown"/>
                <w:lang w:val="en-US"/>
              </w:rPr>
            </w:pPr>
            <w:ins w:id="105" w:author="Unknown">
              <w:r>
                <w:rPr>
                  <w:lang w:val="en-US"/>
                </w:rPr>
                <w:t>Green</w:t>
              </w:r>
            </w:ins>
          </w:p>
        </w:tc>
        <w:tc>
          <w:tcPr>
            <w:tcW w:w="8470" w:type="dxa"/>
            <w:vAlign w:val="center"/>
          </w:tcPr>
          <w:p w:rsidR="00FE193B" w:rsidRDefault="00CA5311" w:rsidP="00437260">
            <w:pPr>
              <w:pStyle w:val="Text"/>
              <w:rPr>
                <w:ins w:id="106" w:author="Unknown"/>
                <w:lang w:val="en-US"/>
              </w:rPr>
            </w:pPr>
            <w:r>
              <w:rPr>
                <w:lang w:val="en-US"/>
              </w:rPr>
              <w:t>Moxa</w:t>
            </w:r>
            <w:ins w:id="107" w:author="Unknown">
              <w:r w:rsidR="00FE193B">
                <w:rPr>
                  <w:lang w:val="en-US"/>
                </w:rPr>
                <w:t xml:space="preserve"> software version is identical to software updater version. No update of software necessary.</w:t>
              </w:r>
            </w:ins>
          </w:p>
        </w:tc>
      </w:tr>
      <w:tr w:rsidR="00FE193B" w:rsidTr="00437260">
        <w:trPr>
          <w:ins w:id="108" w:author="Unknown"/>
        </w:trPr>
        <w:tc>
          <w:tcPr>
            <w:tcW w:w="988" w:type="dxa"/>
            <w:vAlign w:val="center"/>
          </w:tcPr>
          <w:p w:rsidR="00FE193B" w:rsidRDefault="00FE193B" w:rsidP="00437260">
            <w:pPr>
              <w:pStyle w:val="Text"/>
              <w:rPr>
                <w:ins w:id="109" w:author="Unknown"/>
                <w:lang w:val="en-US"/>
              </w:rPr>
            </w:pPr>
            <w:ins w:id="110" w:author="Unknown">
              <w:r>
                <w:rPr>
                  <w:lang w:val="en-US"/>
                </w:rPr>
                <w:t>Purple</w:t>
              </w:r>
            </w:ins>
          </w:p>
        </w:tc>
        <w:tc>
          <w:tcPr>
            <w:tcW w:w="8470" w:type="dxa"/>
            <w:vAlign w:val="center"/>
          </w:tcPr>
          <w:p w:rsidR="00FE193B" w:rsidRDefault="00CA5311" w:rsidP="00437260">
            <w:pPr>
              <w:pStyle w:val="Text"/>
              <w:rPr>
                <w:ins w:id="111" w:author="Unknown"/>
                <w:lang w:val="en-US"/>
              </w:rPr>
            </w:pPr>
            <w:r>
              <w:rPr>
                <w:lang w:val="en-US"/>
              </w:rPr>
              <w:t>Moxa</w:t>
            </w:r>
            <w:ins w:id="112" w:author="Unknown">
              <w:r w:rsidR="00FE193B">
                <w:rPr>
                  <w:lang w:val="en-US"/>
                </w:rPr>
                <w:t xml:space="preserve"> software version is newer than software updater version. Software updater version is probably obsolete. </w:t>
              </w:r>
            </w:ins>
          </w:p>
          <w:p w:rsidR="00FE193B" w:rsidRDefault="00FE193B" w:rsidP="00437260">
            <w:pPr>
              <w:pStyle w:val="Text"/>
              <w:rPr>
                <w:ins w:id="113" w:author="Unknown"/>
                <w:lang w:val="en-US"/>
              </w:rPr>
            </w:pPr>
            <w:ins w:id="114" w:author="Unknown">
              <w:r>
                <w:rPr>
                  <w:lang w:val="en-US"/>
                </w:rPr>
                <w:t>DO NOT UPDATE SOFTWARE</w:t>
              </w:r>
            </w:ins>
            <w:r w:rsidR="00437260">
              <w:rPr>
                <w:lang w:val="en-US"/>
              </w:rPr>
              <w:t>!!!</w:t>
            </w:r>
          </w:p>
        </w:tc>
      </w:tr>
    </w:tbl>
    <w:p w:rsidR="00FE193B" w:rsidRDefault="00437260" w:rsidP="00437260">
      <w:pPr>
        <w:pStyle w:val="Onderschrift"/>
      </w:pPr>
      <w:bookmarkStart w:id="115" w:name="_Toc402174235"/>
      <w:r>
        <w:t xml:space="preserve">Table </w:t>
      </w:r>
      <w:r>
        <w:fldChar w:fldCharType="begin"/>
      </w:r>
      <w:r>
        <w:instrText xml:space="preserve"> SEQ Table \* ARABIC </w:instrText>
      </w:r>
      <w:r>
        <w:fldChar w:fldCharType="separate"/>
      </w:r>
      <w:r w:rsidR="00333540">
        <w:rPr>
          <w:noProof/>
        </w:rPr>
        <w:t>2</w:t>
      </w:r>
      <w:r>
        <w:fldChar w:fldCharType="end"/>
      </w:r>
      <w:r>
        <w:t>: Software Updater Colors</w:t>
      </w:r>
      <w:bookmarkEnd w:id="115"/>
    </w:p>
    <w:p w:rsidR="00437260" w:rsidRDefault="00437260" w:rsidP="00437260">
      <w:pPr>
        <w:rPr>
          <w:ins w:id="116" w:author="Unknown"/>
        </w:rPr>
      </w:pPr>
    </w:p>
    <w:p w:rsidR="00FE193B" w:rsidRPr="00B63780" w:rsidRDefault="00FE193B" w:rsidP="00FE193B">
      <w:pPr>
        <w:pStyle w:val="Kop3"/>
      </w:pPr>
      <w:bookmarkStart w:id="117" w:name="_Toc249941263"/>
      <w:bookmarkStart w:id="118" w:name="_Toc341863463"/>
      <w:bookmarkStart w:id="119" w:name="_Toc402174204"/>
      <w:r w:rsidRPr="00747371">
        <w:lastRenderedPageBreak/>
        <w:t>Installation of software</w:t>
      </w:r>
      <w:bookmarkEnd w:id="117"/>
      <w:bookmarkEnd w:id="118"/>
      <w:bookmarkEnd w:id="119"/>
    </w:p>
    <w:p w:rsidR="00437260" w:rsidRDefault="00FE193B" w:rsidP="00FE193B">
      <w:pPr>
        <w:pStyle w:val="Text"/>
        <w:spacing w:before="240"/>
        <w:rPr>
          <w:lang w:val="en-US"/>
        </w:rPr>
      </w:pPr>
      <w:ins w:id="120" w:author="Unknown">
        <w:r w:rsidRPr="00747371">
          <w:rPr>
            <w:lang w:val="en-US"/>
          </w:rPr>
          <w:t xml:space="preserve">When installing the (new) </w:t>
        </w:r>
      </w:ins>
      <w:r w:rsidR="00CA5311">
        <w:rPr>
          <w:lang w:val="en-US"/>
        </w:rPr>
        <w:t>Moxa</w:t>
      </w:r>
      <w:ins w:id="121" w:author="Unknown">
        <w:r w:rsidRPr="00747371">
          <w:rPr>
            <w:lang w:val="en-US"/>
          </w:rPr>
          <w:t xml:space="preserve"> software ensure that the relevant serial device is selected from the list</w:t>
        </w:r>
        <w:r>
          <w:rPr>
            <w:lang w:val="en-US"/>
          </w:rPr>
          <w:t xml:space="preserve"> (you will find the latest releases on the server </w:t>
        </w:r>
      </w:ins>
      <w:r w:rsidR="00437260">
        <w:rPr>
          <w:lang w:val="en-US"/>
        </w:rPr>
        <w:t>of Imtech</w:t>
      </w:r>
      <w:ins w:id="122" w:author="Unknown">
        <w:r>
          <w:rPr>
            <w:lang w:val="en-US"/>
          </w:rPr>
          <w:t>)</w:t>
        </w:r>
        <w:r w:rsidRPr="00747371">
          <w:rPr>
            <w:lang w:val="en-US"/>
          </w:rPr>
          <w:t xml:space="preserve">. </w:t>
        </w:r>
      </w:ins>
    </w:p>
    <w:p w:rsidR="00437260" w:rsidRDefault="00FE193B" w:rsidP="00FE193B">
      <w:pPr>
        <w:pStyle w:val="Text"/>
        <w:spacing w:before="240"/>
        <w:rPr>
          <w:lang w:val="en-US"/>
        </w:rPr>
      </w:pPr>
      <w:ins w:id="123" w:author="Unknown">
        <w:r w:rsidRPr="00747371">
          <w:rPr>
            <w:lang w:val="en-US"/>
          </w:rPr>
          <w:t>Select the “</w:t>
        </w:r>
      </w:ins>
      <w:r w:rsidR="00451305">
        <w:rPr>
          <w:lang w:val="en-US"/>
        </w:rPr>
        <w:t>Software</w:t>
      </w:r>
      <w:ins w:id="124" w:author="Unknown">
        <w:r w:rsidRPr="00747371">
          <w:rPr>
            <w:lang w:val="en-US"/>
          </w:rPr>
          <w:t>” button</w:t>
        </w:r>
      </w:ins>
      <w:r w:rsidR="00451305">
        <w:rPr>
          <w:lang w:val="en-US"/>
        </w:rPr>
        <w:t xml:space="preserve"> in the update section (see </w:t>
      </w:r>
      <w:r w:rsidR="00451305">
        <w:rPr>
          <w:lang w:val="en-US"/>
        </w:rPr>
        <w:fldChar w:fldCharType="begin"/>
      </w:r>
      <w:r w:rsidR="00451305">
        <w:rPr>
          <w:lang w:val="en-US"/>
        </w:rPr>
        <w:instrText xml:space="preserve"> REF _Ref399158397 \h </w:instrText>
      </w:r>
      <w:r w:rsidR="00451305">
        <w:rPr>
          <w:lang w:val="en-US"/>
        </w:rPr>
      </w:r>
      <w:r w:rsidR="00451305">
        <w:rPr>
          <w:lang w:val="en-US"/>
        </w:rPr>
        <w:fldChar w:fldCharType="separate"/>
      </w:r>
      <w:ins w:id="125" w:author="Unknown">
        <w:r w:rsidR="00333540">
          <w:t xml:space="preserve">Figure </w:t>
        </w:r>
      </w:ins>
      <w:r w:rsidR="00333540">
        <w:rPr>
          <w:noProof/>
        </w:rPr>
        <w:t>1</w:t>
      </w:r>
      <w:r w:rsidR="00333540">
        <w:noBreakHyphen/>
      </w:r>
      <w:r w:rsidR="00333540">
        <w:rPr>
          <w:noProof/>
        </w:rPr>
        <w:t>2</w:t>
      </w:r>
      <w:r w:rsidR="00451305">
        <w:rPr>
          <w:lang w:val="en-US"/>
        </w:rPr>
        <w:fldChar w:fldCharType="end"/>
      </w:r>
      <w:r w:rsidR="00451305">
        <w:rPr>
          <w:lang w:val="en-US"/>
        </w:rPr>
        <w:t>)</w:t>
      </w:r>
      <w:ins w:id="126" w:author="Unknown">
        <w:r w:rsidRPr="00747371">
          <w:rPr>
            <w:lang w:val="en-US"/>
          </w:rPr>
          <w:t xml:space="preserve"> to load the device software</w:t>
        </w:r>
      </w:ins>
      <w:r w:rsidR="00437260">
        <w:rPr>
          <w:lang w:val="en-US"/>
        </w:rPr>
        <w:t xml:space="preserve"> (at this moment the </w:t>
      </w:r>
      <w:r w:rsidR="00451305">
        <w:rPr>
          <w:lang w:val="en-US"/>
        </w:rPr>
        <w:t>software</w:t>
      </w:r>
      <w:r w:rsidR="00225BF6">
        <w:rPr>
          <w:lang w:val="en-US"/>
        </w:rPr>
        <w:t xml:space="preserve"> version should be 2.7 </w:t>
      </w:r>
      <w:r w:rsidR="00437260">
        <w:rPr>
          <w:lang w:val="en-US"/>
        </w:rPr>
        <w:t>). Press “OK”</w:t>
      </w:r>
      <w:r w:rsidR="00225BF6">
        <w:rPr>
          <w:lang w:val="en-US"/>
        </w:rPr>
        <w:t xml:space="preserve"> (see </w:t>
      </w:r>
      <w:r w:rsidR="00BA6348">
        <w:rPr>
          <w:lang w:val="en-US"/>
        </w:rPr>
        <w:fldChar w:fldCharType="begin"/>
      </w:r>
      <w:r w:rsidR="00BA6348">
        <w:rPr>
          <w:lang w:val="en-US"/>
        </w:rPr>
        <w:instrText xml:space="preserve"> REF _Ref399161797 \h </w:instrText>
      </w:r>
      <w:r w:rsidR="00BA6348">
        <w:rPr>
          <w:lang w:val="en-US"/>
        </w:rPr>
      </w:r>
      <w:r w:rsidR="00BA6348">
        <w:rPr>
          <w:lang w:val="en-US"/>
        </w:rPr>
        <w:fldChar w:fldCharType="separate"/>
      </w:r>
      <w:r w:rsidR="00333540">
        <w:t xml:space="preserve">Figure </w:t>
      </w:r>
      <w:r w:rsidR="00333540">
        <w:rPr>
          <w:noProof/>
        </w:rPr>
        <w:t>1</w:t>
      </w:r>
      <w:r w:rsidR="00333540">
        <w:noBreakHyphen/>
      </w:r>
      <w:r w:rsidR="00333540">
        <w:rPr>
          <w:noProof/>
        </w:rPr>
        <w:t>3</w:t>
      </w:r>
      <w:r w:rsidR="00BA6348">
        <w:rPr>
          <w:lang w:val="en-US"/>
        </w:rPr>
        <w:fldChar w:fldCharType="end"/>
      </w:r>
      <w:r w:rsidR="00225BF6">
        <w:rPr>
          <w:lang w:val="en-US"/>
        </w:rPr>
        <w:t>)</w:t>
      </w:r>
      <w:r w:rsidR="00437260">
        <w:rPr>
          <w:lang w:val="en-US"/>
        </w:rPr>
        <w:t>.</w:t>
      </w:r>
    </w:p>
    <w:p w:rsidR="00FE193B" w:rsidRDefault="00FE193B" w:rsidP="00FE193B">
      <w:pPr>
        <w:pStyle w:val="Text"/>
        <w:spacing w:before="240"/>
        <w:rPr>
          <w:ins w:id="127" w:author="Unknown"/>
          <w:lang w:val="en-US"/>
        </w:rPr>
      </w:pPr>
      <w:ins w:id="128" w:author="Unknown">
        <w:r w:rsidRPr="00747371">
          <w:rPr>
            <w:lang w:val="en-US"/>
          </w:rPr>
          <w:t xml:space="preserve">Once the software is fully loaded the </w:t>
        </w:r>
      </w:ins>
      <w:r w:rsidR="00CA5311">
        <w:rPr>
          <w:lang w:val="en-US"/>
        </w:rPr>
        <w:t>Moxa</w:t>
      </w:r>
      <w:ins w:id="129" w:author="Unknown">
        <w:r w:rsidRPr="00747371">
          <w:rPr>
            <w:lang w:val="en-US"/>
          </w:rPr>
          <w:t xml:space="preserve"> serial device including software will automatically restart. Once the software has been successfully </w:t>
        </w:r>
      </w:ins>
      <w:r w:rsidR="00437260">
        <w:rPr>
          <w:lang w:val="en-US"/>
        </w:rPr>
        <w:t>updated</w:t>
      </w:r>
      <w:ins w:id="130" w:author="Unknown">
        <w:r w:rsidRPr="00747371">
          <w:rPr>
            <w:lang w:val="en-US"/>
          </w:rPr>
          <w:t>, the software updater will show the latest device software number.</w:t>
        </w:r>
      </w:ins>
    </w:p>
    <w:p w:rsidR="00FE193B" w:rsidRDefault="00FE193B" w:rsidP="00FE193B">
      <w:pPr>
        <w:pStyle w:val="Text"/>
        <w:rPr>
          <w:ins w:id="131" w:author="Unknown"/>
          <w:lang w:val="en-US"/>
        </w:rPr>
      </w:pPr>
    </w:p>
    <w:tbl>
      <w:tblPr>
        <w:tblStyle w:val="Tabelraster"/>
        <w:tblW w:w="0" w:type="auto"/>
        <w:tblLook w:val="01E0" w:firstRow="1" w:lastRow="1" w:firstColumn="1" w:lastColumn="1" w:noHBand="0" w:noVBand="0"/>
      </w:tblPr>
      <w:tblGrid>
        <w:gridCol w:w="986"/>
        <w:gridCol w:w="8302"/>
      </w:tblGrid>
      <w:tr w:rsidR="00FE193B" w:rsidTr="00EE77BF">
        <w:trPr>
          <w:ins w:id="132" w:author="Unknown"/>
        </w:trPr>
        <w:tc>
          <w:tcPr>
            <w:tcW w:w="988" w:type="dxa"/>
            <w:shd w:val="clear" w:color="auto" w:fill="0C0C0C"/>
            <w:vAlign w:val="center"/>
          </w:tcPr>
          <w:p w:rsidR="00FE193B" w:rsidRPr="006013C0" w:rsidRDefault="00FE193B" w:rsidP="00EE77BF">
            <w:pPr>
              <w:pStyle w:val="Text"/>
              <w:rPr>
                <w:ins w:id="133" w:author="Unknown"/>
                <w:b/>
                <w:lang w:val="en-US"/>
              </w:rPr>
            </w:pPr>
            <w:proofErr w:type="spellStart"/>
            <w:ins w:id="134" w:author="Unknown">
              <w:r w:rsidRPr="006013C0">
                <w:rPr>
                  <w:b/>
                  <w:lang w:val="en-US"/>
                </w:rPr>
                <w:t>Colour</w:t>
              </w:r>
              <w:proofErr w:type="spellEnd"/>
            </w:ins>
          </w:p>
        </w:tc>
        <w:tc>
          <w:tcPr>
            <w:tcW w:w="8582" w:type="dxa"/>
            <w:shd w:val="clear" w:color="auto" w:fill="0C0C0C"/>
            <w:vAlign w:val="center"/>
          </w:tcPr>
          <w:p w:rsidR="00FE193B" w:rsidRPr="006013C0" w:rsidRDefault="00FE193B" w:rsidP="00EE77BF">
            <w:pPr>
              <w:pStyle w:val="Text"/>
              <w:rPr>
                <w:ins w:id="135" w:author="Unknown"/>
                <w:b/>
                <w:lang w:val="en-US"/>
              </w:rPr>
            </w:pPr>
            <w:ins w:id="136" w:author="Unknown">
              <w:r w:rsidRPr="006013C0">
                <w:rPr>
                  <w:b/>
                  <w:lang w:val="en-US"/>
                </w:rPr>
                <w:t>Description</w:t>
              </w:r>
            </w:ins>
          </w:p>
        </w:tc>
      </w:tr>
      <w:tr w:rsidR="00FE193B" w:rsidTr="00EE77BF">
        <w:trPr>
          <w:ins w:id="137" w:author="Unknown"/>
        </w:trPr>
        <w:tc>
          <w:tcPr>
            <w:tcW w:w="988" w:type="dxa"/>
            <w:vAlign w:val="center"/>
          </w:tcPr>
          <w:p w:rsidR="00FE193B" w:rsidRDefault="00FE193B" w:rsidP="00EE77BF">
            <w:pPr>
              <w:pStyle w:val="Text"/>
              <w:rPr>
                <w:ins w:id="138" w:author="Unknown"/>
                <w:lang w:val="en-US"/>
              </w:rPr>
            </w:pPr>
            <w:ins w:id="139" w:author="Unknown">
              <w:r>
                <w:rPr>
                  <w:lang w:val="en-US"/>
                </w:rPr>
                <w:t>Green</w:t>
              </w:r>
            </w:ins>
          </w:p>
        </w:tc>
        <w:tc>
          <w:tcPr>
            <w:tcW w:w="8582" w:type="dxa"/>
            <w:vAlign w:val="center"/>
          </w:tcPr>
          <w:p w:rsidR="00FE193B" w:rsidRDefault="00FE193B" w:rsidP="00EE77BF">
            <w:pPr>
              <w:pStyle w:val="Text"/>
              <w:rPr>
                <w:ins w:id="140" w:author="Unknown"/>
                <w:lang w:val="en-US"/>
              </w:rPr>
            </w:pPr>
            <w:ins w:id="141" w:author="Unknown">
              <w:r w:rsidRPr="00FD2B52">
                <w:rPr>
                  <w:lang w:val="en-US"/>
                </w:rPr>
                <w:t>IP-address is configured for the same subnet and the selected PC network interface. This indicates that a direct connection is possible (only when cabling is ok)</w:t>
              </w:r>
            </w:ins>
          </w:p>
        </w:tc>
      </w:tr>
      <w:tr w:rsidR="00FE193B" w:rsidTr="00EE77BF">
        <w:trPr>
          <w:ins w:id="142" w:author="Unknown"/>
        </w:trPr>
        <w:tc>
          <w:tcPr>
            <w:tcW w:w="988" w:type="dxa"/>
            <w:vAlign w:val="center"/>
          </w:tcPr>
          <w:p w:rsidR="00FE193B" w:rsidRDefault="00FE193B" w:rsidP="00EE77BF">
            <w:pPr>
              <w:pStyle w:val="Text"/>
              <w:rPr>
                <w:ins w:id="143" w:author="Unknown"/>
                <w:lang w:val="en-US"/>
              </w:rPr>
            </w:pPr>
            <w:ins w:id="144" w:author="Unknown">
              <w:r>
                <w:rPr>
                  <w:lang w:val="en-US"/>
                </w:rPr>
                <w:t>Grey</w:t>
              </w:r>
            </w:ins>
          </w:p>
        </w:tc>
        <w:tc>
          <w:tcPr>
            <w:tcW w:w="8582" w:type="dxa"/>
            <w:vAlign w:val="center"/>
          </w:tcPr>
          <w:p w:rsidR="00FE193B" w:rsidRPr="00FD2B52" w:rsidRDefault="00FE193B" w:rsidP="00EE77BF">
            <w:pPr>
              <w:pStyle w:val="Text"/>
              <w:rPr>
                <w:ins w:id="145" w:author="Unknown"/>
                <w:lang w:val="en-US"/>
              </w:rPr>
            </w:pPr>
            <w:ins w:id="146" w:author="Unknown">
              <w:r w:rsidRPr="00FD2B52">
                <w:rPr>
                  <w:lang w:val="en-US"/>
                </w:rPr>
                <w:t>IP-address is configured for a different subnet than the selected PC network interface. Most likely the subnet</w:t>
              </w:r>
            </w:ins>
            <w:r w:rsidR="00437260">
              <w:rPr>
                <w:lang w:val="en-US"/>
              </w:rPr>
              <w:t xml:space="preserve"> </w:t>
            </w:r>
            <w:ins w:id="147" w:author="Unknown">
              <w:r w:rsidRPr="00FD2B52">
                <w:rPr>
                  <w:lang w:val="en-US"/>
                </w:rPr>
                <w:t>mask is not identical.</w:t>
              </w:r>
            </w:ins>
          </w:p>
        </w:tc>
      </w:tr>
    </w:tbl>
    <w:p w:rsidR="00BA6348" w:rsidRDefault="00225BF6" w:rsidP="00BA6348">
      <w:pPr>
        <w:pStyle w:val="Onderschrift"/>
      </w:pPr>
      <w:bookmarkStart w:id="148" w:name="_Toc402174236"/>
      <w:r>
        <w:t xml:space="preserve">Table </w:t>
      </w:r>
      <w:r>
        <w:fldChar w:fldCharType="begin"/>
      </w:r>
      <w:r>
        <w:instrText xml:space="preserve"> SEQ Table \* ARABIC </w:instrText>
      </w:r>
      <w:r>
        <w:fldChar w:fldCharType="separate"/>
      </w:r>
      <w:r w:rsidR="00333540">
        <w:rPr>
          <w:noProof/>
        </w:rPr>
        <w:t>3</w:t>
      </w:r>
      <w:r>
        <w:fldChar w:fldCharType="end"/>
      </w:r>
      <w:r>
        <w:rPr>
          <w:lang w:val="nl-NL"/>
        </w:rPr>
        <w:t xml:space="preserve">: </w:t>
      </w:r>
      <w:r>
        <w:t>Software Updater Colors 2</w:t>
      </w:r>
      <w:bookmarkEnd w:id="148"/>
    </w:p>
    <w:p w:rsidR="00BA6348" w:rsidRDefault="00BA6348" w:rsidP="00BA6348">
      <w:r>
        <w:rPr>
          <w:noProof/>
          <w:lang w:val="nl-NL" w:eastAsia="nl-NL"/>
        </w:rPr>
        <w:drawing>
          <wp:inline distT="0" distB="0" distL="0" distR="0" wp14:anchorId="10D87B39" wp14:editId="5BFC01C9">
            <wp:extent cx="2619375" cy="1419225"/>
            <wp:effectExtent l="0" t="0" r="9525"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19375" cy="1419225"/>
                    </a:xfrm>
                    <a:prstGeom prst="rect">
                      <a:avLst/>
                    </a:prstGeom>
                  </pic:spPr>
                </pic:pic>
              </a:graphicData>
            </a:graphic>
          </wp:inline>
        </w:drawing>
      </w:r>
    </w:p>
    <w:p w:rsidR="00BA6348" w:rsidRDefault="00BA6348" w:rsidP="00BA6348">
      <w:pPr>
        <w:pStyle w:val="Onderschrift"/>
      </w:pPr>
      <w:bookmarkStart w:id="149" w:name="_Ref399161797"/>
      <w:bookmarkStart w:id="150" w:name="_Toc402174220"/>
      <w:r>
        <w:t xml:space="preserve">Figure </w:t>
      </w:r>
      <w:r w:rsidR="003E3289">
        <w:fldChar w:fldCharType="begin"/>
      </w:r>
      <w:r w:rsidR="003E3289">
        <w:instrText xml:space="preserve"> STYLEREF 1 \s </w:instrText>
      </w:r>
      <w:r w:rsidR="003E3289">
        <w:fldChar w:fldCharType="separate"/>
      </w:r>
      <w:r w:rsidR="00333540">
        <w:rPr>
          <w:noProof/>
        </w:rPr>
        <w:t>1</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3</w:t>
      </w:r>
      <w:r w:rsidR="003E3289">
        <w:fldChar w:fldCharType="end"/>
      </w:r>
      <w:bookmarkEnd w:id="149"/>
      <w:r>
        <w:t>: Update Version</w:t>
      </w:r>
      <w:bookmarkEnd w:id="150"/>
    </w:p>
    <w:p w:rsidR="00225BF6" w:rsidRDefault="00225BF6" w:rsidP="00FE193B">
      <w:pPr>
        <w:pStyle w:val="Text"/>
        <w:rPr>
          <w:ins w:id="151" w:author="Unknown"/>
          <w:lang w:val="en-US"/>
        </w:rPr>
      </w:pPr>
    </w:p>
    <w:p w:rsidR="00FE193B" w:rsidRPr="00752FFC" w:rsidRDefault="00EE77BF" w:rsidP="00FE193B">
      <w:pPr>
        <w:rPr>
          <w:ins w:id="152" w:author="Unknown"/>
          <w:i/>
          <w:lang w:val="en-US"/>
        </w:rPr>
      </w:pPr>
      <w:r>
        <w:rPr>
          <w:i/>
          <w:noProof/>
          <w:lang w:val="nl-NL" w:eastAsia="nl-NL"/>
        </w:rPr>
        <w:drawing>
          <wp:inline distT="0" distB="0" distL="0" distR="0" wp14:anchorId="45CEB6BF" wp14:editId="26458877">
            <wp:extent cx="522000" cy="450000"/>
            <wp:effectExtent l="0" t="0" r="0" b="7620"/>
            <wp:docPr id="56"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sidRPr="00EE77BF">
        <w:rPr>
          <w:i/>
        </w:rPr>
        <w:t>:</w:t>
      </w:r>
      <w:r>
        <w:rPr>
          <w:i/>
          <w:lang w:val="en-US"/>
        </w:rPr>
        <w:t>NavVision</w:t>
      </w:r>
      <w:ins w:id="153" w:author="Unknown">
        <w:r w:rsidR="00FE193B" w:rsidRPr="00752FFC">
          <w:rPr>
            <w:i/>
            <w:lang w:val="en-US"/>
          </w:rPr>
          <w:t xml:space="preserve"> will configure the </w:t>
        </w:r>
      </w:ins>
      <w:r w:rsidR="00CA5311">
        <w:rPr>
          <w:i/>
          <w:lang w:val="en-US"/>
        </w:rPr>
        <w:t>Moxa</w:t>
      </w:r>
      <w:ins w:id="154" w:author="Unknown">
        <w:r w:rsidR="00FE193B">
          <w:rPr>
            <w:i/>
            <w:lang w:val="en-US"/>
          </w:rPr>
          <w:t xml:space="preserve"> automatically concerning the IP-addresses. For more information we refer to the “commissioning and installation manual” Chapter 11.9.3.2</w:t>
        </w:r>
      </w:ins>
    </w:p>
    <w:p w:rsidR="00FE193B" w:rsidRDefault="00FE193B" w:rsidP="00BA6348">
      <w:pPr>
        <w:rPr>
          <w:noProof/>
        </w:rPr>
      </w:pPr>
    </w:p>
    <w:p w:rsidR="00BA6348" w:rsidRDefault="00BA6348" w:rsidP="00BA6348">
      <w:pPr>
        <w:rPr>
          <w:ins w:id="155" w:author="Unknown"/>
          <w:noProof/>
        </w:rPr>
      </w:pPr>
    </w:p>
    <w:p w:rsidR="00FE193B" w:rsidRDefault="00FE193B"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noProof/>
          <w:lang w:val="en-US"/>
        </w:rPr>
      </w:pPr>
    </w:p>
    <w:p w:rsidR="00BA6348" w:rsidRDefault="00BA6348" w:rsidP="00FE193B">
      <w:pPr>
        <w:pStyle w:val="Text"/>
        <w:rPr>
          <w:ins w:id="156" w:author="Unknown"/>
          <w:noProof/>
          <w:lang w:val="en-US"/>
        </w:rPr>
      </w:pPr>
    </w:p>
    <w:p w:rsidR="00FE193B" w:rsidRPr="002120BD" w:rsidRDefault="00FE193B" w:rsidP="00FE193B">
      <w:pPr>
        <w:pStyle w:val="Text"/>
        <w:rPr>
          <w:ins w:id="157" w:author="Unknown"/>
          <w:lang w:val="en-US"/>
        </w:rPr>
      </w:pPr>
    </w:p>
    <w:p w:rsidR="00FE193B" w:rsidRDefault="00FE193B" w:rsidP="00FE193B">
      <w:pPr>
        <w:pStyle w:val="Kop1"/>
      </w:pPr>
      <w:bookmarkStart w:id="158" w:name="_Toc341863464"/>
      <w:bookmarkStart w:id="159" w:name="_Toc402174205"/>
      <w:r>
        <w:t>Extra functionality</w:t>
      </w:r>
      <w:bookmarkEnd w:id="158"/>
      <w:bookmarkEnd w:id="159"/>
    </w:p>
    <w:p w:rsidR="00FE193B" w:rsidRDefault="00FE193B" w:rsidP="00FE193B">
      <w:pPr>
        <w:pStyle w:val="Kop2"/>
      </w:pPr>
      <w:bookmarkStart w:id="160" w:name="_Toc341863465"/>
      <w:bookmarkStart w:id="161" w:name="_Toc402174206"/>
      <w:r>
        <w:t>Introduction</w:t>
      </w:r>
      <w:bookmarkEnd w:id="160"/>
      <w:bookmarkEnd w:id="161"/>
    </w:p>
    <w:p w:rsidR="00BA6348" w:rsidRDefault="00FE193B" w:rsidP="00FE193B">
      <w:ins w:id="162" w:author="Unknown">
        <w:r>
          <w:t xml:space="preserve">The </w:t>
        </w:r>
      </w:ins>
      <w:r w:rsidR="00CA5311">
        <w:t>Moxa</w:t>
      </w:r>
      <w:ins w:id="163" w:author="Unknown">
        <w:r>
          <w:t xml:space="preserve"> is capable to store some extra intelligence.</w:t>
        </w:r>
      </w:ins>
    </w:p>
    <w:p w:rsidR="00BA6348" w:rsidRDefault="00FE193B" w:rsidP="00BA6348">
      <w:ins w:id="164" w:author="Unknown">
        <w:r>
          <w:t>For example Firewall, IP</w:t>
        </w:r>
      </w:ins>
      <w:r w:rsidR="00BA6348">
        <w:t>-</w:t>
      </w:r>
      <w:ins w:id="165" w:author="Unknown">
        <w:r>
          <w:t xml:space="preserve">forwarding or Ipod connection. It is also possible to reserve a port for remote access. </w:t>
        </w:r>
      </w:ins>
      <w:bookmarkStart w:id="166" w:name="_Toc341863466"/>
    </w:p>
    <w:p w:rsidR="00FE193B" w:rsidRDefault="00FE193B" w:rsidP="00FE193B">
      <w:pPr>
        <w:pStyle w:val="Kop3"/>
      </w:pPr>
      <w:bookmarkStart w:id="167" w:name="_Toc402174207"/>
      <w:ins w:id="168" w:author="Unknown">
        <w:r>
          <w:t>Connection</w:t>
        </w:r>
      </w:ins>
      <w:bookmarkEnd w:id="166"/>
      <w:bookmarkEnd w:id="167"/>
    </w:p>
    <w:p w:rsidR="00FE193B" w:rsidRDefault="00FE193B" w:rsidP="00FE193B">
      <w:pPr>
        <w:rPr>
          <w:ins w:id="169" w:author="Unknown"/>
        </w:rPr>
      </w:pPr>
      <w:ins w:id="170" w:author="Unknown">
        <w:r>
          <w:t xml:space="preserve">After you’ve updated the standard firmware to version </w:t>
        </w:r>
      </w:ins>
      <w:r>
        <w:t>2.7</w:t>
      </w:r>
      <w:ins w:id="171" w:author="Unknown">
        <w:r>
          <w:t xml:space="preserve"> you </w:t>
        </w:r>
      </w:ins>
      <w:r>
        <w:t>can now add some extra functionality.</w:t>
      </w:r>
      <w:ins w:id="172" w:author="Unknown">
        <w:r>
          <w:t xml:space="preserve">. </w:t>
        </w:r>
      </w:ins>
    </w:p>
    <w:p w:rsidR="00FE193B" w:rsidRDefault="00FE193B" w:rsidP="00FE193B">
      <w:pPr>
        <w:rPr>
          <w:ins w:id="173" w:author="Unknown"/>
        </w:rPr>
      </w:pPr>
    </w:p>
    <w:p w:rsidR="00FE193B" w:rsidRDefault="00FE193B" w:rsidP="00FE193B">
      <w:pPr>
        <w:rPr>
          <w:ins w:id="174" w:author="Unknown"/>
        </w:rPr>
      </w:pPr>
      <w:ins w:id="175" w:author="Unknown">
        <w:r>
          <w:t xml:space="preserve">Connect your laptop to the same </w:t>
        </w:r>
        <w:proofErr w:type="spellStart"/>
        <w:r>
          <w:t>Lan</w:t>
        </w:r>
        <w:proofErr w:type="spellEnd"/>
        <w:r>
          <w:t>-network and make sure that it is in the same IP range</w:t>
        </w:r>
      </w:ins>
      <w:r>
        <w:t xml:space="preserve"> (this should already be the case when you just have updated the standard version)</w:t>
      </w:r>
    </w:p>
    <w:p w:rsidR="00FE193B" w:rsidRDefault="00FE193B" w:rsidP="00FE193B">
      <w:pPr>
        <w:rPr>
          <w:ins w:id="176" w:author="Unknown"/>
        </w:rPr>
      </w:pPr>
    </w:p>
    <w:p w:rsidR="00FE193B" w:rsidRDefault="00FE193B" w:rsidP="00FE193B">
      <w:pPr>
        <w:rPr>
          <w:ins w:id="177" w:author="Unknown"/>
        </w:rPr>
      </w:pPr>
      <w:ins w:id="178" w:author="Unknown">
        <w:r>
          <w:t xml:space="preserve">Open </w:t>
        </w:r>
      </w:ins>
      <w:r w:rsidR="00BA6348">
        <w:t>the Moxa updater.</w:t>
      </w:r>
    </w:p>
    <w:p w:rsidR="00544053" w:rsidRDefault="00544053" w:rsidP="00544053">
      <w:pPr>
        <w:pStyle w:val="Kop3"/>
      </w:pPr>
      <w:bookmarkStart w:id="179" w:name="_Toc402174208"/>
      <w:r>
        <w:t>Firewall configurator</w:t>
      </w:r>
      <w:r w:rsidR="007D49D4">
        <w:t xml:space="preserve"> (Device Settings)</w:t>
      </w:r>
      <w:bookmarkEnd w:id="179"/>
    </w:p>
    <w:p w:rsidR="00544053" w:rsidRDefault="00544053" w:rsidP="00FE193B"/>
    <w:p w:rsidR="00FE193B" w:rsidRDefault="00451305" w:rsidP="00FE193B">
      <w:r>
        <w:t xml:space="preserve">At the bottom of the screen you will find the button “Firewall Configurator” (see </w:t>
      </w:r>
      <w:r>
        <w:fldChar w:fldCharType="begin"/>
      </w:r>
      <w:r>
        <w:instrText xml:space="preserve"> REF _Ref399158397 \h </w:instrText>
      </w:r>
      <w:r>
        <w:fldChar w:fldCharType="separate"/>
      </w:r>
      <w:ins w:id="180" w:author="Unknown">
        <w:r w:rsidR="00333540">
          <w:t xml:space="preserve">Figure </w:t>
        </w:r>
      </w:ins>
      <w:r w:rsidR="00333540">
        <w:rPr>
          <w:noProof/>
        </w:rPr>
        <w:t>1</w:t>
      </w:r>
      <w:r w:rsidR="00333540">
        <w:noBreakHyphen/>
      </w:r>
      <w:r w:rsidR="00333540">
        <w:rPr>
          <w:noProof/>
        </w:rPr>
        <w:t>2</w:t>
      </w:r>
      <w:r>
        <w:fldChar w:fldCharType="end"/>
      </w:r>
      <w:r>
        <w:t xml:space="preserve">). Click it to open the configurator. Another screen will appear (see </w:t>
      </w:r>
      <w:r>
        <w:fldChar w:fldCharType="begin"/>
      </w:r>
      <w:r>
        <w:instrText xml:space="preserve"> REF _Ref399162958 \h </w:instrText>
      </w:r>
      <w:r>
        <w:fldChar w:fldCharType="separate"/>
      </w:r>
      <w:r w:rsidR="00333540">
        <w:t xml:space="preserve">Figure </w:t>
      </w:r>
      <w:r w:rsidR="00333540">
        <w:rPr>
          <w:noProof/>
        </w:rPr>
        <w:t>2</w:t>
      </w:r>
      <w:r w:rsidR="00333540">
        <w:noBreakHyphen/>
      </w:r>
      <w:r w:rsidR="00333540">
        <w:rPr>
          <w:noProof/>
        </w:rPr>
        <w:t>1</w:t>
      </w:r>
      <w:r>
        <w:fldChar w:fldCharType="end"/>
      </w:r>
      <w:r>
        <w:t>).</w:t>
      </w:r>
    </w:p>
    <w:p w:rsidR="00451305" w:rsidRDefault="00451305" w:rsidP="00FE193B"/>
    <w:p w:rsidR="00451305" w:rsidRDefault="006428D8" w:rsidP="00FE193B">
      <w:r>
        <w:rPr>
          <w:noProof/>
          <w:lang w:val="nl-NL" w:eastAsia="nl-NL"/>
        </w:rPr>
        <w:drawing>
          <wp:inline distT="0" distB="0" distL="0" distR="0" wp14:anchorId="657AF944" wp14:editId="1FFF3F66">
            <wp:extent cx="4905375" cy="3695700"/>
            <wp:effectExtent l="0" t="0" r="952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05375" cy="3695700"/>
                    </a:xfrm>
                    <a:prstGeom prst="rect">
                      <a:avLst/>
                    </a:prstGeom>
                  </pic:spPr>
                </pic:pic>
              </a:graphicData>
            </a:graphic>
          </wp:inline>
        </w:drawing>
      </w:r>
    </w:p>
    <w:p w:rsidR="00451305" w:rsidRDefault="00451305" w:rsidP="00451305">
      <w:pPr>
        <w:pStyle w:val="Onderschrift"/>
      </w:pPr>
      <w:bookmarkStart w:id="181" w:name="_Ref399162958"/>
      <w:bookmarkStart w:id="182" w:name="_Toc402174221"/>
      <w:r>
        <w:t xml:space="preserve">Figure </w:t>
      </w:r>
      <w:r w:rsidR="003E3289">
        <w:fldChar w:fldCharType="begin"/>
      </w:r>
      <w:r w:rsidR="003E3289">
        <w:instrText xml:space="preserve"> STYLEREF 1 \s </w:instrText>
      </w:r>
      <w:r w:rsidR="003E3289">
        <w:fldChar w:fldCharType="separate"/>
      </w:r>
      <w:r w:rsidR="00333540">
        <w:rPr>
          <w:noProof/>
        </w:rPr>
        <w:t>2</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1</w:t>
      </w:r>
      <w:r w:rsidR="003E3289">
        <w:fldChar w:fldCharType="end"/>
      </w:r>
      <w:bookmarkEnd w:id="181"/>
      <w:r>
        <w:t xml:space="preserve">: </w:t>
      </w:r>
      <w:r w:rsidR="00366BEA">
        <w:t>Device Settings</w:t>
      </w:r>
      <w:bookmarkEnd w:id="182"/>
    </w:p>
    <w:p w:rsidR="00F91286" w:rsidRDefault="00F91286" w:rsidP="00F91286">
      <w:pPr>
        <w:pStyle w:val="Kop4"/>
      </w:pPr>
      <w:bookmarkStart w:id="183" w:name="_Toc402174209"/>
      <w:r>
        <w:t>LAN 1 IP Settings (I/O side )</w:t>
      </w:r>
      <w:bookmarkEnd w:id="183"/>
    </w:p>
    <w:p w:rsidR="00F91286" w:rsidRDefault="00F91286" w:rsidP="00451305"/>
    <w:p w:rsidR="00451305" w:rsidRDefault="005F4D49" w:rsidP="00451305">
      <w:r>
        <w:t xml:space="preserve">In the section “LAN </w:t>
      </w:r>
      <w:r w:rsidR="006428D8">
        <w:t>1</w:t>
      </w:r>
      <w:r>
        <w:t xml:space="preserve"> IP Settings” you can change all the settings for the </w:t>
      </w:r>
      <w:r w:rsidR="006428D8">
        <w:t>first</w:t>
      </w:r>
      <w:r>
        <w:t xml:space="preserve"> LAN port of the Moxa. You c</w:t>
      </w:r>
      <w:r w:rsidR="006428D8">
        <w:t>an choose the following options:</w:t>
      </w:r>
    </w:p>
    <w:p w:rsidR="005F4D49" w:rsidRDefault="005F4D49" w:rsidP="00451305"/>
    <w:tbl>
      <w:tblPr>
        <w:tblStyle w:val="Tabelraster"/>
        <w:tblpPr w:leftFromText="142" w:rightFromText="142" w:vertAnchor="text" w:tblpY="1"/>
        <w:tblOverlap w:val="never"/>
        <w:tblW w:w="0" w:type="auto"/>
        <w:tblLook w:val="01E0" w:firstRow="1" w:lastRow="1" w:firstColumn="1" w:lastColumn="1" w:noHBand="0" w:noVBand="0"/>
      </w:tblPr>
      <w:tblGrid>
        <w:gridCol w:w="2660"/>
        <w:gridCol w:w="6628"/>
      </w:tblGrid>
      <w:tr w:rsidR="005F4D49" w:rsidTr="00CD1C06">
        <w:trPr>
          <w:ins w:id="184" w:author="Unknown"/>
        </w:trPr>
        <w:tc>
          <w:tcPr>
            <w:tcW w:w="2660" w:type="dxa"/>
            <w:shd w:val="clear" w:color="auto" w:fill="0C0C0C"/>
            <w:vAlign w:val="center"/>
          </w:tcPr>
          <w:p w:rsidR="005F4D49" w:rsidRPr="006C4115" w:rsidRDefault="005F4D49" w:rsidP="00CD1C06">
            <w:pPr>
              <w:pStyle w:val="Text"/>
              <w:rPr>
                <w:ins w:id="185" w:author="Unknown"/>
                <w:b/>
                <w:lang w:val="en-US"/>
              </w:rPr>
            </w:pPr>
            <w:r>
              <w:rPr>
                <w:b/>
                <w:lang w:val="en-US"/>
              </w:rPr>
              <w:t>Column</w:t>
            </w:r>
          </w:p>
        </w:tc>
        <w:tc>
          <w:tcPr>
            <w:tcW w:w="6628" w:type="dxa"/>
            <w:shd w:val="clear" w:color="auto" w:fill="0C0C0C"/>
            <w:vAlign w:val="center"/>
          </w:tcPr>
          <w:p w:rsidR="005F4D49" w:rsidRPr="006C4115" w:rsidRDefault="005F4D49" w:rsidP="00CD1C06">
            <w:pPr>
              <w:pStyle w:val="Text"/>
              <w:rPr>
                <w:ins w:id="186" w:author="Unknown"/>
                <w:b/>
                <w:lang w:val="en-US"/>
              </w:rPr>
            </w:pPr>
            <w:ins w:id="187" w:author="Unknown">
              <w:r w:rsidRPr="006C4115">
                <w:rPr>
                  <w:b/>
                  <w:lang w:val="en-US"/>
                </w:rPr>
                <w:t>Description</w:t>
              </w:r>
            </w:ins>
          </w:p>
        </w:tc>
      </w:tr>
      <w:tr w:rsidR="005F4D49" w:rsidTr="00CD1C06">
        <w:trPr>
          <w:ins w:id="188" w:author="Unknown"/>
        </w:trPr>
        <w:tc>
          <w:tcPr>
            <w:tcW w:w="2660" w:type="dxa"/>
            <w:vAlign w:val="center"/>
          </w:tcPr>
          <w:p w:rsidR="005F4D49" w:rsidRDefault="005F4D49" w:rsidP="00CD1C06">
            <w:pPr>
              <w:pStyle w:val="Text"/>
              <w:rPr>
                <w:ins w:id="189" w:author="Unknown"/>
                <w:lang w:val="en-US"/>
              </w:rPr>
            </w:pPr>
            <w:r>
              <w:rPr>
                <w:lang w:val="en-US"/>
              </w:rPr>
              <w:t>DHCP</w:t>
            </w:r>
          </w:p>
        </w:tc>
        <w:tc>
          <w:tcPr>
            <w:tcW w:w="6628" w:type="dxa"/>
            <w:vAlign w:val="center"/>
          </w:tcPr>
          <w:p w:rsidR="005F4D49" w:rsidRDefault="005F4D49" w:rsidP="00CD1C06">
            <w:pPr>
              <w:pStyle w:val="Text"/>
              <w:rPr>
                <w:ins w:id="190" w:author="Unknown"/>
                <w:lang w:val="en-US"/>
              </w:rPr>
            </w:pPr>
            <w:r>
              <w:rPr>
                <w:lang w:val="en-US"/>
              </w:rPr>
              <w:t>Select if you want the network address to be set automatically</w:t>
            </w:r>
          </w:p>
        </w:tc>
      </w:tr>
      <w:tr w:rsidR="005F4D49" w:rsidTr="00CD1C06">
        <w:trPr>
          <w:ins w:id="191" w:author="Unknown"/>
        </w:trPr>
        <w:tc>
          <w:tcPr>
            <w:tcW w:w="2660" w:type="dxa"/>
            <w:vAlign w:val="center"/>
          </w:tcPr>
          <w:p w:rsidR="005F4D49" w:rsidRDefault="005F4D49" w:rsidP="00CD1C06">
            <w:pPr>
              <w:pStyle w:val="Text"/>
              <w:rPr>
                <w:ins w:id="192" w:author="Unknown"/>
                <w:lang w:val="en-US"/>
              </w:rPr>
            </w:pPr>
            <w:r>
              <w:rPr>
                <w:lang w:val="en-US"/>
              </w:rPr>
              <w:t>IP Address</w:t>
            </w:r>
          </w:p>
        </w:tc>
        <w:tc>
          <w:tcPr>
            <w:tcW w:w="6628" w:type="dxa"/>
            <w:vAlign w:val="center"/>
          </w:tcPr>
          <w:p w:rsidR="005F4D49" w:rsidRDefault="005F4D49" w:rsidP="00CD1C06">
            <w:pPr>
              <w:pStyle w:val="Text"/>
              <w:rPr>
                <w:ins w:id="193" w:author="Unknown"/>
                <w:lang w:val="en-US"/>
              </w:rPr>
            </w:pPr>
            <w:r>
              <w:rPr>
                <w:lang w:val="en-US"/>
              </w:rPr>
              <w:t>Set the desired IP address</w:t>
            </w:r>
          </w:p>
        </w:tc>
      </w:tr>
      <w:tr w:rsidR="005F4D49" w:rsidTr="00CD1C06">
        <w:trPr>
          <w:ins w:id="194" w:author="Unknown"/>
        </w:trPr>
        <w:tc>
          <w:tcPr>
            <w:tcW w:w="2660" w:type="dxa"/>
            <w:vAlign w:val="center"/>
          </w:tcPr>
          <w:p w:rsidR="005F4D49" w:rsidRDefault="005F4D49" w:rsidP="00CD1C06">
            <w:pPr>
              <w:pStyle w:val="Text"/>
              <w:rPr>
                <w:ins w:id="195" w:author="Unknown"/>
                <w:lang w:val="en-US"/>
              </w:rPr>
            </w:pPr>
            <w:proofErr w:type="spellStart"/>
            <w:r>
              <w:rPr>
                <w:lang w:val="en-US"/>
              </w:rPr>
              <w:t>Netmask</w:t>
            </w:r>
            <w:proofErr w:type="spellEnd"/>
          </w:p>
        </w:tc>
        <w:tc>
          <w:tcPr>
            <w:tcW w:w="6628" w:type="dxa"/>
            <w:vAlign w:val="center"/>
          </w:tcPr>
          <w:p w:rsidR="005F4D49" w:rsidRDefault="005F4D49" w:rsidP="00CD1C06">
            <w:pPr>
              <w:pStyle w:val="Text"/>
              <w:rPr>
                <w:ins w:id="196" w:author="Unknown"/>
                <w:lang w:val="en-US"/>
              </w:rPr>
            </w:pPr>
            <w:r>
              <w:rPr>
                <w:lang w:val="en-US"/>
              </w:rPr>
              <w:t xml:space="preserve">Set the </w:t>
            </w:r>
            <w:proofErr w:type="spellStart"/>
            <w:r>
              <w:rPr>
                <w:lang w:val="en-US"/>
              </w:rPr>
              <w:t>Netmask</w:t>
            </w:r>
            <w:proofErr w:type="spellEnd"/>
          </w:p>
        </w:tc>
      </w:tr>
      <w:tr w:rsidR="005F4D49" w:rsidTr="00CD1C06">
        <w:tc>
          <w:tcPr>
            <w:tcW w:w="2660" w:type="dxa"/>
            <w:vAlign w:val="center"/>
          </w:tcPr>
          <w:p w:rsidR="005F4D49" w:rsidRDefault="005F4D49" w:rsidP="00CD1C06">
            <w:pPr>
              <w:pStyle w:val="Text"/>
              <w:rPr>
                <w:lang w:val="en-US"/>
              </w:rPr>
            </w:pPr>
            <w:r>
              <w:rPr>
                <w:lang w:val="en-US"/>
              </w:rPr>
              <w:t>Gateway</w:t>
            </w:r>
          </w:p>
        </w:tc>
        <w:tc>
          <w:tcPr>
            <w:tcW w:w="6628" w:type="dxa"/>
            <w:vAlign w:val="center"/>
          </w:tcPr>
          <w:p w:rsidR="005F4D49" w:rsidRDefault="005F4D49" w:rsidP="00CD1C06">
            <w:pPr>
              <w:pStyle w:val="Text"/>
              <w:rPr>
                <w:lang w:val="en-US"/>
              </w:rPr>
            </w:pPr>
            <w:r>
              <w:rPr>
                <w:lang w:val="en-US"/>
              </w:rPr>
              <w:t xml:space="preserve">Set the Gateway </w:t>
            </w:r>
          </w:p>
        </w:tc>
      </w:tr>
      <w:tr w:rsidR="005F4D49" w:rsidTr="00CD1C06">
        <w:tc>
          <w:tcPr>
            <w:tcW w:w="2660" w:type="dxa"/>
            <w:vAlign w:val="center"/>
          </w:tcPr>
          <w:p w:rsidR="005F4D49" w:rsidRDefault="005F4D49" w:rsidP="00CD1C06">
            <w:pPr>
              <w:pStyle w:val="Text"/>
              <w:rPr>
                <w:lang w:val="en-US"/>
              </w:rPr>
            </w:pPr>
            <w:r>
              <w:rPr>
                <w:lang w:val="en-US"/>
              </w:rPr>
              <w:t>DNS</w:t>
            </w:r>
          </w:p>
        </w:tc>
        <w:tc>
          <w:tcPr>
            <w:tcW w:w="6628" w:type="dxa"/>
            <w:vAlign w:val="center"/>
          </w:tcPr>
          <w:p w:rsidR="005F4D49" w:rsidRDefault="005F4D49" w:rsidP="00CD1C06">
            <w:pPr>
              <w:pStyle w:val="Text"/>
              <w:rPr>
                <w:lang w:val="en-US"/>
              </w:rPr>
            </w:pPr>
            <w:r>
              <w:rPr>
                <w:lang w:val="en-US"/>
              </w:rPr>
              <w:t>Set the Dynamic Name Server IP</w:t>
            </w:r>
          </w:p>
        </w:tc>
      </w:tr>
    </w:tbl>
    <w:p w:rsidR="005F4D49" w:rsidRDefault="005F4D49" w:rsidP="005F4D49">
      <w:pPr>
        <w:pStyle w:val="Onderschrift"/>
      </w:pPr>
      <w:bookmarkStart w:id="197" w:name="_Toc402174237"/>
      <w:r>
        <w:t xml:space="preserve">Table </w:t>
      </w:r>
      <w:r>
        <w:fldChar w:fldCharType="begin"/>
      </w:r>
      <w:r>
        <w:instrText xml:space="preserve"> SEQ Table \* ARABIC </w:instrText>
      </w:r>
      <w:r>
        <w:fldChar w:fldCharType="separate"/>
      </w:r>
      <w:r w:rsidR="00333540">
        <w:rPr>
          <w:noProof/>
        </w:rPr>
        <w:t>4</w:t>
      </w:r>
      <w:r>
        <w:fldChar w:fldCharType="end"/>
      </w:r>
      <w:r>
        <w:t xml:space="preserve">: LAN </w:t>
      </w:r>
      <w:r w:rsidR="006428D8">
        <w:t>1</w:t>
      </w:r>
      <w:r>
        <w:t xml:space="preserve"> IP settings</w:t>
      </w:r>
      <w:bookmarkEnd w:id="197"/>
    </w:p>
    <w:p w:rsidR="005F4D49" w:rsidRDefault="004331BB" w:rsidP="005F4D49">
      <w:r>
        <w:t xml:space="preserve">At the “LAN 1 IP Settings” you will set the IP-range that the Moxa needs for connection to the NavVision network. For instance you have a Moxa which has got the address 172.16.1.41. You will set this address as IP address for LAN 1. </w:t>
      </w:r>
      <w:r w:rsidR="00F91286">
        <w:t xml:space="preserve">Make sure that you use the right </w:t>
      </w:r>
      <w:proofErr w:type="spellStart"/>
      <w:r w:rsidR="00F91286">
        <w:t>Netmask</w:t>
      </w:r>
      <w:proofErr w:type="spellEnd"/>
      <w:r w:rsidR="00F91286">
        <w:t>. Supplementary you can set a gateway and DNS when applicable.</w:t>
      </w:r>
    </w:p>
    <w:p w:rsidR="005F4D49" w:rsidRDefault="005F4D49" w:rsidP="005F4D49"/>
    <w:p w:rsidR="005F4D49" w:rsidRDefault="00F91286" w:rsidP="00F91286">
      <w:pPr>
        <w:pStyle w:val="Kop4"/>
      </w:pPr>
      <w:bookmarkStart w:id="198" w:name="_Toc402174210"/>
      <w:r>
        <w:t>LAN 2 IP Settings (Cloud side)</w:t>
      </w:r>
      <w:bookmarkEnd w:id="198"/>
    </w:p>
    <w:p w:rsidR="00F91286" w:rsidRPr="00F91286" w:rsidRDefault="00F91286" w:rsidP="00F91286"/>
    <w:p w:rsidR="00457A23" w:rsidRDefault="00457A23" w:rsidP="00457A23">
      <w:r>
        <w:t>In the section “LAN 2 IP Settings” you can change all the settings for the second LAN port of the Moxa. You can choose the following options:</w:t>
      </w:r>
    </w:p>
    <w:p w:rsidR="00457A23" w:rsidRDefault="00457A23" w:rsidP="00457A23"/>
    <w:tbl>
      <w:tblPr>
        <w:tblStyle w:val="Tabelraster"/>
        <w:tblpPr w:leftFromText="142" w:rightFromText="142" w:vertAnchor="text" w:tblpY="1"/>
        <w:tblOverlap w:val="never"/>
        <w:tblW w:w="0" w:type="auto"/>
        <w:tblLook w:val="01E0" w:firstRow="1" w:lastRow="1" w:firstColumn="1" w:lastColumn="1" w:noHBand="0" w:noVBand="0"/>
      </w:tblPr>
      <w:tblGrid>
        <w:gridCol w:w="2660"/>
        <w:gridCol w:w="6628"/>
      </w:tblGrid>
      <w:tr w:rsidR="00457A23" w:rsidTr="00E86E1C">
        <w:trPr>
          <w:ins w:id="199" w:author="Unknown"/>
        </w:trPr>
        <w:tc>
          <w:tcPr>
            <w:tcW w:w="2660" w:type="dxa"/>
            <w:shd w:val="clear" w:color="auto" w:fill="0C0C0C"/>
            <w:vAlign w:val="center"/>
          </w:tcPr>
          <w:p w:rsidR="00457A23" w:rsidRPr="006C4115" w:rsidRDefault="00457A23" w:rsidP="00E86E1C">
            <w:pPr>
              <w:pStyle w:val="Text"/>
              <w:rPr>
                <w:ins w:id="200" w:author="Unknown"/>
                <w:b/>
                <w:lang w:val="en-US"/>
              </w:rPr>
            </w:pPr>
            <w:r>
              <w:rPr>
                <w:b/>
                <w:lang w:val="en-US"/>
              </w:rPr>
              <w:t>Column</w:t>
            </w:r>
          </w:p>
        </w:tc>
        <w:tc>
          <w:tcPr>
            <w:tcW w:w="6628" w:type="dxa"/>
            <w:shd w:val="clear" w:color="auto" w:fill="0C0C0C"/>
            <w:vAlign w:val="center"/>
          </w:tcPr>
          <w:p w:rsidR="00457A23" w:rsidRPr="006C4115" w:rsidRDefault="00457A23" w:rsidP="00E86E1C">
            <w:pPr>
              <w:pStyle w:val="Text"/>
              <w:rPr>
                <w:ins w:id="201" w:author="Unknown"/>
                <w:b/>
                <w:lang w:val="en-US"/>
              </w:rPr>
            </w:pPr>
            <w:ins w:id="202" w:author="Unknown">
              <w:r w:rsidRPr="006C4115">
                <w:rPr>
                  <w:b/>
                  <w:lang w:val="en-US"/>
                </w:rPr>
                <w:t>Description</w:t>
              </w:r>
            </w:ins>
          </w:p>
        </w:tc>
      </w:tr>
      <w:tr w:rsidR="00457A23" w:rsidTr="00E86E1C">
        <w:trPr>
          <w:ins w:id="203" w:author="Unknown"/>
        </w:trPr>
        <w:tc>
          <w:tcPr>
            <w:tcW w:w="2660" w:type="dxa"/>
            <w:vAlign w:val="center"/>
          </w:tcPr>
          <w:p w:rsidR="00457A23" w:rsidRDefault="00457A23" w:rsidP="00E86E1C">
            <w:pPr>
              <w:pStyle w:val="Text"/>
              <w:rPr>
                <w:ins w:id="204" w:author="Unknown"/>
                <w:lang w:val="en-US"/>
              </w:rPr>
            </w:pPr>
            <w:r>
              <w:rPr>
                <w:lang w:val="en-US"/>
              </w:rPr>
              <w:t>DHCP</w:t>
            </w:r>
          </w:p>
        </w:tc>
        <w:tc>
          <w:tcPr>
            <w:tcW w:w="6628" w:type="dxa"/>
            <w:vAlign w:val="center"/>
          </w:tcPr>
          <w:p w:rsidR="00457A23" w:rsidRDefault="00457A23" w:rsidP="00E86E1C">
            <w:pPr>
              <w:pStyle w:val="Text"/>
              <w:rPr>
                <w:ins w:id="205" w:author="Unknown"/>
                <w:lang w:val="en-US"/>
              </w:rPr>
            </w:pPr>
            <w:r>
              <w:rPr>
                <w:lang w:val="en-US"/>
              </w:rPr>
              <w:t>Select if you want the network address to be set automatically</w:t>
            </w:r>
          </w:p>
        </w:tc>
      </w:tr>
      <w:tr w:rsidR="00457A23" w:rsidTr="00E86E1C">
        <w:trPr>
          <w:ins w:id="206" w:author="Unknown"/>
        </w:trPr>
        <w:tc>
          <w:tcPr>
            <w:tcW w:w="2660" w:type="dxa"/>
            <w:vAlign w:val="center"/>
          </w:tcPr>
          <w:p w:rsidR="00457A23" w:rsidRDefault="00457A23" w:rsidP="00E86E1C">
            <w:pPr>
              <w:pStyle w:val="Text"/>
              <w:rPr>
                <w:ins w:id="207" w:author="Unknown"/>
                <w:lang w:val="en-US"/>
              </w:rPr>
            </w:pPr>
            <w:r>
              <w:rPr>
                <w:lang w:val="en-US"/>
              </w:rPr>
              <w:t>IP Address</w:t>
            </w:r>
          </w:p>
        </w:tc>
        <w:tc>
          <w:tcPr>
            <w:tcW w:w="6628" w:type="dxa"/>
            <w:vAlign w:val="center"/>
          </w:tcPr>
          <w:p w:rsidR="00457A23" w:rsidRDefault="00457A23" w:rsidP="00E86E1C">
            <w:pPr>
              <w:pStyle w:val="Text"/>
              <w:rPr>
                <w:ins w:id="208" w:author="Unknown"/>
                <w:lang w:val="en-US"/>
              </w:rPr>
            </w:pPr>
            <w:r>
              <w:rPr>
                <w:lang w:val="en-US"/>
              </w:rPr>
              <w:t>Set the desired IP address</w:t>
            </w:r>
          </w:p>
        </w:tc>
      </w:tr>
      <w:tr w:rsidR="00457A23" w:rsidTr="00E86E1C">
        <w:trPr>
          <w:ins w:id="209" w:author="Unknown"/>
        </w:trPr>
        <w:tc>
          <w:tcPr>
            <w:tcW w:w="2660" w:type="dxa"/>
            <w:vAlign w:val="center"/>
          </w:tcPr>
          <w:p w:rsidR="00457A23" w:rsidRDefault="00457A23" w:rsidP="00E86E1C">
            <w:pPr>
              <w:pStyle w:val="Text"/>
              <w:rPr>
                <w:ins w:id="210" w:author="Unknown"/>
                <w:lang w:val="en-US"/>
              </w:rPr>
            </w:pPr>
            <w:proofErr w:type="spellStart"/>
            <w:r>
              <w:rPr>
                <w:lang w:val="en-US"/>
              </w:rPr>
              <w:t>Netmask</w:t>
            </w:r>
            <w:proofErr w:type="spellEnd"/>
          </w:p>
        </w:tc>
        <w:tc>
          <w:tcPr>
            <w:tcW w:w="6628" w:type="dxa"/>
            <w:vAlign w:val="center"/>
          </w:tcPr>
          <w:p w:rsidR="00457A23" w:rsidRDefault="00457A23" w:rsidP="00E86E1C">
            <w:pPr>
              <w:pStyle w:val="Text"/>
              <w:rPr>
                <w:ins w:id="211" w:author="Unknown"/>
                <w:lang w:val="en-US"/>
              </w:rPr>
            </w:pPr>
            <w:r>
              <w:rPr>
                <w:lang w:val="en-US"/>
              </w:rPr>
              <w:t xml:space="preserve">Set the </w:t>
            </w:r>
            <w:proofErr w:type="spellStart"/>
            <w:r>
              <w:rPr>
                <w:lang w:val="en-US"/>
              </w:rPr>
              <w:t>Netmask</w:t>
            </w:r>
            <w:proofErr w:type="spellEnd"/>
          </w:p>
        </w:tc>
      </w:tr>
      <w:tr w:rsidR="00457A23" w:rsidTr="00E86E1C">
        <w:tc>
          <w:tcPr>
            <w:tcW w:w="2660" w:type="dxa"/>
            <w:vAlign w:val="center"/>
          </w:tcPr>
          <w:p w:rsidR="00457A23" w:rsidRDefault="00457A23" w:rsidP="00E86E1C">
            <w:pPr>
              <w:pStyle w:val="Text"/>
              <w:rPr>
                <w:lang w:val="en-US"/>
              </w:rPr>
            </w:pPr>
            <w:r>
              <w:rPr>
                <w:lang w:val="en-US"/>
              </w:rPr>
              <w:t>Gateway</w:t>
            </w:r>
          </w:p>
        </w:tc>
        <w:tc>
          <w:tcPr>
            <w:tcW w:w="6628" w:type="dxa"/>
            <w:vAlign w:val="center"/>
          </w:tcPr>
          <w:p w:rsidR="00457A23" w:rsidRDefault="00457A23" w:rsidP="00E86E1C">
            <w:pPr>
              <w:pStyle w:val="Text"/>
              <w:rPr>
                <w:lang w:val="en-US"/>
              </w:rPr>
            </w:pPr>
            <w:r>
              <w:rPr>
                <w:lang w:val="en-US"/>
              </w:rPr>
              <w:t xml:space="preserve">Set the Gateway </w:t>
            </w:r>
          </w:p>
        </w:tc>
      </w:tr>
      <w:tr w:rsidR="00457A23" w:rsidTr="00E86E1C">
        <w:tc>
          <w:tcPr>
            <w:tcW w:w="2660" w:type="dxa"/>
            <w:vAlign w:val="center"/>
          </w:tcPr>
          <w:p w:rsidR="00457A23" w:rsidRDefault="00457A23" w:rsidP="00E86E1C">
            <w:pPr>
              <w:pStyle w:val="Text"/>
              <w:rPr>
                <w:lang w:val="en-US"/>
              </w:rPr>
            </w:pPr>
            <w:r>
              <w:rPr>
                <w:lang w:val="en-US"/>
              </w:rPr>
              <w:t>DNS</w:t>
            </w:r>
          </w:p>
        </w:tc>
        <w:tc>
          <w:tcPr>
            <w:tcW w:w="6628" w:type="dxa"/>
            <w:vAlign w:val="center"/>
          </w:tcPr>
          <w:p w:rsidR="00457A23" w:rsidRDefault="00457A23" w:rsidP="00E86E1C">
            <w:pPr>
              <w:pStyle w:val="Text"/>
              <w:rPr>
                <w:lang w:val="en-US"/>
              </w:rPr>
            </w:pPr>
            <w:r>
              <w:rPr>
                <w:lang w:val="en-US"/>
              </w:rPr>
              <w:t>Set the Dynamic Name Server IP</w:t>
            </w:r>
          </w:p>
        </w:tc>
      </w:tr>
    </w:tbl>
    <w:p w:rsidR="00457A23" w:rsidRDefault="00457A23" w:rsidP="00457A23">
      <w:pPr>
        <w:pStyle w:val="Onderschrift"/>
      </w:pPr>
      <w:bookmarkStart w:id="212" w:name="_Toc402174238"/>
      <w:r>
        <w:t xml:space="preserve">Table </w:t>
      </w:r>
      <w:r>
        <w:fldChar w:fldCharType="begin"/>
      </w:r>
      <w:r>
        <w:instrText xml:space="preserve"> SEQ Table \* ARABIC </w:instrText>
      </w:r>
      <w:r>
        <w:fldChar w:fldCharType="separate"/>
      </w:r>
      <w:r w:rsidR="00333540">
        <w:rPr>
          <w:noProof/>
        </w:rPr>
        <w:t>5</w:t>
      </w:r>
      <w:r>
        <w:fldChar w:fldCharType="end"/>
      </w:r>
      <w:r>
        <w:t>: LAN 2 IP settings</w:t>
      </w:r>
      <w:bookmarkEnd w:id="212"/>
    </w:p>
    <w:p w:rsidR="00457A23" w:rsidRDefault="00457A23" w:rsidP="00457A23">
      <w:r>
        <w:t xml:space="preserve">At the “LAN 2 IP Settings” you will set the IP-range that the Moxa needs for connection to the Ships (external) network. For instance you have a Moxa which connects to the ships network at 192.168.1.150 You will set this address as IP address for LAN 2. Make sure that you use the right </w:t>
      </w:r>
      <w:proofErr w:type="spellStart"/>
      <w:r>
        <w:t>Netmask</w:t>
      </w:r>
      <w:proofErr w:type="spellEnd"/>
      <w:r>
        <w:t>. Supplementary you can set a gateway and DNS when applicable.</w:t>
      </w:r>
    </w:p>
    <w:p w:rsidR="00457A23" w:rsidRDefault="00457A23" w:rsidP="00457A23"/>
    <w:p w:rsidR="00457A23" w:rsidRDefault="00457A23" w:rsidP="00457A23">
      <w:r>
        <w:t xml:space="preserve">When set to DHCP the LAN 2 port will ask for an address from the DHCP server. </w:t>
      </w:r>
    </w:p>
    <w:p w:rsidR="00457A23" w:rsidRDefault="00457A23" w:rsidP="005F4D49"/>
    <w:p w:rsidR="007D49D4" w:rsidRPr="004C48EE" w:rsidRDefault="007D49D4" w:rsidP="007D49D4">
      <w:pPr>
        <w:rPr>
          <w:i/>
        </w:rPr>
      </w:pPr>
      <w:r>
        <w:rPr>
          <w:i/>
          <w:noProof/>
          <w:lang w:val="nl-NL" w:eastAsia="nl-NL"/>
        </w:rPr>
        <w:drawing>
          <wp:inline distT="0" distB="0" distL="0" distR="0" wp14:anchorId="7647BA5D" wp14:editId="38C56DC2">
            <wp:extent cx="522000" cy="450000"/>
            <wp:effectExtent l="0" t="0" r="0" b="7620"/>
            <wp:docPr id="58"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Pr>
          <w:i/>
        </w:rPr>
        <w:t>: The interface that needs to connect from the outside to Modbus or iPod has to connect to the IP address that you gave to the LAN 2 port of the Moxa. The program will forward it to the right IP address internally.</w:t>
      </w:r>
    </w:p>
    <w:p w:rsidR="007D49D4" w:rsidRDefault="007D49D4" w:rsidP="005F4D49"/>
    <w:p w:rsidR="007D49D4" w:rsidRDefault="007D49D4" w:rsidP="007D49D4">
      <w:pPr>
        <w:pStyle w:val="Kop3"/>
      </w:pPr>
      <w:bookmarkStart w:id="213" w:name="_Toc402174211"/>
      <w:r>
        <w:t>Firewall configurator (Forwarding)</w:t>
      </w:r>
      <w:bookmarkEnd w:id="213"/>
    </w:p>
    <w:p w:rsidR="007D49D4" w:rsidRDefault="007D49D4" w:rsidP="007D49D4"/>
    <w:p w:rsidR="00370774" w:rsidRDefault="00370774" w:rsidP="007D49D4">
      <w:r>
        <w:t xml:space="preserve">Switching to the tab “Forwarding” brings you to a new window (see </w:t>
      </w:r>
      <w:r w:rsidR="00366BEA">
        <w:fldChar w:fldCharType="begin"/>
      </w:r>
      <w:r w:rsidR="00366BEA">
        <w:instrText xml:space="preserve"> REF _Ref401664796 \h </w:instrText>
      </w:r>
      <w:r w:rsidR="00366BEA">
        <w:fldChar w:fldCharType="separate"/>
      </w:r>
      <w:r w:rsidR="00333540">
        <w:t xml:space="preserve">Figure </w:t>
      </w:r>
      <w:r w:rsidR="00333540">
        <w:rPr>
          <w:noProof/>
        </w:rPr>
        <w:t>2</w:t>
      </w:r>
      <w:r w:rsidR="00333540">
        <w:noBreakHyphen/>
      </w:r>
      <w:r w:rsidR="00333540">
        <w:rPr>
          <w:noProof/>
        </w:rPr>
        <w:t>2</w:t>
      </w:r>
      <w:r w:rsidR="00366BEA">
        <w:fldChar w:fldCharType="end"/>
      </w:r>
      <w:r>
        <w:t>) where you can set multiple forwarding rules.</w:t>
      </w:r>
    </w:p>
    <w:p w:rsidR="00370774" w:rsidRDefault="00370774" w:rsidP="007D49D4"/>
    <w:p w:rsidR="00370774" w:rsidRDefault="00370774" w:rsidP="007D49D4"/>
    <w:p w:rsidR="00370774" w:rsidRDefault="00370774" w:rsidP="007D49D4"/>
    <w:p w:rsidR="00370774" w:rsidRDefault="00370774" w:rsidP="007D49D4"/>
    <w:p w:rsidR="00370774" w:rsidRDefault="00370774" w:rsidP="007D49D4"/>
    <w:p w:rsidR="00370774" w:rsidRDefault="00370774" w:rsidP="007D49D4"/>
    <w:p w:rsidR="00370774" w:rsidRDefault="00370774" w:rsidP="007D49D4"/>
    <w:p w:rsidR="00370774" w:rsidRDefault="00370774" w:rsidP="007D49D4">
      <w:r>
        <w:rPr>
          <w:noProof/>
          <w:lang w:val="nl-NL" w:eastAsia="nl-NL"/>
        </w:rPr>
        <w:drawing>
          <wp:inline distT="0" distB="0" distL="0" distR="0" wp14:anchorId="3F24B906" wp14:editId="7EDAFF6E">
            <wp:extent cx="5181600" cy="29908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81600" cy="2990850"/>
                    </a:xfrm>
                    <a:prstGeom prst="rect">
                      <a:avLst/>
                    </a:prstGeom>
                  </pic:spPr>
                </pic:pic>
              </a:graphicData>
            </a:graphic>
          </wp:inline>
        </w:drawing>
      </w:r>
    </w:p>
    <w:p w:rsidR="007D49D4" w:rsidRDefault="00370774" w:rsidP="00366BEA">
      <w:pPr>
        <w:pStyle w:val="Onderschrift"/>
      </w:pPr>
      <w:bookmarkStart w:id="214" w:name="_Ref401664796"/>
      <w:bookmarkStart w:id="215" w:name="_Toc402174222"/>
      <w:r>
        <w:t xml:space="preserve">Figure </w:t>
      </w:r>
      <w:r w:rsidR="003E3289">
        <w:fldChar w:fldCharType="begin"/>
      </w:r>
      <w:r w:rsidR="003E3289">
        <w:instrText xml:space="preserve"> STYLEREF 1 \s </w:instrText>
      </w:r>
      <w:r w:rsidR="003E3289">
        <w:fldChar w:fldCharType="separate"/>
      </w:r>
      <w:r w:rsidR="00333540">
        <w:rPr>
          <w:noProof/>
        </w:rPr>
        <w:t>2</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2</w:t>
      </w:r>
      <w:r w:rsidR="003E3289">
        <w:fldChar w:fldCharType="end"/>
      </w:r>
      <w:bookmarkEnd w:id="214"/>
      <w:r>
        <w:t xml:space="preserve">:  </w:t>
      </w:r>
      <w:r w:rsidR="00366BEA">
        <w:t>Forwarding</w:t>
      </w:r>
      <w:bookmarkEnd w:id="215"/>
    </w:p>
    <w:p w:rsidR="00366BEA" w:rsidRPr="007D49D4" w:rsidRDefault="00366BEA" w:rsidP="00366BEA"/>
    <w:p w:rsidR="00457A23" w:rsidRDefault="00366BEA" w:rsidP="005F4D49">
      <w:r>
        <w:t xml:space="preserve">As you can see in </w:t>
      </w:r>
      <w:r>
        <w:fldChar w:fldCharType="begin"/>
      </w:r>
      <w:r>
        <w:instrText xml:space="preserve"> REF _Ref401664796 \h </w:instrText>
      </w:r>
      <w:r>
        <w:fldChar w:fldCharType="separate"/>
      </w:r>
      <w:r w:rsidR="00333540">
        <w:t xml:space="preserve">Figure </w:t>
      </w:r>
      <w:r w:rsidR="00333540">
        <w:rPr>
          <w:noProof/>
        </w:rPr>
        <w:t>2</w:t>
      </w:r>
      <w:r w:rsidR="00333540">
        <w:noBreakHyphen/>
      </w:r>
      <w:r w:rsidR="00333540">
        <w:rPr>
          <w:noProof/>
        </w:rPr>
        <w:t>2</w:t>
      </w:r>
      <w:r>
        <w:fldChar w:fldCharType="end"/>
      </w:r>
      <w:r>
        <w:t xml:space="preserve"> the first forwarding rule is already been set. These are the IP-ranges that you set under “Device Settings” taken the </w:t>
      </w:r>
      <w:proofErr w:type="spellStart"/>
      <w:r>
        <w:t>Netmask</w:t>
      </w:r>
      <w:proofErr w:type="spellEnd"/>
      <w:r>
        <w:t xml:space="preserve"> in account.</w:t>
      </w:r>
    </w:p>
    <w:p w:rsidR="00366BEA" w:rsidRDefault="00366BEA" w:rsidP="005F4D49"/>
    <w:p w:rsidR="00366BEA" w:rsidRDefault="00366BEA" w:rsidP="005F4D49">
      <w:pPr>
        <w:rPr>
          <w:i/>
        </w:rPr>
      </w:pPr>
      <w:r>
        <w:rPr>
          <w:i/>
          <w:noProof/>
          <w:lang w:val="nl-NL" w:eastAsia="nl-NL"/>
        </w:rPr>
        <w:drawing>
          <wp:inline distT="0" distB="0" distL="0" distR="0" wp14:anchorId="6B5FE372" wp14:editId="58A5759D">
            <wp:extent cx="522000" cy="450000"/>
            <wp:effectExtent l="0" t="0" r="0" b="7620"/>
            <wp:docPr id="5"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arn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Pr>
          <w:i/>
        </w:rPr>
        <w:t>: If the first forwarding rule is not the right one, it might be the reason that there was already a rule set before. You need to remove all the rules in the forwarding-window and add a new one.  Now this will be the right one.</w:t>
      </w:r>
    </w:p>
    <w:p w:rsidR="00366BEA" w:rsidRDefault="00366BEA" w:rsidP="005F4D49"/>
    <w:p w:rsidR="00366BEA" w:rsidRDefault="00DF2B15" w:rsidP="005F4D49">
      <w:r>
        <w:t xml:space="preserve">By hovering with your mouse at the end of a forwarding rule, a trashcan will appear (see </w:t>
      </w:r>
      <w:r>
        <w:fldChar w:fldCharType="begin"/>
      </w:r>
      <w:r>
        <w:instrText xml:space="preserve"> REF _Ref401666416 \h </w:instrText>
      </w:r>
      <w:r>
        <w:fldChar w:fldCharType="separate"/>
      </w:r>
      <w:r w:rsidR="00333540">
        <w:t xml:space="preserve">Figure </w:t>
      </w:r>
      <w:r w:rsidR="00333540">
        <w:rPr>
          <w:noProof/>
        </w:rPr>
        <w:t>2</w:t>
      </w:r>
      <w:r w:rsidR="00333540">
        <w:noBreakHyphen/>
      </w:r>
      <w:r w:rsidR="00333540">
        <w:rPr>
          <w:noProof/>
        </w:rPr>
        <w:t>3</w:t>
      </w:r>
      <w:r>
        <w:fldChar w:fldCharType="end"/>
      </w:r>
      <w:r>
        <w:t>). By clicking on the trashcan, you delete the rule.</w:t>
      </w:r>
    </w:p>
    <w:p w:rsidR="00DF2B15" w:rsidRDefault="00DF2B15" w:rsidP="005F4D49"/>
    <w:p w:rsidR="00DF2B15" w:rsidRDefault="00DF2B15" w:rsidP="005F4D49">
      <w:r>
        <w:rPr>
          <w:noProof/>
          <w:lang w:val="nl-NL" w:eastAsia="nl-NL"/>
        </w:rPr>
        <w:drawing>
          <wp:inline distT="0" distB="0" distL="0" distR="0" wp14:anchorId="38682C2A" wp14:editId="0F73071A">
            <wp:extent cx="2857500" cy="13716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57500" cy="1371600"/>
                    </a:xfrm>
                    <a:prstGeom prst="rect">
                      <a:avLst/>
                    </a:prstGeom>
                  </pic:spPr>
                </pic:pic>
              </a:graphicData>
            </a:graphic>
          </wp:inline>
        </w:drawing>
      </w:r>
    </w:p>
    <w:p w:rsidR="00DF2B15" w:rsidRDefault="00DF2B15" w:rsidP="00DF2B15">
      <w:pPr>
        <w:pStyle w:val="Onderschrift"/>
      </w:pPr>
      <w:bookmarkStart w:id="216" w:name="_Ref401666416"/>
      <w:bookmarkStart w:id="217" w:name="_Toc402174223"/>
      <w:r>
        <w:t xml:space="preserve">Figure </w:t>
      </w:r>
      <w:r w:rsidR="003E3289">
        <w:fldChar w:fldCharType="begin"/>
      </w:r>
      <w:r w:rsidR="003E3289">
        <w:instrText xml:space="preserve"> STYLEREF 1 \s </w:instrText>
      </w:r>
      <w:r w:rsidR="003E3289">
        <w:fldChar w:fldCharType="separate"/>
      </w:r>
      <w:r w:rsidR="00333540">
        <w:rPr>
          <w:noProof/>
        </w:rPr>
        <w:t>2</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3</w:t>
      </w:r>
      <w:r w:rsidR="003E3289">
        <w:fldChar w:fldCharType="end"/>
      </w:r>
      <w:bookmarkEnd w:id="216"/>
      <w:r>
        <w:t>: Trashcan</w:t>
      </w:r>
      <w:bookmarkEnd w:id="217"/>
    </w:p>
    <w:p w:rsidR="00DF2B15" w:rsidRDefault="00DF2B15" w:rsidP="00DF2B15">
      <w:r>
        <w:t>By clicking at the Plus-sign, you can add a new rule.</w:t>
      </w:r>
    </w:p>
    <w:p w:rsidR="00DF2B15" w:rsidRDefault="00DF2B15" w:rsidP="00DF2B15"/>
    <w:p w:rsidR="00DF2B15" w:rsidRDefault="00DF2B15" w:rsidP="00DF2B15">
      <w:r>
        <w:t xml:space="preserve">By clicking at the drop-down-menu at the beginning of a rule, you can choose which forwarding you need (see </w:t>
      </w:r>
      <w:r>
        <w:fldChar w:fldCharType="begin"/>
      </w:r>
      <w:r>
        <w:instrText xml:space="preserve"> REF _Ref401666632 \h </w:instrText>
      </w:r>
      <w:r>
        <w:fldChar w:fldCharType="separate"/>
      </w:r>
      <w:r w:rsidR="00333540">
        <w:t xml:space="preserve">Figure </w:t>
      </w:r>
      <w:r w:rsidR="00333540">
        <w:rPr>
          <w:noProof/>
        </w:rPr>
        <w:t>2</w:t>
      </w:r>
      <w:r w:rsidR="00333540">
        <w:noBreakHyphen/>
      </w:r>
      <w:r w:rsidR="00333540">
        <w:rPr>
          <w:noProof/>
        </w:rPr>
        <w:t>4</w:t>
      </w:r>
      <w:r>
        <w:fldChar w:fldCharType="end"/>
      </w:r>
      <w:r>
        <w:t>).</w:t>
      </w:r>
    </w:p>
    <w:p w:rsidR="00DF2B15" w:rsidRDefault="00DF2B15" w:rsidP="00DF2B15"/>
    <w:p w:rsidR="00DF2B15" w:rsidRDefault="00DF2B15" w:rsidP="00DF2B15"/>
    <w:p w:rsidR="00DF2B15" w:rsidRDefault="00DF2B15" w:rsidP="00DF2B15"/>
    <w:p w:rsidR="00DF2B15" w:rsidRDefault="00DF2B15" w:rsidP="00DF2B15"/>
    <w:p w:rsidR="00DF2B15" w:rsidRDefault="00DF2B15" w:rsidP="00DF2B15"/>
    <w:p w:rsidR="00DF2B15" w:rsidRDefault="00DF2B15" w:rsidP="00DF2B15">
      <w:r>
        <w:rPr>
          <w:noProof/>
          <w:lang w:val="nl-NL" w:eastAsia="nl-NL"/>
        </w:rPr>
        <w:drawing>
          <wp:inline distT="0" distB="0" distL="0" distR="0" wp14:anchorId="24B28A31" wp14:editId="706C3238">
            <wp:extent cx="2743200" cy="15049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1504950"/>
                    </a:xfrm>
                    <a:prstGeom prst="rect">
                      <a:avLst/>
                    </a:prstGeom>
                  </pic:spPr>
                </pic:pic>
              </a:graphicData>
            </a:graphic>
          </wp:inline>
        </w:drawing>
      </w:r>
    </w:p>
    <w:p w:rsidR="00DF2B15" w:rsidRDefault="00DF2B15" w:rsidP="00DF2B15">
      <w:pPr>
        <w:pStyle w:val="Onderschrift"/>
      </w:pPr>
      <w:bookmarkStart w:id="218" w:name="_Ref401666632"/>
      <w:bookmarkStart w:id="219" w:name="_Toc402174224"/>
      <w:r>
        <w:t xml:space="preserve">Figure </w:t>
      </w:r>
      <w:r w:rsidR="003E3289">
        <w:fldChar w:fldCharType="begin"/>
      </w:r>
      <w:r w:rsidR="003E3289">
        <w:instrText xml:space="preserve"> STYLEREF 1 \s </w:instrText>
      </w:r>
      <w:r w:rsidR="003E3289">
        <w:fldChar w:fldCharType="separate"/>
      </w:r>
      <w:r w:rsidR="00333540">
        <w:rPr>
          <w:noProof/>
        </w:rPr>
        <w:t>2</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4</w:t>
      </w:r>
      <w:r w:rsidR="003E3289">
        <w:fldChar w:fldCharType="end"/>
      </w:r>
      <w:bookmarkEnd w:id="218"/>
      <w:r>
        <w:t>: Forwarding choice</w:t>
      </w:r>
      <w:bookmarkEnd w:id="219"/>
    </w:p>
    <w:p w:rsidR="00DF2B15" w:rsidRDefault="00DF2B15" w:rsidP="00DF2B15">
      <w:r>
        <w:t>You can choose the following:</w:t>
      </w:r>
    </w:p>
    <w:p w:rsidR="00DF2B15" w:rsidRDefault="00DF2B15" w:rsidP="00DF2B15"/>
    <w:tbl>
      <w:tblPr>
        <w:tblStyle w:val="Tabelraster"/>
        <w:tblpPr w:leftFromText="142" w:rightFromText="142" w:vertAnchor="text" w:tblpY="1"/>
        <w:tblOverlap w:val="never"/>
        <w:tblW w:w="0" w:type="auto"/>
        <w:tblLook w:val="01E0" w:firstRow="1" w:lastRow="1" w:firstColumn="1" w:lastColumn="1" w:noHBand="0" w:noVBand="0"/>
      </w:tblPr>
      <w:tblGrid>
        <w:gridCol w:w="2660"/>
        <w:gridCol w:w="6628"/>
      </w:tblGrid>
      <w:tr w:rsidR="00DF2B15" w:rsidTr="00E86E1C">
        <w:trPr>
          <w:ins w:id="220" w:author="Unknown"/>
        </w:trPr>
        <w:tc>
          <w:tcPr>
            <w:tcW w:w="2660" w:type="dxa"/>
            <w:shd w:val="clear" w:color="auto" w:fill="0C0C0C"/>
            <w:vAlign w:val="center"/>
          </w:tcPr>
          <w:p w:rsidR="00DF2B15" w:rsidRPr="006C4115" w:rsidRDefault="00DF2B15" w:rsidP="00E86E1C">
            <w:pPr>
              <w:pStyle w:val="Text"/>
              <w:rPr>
                <w:ins w:id="221" w:author="Unknown"/>
                <w:b/>
                <w:lang w:val="en-US"/>
              </w:rPr>
            </w:pPr>
            <w:r>
              <w:rPr>
                <w:b/>
                <w:lang w:val="en-US"/>
              </w:rPr>
              <w:t>Choice</w:t>
            </w:r>
          </w:p>
        </w:tc>
        <w:tc>
          <w:tcPr>
            <w:tcW w:w="6628" w:type="dxa"/>
            <w:shd w:val="clear" w:color="auto" w:fill="0C0C0C"/>
            <w:vAlign w:val="center"/>
          </w:tcPr>
          <w:p w:rsidR="00DF2B15" w:rsidRPr="006C4115" w:rsidRDefault="00DF2B15" w:rsidP="00E86E1C">
            <w:pPr>
              <w:pStyle w:val="Text"/>
              <w:rPr>
                <w:ins w:id="222" w:author="Unknown"/>
                <w:b/>
                <w:lang w:val="en-US"/>
              </w:rPr>
            </w:pPr>
            <w:ins w:id="223" w:author="Unknown">
              <w:r w:rsidRPr="006C4115">
                <w:rPr>
                  <w:b/>
                  <w:lang w:val="en-US"/>
                </w:rPr>
                <w:t>Description</w:t>
              </w:r>
            </w:ins>
          </w:p>
        </w:tc>
      </w:tr>
      <w:tr w:rsidR="00DF2B15" w:rsidTr="00E86E1C">
        <w:trPr>
          <w:ins w:id="224" w:author="Unknown"/>
        </w:trPr>
        <w:tc>
          <w:tcPr>
            <w:tcW w:w="2660" w:type="dxa"/>
            <w:vAlign w:val="center"/>
          </w:tcPr>
          <w:p w:rsidR="00DF2B15" w:rsidRDefault="00DF2B15" w:rsidP="00E86E1C">
            <w:pPr>
              <w:pStyle w:val="Text"/>
              <w:rPr>
                <w:ins w:id="225" w:author="Unknown"/>
                <w:lang w:val="en-US"/>
              </w:rPr>
            </w:pPr>
            <w:r>
              <w:rPr>
                <w:lang w:val="en-US"/>
              </w:rPr>
              <w:t>Modbus Master</w:t>
            </w:r>
          </w:p>
        </w:tc>
        <w:tc>
          <w:tcPr>
            <w:tcW w:w="6628" w:type="dxa"/>
            <w:vAlign w:val="center"/>
          </w:tcPr>
          <w:p w:rsidR="00DF2B15" w:rsidRDefault="00DF2B15" w:rsidP="00DF2B15">
            <w:pPr>
              <w:pStyle w:val="Text"/>
              <w:rPr>
                <w:ins w:id="226" w:author="Unknown"/>
                <w:lang w:val="en-US"/>
              </w:rPr>
            </w:pPr>
            <w:r>
              <w:rPr>
                <w:lang w:val="en-US"/>
              </w:rPr>
              <w:t>Select if NavVision is the Modbus Master</w:t>
            </w:r>
          </w:p>
        </w:tc>
      </w:tr>
      <w:tr w:rsidR="00DF2B15" w:rsidTr="00E86E1C">
        <w:trPr>
          <w:ins w:id="227" w:author="Unknown"/>
        </w:trPr>
        <w:tc>
          <w:tcPr>
            <w:tcW w:w="2660" w:type="dxa"/>
            <w:vAlign w:val="center"/>
          </w:tcPr>
          <w:p w:rsidR="00DF2B15" w:rsidRDefault="00DF2B15" w:rsidP="00E86E1C">
            <w:pPr>
              <w:pStyle w:val="Text"/>
              <w:rPr>
                <w:ins w:id="228" w:author="Unknown"/>
                <w:lang w:val="en-US"/>
              </w:rPr>
            </w:pPr>
            <w:r>
              <w:rPr>
                <w:lang w:val="en-US"/>
              </w:rPr>
              <w:t>Modbus Slave</w:t>
            </w:r>
          </w:p>
        </w:tc>
        <w:tc>
          <w:tcPr>
            <w:tcW w:w="6628" w:type="dxa"/>
            <w:vAlign w:val="center"/>
          </w:tcPr>
          <w:p w:rsidR="00DF2B15" w:rsidRDefault="00DF2B15" w:rsidP="00E86E1C">
            <w:pPr>
              <w:pStyle w:val="Text"/>
              <w:rPr>
                <w:ins w:id="229" w:author="Unknown"/>
                <w:lang w:val="en-US"/>
              </w:rPr>
            </w:pPr>
            <w:r>
              <w:rPr>
                <w:lang w:val="en-US"/>
              </w:rPr>
              <w:t>Select if NavVision is the Modbus Slave</w:t>
            </w:r>
          </w:p>
        </w:tc>
      </w:tr>
      <w:tr w:rsidR="00DF2B15" w:rsidTr="00E86E1C">
        <w:trPr>
          <w:ins w:id="230" w:author="Unknown"/>
        </w:trPr>
        <w:tc>
          <w:tcPr>
            <w:tcW w:w="2660" w:type="dxa"/>
            <w:vAlign w:val="center"/>
          </w:tcPr>
          <w:p w:rsidR="00DF2B15" w:rsidRDefault="00DF2B15" w:rsidP="00DF2B15">
            <w:pPr>
              <w:pStyle w:val="Text"/>
              <w:rPr>
                <w:ins w:id="231" w:author="Unknown"/>
                <w:lang w:val="en-US"/>
              </w:rPr>
            </w:pPr>
            <w:r>
              <w:rPr>
                <w:lang w:val="en-US"/>
              </w:rPr>
              <w:t>iPod Interface</w:t>
            </w:r>
          </w:p>
        </w:tc>
        <w:tc>
          <w:tcPr>
            <w:tcW w:w="6628" w:type="dxa"/>
            <w:vAlign w:val="center"/>
          </w:tcPr>
          <w:p w:rsidR="00DF2B15" w:rsidRDefault="00DF2B15" w:rsidP="00E86E1C">
            <w:pPr>
              <w:pStyle w:val="Text"/>
              <w:rPr>
                <w:ins w:id="232" w:author="Unknown"/>
                <w:lang w:val="en-US"/>
              </w:rPr>
            </w:pPr>
            <w:r>
              <w:rPr>
                <w:lang w:val="en-US"/>
              </w:rPr>
              <w:t>Select if you need to connect to NavVision with iPod/iPad</w:t>
            </w:r>
          </w:p>
        </w:tc>
      </w:tr>
      <w:tr w:rsidR="00DF2B15" w:rsidTr="00E86E1C">
        <w:tc>
          <w:tcPr>
            <w:tcW w:w="2660" w:type="dxa"/>
            <w:vAlign w:val="center"/>
          </w:tcPr>
          <w:p w:rsidR="00DF2B15" w:rsidRDefault="00DF2B15" w:rsidP="00E86E1C">
            <w:pPr>
              <w:pStyle w:val="Text"/>
              <w:rPr>
                <w:lang w:val="en-US"/>
              </w:rPr>
            </w:pPr>
            <w:r>
              <w:rPr>
                <w:lang w:val="en-US"/>
              </w:rPr>
              <w:t>Custom TCP</w:t>
            </w:r>
          </w:p>
        </w:tc>
        <w:tc>
          <w:tcPr>
            <w:tcW w:w="6628" w:type="dxa"/>
            <w:vAlign w:val="center"/>
          </w:tcPr>
          <w:p w:rsidR="00DF2B15" w:rsidRDefault="00DF2B15" w:rsidP="00E86E1C">
            <w:pPr>
              <w:pStyle w:val="Text"/>
              <w:rPr>
                <w:lang w:val="en-US"/>
              </w:rPr>
            </w:pPr>
            <w:r>
              <w:rPr>
                <w:lang w:val="en-US"/>
              </w:rPr>
              <w:t xml:space="preserve">Custom forwarding settings </w:t>
            </w:r>
          </w:p>
        </w:tc>
      </w:tr>
    </w:tbl>
    <w:p w:rsidR="00DF2B15" w:rsidRDefault="001E0566" w:rsidP="004F4E9B">
      <w:pPr>
        <w:pStyle w:val="Onderschrift"/>
      </w:pPr>
      <w:bookmarkStart w:id="233" w:name="_Toc402174239"/>
      <w:r>
        <w:t xml:space="preserve">Table </w:t>
      </w:r>
      <w:r>
        <w:fldChar w:fldCharType="begin"/>
      </w:r>
      <w:r>
        <w:instrText xml:space="preserve"> SEQ Table \* ARABIC </w:instrText>
      </w:r>
      <w:r>
        <w:fldChar w:fldCharType="separate"/>
      </w:r>
      <w:r w:rsidR="00333540">
        <w:rPr>
          <w:noProof/>
        </w:rPr>
        <w:t>6</w:t>
      </w:r>
      <w:r>
        <w:fldChar w:fldCharType="end"/>
      </w:r>
      <w:r>
        <w:t>: Forwarding choices</w:t>
      </w:r>
      <w:bookmarkEnd w:id="233"/>
    </w:p>
    <w:p w:rsidR="003E3289" w:rsidRDefault="003E3289" w:rsidP="003E3289">
      <w:r>
        <w:t xml:space="preserve">When an address is reachable by Ping, the link-sign will appear (see </w:t>
      </w:r>
      <w:r>
        <w:fldChar w:fldCharType="begin"/>
      </w:r>
      <w:r>
        <w:instrText xml:space="preserve"> REF _Ref401753051 \h </w:instrText>
      </w:r>
      <w:r>
        <w:fldChar w:fldCharType="separate"/>
      </w:r>
      <w:r w:rsidR="00333540">
        <w:t xml:space="preserve">Figure </w:t>
      </w:r>
      <w:r w:rsidR="00333540">
        <w:rPr>
          <w:noProof/>
        </w:rPr>
        <w:t>2</w:t>
      </w:r>
      <w:r w:rsidR="00333540">
        <w:noBreakHyphen/>
      </w:r>
      <w:r w:rsidR="00333540">
        <w:rPr>
          <w:noProof/>
        </w:rPr>
        <w:t>5</w:t>
      </w:r>
      <w:r>
        <w:fldChar w:fldCharType="end"/>
      </w:r>
      <w:r>
        <w:t>).</w:t>
      </w:r>
    </w:p>
    <w:p w:rsidR="003E3289" w:rsidRDefault="003E3289" w:rsidP="003E3289"/>
    <w:p w:rsidR="003E3289" w:rsidRDefault="003E3289" w:rsidP="003E3289">
      <w:r>
        <w:rPr>
          <w:noProof/>
          <w:lang w:val="nl-NL" w:eastAsia="nl-NL"/>
        </w:rPr>
        <w:drawing>
          <wp:inline distT="0" distB="0" distL="0" distR="0" wp14:anchorId="5D4EE3BA" wp14:editId="3683367B">
            <wp:extent cx="2466975" cy="295275"/>
            <wp:effectExtent l="0" t="0" r="9525"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66975" cy="295275"/>
                    </a:xfrm>
                    <a:prstGeom prst="rect">
                      <a:avLst/>
                    </a:prstGeom>
                  </pic:spPr>
                </pic:pic>
              </a:graphicData>
            </a:graphic>
          </wp:inline>
        </w:drawing>
      </w:r>
    </w:p>
    <w:p w:rsidR="003E3289" w:rsidRDefault="003E3289" w:rsidP="003E3289">
      <w:pPr>
        <w:pStyle w:val="Onderschrift"/>
      </w:pPr>
      <w:bookmarkStart w:id="234" w:name="_Ref401753051"/>
      <w:bookmarkStart w:id="235" w:name="_Toc402174225"/>
      <w:r>
        <w:t xml:space="preserve">Figure </w:t>
      </w:r>
      <w:r>
        <w:fldChar w:fldCharType="begin"/>
      </w:r>
      <w:r>
        <w:instrText xml:space="preserve"> STYLEREF 1 \s </w:instrText>
      </w:r>
      <w:r>
        <w:fldChar w:fldCharType="separate"/>
      </w:r>
      <w:r w:rsidR="00333540">
        <w:rPr>
          <w:noProof/>
        </w:rPr>
        <w:t>2</w:t>
      </w:r>
      <w:r>
        <w:fldChar w:fldCharType="end"/>
      </w:r>
      <w:r>
        <w:noBreakHyphen/>
      </w:r>
      <w:r>
        <w:fldChar w:fldCharType="begin"/>
      </w:r>
      <w:r>
        <w:instrText xml:space="preserve"> SEQ Figure \* ARABIC \s 1 </w:instrText>
      </w:r>
      <w:r>
        <w:fldChar w:fldCharType="separate"/>
      </w:r>
      <w:r w:rsidR="00333540">
        <w:rPr>
          <w:noProof/>
        </w:rPr>
        <w:t>5</w:t>
      </w:r>
      <w:r>
        <w:fldChar w:fldCharType="end"/>
      </w:r>
      <w:bookmarkEnd w:id="234"/>
      <w:r>
        <w:t>: Link sign</w:t>
      </w:r>
      <w:bookmarkEnd w:id="235"/>
    </w:p>
    <w:p w:rsidR="002248DB" w:rsidRDefault="002248DB" w:rsidP="002248DB">
      <w:pPr>
        <w:pStyle w:val="Kop4"/>
      </w:pPr>
      <w:bookmarkStart w:id="236" w:name="_Toc402174212"/>
      <w:r>
        <w:t>Forwarding functions</w:t>
      </w:r>
      <w:bookmarkEnd w:id="236"/>
    </w:p>
    <w:p w:rsidR="002248DB" w:rsidRDefault="002248DB" w:rsidP="004F4E9B"/>
    <w:p w:rsidR="00096A9C" w:rsidRPr="009D3D6E" w:rsidRDefault="009D3D6E" w:rsidP="004F4E9B">
      <w:r>
        <w:t xml:space="preserve">The best way to describe the port forwarding is by looking at the next two figures (see </w:t>
      </w:r>
      <w:r w:rsidR="00084C95">
        <w:fldChar w:fldCharType="begin"/>
      </w:r>
      <w:r w:rsidR="00084C95">
        <w:instrText xml:space="preserve"> REF _Ref401735847 \h </w:instrText>
      </w:r>
      <w:r w:rsidR="00084C95">
        <w:fldChar w:fldCharType="separate"/>
      </w:r>
      <w:r w:rsidR="00333540">
        <w:t xml:space="preserve">Figure </w:t>
      </w:r>
      <w:r w:rsidR="00333540">
        <w:rPr>
          <w:noProof/>
        </w:rPr>
        <w:t>2</w:t>
      </w:r>
      <w:r w:rsidR="00333540">
        <w:noBreakHyphen/>
      </w:r>
      <w:r w:rsidR="00333540">
        <w:rPr>
          <w:noProof/>
        </w:rPr>
        <w:t>6</w:t>
      </w:r>
      <w:r w:rsidR="00084C95">
        <w:fldChar w:fldCharType="end"/>
      </w:r>
      <w:r w:rsidR="00084C95">
        <w:t xml:space="preserve"> and </w:t>
      </w:r>
      <w:r w:rsidR="00084C95">
        <w:fldChar w:fldCharType="begin"/>
      </w:r>
      <w:r w:rsidR="00084C95">
        <w:instrText xml:space="preserve"> REF _Ref401739975 \h </w:instrText>
      </w:r>
      <w:r w:rsidR="00084C95">
        <w:fldChar w:fldCharType="separate"/>
      </w:r>
      <w:r w:rsidR="00333540">
        <w:t xml:space="preserve">Figure </w:t>
      </w:r>
      <w:r w:rsidR="00333540">
        <w:rPr>
          <w:noProof/>
        </w:rPr>
        <w:t>2</w:t>
      </w:r>
      <w:r w:rsidR="00333540">
        <w:noBreakHyphen/>
      </w:r>
      <w:r w:rsidR="00333540">
        <w:rPr>
          <w:noProof/>
        </w:rPr>
        <w:t>7</w:t>
      </w:r>
      <w:r w:rsidR="00084C95">
        <w:fldChar w:fldCharType="end"/>
      </w:r>
      <w:r>
        <w:t>). You will notice that it can go from inside out (</w:t>
      </w:r>
      <w:r w:rsidR="00084C95">
        <w:fldChar w:fldCharType="begin"/>
      </w:r>
      <w:r w:rsidR="00084C95">
        <w:instrText xml:space="preserve"> REF _Ref401735847 \h </w:instrText>
      </w:r>
      <w:r w:rsidR="00084C95">
        <w:fldChar w:fldCharType="separate"/>
      </w:r>
      <w:r w:rsidR="00333540">
        <w:t xml:space="preserve">Figure </w:t>
      </w:r>
      <w:r w:rsidR="00333540">
        <w:rPr>
          <w:noProof/>
        </w:rPr>
        <w:t>2</w:t>
      </w:r>
      <w:r w:rsidR="00333540">
        <w:noBreakHyphen/>
      </w:r>
      <w:r w:rsidR="00333540">
        <w:rPr>
          <w:noProof/>
        </w:rPr>
        <w:t>6</w:t>
      </w:r>
      <w:r w:rsidR="00084C95">
        <w:fldChar w:fldCharType="end"/>
      </w:r>
      <w:r>
        <w:t>) and from outside in (</w:t>
      </w:r>
      <w:r w:rsidR="00084C95">
        <w:fldChar w:fldCharType="begin"/>
      </w:r>
      <w:r w:rsidR="00084C95">
        <w:instrText xml:space="preserve"> REF _Ref401739975 \h </w:instrText>
      </w:r>
      <w:r w:rsidR="00084C95">
        <w:fldChar w:fldCharType="separate"/>
      </w:r>
      <w:r w:rsidR="00333540">
        <w:t xml:space="preserve">Figure </w:t>
      </w:r>
      <w:r w:rsidR="00333540">
        <w:rPr>
          <w:noProof/>
        </w:rPr>
        <w:t>2</w:t>
      </w:r>
      <w:r w:rsidR="00333540">
        <w:noBreakHyphen/>
      </w:r>
      <w:r w:rsidR="00333540">
        <w:rPr>
          <w:noProof/>
        </w:rPr>
        <w:t>7</w:t>
      </w:r>
      <w:r w:rsidR="00084C95">
        <w:fldChar w:fldCharType="end"/>
      </w:r>
      <w:r>
        <w:t>).</w:t>
      </w:r>
    </w:p>
    <w:p w:rsidR="00096A9C" w:rsidRDefault="00096A9C" w:rsidP="004F4E9B"/>
    <w:p w:rsidR="00E557F3" w:rsidRPr="003E3289" w:rsidRDefault="00E51EBA" w:rsidP="004F4E9B">
      <w:pPr>
        <w:rPr>
          <w:noProof/>
          <w:lang w:eastAsia="nl-NL"/>
        </w:rPr>
      </w:pPr>
      <w:r w:rsidRPr="003E3289">
        <w:rPr>
          <w:noProof/>
          <w:lang w:eastAsia="nl-NL"/>
        </w:rPr>
        <w:t xml:space="preserve">               Virtual                                                        External</w:t>
      </w:r>
    </w:p>
    <w:p w:rsidR="00E51EBA" w:rsidRPr="003E3289" w:rsidRDefault="00E51EBA" w:rsidP="004F4E9B">
      <w:pPr>
        <w:rPr>
          <w:noProof/>
          <w:lang w:eastAsia="nl-NL"/>
        </w:rPr>
      </w:pPr>
    </w:p>
    <w:p w:rsidR="00E51EBA" w:rsidRDefault="00E51EBA" w:rsidP="004F4E9B">
      <w:r>
        <w:t xml:space="preserve">           </w:t>
      </w:r>
      <w:r>
        <w:rPr>
          <w:noProof/>
          <w:lang w:val="nl-NL" w:eastAsia="nl-NL"/>
        </w:rPr>
        <w:drawing>
          <wp:inline distT="0" distB="0" distL="0" distR="0" wp14:anchorId="3A3E1BDB" wp14:editId="7BBF6F28">
            <wp:extent cx="819150" cy="4572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png"/>
                    <pic:cNvPicPr/>
                  </pic:nvPicPr>
                  <pic:blipFill>
                    <a:blip r:embed="rId20">
                      <a:extLst>
                        <a:ext uri="{28A0092B-C50C-407E-A947-70E740481C1C}">
                          <a14:useLocalDpi xmlns:a14="http://schemas.microsoft.com/office/drawing/2010/main" val="0"/>
                        </a:ext>
                      </a:extLst>
                    </a:blip>
                    <a:stretch>
                      <a:fillRect/>
                    </a:stretch>
                  </pic:blipFill>
                  <pic:spPr>
                    <a:xfrm>
                      <a:off x="0" y="0"/>
                      <a:ext cx="819150" cy="457200"/>
                    </a:xfrm>
                    <a:prstGeom prst="rect">
                      <a:avLst/>
                    </a:prstGeom>
                  </pic:spPr>
                </pic:pic>
              </a:graphicData>
            </a:graphic>
          </wp:inline>
        </w:drawing>
      </w:r>
      <w:r>
        <w:t xml:space="preserve">             </w:t>
      </w:r>
      <w:r>
        <w:rPr>
          <w:noProof/>
          <w:lang w:val="nl-NL" w:eastAsia="nl-NL"/>
        </w:rPr>
        <w:drawing>
          <wp:inline distT="0" distB="0" distL="0" distR="0">
            <wp:extent cx="702526" cy="480676"/>
            <wp:effectExtent l="0" t="0" r="254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going.png"/>
                    <pic:cNvPicPr/>
                  </pic:nvPicPr>
                  <pic:blipFill>
                    <a:blip r:embed="rId21">
                      <a:extLst>
                        <a:ext uri="{28A0092B-C50C-407E-A947-70E740481C1C}">
                          <a14:useLocalDpi xmlns:a14="http://schemas.microsoft.com/office/drawing/2010/main" val="0"/>
                        </a:ext>
                      </a:extLst>
                    </a:blip>
                    <a:stretch>
                      <a:fillRect/>
                    </a:stretch>
                  </pic:blipFill>
                  <pic:spPr>
                    <a:xfrm>
                      <a:off x="0" y="0"/>
                      <a:ext cx="712588" cy="487561"/>
                    </a:xfrm>
                    <a:prstGeom prst="rect">
                      <a:avLst/>
                    </a:prstGeom>
                  </pic:spPr>
                </pic:pic>
              </a:graphicData>
            </a:graphic>
          </wp:inline>
        </w:drawing>
      </w:r>
      <w:r>
        <w:t xml:space="preserve">              </w:t>
      </w:r>
      <w:r>
        <w:rPr>
          <w:noProof/>
          <w:lang w:val="nl-NL" w:eastAsia="nl-NL"/>
        </w:rPr>
        <w:drawing>
          <wp:inline distT="0" distB="0" distL="0" distR="0">
            <wp:extent cx="933450" cy="704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ng"/>
                    <pic:cNvPicPr/>
                  </pic:nvPicPr>
                  <pic:blipFill>
                    <a:blip r:embed="rId22">
                      <a:extLst>
                        <a:ext uri="{28A0092B-C50C-407E-A947-70E740481C1C}">
                          <a14:useLocalDpi xmlns:a14="http://schemas.microsoft.com/office/drawing/2010/main" val="0"/>
                        </a:ext>
                      </a:extLst>
                    </a:blip>
                    <a:stretch>
                      <a:fillRect/>
                    </a:stretch>
                  </pic:blipFill>
                  <pic:spPr>
                    <a:xfrm>
                      <a:off x="0" y="0"/>
                      <a:ext cx="933450" cy="704850"/>
                    </a:xfrm>
                    <a:prstGeom prst="rect">
                      <a:avLst/>
                    </a:prstGeom>
                  </pic:spPr>
                </pic:pic>
              </a:graphicData>
            </a:graphic>
          </wp:inline>
        </w:drawing>
      </w:r>
    </w:p>
    <w:p w:rsidR="009F48F5" w:rsidRDefault="009F48F5" w:rsidP="009F48F5">
      <w:pPr>
        <w:pStyle w:val="Onderschrift"/>
      </w:pPr>
      <w:bookmarkStart w:id="237" w:name="_Ref401735847"/>
      <w:bookmarkStart w:id="238" w:name="_Toc402174226"/>
      <w:r>
        <w:t xml:space="preserve">Figure </w:t>
      </w:r>
      <w:r w:rsidR="003E3289">
        <w:fldChar w:fldCharType="begin"/>
      </w:r>
      <w:r w:rsidR="003E3289">
        <w:instrText xml:space="preserve"> STYLEREF 1 \s </w:instrText>
      </w:r>
      <w:r w:rsidR="003E3289">
        <w:fldChar w:fldCharType="separate"/>
      </w:r>
      <w:r w:rsidR="00333540">
        <w:rPr>
          <w:noProof/>
        </w:rPr>
        <w:t>2</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6</w:t>
      </w:r>
      <w:r w:rsidR="003E3289">
        <w:fldChar w:fldCharType="end"/>
      </w:r>
      <w:bookmarkEnd w:id="237"/>
      <w:r>
        <w:t xml:space="preserve">: </w:t>
      </w:r>
      <w:bookmarkStart w:id="239" w:name="OLE_LINK1"/>
      <w:bookmarkStart w:id="240" w:name="OLE_LINK2"/>
      <w:bookmarkStart w:id="241" w:name="OLE_LINK3"/>
      <w:r w:rsidR="00FC62EA">
        <w:t>Visualization</w:t>
      </w:r>
      <w:r>
        <w:t xml:space="preserve"> port forwarding</w:t>
      </w:r>
      <w:r w:rsidR="00084C95">
        <w:t xml:space="preserve"> Inside out</w:t>
      </w:r>
      <w:bookmarkEnd w:id="238"/>
      <w:bookmarkEnd w:id="239"/>
      <w:bookmarkEnd w:id="240"/>
      <w:bookmarkEnd w:id="241"/>
    </w:p>
    <w:p w:rsidR="00E51EBA" w:rsidRDefault="00E51EBA" w:rsidP="009F48F5">
      <w:r>
        <w:t xml:space="preserve">         </w:t>
      </w:r>
    </w:p>
    <w:p w:rsidR="00E51EBA" w:rsidRDefault="00B574F2" w:rsidP="009F48F5">
      <w:r>
        <w:t xml:space="preserve">             NavVision                                                     Virtual</w:t>
      </w:r>
    </w:p>
    <w:p w:rsidR="00B574F2" w:rsidRDefault="00B574F2" w:rsidP="009F48F5"/>
    <w:p w:rsidR="009F48F5" w:rsidRDefault="00E51EBA" w:rsidP="009F48F5">
      <w:r>
        <w:t xml:space="preserve">           </w:t>
      </w:r>
      <w:r>
        <w:rPr>
          <w:noProof/>
          <w:lang w:val="nl-NL" w:eastAsia="nl-NL"/>
        </w:rPr>
        <w:drawing>
          <wp:inline distT="0" distB="0" distL="0" distR="0" wp14:anchorId="3BC319B5" wp14:editId="46BE0E85">
            <wp:extent cx="819150" cy="4572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png"/>
                    <pic:cNvPicPr/>
                  </pic:nvPicPr>
                  <pic:blipFill>
                    <a:blip r:embed="rId20">
                      <a:extLst>
                        <a:ext uri="{28A0092B-C50C-407E-A947-70E740481C1C}">
                          <a14:useLocalDpi xmlns:a14="http://schemas.microsoft.com/office/drawing/2010/main" val="0"/>
                        </a:ext>
                      </a:extLst>
                    </a:blip>
                    <a:stretch>
                      <a:fillRect/>
                    </a:stretch>
                  </pic:blipFill>
                  <pic:spPr>
                    <a:xfrm>
                      <a:off x="0" y="0"/>
                      <a:ext cx="819150" cy="457200"/>
                    </a:xfrm>
                    <a:prstGeom prst="rect">
                      <a:avLst/>
                    </a:prstGeom>
                  </pic:spPr>
                </pic:pic>
              </a:graphicData>
            </a:graphic>
          </wp:inline>
        </w:drawing>
      </w:r>
      <w:r w:rsidRPr="003E3289">
        <w:rPr>
          <w:noProof/>
          <w:lang w:eastAsia="nl-NL"/>
        </w:rPr>
        <w:t xml:space="preserve">             </w:t>
      </w:r>
      <w:r>
        <w:rPr>
          <w:noProof/>
          <w:lang w:val="nl-NL" w:eastAsia="nl-NL"/>
        </w:rPr>
        <w:drawing>
          <wp:inline distT="0" distB="0" distL="0" distR="0">
            <wp:extent cx="702527" cy="480676"/>
            <wp:effectExtent l="0" t="0" r="254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ing.png"/>
                    <pic:cNvPicPr/>
                  </pic:nvPicPr>
                  <pic:blipFill>
                    <a:blip r:embed="rId23">
                      <a:extLst>
                        <a:ext uri="{28A0092B-C50C-407E-A947-70E740481C1C}">
                          <a14:useLocalDpi xmlns:a14="http://schemas.microsoft.com/office/drawing/2010/main" val="0"/>
                        </a:ext>
                      </a:extLst>
                    </a:blip>
                    <a:stretch>
                      <a:fillRect/>
                    </a:stretch>
                  </pic:blipFill>
                  <pic:spPr>
                    <a:xfrm>
                      <a:off x="0" y="0"/>
                      <a:ext cx="715781" cy="489744"/>
                    </a:xfrm>
                    <a:prstGeom prst="rect">
                      <a:avLst/>
                    </a:prstGeom>
                  </pic:spPr>
                </pic:pic>
              </a:graphicData>
            </a:graphic>
          </wp:inline>
        </w:drawing>
      </w:r>
      <w:r w:rsidRPr="003E3289">
        <w:rPr>
          <w:noProof/>
          <w:lang w:eastAsia="nl-NL"/>
        </w:rPr>
        <w:t xml:space="preserve">               </w:t>
      </w:r>
      <w:r>
        <w:rPr>
          <w:noProof/>
          <w:lang w:val="nl-NL" w:eastAsia="nl-NL"/>
        </w:rPr>
        <w:drawing>
          <wp:inline distT="0" distB="0" distL="0" distR="0" wp14:anchorId="1BCCBFFA" wp14:editId="18ED971D">
            <wp:extent cx="933450" cy="7048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ng"/>
                    <pic:cNvPicPr/>
                  </pic:nvPicPr>
                  <pic:blipFill>
                    <a:blip r:embed="rId22">
                      <a:extLst>
                        <a:ext uri="{28A0092B-C50C-407E-A947-70E740481C1C}">
                          <a14:useLocalDpi xmlns:a14="http://schemas.microsoft.com/office/drawing/2010/main" val="0"/>
                        </a:ext>
                      </a:extLst>
                    </a:blip>
                    <a:stretch>
                      <a:fillRect/>
                    </a:stretch>
                  </pic:blipFill>
                  <pic:spPr>
                    <a:xfrm>
                      <a:off x="0" y="0"/>
                      <a:ext cx="933450" cy="704850"/>
                    </a:xfrm>
                    <a:prstGeom prst="rect">
                      <a:avLst/>
                    </a:prstGeom>
                  </pic:spPr>
                </pic:pic>
              </a:graphicData>
            </a:graphic>
          </wp:inline>
        </w:drawing>
      </w:r>
    </w:p>
    <w:p w:rsidR="00084C95" w:rsidRDefault="00084C95" w:rsidP="00084C95">
      <w:pPr>
        <w:pStyle w:val="Onderschrift"/>
      </w:pPr>
      <w:bookmarkStart w:id="242" w:name="_Ref401739975"/>
      <w:bookmarkStart w:id="243" w:name="_Toc402174227"/>
      <w:r>
        <w:t xml:space="preserve">Figure </w:t>
      </w:r>
      <w:r w:rsidR="003E3289">
        <w:fldChar w:fldCharType="begin"/>
      </w:r>
      <w:r w:rsidR="003E3289">
        <w:instrText xml:space="preserve"> STYLEREF 1 \s </w:instrText>
      </w:r>
      <w:r w:rsidR="003E3289">
        <w:fldChar w:fldCharType="separate"/>
      </w:r>
      <w:r w:rsidR="00333540">
        <w:rPr>
          <w:noProof/>
        </w:rPr>
        <w:t>2</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7</w:t>
      </w:r>
      <w:r w:rsidR="003E3289">
        <w:fldChar w:fldCharType="end"/>
      </w:r>
      <w:bookmarkEnd w:id="242"/>
      <w:r>
        <w:t>: Visualization port forwarding Outside in</w:t>
      </w:r>
      <w:bookmarkEnd w:id="243"/>
    </w:p>
    <w:p w:rsidR="00084C95" w:rsidRDefault="00084C95" w:rsidP="00084C95"/>
    <w:p w:rsidR="009F48F5" w:rsidRDefault="009F48F5" w:rsidP="009F48F5"/>
    <w:p w:rsidR="009F48F5" w:rsidRDefault="004F47AC" w:rsidP="009F48F5">
      <w:r>
        <w:t>If you go from inside out</w:t>
      </w:r>
      <w:r w:rsidR="00D65CB8">
        <w:t xml:space="preserve"> (</w:t>
      </w:r>
      <w:r>
        <w:t xml:space="preserve">which will be used </w:t>
      </w:r>
      <w:r w:rsidR="00D65CB8">
        <w:t>when</w:t>
      </w:r>
      <w:r>
        <w:t xml:space="preserve"> NavVision is the Modbus Master</w:t>
      </w:r>
      <w:r w:rsidR="00D65CB8">
        <w:t>)</w:t>
      </w:r>
      <w:r>
        <w:t>, the I/O-side is the virtual port.</w:t>
      </w:r>
    </w:p>
    <w:p w:rsidR="00D65CB8" w:rsidRDefault="00D65CB8" w:rsidP="009F48F5"/>
    <w:p w:rsidR="00D65CB8" w:rsidRDefault="00D65CB8" w:rsidP="009F48F5">
      <w:r>
        <w:t>If you go from Outside in (Which will be used when NavVision is Modbus Slave or when you want to co</w:t>
      </w:r>
      <w:r w:rsidR="0042557C">
        <w:t>nnect an iPod/iPad to NavVision)</w:t>
      </w:r>
      <w:r>
        <w:t>, the Cloud-side is the virtual port.</w:t>
      </w:r>
    </w:p>
    <w:p w:rsidR="009F48F5" w:rsidRDefault="009F48F5" w:rsidP="009F48F5"/>
    <w:p w:rsidR="009F48F5" w:rsidRDefault="0042557C" w:rsidP="009F48F5">
      <w:r>
        <w:t xml:space="preserve">So in order to connect these through the “Firewall Configurator” </w:t>
      </w:r>
      <w:r w:rsidR="009F48F5">
        <w:t>The following rules apply</w:t>
      </w:r>
      <w:r>
        <w:t>:</w:t>
      </w:r>
    </w:p>
    <w:p w:rsidR="00E557F3" w:rsidRDefault="00E557F3" w:rsidP="004F4E9B"/>
    <w:p w:rsidR="00E557F3" w:rsidRDefault="002A3224" w:rsidP="004F4E9B">
      <w:r>
        <w:t>NavVision is Modbus Master</w:t>
      </w:r>
    </w:p>
    <w:p w:rsidR="002A3224" w:rsidRDefault="002A3224" w:rsidP="004F4E9B"/>
    <w:p w:rsidR="002A3224" w:rsidRDefault="002A3224" w:rsidP="001C1571">
      <w:pPr>
        <w:pStyle w:val="Lijstalinea"/>
        <w:numPr>
          <w:ilvl w:val="0"/>
          <w:numId w:val="54"/>
        </w:numPr>
      </w:pPr>
      <w:r>
        <w:t xml:space="preserve">Assign </w:t>
      </w:r>
      <w:r w:rsidR="00E86E1C">
        <w:t xml:space="preserve">a virtual IP address </w:t>
      </w:r>
      <w:r>
        <w:t xml:space="preserve">to the </w:t>
      </w:r>
      <w:r w:rsidR="0042557C">
        <w:t>I/O</w:t>
      </w:r>
      <w:r w:rsidR="001C1571">
        <w:t xml:space="preserve"> side.</w:t>
      </w:r>
    </w:p>
    <w:p w:rsidR="00E557F3" w:rsidRDefault="001C1571" w:rsidP="001C1571">
      <w:pPr>
        <w:pStyle w:val="Lijstalinea"/>
        <w:numPr>
          <w:ilvl w:val="0"/>
          <w:numId w:val="54"/>
        </w:numPr>
      </w:pPr>
      <w:r>
        <w:t xml:space="preserve">Assign </w:t>
      </w:r>
      <w:r w:rsidR="00E86E1C">
        <w:t>the given Modbus slave IP address</w:t>
      </w:r>
      <w:r w:rsidR="0042557C">
        <w:t xml:space="preserve"> </w:t>
      </w:r>
      <w:r>
        <w:t xml:space="preserve">to the </w:t>
      </w:r>
      <w:r w:rsidR="0042557C">
        <w:t>Cloud</w:t>
      </w:r>
      <w:r>
        <w:t xml:space="preserve"> side.</w:t>
      </w:r>
    </w:p>
    <w:p w:rsidR="001C1571" w:rsidRDefault="00E86E1C" w:rsidP="001C1571">
      <w:pPr>
        <w:pStyle w:val="Lijstalinea"/>
        <w:numPr>
          <w:ilvl w:val="0"/>
          <w:numId w:val="54"/>
        </w:numPr>
      </w:pPr>
      <w:r>
        <w:t xml:space="preserve">When NavVision as Master, sends questions to the Slave The Moxa will translate the IP address to the </w:t>
      </w:r>
      <w:r w:rsidR="001C1571">
        <w:t>external Modbus Slave IP address at the Cloud Side</w:t>
      </w:r>
      <w:r>
        <w:t>.</w:t>
      </w:r>
    </w:p>
    <w:p w:rsidR="001C1571" w:rsidRDefault="00E86E1C" w:rsidP="001C1571">
      <w:pPr>
        <w:pStyle w:val="Lijstalinea"/>
        <w:numPr>
          <w:ilvl w:val="0"/>
          <w:numId w:val="54"/>
        </w:numPr>
      </w:pPr>
      <w:r>
        <w:t xml:space="preserve">Answers from the </w:t>
      </w:r>
      <w:r w:rsidR="001C1571">
        <w:t xml:space="preserve">cloud side IP address will be </w:t>
      </w:r>
      <w:r>
        <w:t>re-routed back to</w:t>
      </w:r>
      <w:r w:rsidR="001C1571">
        <w:t xml:space="preserve"> the I/O side IP address.</w:t>
      </w:r>
    </w:p>
    <w:p w:rsidR="00E557F3" w:rsidRDefault="00E557F3" w:rsidP="004F4E9B"/>
    <w:p w:rsidR="00E557F3" w:rsidRDefault="001C1571" w:rsidP="004F4E9B">
      <w:r>
        <w:t>NavVision is Modbus Slave</w:t>
      </w:r>
    </w:p>
    <w:p w:rsidR="001C1571" w:rsidRDefault="001C1571" w:rsidP="004F4E9B"/>
    <w:p w:rsidR="002248DB" w:rsidRDefault="00206CE9" w:rsidP="002248DB">
      <w:pPr>
        <w:pStyle w:val="Lijstalinea"/>
        <w:numPr>
          <w:ilvl w:val="0"/>
          <w:numId w:val="54"/>
        </w:numPr>
      </w:pPr>
      <w:r>
        <w:t>Assign</w:t>
      </w:r>
      <w:r w:rsidR="002248DB">
        <w:t xml:space="preserve"> IP address</w:t>
      </w:r>
      <w:r>
        <w:t xml:space="preserve"> of the Modbus slave</w:t>
      </w:r>
      <w:r w:rsidR="002248DB">
        <w:t xml:space="preserve"> (i.e. the server where NavVision is running. Make sure you do this for every server available for redundancy) to the I/O side.</w:t>
      </w:r>
    </w:p>
    <w:p w:rsidR="0042557C" w:rsidRDefault="00206CE9" w:rsidP="0042557C">
      <w:pPr>
        <w:pStyle w:val="Lijstalinea"/>
        <w:numPr>
          <w:ilvl w:val="0"/>
          <w:numId w:val="54"/>
        </w:numPr>
      </w:pPr>
      <w:r>
        <w:t xml:space="preserve">Assign a virtual IP address </w:t>
      </w:r>
      <w:r w:rsidR="0042557C">
        <w:t>to the Cloud side</w:t>
      </w:r>
      <w:r>
        <w:t xml:space="preserve"> where the Modbus master can connect to (set this address in the external Modbus Master)</w:t>
      </w:r>
      <w:r w:rsidR="0042557C">
        <w:t>.</w:t>
      </w:r>
    </w:p>
    <w:p w:rsidR="0042557C" w:rsidRDefault="0042557C" w:rsidP="0042557C">
      <w:pPr>
        <w:pStyle w:val="Lijstalinea"/>
        <w:numPr>
          <w:ilvl w:val="0"/>
          <w:numId w:val="54"/>
        </w:numPr>
      </w:pPr>
      <w:r>
        <w:t>Let the external Modbus master connect to the IP address at the Cloud Side</w:t>
      </w:r>
    </w:p>
    <w:p w:rsidR="0042557C" w:rsidRDefault="0042557C" w:rsidP="0042557C">
      <w:pPr>
        <w:pStyle w:val="Lijstalinea"/>
        <w:numPr>
          <w:ilvl w:val="0"/>
          <w:numId w:val="54"/>
        </w:numPr>
      </w:pPr>
      <w:r>
        <w:t>The cloud side IP address will be forwarded to the I/O side IP address.</w:t>
      </w:r>
    </w:p>
    <w:p w:rsidR="001C1571" w:rsidRDefault="001C1571" w:rsidP="004F4E9B"/>
    <w:p w:rsidR="00E557F3" w:rsidRDefault="0042557C" w:rsidP="004F4E9B">
      <w:r>
        <w:t>Connect iPod interface</w:t>
      </w:r>
    </w:p>
    <w:p w:rsidR="0042557C" w:rsidRDefault="0042557C" w:rsidP="004F4E9B"/>
    <w:p w:rsidR="0042557C" w:rsidRDefault="00C95008" w:rsidP="0042557C">
      <w:pPr>
        <w:pStyle w:val="Lijstalinea"/>
        <w:numPr>
          <w:ilvl w:val="0"/>
          <w:numId w:val="54"/>
        </w:numPr>
      </w:pPr>
      <w:r>
        <w:t>Assign IP address (i.e. the server where NavVision is running</w:t>
      </w:r>
      <w:r w:rsidR="002248DB">
        <w:t>. Make sure you do this for every server available</w:t>
      </w:r>
      <w:r>
        <w:t xml:space="preserve"> for redundancy) to the I/O side.</w:t>
      </w:r>
    </w:p>
    <w:p w:rsidR="0042557C" w:rsidRDefault="0042557C" w:rsidP="0042557C">
      <w:pPr>
        <w:pStyle w:val="Lijstalinea"/>
        <w:numPr>
          <w:ilvl w:val="0"/>
          <w:numId w:val="54"/>
        </w:numPr>
      </w:pPr>
      <w:r>
        <w:t xml:space="preserve">Assign </w:t>
      </w:r>
      <w:r w:rsidR="002248DB">
        <w:t>a</w:t>
      </w:r>
      <w:r w:rsidR="00206CE9">
        <w:t xml:space="preserve"> virtual</w:t>
      </w:r>
      <w:r>
        <w:t xml:space="preserve"> IP address</w:t>
      </w:r>
      <w:r w:rsidR="002248DB">
        <w:t xml:space="preserve"> </w:t>
      </w:r>
      <w:r>
        <w:t xml:space="preserve"> to the Cloud side</w:t>
      </w:r>
      <w:r w:rsidR="00206CE9">
        <w:t xml:space="preserve"> (set this address in the iPod/iPad)</w:t>
      </w:r>
      <w:r>
        <w:t>.</w:t>
      </w:r>
    </w:p>
    <w:p w:rsidR="0042557C" w:rsidRDefault="002248DB" w:rsidP="0042557C">
      <w:pPr>
        <w:pStyle w:val="Lijstalinea"/>
        <w:numPr>
          <w:ilvl w:val="0"/>
          <w:numId w:val="54"/>
        </w:numPr>
      </w:pPr>
      <w:r>
        <w:t xml:space="preserve">Let the iPod/iPad </w:t>
      </w:r>
      <w:r w:rsidR="0042557C">
        <w:t>connect to the IP address at the Cloud Side</w:t>
      </w:r>
    </w:p>
    <w:p w:rsidR="0042557C" w:rsidRDefault="0042557C" w:rsidP="0042557C">
      <w:pPr>
        <w:pStyle w:val="Lijstalinea"/>
        <w:numPr>
          <w:ilvl w:val="0"/>
          <w:numId w:val="54"/>
        </w:numPr>
      </w:pPr>
      <w:r>
        <w:t>The cloud side IP address will be forwarded to the I/O side IP address.</w:t>
      </w:r>
    </w:p>
    <w:p w:rsidR="00E557F3" w:rsidRDefault="00E557F3" w:rsidP="004F4E9B"/>
    <w:p w:rsidR="00E557F3" w:rsidRDefault="005C7F7F" w:rsidP="004F4E9B">
      <w:r>
        <w:t xml:space="preserve">When you look at the forwarding settings, it will look as in </w:t>
      </w:r>
      <w:r>
        <w:fldChar w:fldCharType="begin"/>
      </w:r>
      <w:r>
        <w:instrText xml:space="preserve"> REF _Ref401748221 \h </w:instrText>
      </w:r>
      <w:r>
        <w:fldChar w:fldCharType="separate"/>
      </w:r>
      <w:r w:rsidR="00333540">
        <w:t xml:space="preserve">Figure </w:t>
      </w:r>
      <w:r w:rsidR="00333540">
        <w:rPr>
          <w:noProof/>
        </w:rPr>
        <w:t>2</w:t>
      </w:r>
      <w:r w:rsidR="00333540">
        <w:noBreakHyphen/>
      </w:r>
      <w:r w:rsidR="00333540">
        <w:rPr>
          <w:noProof/>
        </w:rPr>
        <w:t>8</w:t>
      </w:r>
      <w:r>
        <w:fldChar w:fldCharType="end"/>
      </w:r>
      <w:r>
        <w:t xml:space="preserve">. </w:t>
      </w:r>
    </w:p>
    <w:p w:rsidR="005C7F7F" w:rsidRDefault="005C7F7F" w:rsidP="004F4E9B"/>
    <w:p w:rsidR="00206CE9" w:rsidRDefault="00206CE9" w:rsidP="004F4E9B">
      <w:r>
        <w:t xml:space="preserve">As an example let’s say that NavVision is Modbus Master for a Deif-system. The Deif has an IP address of 192.168.1.100 </w:t>
      </w:r>
      <w:r w:rsidR="00E630F7">
        <w:t>w</w:t>
      </w:r>
      <w:r>
        <w:t>hile NavVision has an IP range of 172.16.x.y</w:t>
      </w:r>
      <w:r w:rsidR="00E630F7">
        <w:t>.</w:t>
      </w:r>
      <w:r>
        <w:t xml:space="preserve"> </w:t>
      </w:r>
      <w:r w:rsidR="00E630F7">
        <w:t>I</w:t>
      </w:r>
      <w:r>
        <w:t xml:space="preserve">t is impossible to connect the Modbus master directly to the </w:t>
      </w:r>
      <w:r w:rsidR="00E630F7">
        <w:t xml:space="preserve">Deif system because that would give an IP-conflict. </w:t>
      </w:r>
    </w:p>
    <w:p w:rsidR="00E630F7" w:rsidRDefault="00E630F7" w:rsidP="004F4E9B"/>
    <w:p w:rsidR="00E630F7" w:rsidRDefault="00E630F7" w:rsidP="004F4E9B">
      <w:r>
        <w:t xml:space="preserve">So we put a Moxa in between. Now we must show the Modbus master (NavVision) where it will need to connect to. In this case it is the </w:t>
      </w:r>
      <w:proofErr w:type="spellStart"/>
      <w:r>
        <w:t>Deif’s</w:t>
      </w:r>
      <w:proofErr w:type="spellEnd"/>
      <w:r>
        <w:t xml:space="preserve"> IP address (192.168.1.100). </w:t>
      </w:r>
      <w:r w:rsidR="003856EC">
        <w:t xml:space="preserve">Because it is out of IP-range, NavVision cannot connect directly. </w:t>
      </w:r>
      <w:r>
        <w:t xml:space="preserve">To make clear to NavVision that it will have to be rerouted to another IP-range, we need to setup a virtual IP address where it can connect to. In this case we choose for 172.16.1.150 (it doesn’t matter which IP address you choose, as long as it is not in use already). </w:t>
      </w:r>
    </w:p>
    <w:p w:rsidR="003856EC" w:rsidRDefault="003856EC" w:rsidP="004F4E9B"/>
    <w:p w:rsidR="003856EC" w:rsidRDefault="003856EC" w:rsidP="004F4E9B">
      <w:r>
        <w:t>So, at the Cloud-Side we fill in the actual IP address of the Deif (192.168.1.100) and at the I/O-Side we fill in the made-up IP address that we use to reroute the NavVision side to the Deif side (172.16.1.150).</w:t>
      </w:r>
    </w:p>
    <w:p w:rsidR="003856EC" w:rsidRDefault="003856EC" w:rsidP="004F4E9B"/>
    <w:p w:rsidR="003856EC" w:rsidRDefault="003856EC" w:rsidP="004F4E9B"/>
    <w:p w:rsidR="007C2155" w:rsidRDefault="003856EC" w:rsidP="004F4E9B">
      <w:r>
        <w:t>When NavVision starts communicating to the Deif it will direct its communication to the Deif IP address (192.168.1.100) the Moxa will recognize that the communication from the NavVision side will have to be routed to the external side</w:t>
      </w:r>
      <w:r w:rsidR="007C2155">
        <w:t xml:space="preserve">. So a question from NavVision as master will get into the Moxa at 172.16.1.150 and will be forwarded to the external side at 172.16.1.100. </w:t>
      </w:r>
    </w:p>
    <w:p w:rsidR="007C2155" w:rsidRDefault="007C2155" w:rsidP="004F4E9B"/>
    <w:p w:rsidR="003856EC" w:rsidRDefault="007C2155" w:rsidP="004F4E9B">
      <w:r>
        <w:t xml:space="preserve">When the Deif is answering, the Moxa will reroute these answers back from 192.168.1.100 to 172.16.1.150, where it can be read by NavVision. </w:t>
      </w:r>
      <w:r w:rsidR="003856EC">
        <w:t xml:space="preserve"> </w:t>
      </w:r>
    </w:p>
    <w:p w:rsidR="00E630F7" w:rsidRDefault="00E630F7" w:rsidP="004F4E9B"/>
    <w:p w:rsidR="00E630F7" w:rsidRDefault="00E630F7" w:rsidP="004F4E9B"/>
    <w:p w:rsidR="005C7F7F" w:rsidRDefault="005C7F7F" w:rsidP="004F4E9B">
      <w:r>
        <w:rPr>
          <w:noProof/>
          <w:lang w:val="nl-NL" w:eastAsia="nl-NL"/>
        </w:rPr>
        <w:drawing>
          <wp:inline distT="0" distB="0" distL="0" distR="0" wp14:anchorId="514A4568" wp14:editId="29558558">
            <wp:extent cx="3412273" cy="2491815"/>
            <wp:effectExtent l="0" t="0" r="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22422" cy="2499226"/>
                    </a:xfrm>
                    <a:prstGeom prst="rect">
                      <a:avLst/>
                    </a:prstGeom>
                  </pic:spPr>
                </pic:pic>
              </a:graphicData>
            </a:graphic>
          </wp:inline>
        </w:drawing>
      </w:r>
    </w:p>
    <w:p w:rsidR="005C7F7F" w:rsidRPr="00E630F7" w:rsidRDefault="005C7F7F" w:rsidP="005C7F7F">
      <w:pPr>
        <w:pStyle w:val="Onderschrift"/>
        <w:rPr>
          <w:lang w:val="en-GB"/>
        </w:rPr>
      </w:pPr>
      <w:bookmarkStart w:id="244" w:name="_Ref401748221"/>
      <w:bookmarkStart w:id="245" w:name="_Toc402174228"/>
      <w:r>
        <w:t xml:space="preserve">Figure </w:t>
      </w:r>
      <w:r w:rsidR="003E3289">
        <w:fldChar w:fldCharType="begin"/>
      </w:r>
      <w:r w:rsidR="003E3289">
        <w:instrText xml:space="preserve"> STYLEREF 1 \s </w:instrText>
      </w:r>
      <w:r w:rsidR="003E3289">
        <w:fldChar w:fldCharType="separate"/>
      </w:r>
      <w:r w:rsidR="00333540">
        <w:rPr>
          <w:noProof/>
        </w:rPr>
        <w:t>2</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8</w:t>
      </w:r>
      <w:r w:rsidR="003E3289">
        <w:fldChar w:fldCharType="end"/>
      </w:r>
      <w:bookmarkEnd w:id="244"/>
      <w:r>
        <w:t xml:space="preserve">: </w:t>
      </w:r>
      <w:r w:rsidRPr="00E630F7">
        <w:rPr>
          <w:lang w:val="en-GB"/>
        </w:rPr>
        <w:t>Forwarding settings</w:t>
      </w:r>
      <w:bookmarkEnd w:id="245"/>
    </w:p>
    <w:p w:rsidR="005C7F7F" w:rsidRDefault="005C7F7F"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Default="007C2155" w:rsidP="005C7F7F"/>
    <w:p w:rsidR="007C2155" w:rsidRPr="00E630F7" w:rsidRDefault="007C2155" w:rsidP="005C7F7F"/>
    <w:p w:rsidR="00E557F3" w:rsidRDefault="005C7F7F" w:rsidP="005C7F7F">
      <w:pPr>
        <w:pStyle w:val="Kop4"/>
      </w:pPr>
      <w:bookmarkStart w:id="246" w:name="_Toc402174213"/>
      <w:r>
        <w:t>Saving and updating</w:t>
      </w:r>
      <w:bookmarkEnd w:id="246"/>
    </w:p>
    <w:p w:rsidR="005C7F7F" w:rsidRDefault="005C7F7F" w:rsidP="005C7F7F"/>
    <w:p w:rsidR="005C7F7F" w:rsidRDefault="005C7F7F" w:rsidP="005C7F7F">
      <w:r>
        <w:t xml:space="preserve">Once you are </w:t>
      </w:r>
      <w:r w:rsidR="00F77221">
        <w:t xml:space="preserve">done with the forwarding you need to save the configuration. To do that, press the </w:t>
      </w:r>
      <w:r w:rsidR="00F77221" w:rsidRPr="00F77221">
        <w:t>“</w:t>
      </w:r>
      <w:r w:rsidR="00F77221">
        <w:t xml:space="preserve">Save File” button. Once saved, press the “Firewall” button under the update section (see </w:t>
      </w:r>
      <w:r w:rsidR="00F77221">
        <w:fldChar w:fldCharType="begin"/>
      </w:r>
      <w:r w:rsidR="00F77221">
        <w:instrText xml:space="preserve"> REF _Ref399158397 \h </w:instrText>
      </w:r>
      <w:r w:rsidR="00F77221">
        <w:fldChar w:fldCharType="separate"/>
      </w:r>
      <w:ins w:id="247" w:author="Unknown">
        <w:r w:rsidR="00333540">
          <w:t xml:space="preserve">Figure </w:t>
        </w:r>
      </w:ins>
      <w:r w:rsidR="00333540">
        <w:rPr>
          <w:noProof/>
        </w:rPr>
        <w:t>1</w:t>
      </w:r>
      <w:r w:rsidR="00333540">
        <w:noBreakHyphen/>
      </w:r>
      <w:r w:rsidR="00333540">
        <w:rPr>
          <w:noProof/>
        </w:rPr>
        <w:t>2</w:t>
      </w:r>
      <w:r w:rsidR="00F77221">
        <w:fldChar w:fldCharType="end"/>
      </w:r>
      <w:r w:rsidR="00F77221">
        <w:t>).</w:t>
      </w:r>
    </w:p>
    <w:p w:rsidR="00F77221" w:rsidRDefault="00F77221" w:rsidP="005C7F7F"/>
    <w:p w:rsidR="00F77221" w:rsidRPr="005C7F7F" w:rsidRDefault="00F77221" w:rsidP="005C7F7F">
      <w:r>
        <w:t>The Moxa will be updated and restarted from here. After restart the Moxa will be up to date.</w:t>
      </w:r>
    </w:p>
    <w:p w:rsidR="00E557F3" w:rsidRDefault="00E557F3" w:rsidP="004F4E9B"/>
    <w:p w:rsidR="00544053" w:rsidRPr="00544053" w:rsidRDefault="00544053" w:rsidP="00451305">
      <w:pPr>
        <w:rPr>
          <w:ins w:id="248" w:author="Unknown"/>
          <w:i/>
        </w:rPr>
      </w:pPr>
      <w:r>
        <w:rPr>
          <w:i/>
          <w:noProof/>
          <w:lang w:val="nl-NL" w:eastAsia="nl-NL"/>
        </w:rPr>
        <w:drawing>
          <wp:inline distT="0" distB="0" distL="0" distR="0" wp14:anchorId="6487D095" wp14:editId="4959C742">
            <wp:extent cx="522000" cy="450000"/>
            <wp:effectExtent l="0" t="0" r="0" b="7620"/>
            <wp:docPr id="59"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ar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00" cy="450000"/>
                    </a:xfrm>
                    <a:prstGeom prst="rect">
                      <a:avLst/>
                    </a:prstGeom>
                  </pic:spPr>
                </pic:pic>
              </a:graphicData>
            </a:graphic>
          </wp:inline>
        </w:drawing>
      </w:r>
      <w:r>
        <w:rPr>
          <w:i/>
        </w:rPr>
        <w:t xml:space="preserve">: If you want to </w:t>
      </w:r>
      <w:r w:rsidR="00F77221">
        <w:rPr>
          <w:i/>
        </w:rPr>
        <w:t>load</w:t>
      </w:r>
      <w:r>
        <w:rPr>
          <w:i/>
        </w:rPr>
        <w:t xml:space="preserve"> an existing rc.custom-file, you can use the “Load File” in the updater to load the rc.custom from the Moxa.</w:t>
      </w:r>
    </w:p>
    <w:p w:rsidR="00FE193B" w:rsidRPr="0039128C" w:rsidRDefault="00FE193B" w:rsidP="00544053">
      <w:pPr>
        <w:pStyle w:val="Kop3"/>
        <w:rPr>
          <w:lang w:val="en-US" w:eastAsia="nl-NL"/>
        </w:rPr>
      </w:pPr>
      <w:bookmarkStart w:id="249" w:name="_Toc341863470"/>
      <w:bookmarkStart w:id="250" w:name="_Toc402174214"/>
      <w:r w:rsidRPr="0039128C">
        <w:rPr>
          <w:lang w:val="en-US" w:eastAsia="nl-NL"/>
        </w:rPr>
        <w:t>Modbus TCP server or True Wind</w:t>
      </w:r>
      <w:bookmarkEnd w:id="249"/>
      <w:bookmarkEnd w:id="250"/>
    </w:p>
    <w:p w:rsidR="00544053" w:rsidRDefault="00FE193B" w:rsidP="00FE193B">
      <w:pPr>
        <w:rPr>
          <w:lang w:val="en-US" w:eastAsia="nl-NL"/>
        </w:rPr>
      </w:pPr>
      <w:r w:rsidRPr="0085310C">
        <w:rPr>
          <w:lang w:val="en-US" w:eastAsia="nl-NL"/>
        </w:rPr>
        <w:t xml:space="preserve">If you need to use the </w:t>
      </w:r>
      <w:r>
        <w:rPr>
          <w:lang w:val="en-US" w:eastAsia="nl-NL"/>
        </w:rPr>
        <w:t xml:space="preserve">“Modbus TCP server” or the “True wind” You only need to transfer the </w:t>
      </w:r>
      <w:r w:rsidR="00CA5311">
        <w:rPr>
          <w:lang w:val="en-US" w:eastAsia="nl-NL"/>
        </w:rPr>
        <w:t>Moxa</w:t>
      </w:r>
      <w:r>
        <w:rPr>
          <w:lang w:val="en-US" w:eastAsia="nl-NL"/>
        </w:rPr>
        <w:t>_sensorlist.tsv</w:t>
      </w:r>
      <w:r w:rsidR="00544053">
        <w:rPr>
          <w:lang w:val="en-US" w:eastAsia="nl-NL"/>
        </w:rPr>
        <w:t>-</w:t>
      </w:r>
      <w:r>
        <w:rPr>
          <w:lang w:val="en-US" w:eastAsia="nl-NL"/>
        </w:rPr>
        <w:t xml:space="preserve">file to the appropriate folder on the </w:t>
      </w:r>
      <w:r w:rsidR="00CA5311">
        <w:rPr>
          <w:lang w:val="en-US" w:eastAsia="nl-NL"/>
        </w:rPr>
        <w:t>Moxa</w:t>
      </w:r>
      <w:r>
        <w:rPr>
          <w:lang w:val="en-US" w:eastAsia="nl-NL"/>
        </w:rPr>
        <w:t xml:space="preserve">. The </w:t>
      </w:r>
      <w:r w:rsidR="00CA5311">
        <w:rPr>
          <w:lang w:val="en-US" w:eastAsia="nl-NL"/>
        </w:rPr>
        <w:t>Moxa</w:t>
      </w:r>
      <w:r>
        <w:rPr>
          <w:lang w:val="en-US" w:eastAsia="nl-NL"/>
        </w:rPr>
        <w:t xml:space="preserve"> will scan for a .</w:t>
      </w:r>
      <w:proofErr w:type="spellStart"/>
      <w:r>
        <w:rPr>
          <w:lang w:val="en-US" w:eastAsia="nl-NL"/>
        </w:rPr>
        <w:t>tsv</w:t>
      </w:r>
      <w:proofErr w:type="spellEnd"/>
      <w:r>
        <w:rPr>
          <w:lang w:val="en-US" w:eastAsia="nl-NL"/>
        </w:rPr>
        <w:t xml:space="preserve"> file every second. Once found it will create two .DAT files and rename the </w:t>
      </w:r>
      <w:r w:rsidR="00CA5311">
        <w:rPr>
          <w:lang w:val="en-US" w:eastAsia="nl-NL"/>
        </w:rPr>
        <w:t>Moxa</w:t>
      </w:r>
      <w:r w:rsidR="00544053">
        <w:rPr>
          <w:lang w:val="en-US" w:eastAsia="nl-NL"/>
        </w:rPr>
        <w:t>_sensorlist.tsv-</w:t>
      </w:r>
      <w:r>
        <w:rPr>
          <w:lang w:val="en-US" w:eastAsia="nl-NL"/>
        </w:rPr>
        <w:t xml:space="preserve">file. </w:t>
      </w:r>
    </w:p>
    <w:p w:rsidR="00544053" w:rsidRDefault="00544053" w:rsidP="00FE193B">
      <w:pPr>
        <w:rPr>
          <w:lang w:val="en-US" w:eastAsia="nl-NL"/>
        </w:rPr>
      </w:pPr>
    </w:p>
    <w:p w:rsidR="00FE193B" w:rsidRDefault="00544053" w:rsidP="00FE193B">
      <w:pPr>
        <w:rPr>
          <w:lang w:val="en-US" w:eastAsia="nl-NL"/>
        </w:rPr>
      </w:pPr>
      <w:r>
        <w:rPr>
          <w:lang w:val="en-US" w:eastAsia="nl-NL"/>
        </w:rPr>
        <w:t>You can use the “Sensorlist” button in the update section to upload the sensorlist to the right folder</w:t>
      </w:r>
      <w:r w:rsidR="00F77221">
        <w:rPr>
          <w:lang w:val="en-US" w:eastAsia="nl-NL"/>
        </w:rPr>
        <w:t xml:space="preserve"> (see </w:t>
      </w:r>
      <w:r w:rsidR="00F77221">
        <w:rPr>
          <w:lang w:val="en-US" w:eastAsia="nl-NL"/>
        </w:rPr>
        <w:fldChar w:fldCharType="begin"/>
      </w:r>
      <w:r w:rsidR="00F77221">
        <w:rPr>
          <w:lang w:val="en-US" w:eastAsia="nl-NL"/>
        </w:rPr>
        <w:instrText xml:space="preserve"> REF _Ref399158397 \h </w:instrText>
      </w:r>
      <w:r w:rsidR="00F77221">
        <w:rPr>
          <w:lang w:val="en-US" w:eastAsia="nl-NL"/>
        </w:rPr>
      </w:r>
      <w:r w:rsidR="00F77221">
        <w:rPr>
          <w:lang w:val="en-US" w:eastAsia="nl-NL"/>
        </w:rPr>
        <w:fldChar w:fldCharType="separate"/>
      </w:r>
      <w:ins w:id="251" w:author="Unknown">
        <w:r w:rsidR="00333540">
          <w:t xml:space="preserve">Figure </w:t>
        </w:r>
      </w:ins>
      <w:r w:rsidR="00333540">
        <w:rPr>
          <w:noProof/>
        </w:rPr>
        <w:t>1</w:t>
      </w:r>
      <w:r w:rsidR="00333540">
        <w:noBreakHyphen/>
      </w:r>
      <w:r w:rsidR="00333540">
        <w:rPr>
          <w:noProof/>
        </w:rPr>
        <w:t>2</w:t>
      </w:r>
      <w:r w:rsidR="00F77221">
        <w:rPr>
          <w:lang w:val="en-US" w:eastAsia="nl-NL"/>
        </w:rPr>
        <w:fldChar w:fldCharType="end"/>
      </w:r>
      <w:r w:rsidR="00F77221">
        <w:rPr>
          <w:lang w:val="en-US" w:eastAsia="nl-NL"/>
        </w:rPr>
        <w:t>)</w:t>
      </w:r>
      <w:r>
        <w:rPr>
          <w:lang w:val="en-US" w:eastAsia="nl-NL"/>
        </w:rPr>
        <w:t>.</w:t>
      </w:r>
    </w:p>
    <w:p w:rsidR="00544053" w:rsidRDefault="00544053" w:rsidP="00FE193B">
      <w:pPr>
        <w:rPr>
          <w:lang w:val="en-US" w:eastAsia="nl-NL"/>
        </w:rPr>
      </w:pPr>
    </w:p>
    <w:p w:rsidR="00544053" w:rsidRDefault="00F77221" w:rsidP="00F77221">
      <w:pPr>
        <w:pStyle w:val="Kop3"/>
        <w:rPr>
          <w:lang w:val="en-US" w:eastAsia="nl-NL"/>
        </w:rPr>
      </w:pPr>
      <w:bookmarkStart w:id="252" w:name="_Toc402174215"/>
      <w:r>
        <w:rPr>
          <w:lang w:val="en-US" w:eastAsia="nl-NL"/>
        </w:rPr>
        <w:t>Actions: Login</w:t>
      </w:r>
      <w:bookmarkEnd w:id="252"/>
    </w:p>
    <w:p w:rsidR="00F77221" w:rsidRDefault="00F77221" w:rsidP="00F77221">
      <w:pPr>
        <w:rPr>
          <w:lang w:val="en-US" w:eastAsia="nl-NL"/>
        </w:rPr>
      </w:pPr>
    </w:p>
    <w:p w:rsidR="00F77221" w:rsidRDefault="00F77221" w:rsidP="00F77221">
      <w:pPr>
        <w:rPr>
          <w:lang w:val="en-US" w:eastAsia="nl-NL"/>
        </w:rPr>
      </w:pPr>
      <w:r>
        <w:rPr>
          <w:lang w:val="en-US" w:eastAsia="nl-NL"/>
        </w:rPr>
        <w:t xml:space="preserve">If you need to log in to the actual Moxa, you can press the </w:t>
      </w:r>
      <w:r w:rsidR="00E51EBA">
        <w:rPr>
          <w:lang w:val="en-US" w:eastAsia="nl-NL"/>
        </w:rPr>
        <w:t xml:space="preserve">“Login” button under the Actions section (see </w:t>
      </w:r>
      <w:r w:rsidR="00E51EBA">
        <w:rPr>
          <w:lang w:val="en-US" w:eastAsia="nl-NL"/>
        </w:rPr>
        <w:fldChar w:fldCharType="begin"/>
      </w:r>
      <w:r w:rsidR="00E51EBA">
        <w:rPr>
          <w:lang w:val="en-US" w:eastAsia="nl-NL"/>
        </w:rPr>
        <w:instrText xml:space="preserve"> REF _Ref399158397 \h </w:instrText>
      </w:r>
      <w:r w:rsidR="00E51EBA">
        <w:rPr>
          <w:lang w:val="en-US" w:eastAsia="nl-NL"/>
        </w:rPr>
      </w:r>
      <w:r w:rsidR="00E51EBA">
        <w:rPr>
          <w:lang w:val="en-US" w:eastAsia="nl-NL"/>
        </w:rPr>
        <w:fldChar w:fldCharType="separate"/>
      </w:r>
      <w:ins w:id="253" w:author="Unknown">
        <w:r w:rsidR="00333540">
          <w:t xml:space="preserve">Figure </w:t>
        </w:r>
      </w:ins>
      <w:r w:rsidR="00333540">
        <w:rPr>
          <w:noProof/>
        </w:rPr>
        <w:t>1</w:t>
      </w:r>
      <w:r w:rsidR="00333540">
        <w:noBreakHyphen/>
      </w:r>
      <w:r w:rsidR="00333540">
        <w:rPr>
          <w:noProof/>
        </w:rPr>
        <w:t>2</w:t>
      </w:r>
      <w:r w:rsidR="00E51EBA">
        <w:rPr>
          <w:lang w:val="en-US" w:eastAsia="nl-NL"/>
        </w:rPr>
        <w:fldChar w:fldCharType="end"/>
      </w:r>
      <w:r w:rsidR="00E51EBA">
        <w:rPr>
          <w:lang w:val="en-US" w:eastAsia="nl-NL"/>
        </w:rPr>
        <w:t xml:space="preserve">). This will open a Telnet session with the Moxa (see </w:t>
      </w:r>
      <w:r w:rsidR="00E51EBA">
        <w:rPr>
          <w:lang w:val="en-US" w:eastAsia="nl-NL"/>
        </w:rPr>
        <w:fldChar w:fldCharType="begin"/>
      </w:r>
      <w:r w:rsidR="00E51EBA">
        <w:rPr>
          <w:lang w:val="en-US" w:eastAsia="nl-NL"/>
        </w:rPr>
        <w:instrText xml:space="preserve"> REF _Ref401750161 \h </w:instrText>
      </w:r>
      <w:r w:rsidR="00E51EBA">
        <w:rPr>
          <w:lang w:val="en-US" w:eastAsia="nl-NL"/>
        </w:rPr>
      </w:r>
      <w:r w:rsidR="00E51EBA">
        <w:rPr>
          <w:lang w:val="en-US" w:eastAsia="nl-NL"/>
        </w:rPr>
        <w:fldChar w:fldCharType="separate"/>
      </w:r>
      <w:r w:rsidR="00333540">
        <w:t xml:space="preserve">Figure </w:t>
      </w:r>
      <w:r w:rsidR="00333540">
        <w:rPr>
          <w:noProof/>
        </w:rPr>
        <w:t>2</w:t>
      </w:r>
      <w:r w:rsidR="00333540">
        <w:noBreakHyphen/>
      </w:r>
      <w:r w:rsidR="00333540">
        <w:rPr>
          <w:noProof/>
        </w:rPr>
        <w:t>9</w:t>
      </w:r>
      <w:r w:rsidR="00E51EBA">
        <w:rPr>
          <w:lang w:val="en-US" w:eastAsia="nl-NL"/>
        </w:rPr>
        <w:fldChar w:fldCharType="end"/>
      </w:r>
      <w:r w:rsidR="00E51EBA">
        <w:rPr>
          <w:lang w:val="en-US" w:eastAsia="nl-NL"/>
        </w:rPr>
        <w:t xml:space="preserve">). </w:t>
      </w:r>
    </w:p>
    <w:p w:rsidR="00E51EBA" w:rsidRDefault="00E51EBA" w:rsidP="00F77221">
      <w:pPr>
        <w:rPr>
          <w:lang w:val="en-US" w:eastAsia="nl-NL"/>
        </w:rPr>
      </w:pPr>
    </w:p>
    <w:p w:rsidR="00E51EBA" w:rsidRDefault="00E51EBA" w:rsidP="00F77221">
      <w:pPr>
        <w:rPr>
          <w:lang w:val="en-US" w:eastAsia="nl-NL"/>
        </w:rPr>
      </w:pPr>
      <w:r>
        <w:rPr>
          <w:lang w:val="en-US" w:eastAsia="nl-NL"/>
        </w:rPr>
        <w:t>For information on how to work with this, we refer to “Moxa Linux for Dummies”.</w:t>
      </w:r>
    </w:p>
    <w:p w:rsidR="00E51EBA" w:rsidRDefault="00E51EBA" w:rsidP="00F77221">
      <w:pPr>
        <w:rPr>
          <w:lang w:val="en-US" w:eastAsia="nl-NL"/>
        </w:rPr>
      </w:pPr>
    </w:p>
    <w:p w:rsidR="00E51EBA" w:rsidRDefault="00E51EBA" w:rsidP="00F77221">
      <w:pPr>
        <w:rPr>
          <w:lang w:val="en-US" w:eastAsia="nl-NL"/>
        </w:rPr>
      </w:pPr>
      <w:r>
        <w:rPr>
          <w:noProof/>
          <w:lang w:val="nl-NL" w:eastAsia="nl-NL"/>
        </w:rPr>
        <w:drawing>
          <wp:inline distT="0" distB="0" distL="0" distR="0" wp14:anchorId="2FA49594" wp14:editId="580B1160">
            <wp:extent cx="3866707" cy="2408663"/>
            <wp:effectExtent l="0" t="0" r="63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70483" cy="2411015"/>
                    </a:xfrm>
                    <a:prstGeom prst="rect">
                      <a:avLst/>
                    </a:prstGeom>
                  </pic:spPr>
                </pic:pic>
              </a:graphicData>
            </a:graphic>
          </wp:inline>
        </w:drawing>
      </w:r>
    </w:p>
    <w:p w:rsidR="00E51EBA" w:rsidRDefault="00E51EBA" w:rsidP="00E51EBA">
      <w:pPr>
        <w:pStyle w:val="Onderschrift"/>
      </w:pPr>
      <w:bookmarkStart w:id="254" w:name="_Ref401750161"/>
      <w:bookmarkStart w:id="255" w:name="_Toc402174229"/>
      <w:r>
        <w:t xml:space="preserve">Figure </w:t>
      </w:r>
      <w:r w:rsidR="003E3289">
        <w:fldChar w:fldCharType="begin"/>
      </w:r>
      <w:r w:rsidR="003E3289">
        <w:instrText xml:space="preserve"> STYLEREF 1 \s </w:instrText>
      </w:r>
      <w:r w:rsidR="003E3289">
        <w:fldChar w:fldCharType="separate"/>
      </w:r>
      <w:r w:rsidR="00333540">
        <w:rPr>
          <w:noProof/>
        </w:rPr>
        <w:t>2</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9</w:t>
      </w:r>
      <w:r w:rsidR="003E3289">
        <w:fldChar w:fldCharType="end"/>
      </w:r>
      <w:bookmarkEnd w:id="254"/>
      <w:r>
        <w:t>: Moxa Telnet session</w:t>
      </w:r>
      <w:bookmarkEnd w:id="255"/>
    </w:p>
    <w:p w:rsidR="00E51EBA" w:rsidRPr="00F77221" w:rsidRDefault="00E51EBA" w:rsidP="00E51EBA">
      <w:pPr>
        <w:rPr>
          <w:lang w:eastAsia="nl-NL"/>
        </w:rPr>
      </w:pPr>
    </w:p>
    <w:p w:rsidR="00544053" w:rsidRDefault="00544053" w:rsidP="00FE193B">
      <w:pPr>
        <w:rPr>
          <w:lang w:val="en-US" w:eastAsia="nl-NL"/>
        </w:rPr>
      </w:pPr>
    </w:p>
    <w:p w:rsidR="00544053" w:rsidRDefault="00544053" w:rsidP="00FE193B">
      <w:pPr>
        <w:rPr>
          <w:lang w:val="en-US" w:eastAsia="nl-NL"/>
        </w:rPr>
      </w:pPr>
    </w:p>
    <w:p w:rsidR="00544053" w:rsidRDefault="00544053" w:rsidP="00FE193B">
      <w:pPr>
        <w:rPr>
          <w:lang w:val="en-US" w:eastAsia="nl-NL"/>
        </w:rPr>
      </w:pPr>
    </w:p>
    <w:p w:rsidR="00544053" w:rsidRDefault="00544053" w:rsidP="00FE193B">
      <w:pPr>
        <w:rPr>
          <w:lang w:val="en-US" w:eastAsia="nl-NL"/>
        </w:rPr>
      </w:pPr>
    </w:p>
    <w:p w:rsidR="00FE193B" w:rsidRPr="0085310C" w:rsidRDefault="00FE193B" w:rsidP="00544053">
      <w:pPr>
        <w:pStyle w:val="Kop1"/>
        <w:rPr>
          <w:noProof/>
          <w:lang w:val="en-US" w:eastAsia="nl-NL"/>
        </w:rPr>
      </w:pPr>
      <w:bookmarkStart w:id="256" w:name="_Toc341863472"/>
      <w:bookmarkStart w:id="257" w:name="_Toc402174216"/>
      <w:r>
        <w:rPr>
          <w:noProof/>
          <w:lang w:val="en-US" w:eastAsia="nl-NL"/>
        </w:rPr>
        <w:t>Remote access</w:t>
      </w:r>
      <w:bookmarkEnd w:id="256"/>
      <w:bookmarkEnd w:id="257"/>
    </w:p>
    <w:p w:rsidR="00FE193B" w:rsidRDefault="00FE193B" w:rsidP="00FE193B">
      <w:r>
        <w:rPr>
          <w:lang w:val="en-US"/>
        </w:rPr>
        <w:t xml:space="preserve">If the </w:t>
      </w:r>
      <w:r w:rsidR="00CA5311">
        <w:rPr>
          <w:lang w:val="en-US"/>
        </w:rPr>
        <w:t>Moxa</w:t>
      </w:r>
      <w:r>
        <w:rPr>
          <w:lang w:val="en-US"/>
        </w:rPr>
        <w:t xml:space="preserve"> is used for remote access</w:t>
      </w:r>
      <w:r>
        <w:t xml:space="preserve"> there has to be some things changed within</w:t>
      </w:r>
      <w:r w:rsidR="00544053">
        <w:t xml:space="preserve"> NavVision</w:t>
      </w:r>
      <w:r>
        <w:t xml:space="preserve">. </w:t>
      </w:r>
    </w:p>
    <w:p w:rsidR="00FE193B" w:rsidRDefault="00FE193B" w:rsidP="00FE193B"/>
    <w:p w:rsidR="00FE193B" w:rsidRDefault="00FE193B" w:rsidP="00FE193B">
      <w:r>
        <w:t xml:space="preserve">First you will have to go to the boot loader and open the Adjustment window. For those not familiar with this, the boot loader </w:t>
      </w:r>
      <w:r w:rsidR="00544053">
        <w:t>is the shell where NavVision</w:t>
      </w:r>
      <w:r>
        <w:t xml:space="preserve"> is running on. Once you close all the viewers of the program, you will see a background like in next picture:</w:t>
      </w:r>
    </w:p>
    <w:p w:rsidR="00FE193B" w:rsidRDefault="00FE193B" w:rsidP="00FE193B"/>
    <w:p w:rsidR="00FE193B" w:rsidRDefault="00FE193B" w:rsidP="00FE193B">
      <w:pPr>
        <w:rPr>
          <w:noProof/>
          <w:lang w:val="nl-NL" w:eastAsia="nl-NL"/>
        </w:rPr>
      </w:pPr>
      <w:r>
        <w:rPr>
          <w:noProof/>
          <w:lang w:val="nl-NL" w:eastAsia="nl-NL"/>
        </w:rPr>
        <w:drawing>
          <wp:inline distT="0" distB="0" distL="0" distR="0" wp14:anchorId="421D1C70" wp14:editId="71D8C0A9">
            <wp:extent cx="4867275" cy="2895600"/>
            <wp:effectExtent l="0" t="0" r="9525" b="0"/>
            <wp:docPr id="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7275" cy="2895600"/>
                    </a:xfrm>
                    <a:prstGeom prst="rect">
                      <a:avLst/>
                    </a:prstGeom>
                    <a:noFill/>
                    <a:ln>
                      <a:noFill/>
                    </a:ln>
                  </pic:spPr>
                </pic:pic>
              </a:graphicData>
            </a:graphic>
          </wp:inline>
        </w:drawing>
      </w:r>
    </w:p>
    <w:p w:rsidR="00FE193B" w:rsidRDefault="00FE193B" w:rsidP="00FE193B">
      <w:pPr>
        <w:pStyle w:val="Onderschrift"/>
      </w:pPr>
      <w:bookmarkStart w:id="258" w:name="_Toc341863481"/>
      <w:bookmarkStart w:id="259" w:name="_Toc402174230"/>
      <w:r>
        <w:t xml:space="preserve">Figure </w:t>
      </w:r>
      <w:r w:rsidR="003E3289">
        <w:fldChar w:fldCharType="begin"/>
      </w:r>
      <w:r w:rsidR="003E3289">
        <w:instrText xml:space="preserve"> STYLEREF 1 \s </w:instrText>
      </w:r>
      <w:r w:rsidR="003E3289">
        <w:fldChar w:fldCharType="separate"/>
      </w:r>
      <w:r w:rsidR="00333540">
        <w:rPr>
          <w:noProof/>
        </w:rPr>
        <w:t>3</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1</w:t>
      </w:r>
      <w:r w:rsidR="003E3289">
        <w:fldChar w:fldCharType="end"/>
      </w:r>
      <w:r>
        <w:t>: boot loader window</w:t>
      </w:r>
      <w:bookmarkEnd w:id="258"/>
      <w:bookmarkEnd w:id="259"/>
    </w:p>
    <w:p w:rsidR="00FE193B" w:rsidRDefault="00FE193B" w:rsidP="00FE193B">
      <w:r>
        <w:t xml:space="preserve">By clicking and holding the left mouse button, while dragging from left to right, the </w:t>
      </w:r>
      <w:proofErr w:type="spellStart"/>
      <w:r>
        <w:t>num</w:t>
      </w:r>
      <w:proofErr w:type="spellEnd"/>
      <w:r>
        <w:t>-pad will appear. The standard code is “0000”. The adjustment window will appear.</w:t>
      </w:r>
    </w:p>
    <w:p w:rsidR="00FE193B" w:rsidRDefault="00FE193B" w:rsidP="00FE193B"/>
    <w:p w:rsidR="00FE193B" w:rsidRDefault="00FE193B" w:rsidP="00FE193B">
      <w:pPr>
        <w:rPr>
          <w:noProof/>
          <w:lang w:val="nl-NL" w:eastAsia="nl-NL"/>
        </w:rPr>
      </w:pPr>
      <w:r>
        <w:rPr>
          <w:noProof/>
          <w:lang w:val="nl-NL" w:eastAsia="nl-NL"/>
        </w:rPr>
        <w:drawing>
          <wp:inline distT="0" distB="0" distL="0" distR="0" wp14:anchorId="23641AA4" wp14:editId="525EDA2C">
            <wp:extent cx="5038725" cy="2667000"/>
            <wp:effectExtent l="0" t="0" r="9525" b="0"/>
            <wp:docPr id="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rsidR="00FE193B" w:rsidRDefault="00FE193B" w:rsidP="00FE193B">
      <w:pPr>
        <w:pStyle w:val="Onderschrift"/>
      </w:pPr>
      <w:bookmarkStart w:id="260" w:name="_Toc341863482"/>
      <w:bookmarkStart w:id="261" w:name="_Toc402174231"/>
      <w:r>
        <w:t xml:space="preserve">Figure </w:t>
      </w:r>
      <w:r w:rsidR="003E3289">
        <w:fldChar w:fldCharType="begin"/>
      </w:r>
      <w:r w:rsidR="003E3289">
        <w:instrText xml:space="preserve"> STYLEREF 1 \s </w:instrText>
      </w:r>
      <w:r w:rsidR="003E3289">
        <w:fldChar w:fldCharType="separate"/>
      </w:r>
      <w:r w:rsidR="00333540">
        <w:rPr>
          <w:noProof/>
        </w:rPr>
        <w:t>3</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2</w:t>
      </w:r>
      <w:r w:rsidR="003E3289">
        <w:fldChar w:fldCharType="end"/>
      </w:r>
      <w:r>
        <w:t>: Adjustment window</w:t>
      </w:r>
      <w:bookmarkEnd w:id="260"/>
      <w:bookmarkEnd w:id="261"/>
    </w:p>
    <w:p w:rsidR="00544053" w:rsidRDefault="00544053" w:rsidP="00544053">
      <w:pPr>
        <w:rPr>
          <w:noProof/>
          <w:lang w:eastAsia="nl-NL"/>
        </w:rPr>
      </w:pPr>
    </w:p>
    <w:p w:rsidR="00544053" w:rsidRPr="00C07D84" w:rsidRDefault="00544053" w:rsidP="00544053">
      <w:pPr>
        <w:rPr>
          <w:noProof/>
          <w:lang w:eastAsia="nl-NL"/>
        </w:rPr>
      </w:pPr>
    </w:p>
    <w:p w:rsidR="00FE193B" w:rsidRDefault="00FE193B" w:rsidP="00FE193B">
      <w:pPr>
        <w:rPr>
          <w:noProof/>
          <w:lang w:val="en-US" w:eastAsia="nl-NL"/>
        </w:rPr>
      </w:pPr>
      <w:r>
        <w:rPr>
          <w:noProof/>
          <w:lang w:val="en-US" w:eastAsia="nl-NL"/>
        </w:rPr>
        <w:t>In this windows you need to make the following adjustments:</w:t>
      </w:r>
    </w:p>
    <w:p w:rsidR="00FE193B" w:rsidRDefault="00FE193B" w:rsidP="00FE193B">
      <w:pPr>
        <w:rPr>
          <w:noProof/>
          <w:lang w:val="en-US" w:eastAsia="nl-NL"/>
        </w:rPr>
      </w:pPr>
    </w:p>
    <w:p w:rsidR="00FE193B" w:rsidRDefault="00FE193B" w:rsidP="00FE193B">
      <w:pPr>
        <w:rPr>
          <w:noProof/>
          <w:lang w:val="en-US" w:eastAsia="nl-NL"/>
        </w:rPr>
      </w:pPr>
      <w:r>
        <w:rPr>
          <w:noProof/>
          <w:lang w:val="en-US" w:eastAsia="nl-NL"/>
        </w:rPr>
        <w:t>Put a checkmark at “allow remote support”</w:t>
      </w:r>
    </w:p>
    <w:p w:rsidR="00FE193B" w:rsidRDefault="00FE193B" w:rsidP="00FE193B">
      <w:pPr>
        <w:rPr>
          <w:noProof/>
          <w:lang w:val="en-US" w:eastAsia="nl-NL"/>
        </w:rPr>
      </w:pPr>
      <w:r>
        <w:rPr>
          <w:noProof/>
          <w:lang w:val="en-US" w:eastAsia="nl-NL"/>
        </w:rPr>
        <w:t xml:space="preserve">Put the IP-address of the </w:t>
      </w:r>
      <w:r w:rsidR="00CA5311">
        <w:rPr>
          <w:noProof/>
          <w:lang w:val="en-US" w:eastAsia="nl-NL"/>
        </w:rPr>
        <w:t>Moxa</w:t>
      </w:r>
      <w:r>
        <w:rPr>
          <w:noProof/>
          <w:lang w:val="en-US" w:eastAsia="nl-NL"/>
        </w:rPr>
        <w:t xml:space="preserve"> in the fields “Gateway” and “Primary DNS”</w:t>
      </w:r>
    </w:p>
    <w:p w:rsidR="00FE193B" w:rsidRDefault="00FE193B" w:rsidP="00FE193B">
      <w:pPr>
        <w:rPr>
          <w:noProof/>
          <w:lang w:val="en-US" w:eastAsia="nl-NL"/>
        </w:rPr>
      </w:pPr>
      <w:r>
        <w:rPr>
          <w:noProof/>
          <w:lang w:val="en-US" w:eastAsia="nl-NL"/>
        </w:rPr>
        <w:t xml:space="preserve">(see </w:t>
      </w:r>
      <w:r>
        <w:rPr>
          <w:noProof/>
          <w:lang w:val="en-US" w:eastAsia="nl-NL"/>
        </w:rPr>
        <w:fldChar w:fldCharType="begin"/>
      </w:r>
      <w:r>
        <w:rPr>
          <w:noProof/>
          <w:lang w:val="en-US" w:eastAsia="nl-NL"/>
        </w:rPr>
        <w:instrText xml:space="preserve"> REF _Ref341344283 \h </w:instrText>
      </w:r>
      <w:r>
        <w:rPr>
          <w:noProof/>
          <w:lang w:val="en-US" w:eastAsia="nl-NL"/>
        </w:rPr>
      </w:r>
      <w:r>
        <w:rPr>
          <w:noProof/>
          <w:lang w:val="en-US" w:eastAsia="nl-NL"/>
        </w:rPr>
        <w:fldChar w:fldCharType="separate"/>
      </w:r>
      <w:r w:rsidR="00333540">
        <w:t xml:space="preserve">Figure </w:t>
      </w:r>
      <w:r w:rsidR="00333540">
        <w:rPr>
          <w:noProof/>
        </w:rPr>
        <w:t>3</w:t>
      </w:r>
      <w:r w:rsidR="00333540">
        <w:noBreakHyphen/>
      </w:r>
      <w:r w:rsidR="00333540">
        <w:rPr>
          <w:noProof/>
        </w:rPr>
        <w:t>3</w:t>
      </w:r>
      <w:r>
        <w:rPr>
          <w:noProof/>
          <w:lang w:val="en-US" w:eastAsia="nl-NL"/>
        </w:rPr>
        <w:fldChar w:fldCharType="end"/>
      </w:r>
      <w:r>
        <w:rPr>
          <w:noProof/>
          <w:lang w:val="en-US" w:eastAsia="nl-NL"/>
        </w:rPr>
        <w:t>)</w:t>
      </w:r>
    </w:p>
    <w:p w:rsidR="00FE193B" w:rsidRDefault="00FE193B" w:rsidP="00FE193B">
      <w:pPr>
        <w:rPr>
          <w:noProof/>
          <w:lang w:val="en-US" w:eastAsia="nl-NL"/>
        </w:rPr>
      </w:pPr>
    </w:p>
    <w:p w:rsidR="00FE193B" w:rsidRDefault="00FE193B" w:rsidP="00FE193B">
      <w:pPr>
        <w:rPr>
          <w:noProof/>
          <w:lang w:val="en-US" w:eastAsia="nl-NL"/>
        </w:rPr>
      </w:pPr>
      <w:r>
        <w:rPr>
          <w:b/>
          <w:noProof/>
          <w:lang w:val="nl-NL" w:eastAsia="nl-NL"/>
        </w:rPr>
        <w:drawing>
          <wp:inline distT="0" distB="0" distL="0" distR="0" wp14:anchorId="0870DD85" wp14:editId="6CEEE399">
            <wp:extent cx="4124325" cy="2905125"/>
            <wp:effectExtent l="0" t="0" r="9525" b="9525"/>
            <wp:docPr id="70" name="Picture 11" descr="D:\Snap32\boot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nap32\bootmanag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4325" cy="2905125"/>
                    </a:xfrm>
                    <a:prstGeom prst="rect">
                      <a:avLst/>
                    </a:prstGeom>
                    <a:noFill/>
                    <a:ln>
                      <a:noFill/>
                    </a:ln>
                  </pic:spPr>
                </pic:pic>
              </a:graphicData>
            </a:graphic>
          </wp:inline>
        </w:drawing>
      </w:r>
    </w:p>
    <w:p w:rsidR="00FE193B" w:rsidRDefault="00FE193B" w:rsidP="00FE193B">
      <w:pPr>
        <w:pStyle w:val="Onderschrift"/>
      </w:pPr>
      <w:bookmarkStart w:id="262" w:name="_Ref341344283"/>
      <w:bookmarkStart w:id="263" w:name="_Toc341863483"/>
      <w:bookmarkStart w:id="264" w:name="_Toc402174232"/>
      <w:r>
        <w:t xml:space="preserve">Figure </w:t>
      </w:r>
      <w:r w:rsidR="003E3289">
        <w:fldChar w:fldCharType="begin"/>
      </w:r>
      <w:r w:rsidR="003E3289">
        <w:instrText xml:space="preserve"> STYLEREF 1 \s </w:instrText>
      </w:r>
      <w:r w:rsidR="003E3289">
        <w:fldChar w:fldCharType="separate"/>
      </w:r>
      <w:r w:rsidR="00333540">
        <w:rPr>
          <w:noProof/>
        </w:rPr>
        <w:t>3</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3</w:t>
      </w:r>
      <w:r w:rsidR="003E3289">
        <w:fldChar w:fldCharType="end"/>
      </w:r>
      <w:bookmarkEnd w:id="262"/>
      <w:r>
        <w:t>: Adjustments for remote access</w:t>
      </w:r>
      <w:bookmarkEnd w:id="263"/>
      <w:bookmarkEnd w:id="264"/>
    </w:p>
    <w:p w:rsidR="00FE193B" w:rsidRDefault="00FE193B" w:rsidP="00FE193B">
      <w:pPr>
        <w:rPr>
          <w:noProof/>
          <w:lang w:eastAsia="nl-NL"/>
        </w:rPr>
      </w:pPr>
    </w:p>
    <w:p w:rsidR="00FE193B" w:rsidRDefault="00FE193B" w:rsidP="00FE193B">
      <w:pPr>
        <w:rPr>
          <w:noProof/>
          <w:lang w:val="en-US" w:eastAsia="nl-NL"/>
        </w:rPr>
      </w:pPr>
      <w:r w:rsidRPr="00C07D84">
        <w:rPr>
          <w:noProof/>
          <w:lang w:val="en-US" w:eastAsia="nl-NL"/>
        </w:rPr>
        <w:t>By clicking on the “</w:t>
      </w:r>
      <w:r w:rsidR="00544053">
        <w:rPr>
          <w:noProof/>
          <w:lang w:val="en-US" w:eastAsia="nl-NL"/>
        </w:rPr>
        <w:t>F</w:t>
      </w:r>
      <w:r w:rsidRPr="00C07D84">
        <w:rPr>
          <w:noProof/>
          <w:lang w:val="en-US" w:eastAsia="nl-NL"/>
        </w:rPr>
        <w:t xml:space="preserve">ile </w:t>
      </w:r>
      <w:r w:rsidR="00544053">
        <w:rPr>
          <w:noProof/>
          <w:lang w:val="en-US" w:eastAsia="nl-NL"/>
        </w:rPr>
        <w:t>E</w:t>
      </w:r>
      <w:r w:rsidRPr="00C07D84">
        <w:rPr>
          <w:noProof/>
          <w:lang w:val="en-US" w:eastAsia="nl-NL"/>
        </w:rPr>
        <w:t>xplorer” tab, you will get into the normal windows environment.</w:t>
      </w:r>
    </w:p>
    <w:p w:rsidR="00544053" w:rsidRDefault="00544053" w:rsidP="00FE193B">
      <w:pPr>
        <w:rPr>
          <w:noProof/>
          <w:lang w:val="en-US" w:eastAsia="nl-NL"/>
        </w:rPr>
      </w:pPr>
    </w:p>
    <w:p w:rsidR="00FE193B" w:rsidRDefault="00FE193B" w:rsidP="00FE193B">
      <w:pPr>
        <w:rPr>
          <w:noProof/>
          <w:lang w:val="en-US" w:eastAsia="nl-NL"/>
        </w:rPr>
      </w:pPr>
      <w:r>
        <w:rPr>
          <w:noProof/>
          <w:lang w:val="en-US" w:eastAsia="nl-NL"/>
        </w:rPr>
        <w:t xml:space="preserve">Goto D:\NavVision\config\local and open the boot.uc.ini file (see </w:t>
      </w:r>
      <w:r>
        <w:rPr>
          <w:noProof/>
          <w:lang w:val="en-US" w:eastAsia="nl-NL"/>
        </w:rPr>
        <w:fldChar w:fldCharType="begin"/>
      </w:r>
      <w:r>
        <w:rPr>
          <w:noProof/>
          <w:lang w:val="en-US" w:eastAsia="nl-NL"/>
        </w:rPr>
        <w:instrText xml:space="preserve"> REF _Ref341344546 \h </w:instrText>
      </w:r>
      <w:r>
        <w:rPr>
          <w:noProof/>
          <w:lang w:val="en-US" w:eastAsia="nl-NL"/>
        </w:rPr>
      </w:r>
      <w:r>
        <w:rPr>
          <w:noProof/>
          <w:lang w:val="en-US" w:eastAsia="nl-NL"/>
        </w:rPr>
        <w:fldChar w:fldCharType="separate"/>
      </w:r>
      <w:r w:rsidR="00333540">
        <w:t xml:space="preserve">Figure </w:t>
      </w:r>
      <w:r w:rsidR="00333540">
        <w:rPr>
          <w:noProof/>
        </w:rPr>
        <w:t>3</w:t>
      </w:r>
      <w:r w:rsidR="00333540">
        <w:noBreakHyphen/>
      </w:r>
      <w:r w:rsidR="00333540">
        <w:rPr>
          <w:noProof/>
        </w:rPr>
        <w:t>4</w:t>
      </w:r>
      <w:r>
        <w:rPr>
          <w:noProof/>
          <w:lang w:val="en-US" w:eastAsia="nl-NL"/>
        </w:rPr>
        <w:fldChar w:fldCharType="end"/>
      </w:r>
      <w:r>
        <w:rPr>
          <w:noProof/>
          <w:lang w:val="en-US" w:eastAsia="nl-NL"/>
        </w:rPr>
        <w:t>)</w:t>
      </w:r>
    </w:p>
    <w:p w:rsidR="00FE193B" w:rsidRDefault="00FE193B"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B973FC" w:rsidRDefault="00B973FC" w:rsidP="00FE193B">
      <w:pPr>
        <w:rPr>
          <w:noProof/>
          <w:lang w:val="en-US" w:eastAsia="nl-NL"/>
        </w:rPr>
      </w:pPr>
    </w:p>
    <w:p w:rsidR="00FE193B" w:rsidRDefault="00FE193B" w:rsidP="00FE193B">
      <w:pPr>
        <w:rPr>
          <w:b/>
          <w:noProof/>
          <w:lang w:val="nl-NL" w:eastAsia="nl-NL"/>
        </w:rPr>
      </w:pPr>
      <w:r>
        <w:rPr>
          <w:b/>
          <w:noProof/>
          <w:lang w:val="nl-NL" w:eastAsia="nl-NL"/>
        </w:rPr>
        <w:drawing>
          <wp:inline distT="0" distB="0" distL="0" distR="0" wp14:anchorId="129A5A04" wp14:editId="467C055F">
            <wp:extent cx="5591175" cy="4362450"/>
            <wp:effectExtent l="0" t="0" r="9525" b="0"/>
            <wp:docPr id="74" name="Picture 12" descr="D:\Snap32\boot_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nap32\boot_in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175" cy="4362450"/>
                    </a:xfrm>
                    <a:prstGeom prst="rect">
                      <a:avLst/>
                    </a:prstGeom>
                    <a:noFill/>
                    <a:ln>
                      <a:noFill/>
                    </a:ln>
                  </pic:spPr>
                </pic:pic>
              </a:graphicData>
            </a:graphic>
          </wp:inline>
        </w:drawing>
      </w:r>
    </w:p>
    <w:p w:rsidR="00FE193B" w:rsidRDefault="00FE193B" w:rsidP="00FE193B">
      <w:pPr>
        <w:pStyle w:val="Onderschrift"/>
      </w:pPr>
      <w:bookmarkStart w:id="265" w:name="_Ref341344546"/>
      <w:bookmarkStart w:id="266" w:name="_Toc341863484"/>
      <w:bookmarkStart w:id="267" w:name="_Toc402174233"/>
      <w:r>
        <w:t xml:space="preserve">Figure </w:t>
      </w:r>
      <w:r w:rsidR="003E3289">
        <w:fldChar w:fldCharType="begin"/>
      </w:r>
      <w:r w:rsidR="003E3289">
        <w:instrText xml:space="preserve"> STYLEREF 1 \s </w:instrText>
      </w:r>
      <w:r w:rsidR="003E3289">
        <w:fldChar w:fldCharType="separate"/>
      </w:r>
      <w:r w:rsidR="00333540">
        <w:rPr>
          <w:noProof/>
        </w:rPr>
        <w:t>3</w:t>
      </w:r>
      <w:r w:rsidR="003E3289">
        <w:fldChar w:fldCharType="end"/>
      </w:r>
      <w:r w:rsidR="003E3289">
        <w:noBreakHyphen/>
      </w:r>
      <w:r w:rsidR="003E3289">
        <w:fldChar w:fldCharType="begin"/>
      </w:r>
      <w:r w:rsidR="003E3289">
        <w:instrText xml:space="preserve"> SEQ Figure \* ARABIC \s 1 </w:instrText>
      </w:r>
      <w:r w:rsidR="003E3289">
        <w:fldChar w:fldCharType="separate"/>
      </w:r>
      <w:r w:rsidR="00333540">
        <w:rPr>
          <w:noProof/>
        </w:rPr>
        <w:t>4</w:t>
      </w:r>
      <w:r w:rsidR="003E3289">
        <w:fldChar w:fldCharType="end"/>
      </w:r>
      <w:bookmarkEnd w:id="265"/>
      <w:r>
        <w:t>: Boot.uc.ini</w:t>
      </w:r>
      <w:bookmarkEnd w:id="266"/>
      <w:bookmarkEnd w:id="267"/>
    </w:p>
    <w:p w:rsidR="00FE193B" w:rsidRDefault="00FE193B" w:rsidP="00FE193B">
      <w:r>
        <w:t>Under [Internet]</w:t>
      </w:r>
      <w:r w:rsidR="00B973FC">
        <w:t>,</w:t>
      </w:r>
      <w:r>
        <w:t xml:space="preserve"> change “</w:t>
      </w:r>
      <w:proofErr w:type="spellStart"/>
      <w:r>
        <w:t>InternetAvailable</w:t>
      </w:r>
      <w:proofErr w:type="spellEnd"/>
      <w:r>
        <w:t>=auto” into “</w:t>
      </w:r>
      <w:proofErr w:type="spellStart"/>
      <w:r>
        <w:t>InternetAvailable</w:t>
      </w:r>
      <w:proofErr w:type="spellEnd"/>
      <w:r>
        <w:t>=true”</w:t>
      </w:r>
    </w:p>
    <w:p w:rsidR="00544053" w:rsidRDefault="00544053" w:rsidP="00FE193B"/>
    <w:p w:rsidR="00544053" w:rsidRDefault="00544053" w:rsidP="00FE193B">
      <w:r>
        <w:t>Close the file and save it (overwrite if necessary). Reboot the system and the remote access is ready.</w:t>
      </w:r>
    </w:p>
    <w:p w:rsidR="00FE193B" w:rsidRDefault="00FE193B"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544053" w:rsidRDefault="00544053" w:rsidP="00FE193B"/>
    <w:p w:rsidR="00FE193B" w:rsidRDefault="00FE193B" w:rsidP="00544053">
      <w:pPr>
        <w:pStyle w:val="Kop1"/>
      </w:pPr>
      <w:bookmarkStart w:id="268" w:name="_Toc402174217"/>
      <w:r>
        <w:t>Technical specifications</w:t>
      </w:r>
      <w:bookmarkEnd w:id="268"/>
    </w:p>
    <w:tbl>
      <w:tblPr>
        <w:tblStyle w:val="Tabelraster"/>
        <w:tblW w:w="0" w:type="auto"/>
        <w:tblLook w:val="01E0" w:firstRow="1" w:lastRow="1" w:firstColumn="1" w:lastColumn="1" w:noHBand="0" w:noVBand="0"/>
      </w:tblPr>
      <w:tblGrid>
        <w:gridCol w:w="2607"/>
        <w:gridCol w:w="6681"/>
      </w:tblGrid>
      <w:tr w:rsidR="00FE193B" w:rsidRPr="00542ABD" w:rsidTr="00BA6348">
        <w:trPr>
          <w:ins w:id="269" w:author="Unknown"/>
        </w:trPr>
        <w:tc>
          <w:tcPr>
            <w:tcW w:w="2638" w:type="dxa"/>
            <w:shd w:val="clear" w:color="auto" w:fill="0C0C0C"/>
          </w:tcPr>
          <w:p w:rsidR="00FE193B" w:rsidRPr="00542ABD" w:rsidRDefault="00FE193B" w:rsidP="00BA6348">
            <w:pPr>
              <w:rPr>
                <w:ins w:id="270" w:author="Unknown"/>
                <w:b/>
              </w:rPr>
            </w:pPr>
            <w:ins w:id="271" w:author="Unknown">
              <w:r w:rsidRPr="00542ABD">
                <w:rPr>
                  <w:b/>
                </w:rPr>
                <w:t>Detail</w:t>
              </w:r>
            </w:ins>
          </w:p>
        </w:tc>
        <w:tc>
          <w:tcPr>
            <w:tcW w:w="6820" w:type="dxa"/>
            <w:shd w:val="clear" w:color="auto" w:fill="0C0C0C"/>
          </w:tcPr>
          <w:p w:rsidR="00FE193B" w:rsidRPr="00542ABD" w:rsidRDefault="00FE193B" w:rsidP="00BA6348">
            <w:pPr>
              <w:rPr>
                <w:ins w:id="272" w:author="Unknown"/>
                <w:b/>
              </w:rPr>
            </w:pPr>
            <w:ins w:id="273" w:author="Unknown">
              <w:r w:rsidRPr="00542ABD">
                <w:rPr>
                  <w:b/>
                </w:rPr>
                <w:t>Description</w:t>
              </w:r>
            </w:ins>
          </w:p>
        </w:tc>
      </w:tr>
      <w:tr w:rsidR="00FE193B" w:rsidTr="00BA6348">
        <w:trPr>
          <w:ins w:id="274" w:author="Unknown"/>
        </w:trPr>
        <w:tc>
          <w:tcPr>
            <w:tcW w:w="2638" w:type="dxa"/>
          </w:tcPr>
          <w:p w:rsidR="00FE193B" w:rsidRDefault="00FE193B" w:rsidP="00BA6348">
            <w:pPr>
              <w:rPr>
                <w:ins w:id="275" w:author="Unknown"/>
              </w:rPr>
            </w:pPr>
            <w:ins w:id="276" w:author="Unknown">
              <w:r>
                <w:t>CPU</w:t>
              </w:r>
            </w:ins>
          </w:p>
        </w:tc>
        <w:tc>
          <w:tcPr>
            <w:tcW w:w="6820" w:type="dxa"/>
          </w:tcPr>
          <w:p w:rsidR="00FE193B" w:rsidRDefault="00FE193B" w:rsidP="00BA6348">
            <w:pPr>
              <w:rPr>
                <w:ins w:id="277" w:author="Unknown"/>
              </w:rPr>
            </w:pPr>
            <w:ins w:id="278" w:author="Unknown">
              <w:r>
                <w:t xml:space="preserve">ARM9-based 32-bit RISC CPU, 166 </w:t>
              </w:r>
              <w:proofErr w:type="spellStart"/>
              <w:r>
                <w:t>Mhz</w:t>
              </w:r>
              <w:proofErr w:type="spellEnd"/>
            </w:ins>
          </w:p>
        </w:tc>
      </w:tr>
      <w:tr w:rsidR="00FE193B" w:rsidTr="00BA6348">
        <w:trPr>
          <w:ins w:id="279" w:author="Unknown"/>
        </w:trPr>
        <w:tc>
          <w:tcPr>
            <w:tcW w:w="2638" w:type="dxa"/>
          </w:tcPr>
          <w:p w:rsidR="00FE193B" w:rsidRDefault="00FE193B" w:rsidP="00BA6348">
            <w:pPr>
              <w:rPr>
                <w:ins w:id="280" w:author="Unknown"/>
              </w:rPr>
            </w:pPr>
            <w:ins w:id="281" w:author="Unknown">
              <w:r>
                <w:t>RAM</w:t>
              </w:r>
            </w:ins>
          </w:p>
        </w:tc>
        <w:tc>
          <w:tcPr>
            <w:tcW w:w="6820" w:type="dxa"/>
          </w:tcPr>
          <w:p w:rsidR="00FE193B" w:rsidRDefault="00FE193B" w:rsidP="00BA6348">
            <w:pPr>
              <w:rPr>
                <w:ins w:id="282" w:author="Unknown"/>
              </w:rPr>
            </w:pPr>
            <w:ins w:id="283" w:author="Unknown">
              <w:r>
                <w:t>16 MB (12 MB of user programmable space)</w:t>
              </w:r>
            </w:ins>
          </w:p>
        </w:tc>
      </w:tr>
      <w:tr w:rsidR="00FE193B" w:rsidTr="00BA6348">
        <w:trPr>
          <w:ins w:id="284" w:author="Unknown"/>
        </w:trPr>
        <w:tc>
          <w:tcPr>
            <w:tcW w:w="2638" w:type="dxa"/>
          </w:tcPr>
          <w:p w:rsidR="00FE193B" w:rsidRDefault="00FE193B" w:rsidP="00BA6348">
            <w:pPr>
              <w:rPr>
                <w:ins w:id="285" w:author="Unknown"/>
              </w:rPr>
            </w:pPr>
            <w:ins w:id="286" w:author="Unknown">
              <w:r>
                <w:t>Flash</w:t>
              </w:r>
            </w:ins>
          </w:p>
        </w:tc>
        <w:tc>
          <w:tcPr>
            <w:tcW w:w="6820" w:type="dxa"/>
          </w:tcPr>
          <w:p w:rsidR="00FE193B" w:rsidRDefault="00FE193B" w:rsidP="00BA6348">
            <w:pPr>
              <w:rPr>
                <w:ins w:id="287" w:author="Unknown"/>
              </w:rPr>
            </w:pPr>
            <w:ins w:id="288" w:author="Unknown">
              <w:r>
                <w:t>8 MB (4 MB of user programmable space)</w:t>
              </w:r>
            </w:ins>
          </w:p>
        </w:tc>
      </w:tr>
      <w:tr w:rsidR="00FE193B" w:rsidTr="00BA6348">
        <w:trPr>
          <w:ins w:id="289" w:author="Unknown"/>
        </w:trPr>
        <w:tc>
          <w:tcPr>
            <w:tcW w:w="2638" w:type="dxa"/>
          </w:tcPr>
          <w:p w:rsidR="00FE193B" w:rsidRDefault="00FE193B" w:rsidP="00BA6348">
            <w:pPr>
              <w:rPr>
                <w:ins w:id="290" w:author="Unknown"/>
              </w:rPr>
            </w:pPr>
            <w:ins w:id="291" w:author="Unknown">
              <w:r>
                <w:t>LAN</w:t>
              </w:r>
            </w:ins>
          </w:p>
        </w:tc>
        <w:tc>
          <w:tcPr>
            <w:tcW w:w="6820" w:type="dxa"/>
          </w:tcPr>
          <w:p w:rsidR="00FE193B" w:rsidRDefault="00FE193B" w:rsidP="00BA6348">
            <w:pPr>
              <w:rPr>
                <w:ins w:id="292" w:author="Unknown"/>
              </w:rPr>
            </w:pPr>
            <w:ins w:id="293" w:author="Unknown">
              <w:r>
                <w:t>Auto-sensing 10/100 Mbps x 2</w:t>
              </w:r>
            </w:ins>
          </w:p>
        </w:tc>
      </w:tr>
      <w:tr w:rsidR="00FE193B" w:rsidTr="00BA6348">
        <w:trPr>
          <w:ins w:id="294" w:author="Unknown"/>
        </w:trPr>
        <w:tc>
          <w:tcPr>
            <w:tcW w:w="2638" w:type="dxa"/>
          </w:tcPr>
          <w:p w:rsidR="00FE193B" w:rsidRDefault="00FE193B" w:rsidP="00BA6348">
            <w:pPr>
              <w:rPr>
                <w:ins w:id="295" w:author="Unknown"/>
              </w:rPr>
            </w:pPr>
            <w:ins w:id="296" w:author="Unknown">
              <w:r>
                <w:t>LAN protection</w:t>
              </w:r>
            </w:ins>
          </w:p>
        </w:tc>
        <w:tc>
          <w:tcPr>
            <w:tcW w:w="6820" w:type="dxa"/>
          </w:tcPr>
          <w:p w:rsidR="00FE193B" w:rsidRDefault="00FE193B" w:rsidP="00BA6348">
            <w:pPr>
              <w:rPr>
                <w:ins w:id="297" w:author="Unknown"/>
              </w:rPr>
            </w:pPr>
            <w:ins w:id="298" w:author="Unknown">
              <w:r>
                <w:t>Built-in 1.5 KV magnetic isolation</w:t>
              </w:r>
            </w:ins>
          </w:p>
        </w:tc>
      </w:tr>
      <w:tr w:rsidR="00FE193B" w:rsidTr="00BA6348">
        <w:trPr>
          <w:ins w:id="299" w:author="Unknown"/>
        </w:trPr>
        <w:tc>
          <w:tcPr>
            <w:tcW w:w="2638" w:type="dxa"/>
          </w:tcPr>
          <w:p w:rsidR="00FE193B" w:rsidRDefault="00FE193B" w:rsidP="00BA6348">
            <w:pPr>
              <w:rPr>
                <w:ins w:id="300" w:author="Unknown"/>
              </w:rPr>
            </w:pPr>
            <w:ins w:id="301" w:author="Unknown">
              <w:r>
                <w:t>Serial ports</w:t>
              </w:r>
            </w:ins>
          </w:p>
        </w:tc>
        <w:tc>
          <w:tcPr>
            <w:tcW w:w="6820" w:type="dxa"/>
          </w:tcPr>
          <w:p w:rsidR="00FE193B" w:rsidRPr="0072047D" w:rsidRDefault="00FE193B" w:rsidP="00BA6348">
            <w:pPr>
              <w:rPr>
                <w:ins w:id="302" w:author="Unknown"/>
                <w:lang w:val="en-US"/>
              </w:rPr>
            </w:pPr>
            <w:ins w:id="303" w:author="Unknown">
              <w:r w:rsidRPr="0072047D">
                <w:rPr>
                  <w:lang w:val="en-US"/>
                </w:rPr>
                <w:t>The two RS-232/422/485 ports support:</w:t>
              </w:r>
            </w:ins>
          </w:p>
          <w:p w:rsidR="00FE193B" w:rsidRPr="0072047D" w:rsidRDefault="00FE193B" w:rsidP="00BA6348">
            <w:pPr>
              <w:rPr>
                <w:ins w:id="304" w:author="Unknown"/>
                <w:lang w:val="en-US"/>
              </w:rPr>
            </w:pPr>
            <w:ins w:id="305" w:author="Unknown">
              <w:r w:rsidRPr="0072047D">
                <w:rPr>
                  <w:lang w:val="en-US"/>
                </w:rPr>
                <w:t xml:space="preserve">RS-232 signals: </w:t>
              </w:r>
              <w:proofErr w:type="spellStart"/>
              <w:r w:rsidRPr="0072047D">
                <w:rPr>
                  <w:lang w:val="en-US"/>
                </w:rPr>
                <w:t>TxD</w:t>
              </w:r>
              <w:proofErr w:type="spellEnd"/>
              <w:r w:rsidRPr="0072047D">
                <w:rPr>
                  <w:lang w:val="en-US"/>
                </w:rPr>
                <w:t xml:space="preserve">, </w:t>
              </w:r>
              <w:proofErr w:type="spellStart"/>
              <w:r w:rsidRPr="0072047D">
                <w:rPr>
                  <w:lang w:val="en-US"/>
                </w:rPr>
                <w:t>RxD</w:t>
              </w:r>
              <w:proofErr w:type="spellEnd"/>
              <w:r w:rsidRPr="0072047D">
                <w:rPr>
                  <w:lang w:val="en-US"/>
                </w:rPr>
                <w:t>, DTR, DSR, RTS, CTS, DCD, GND</w:t>
              </w:r>
            </w:ins>
          </w:p>
          <w:p w:rsidR="00FE193B" w:rsidRPr="0072047D" w:rsidRDefault="00FE193B" w:rsidP="00BA6348">
            <w:pPr>
              <w:rPr>
                <w:ins w:id="306" w:author="Unknown"/>
                <w:lang w:val="en-US"/>
              </w:rPr>
            </w:pPr>
            <w:ins w:id="307" w:author="Unknown">
              <w:r w:rsidRPr="0072047D">
                <w:rPr>
                  <w:lang w:val="en-US"/>
                </w:rPr>
                <w:t xml:space="preserve">RS-422 signals: </w:t>
              </w:r>
              <w:proofErr w:type="spellStart"/>
              <w:r w:rsidRPr="0072047D">
                <w:rPr>
                  <w:lang w:val="en-US"/>
                </w:rPr>
                <w:t>TxD</w:t>
              </w:r>
              <w:proofErr w:type="spellEnd"/>
              <w:r w:rsidRPr="0072047D">
                <w:rPr>
                  <w:lang w:val="en-US"/>
                </w:rPr>
                <w:t xml:space="preserve">+, </w:t>
              </w:r>
              <w:proofErr w:type="spellStart"/>
              <w:r w:rsidRPr="0072047D">
                <w:rPr>
                  <w:lang w:val="en-US"/>
                </w:rPr>
                <w:t>TxD</w:t>
              </w:r>
              <w:proofErr w:type="spellEnd"/>
              <w:r w:rsidRPr="0072047D">
                <w:rPr>
                  <w:lang w:val="en-US"/>
                </w:rPr>
                <w:t xml:space="preserve">-, </w:t>
              </w:r>
              <w:proofErr w:type="spellStart"/>
              <w:r w:rsidRPr="0072047D">
                <w:rPr>
                  <w:lang w:val="en-US"/>
                </w:rPr>
                <w:t>RxD</w:t>
              </w:r>
              <w:proofErr w:type="spellEnd"/>
              <w:r w:rsidRPr="0072047D">
                <w:rPr>
                  <w:lang w:val="en-US"/>
                </w:rPr>
                <w:t xml:space="preserve">+, </w:t>
              </w:r>
              <w:proofErr w:type="spellStart"/>
              <w:r w:rsidRPr="0072047D">
                <w:rPr>
                  <w:lang w:val="en-US"/>
                </w:rPr>
                <w:t>RxD</w:t>
              </w:r>
              <w:proofErr w:type="spellEnd"/>
              <w:r w:rsidRPr="0072047D">
                <w:rPr>
                  <w:lang w:val="en-US"/>
                </w:rPr>
                <w:t>-, GND</w:t>
              </w:r>
            </w:ins>
          </w:p>
          <w:p w:rsidR="00FE193B" w:rsidRPr="0072047D" w:rsidRDefault="00FE193B" w:rsidP="00BA6348">
            <w:pPr>
              <w:rPr>
                <w:ins w:id="308" w:author="Unknown"/>
                <w:lang w:val="en-US"/>
              </w:rPr>
            </w:pPr>
            <w:ins w:id="309" w:author="Unknown">
              <w:r w:rsidRPr="0072047D">
                <w:rPr>
                  <w:lang w:val="en-US"/>
                </w:rPr>
                <w:t xml:space="preserve">4-wire RS-485 signals: </w:t>
              </w:r>
              <w:proofErr w:type="spellStart"/>
              <w:r w:rsidRPr="0072047D">
                <w:rPr>
                  <w:lang w:val="en-US"/>
                </w:rPr>
                <w:t>TxD</w:t>
              </w:r>
              <w:proofErr w:type="spellEnd"/>
              <w:r w:rsidRPr="0072047D">
                <w:rPr>
                  <w:lang w:val="en-US"/>
                </w:rPr>
                <w:t xml:space="preserve">+, </w:t>
              </w:r>
              <w:proofErr w:type="spellStart"/>
              <w:r w:rsidRPr="0072047D">
                <w:rPr>
                  <w:lang w:val="en-US"/>
                </w:rPr>
                <w:t>TxD</w:t>
              </w:r>
              <w:proofErr w:type="spellEnd"/>
              <w:r w:rsidRPr="0072047D">
                <w:rPr>
                  <w:lang w:val="en-US"/>
                </w:rPr>
                <w:t xml:space="preserve">-, </w:t>
              </w:r>
              <w:proofErr w:type="spellStart"/>
              <w:r w:rsidRPr="0072047D">
                <w:rPr>
                  <w:lang w:val="en-US"/>
                </w:rPr>
                <w:t>RxD</w:t>
              </w:r>
              <w:proofErr w:type="spellEnd"/>
              <w:r w:rsidRPr="0072047D">
                <w:rPr>
                  <w:lang w:val="en-US"/>
                </w:rPr>
                <w:t xml:space="preserve">+, </w:t>
              </w:r>
              <w:proofErr w:type="spellStart"/>
              <w:r w:rsidRPr="0072047D">
                <w:rPr>
                  <w:lang w:val="en-US"/>
                </w:rPr>
                <w:t>RxD</w:t>
              </w:r>
              <w:proofErr w:type="spellEnd"/>
              <w:r w:rsidRPr="0072047D">
                <w:rPr>
                  <w:lang w:val="en-US"/>
                </w:rPr>
                <w:t>-, GND</w:t>
              </w:r>
            </w:ins>
          </w:p>
          <w:p w:rsidR="00FE193B" w:rsidRDefault="00FE193B" w:rsidP="00BA6348">
            <w:pPr>
              <w:rPr>
                <w:ins w:id="310" w:author="Unknown"/>
              </w:rPr>
            </w:pPr>
            <w:ins w:id="311" w:author="Unknown">
              <w:r w:rsidRPr="0072047D">
                <w:rPr>
                  <w:lang w:val="en-US"/>
                </w:rPr>
                <w:t>2-wire RS-485 signals: Data+, Data-, GND</w:t>
              </w:r>
            </w:ins>
          </w:p>
        </w:tc>
      </w:tr>
      <w:tr w:rsidR="00FE193B" w:rsidTr="00BA6348">
        <w:trPr>
          <w:ins w:id="312" w:author="Unknown"/>
        </w:trPr>
        <w:tc>
          <w:tcPr>
            <w:tcW w:w="2638" w:type="dxa"/>
          </w:tcPr>
          <w:p w:rsidR="00FE193B" w:rsidRDefault="00FE193B" w:rsidP="00BA6348">
            <w:pPr>
              <w:rPr>
                <w:ins w:id="313" w:author="Unknown"/>
              </w:rPr>
            </w:pPr>
            <w:ins w:id="314" w:author="Unknown">
              <w:r>
                <w:t>Serial protection</w:t>
              </w:r>
            </w:ins>
          </w:p>
        </w:tc>
        <w:tc>
          <w:tcPr>
            <w:tcW w:w="6820" w:type="dxa"/>
          </w:tcPr>
          <w:p w:rsidR="00FE193B" w:rsidRPr="0072047D" w:rsidRDefault="00FE193B" w:rsidP="00BA6348">
            <w:pPr>
              <w:rPr>
                <w:ins w:id="315" w:author="Unknown"/>
                <w:lang w:val="en-US"/>
              </w:rPr>
            </w:pPr>
            <w:ins w:id="316" w:author="Unknown">
              <w:r>
                <w:rPr>
                  <w:lang w:val="en-US"/>
                </w:rPr>
                <w:t>15 KV ESD for all signals</w:t>
              </w:r>
            </w:ins>
          </w:p>
        </w:tc>
      </w:tr>
      <w:tr w:rsidR="00FE193B" w:rsidTr="00BA6348">
        <w:trPr>
          <w:ins w:id="317" w:author="Unknown"/>
        </w:trPr>
        <w:tc>
          <w:tcPr>
            <w:tcW w:w="2638" w:type="dxa"/>
          </w:tcPr>
          <w:p w:rsidR="00FE193B" w:rsidRDefault="00FE193B" w:rsidP="00BA6348">
            <w:pPr>
              <w:rPr>
                <w:ins w:id="318" w:author="Unknown"/>
              </w:rPr>
            </w:pPr>
            <w:ins w:id="319" w:author="Unknown">
              <w:r>
                <w:t>Data bits</w:t>
              </w:r>
            </w:ins>
          </w:p>
        </w:tc>
        <w:tc>
          <w:tcPr>
            <w:tcW w:w="6820" w:type="dxa"/>
          </w:tcPr>
          <w:p w:rsidR="00FE193B" w:rsidRDefault="00FE193B" w:rsidP="00BA6348">
            <w:pPr>
              <w:rPr>
                <w:ins w:id="320" w:author="Unknown"/>
                <w:lang w:val="en-US"/>
              </w:rPr>
            </w:pPr>
            <w:ins w:id="321" w:author="Unknown">
              <w:r>
                <w:rPr>
                  <w:lang w:val="en-US"/>
                </w:rPr>
                <w:t>5, 6, 7, 8</w:t>
              </w:r>
            </w:ins>
          </w:p>
        </w:tc>
      </w:tr>
      <w:tr w:rsidR="00FE193B" w:rsidTr="00BA6348">
        <w:trPr>
          <w:ins w:id="322" w:author="Unknown"/>
        </w:trPr>
        <w:tc>
          <w:tcPr>
            <w:tcW w:w="2638" w:type="dxa"/>
          </w:tcPr>
          <w:p w:rsidR="00FE193B" w:rsidRDefault="00FE193B" w:rsidP="00BA6348">
            <w:pPr>
              <w:rPr>
                <w:ins w:id="323" w:author="Unknown"/>
              </w:rPr>
            </w:pPr>
            <w:ins w:id="324" w:author="Unknown">
              <w:r>
                <w:t>Stop bits</w:t>
              </w:r>
            </w:ins>
          </w:p>
        </w:tc>
        <w:tc>
          <w:tcPr>
            <w:tcW w:w="6820" w:type="dxa"/>
          </w:tcPr>
          <w:p w:rsidR="00FE193B" w:rsidRDefault="00FE193B" w:rsidP="00BA6348">
            <w:pPr>
              <w:rPr>
                <w:ins w:id="325" w:author="Unknown"/>
                <w:lang w:val="en-US"/>
              </w:rPr>
            </w:pPr>
            <w:ins w:id="326" w:author="Unknown">
              <w:r>
                <w:rPr>
                  <w:lang w:val="en-US"/>
                </w:rPr>
                <w:t>1, 1.5, 2</w:t>
              </w:r>
            </w:ins>
          </w:p>
        </w:tc>
      </w:tr>
      <w:tr w:rsidR="00FE193B" w:rsidTr="00BA6348">
        <w:trPr>
          <w:ins w:id="327" w:author="Unknown"/>
        </w:trPr>
        <w:tc>
          <w:tcPr>
            <w:tcW w:w="2638" w:type="dxa"/>
          </w:tcPr>
          <w:p w:rsidR="00FE193B" w:rsidRDefault="00FE193B" w:rsidP="00BA6348">
            <w:pPr>
              <w:rPr>
                <w:ins w:id="328" w:author="Unknown"/>
              </w:rPr>
            </w:pPr>
            <w:ins w:id="329" w:author="Unknown">
              <w:r>
                <w:t>Parity</w:t>
              </w:r>
            </w:ins>
          </w:p>
        </w:tc>
        <w:tc>
          <w:tcPr>
            <w:tcW w:w="6820" w:type="dxa"/>
          </w:tcPr>
          <w:p w:rsidR="00FE193B" w:rsidRDefault="00FE193B" w:rsidP="00BA6348">
            <w:pPr>
              <w:rPr>
                <w:ins w:id="330" w:author="Unknown"/>
                <w:lang w:val="en-US"/>
              </w:rPr>
            </w:pPr>
            <w:ins w:id="331" w:author="Unknown">
              <w:r>
                <w:rPr>
                  <w:lang w:val="en-US"/>
                </w:rPr>
                <w:t>None, even, odd, space, mark</w:t>
              </w:r>
            </w:ins>
          </w:p>
        </w:tc>
      </w:tr>
      <w:tr w:rsidR="00FE193B" w:rsidTr="00BA6348">
        <w:trPr>
          <w:ins w:id="332" w:author="Unknown"/>
        </w:trPr>
        <w:tc>
          <w:tcPr>
            <w:tcW w:w="2638" w:type="dxa"/>
          </w:tcPr>
          <w:p w:rsidR="00FE193B" w:rsidRDefault="00FE193B" w:rsidP="00BA6348">
            <w:pPr>
              <w:rPr>
                <w:ins w:id="333" w:author="Unknown"/>
              </w:rPr>
            </w:pPr>
            <w:ins w:id="334" w:author="Unknown">
              <w:r>
                <w:t xml:space="preserve">Flow control </w:t>
              </w:r>
            </w:ins>
          </w:p>
        </w:tc>
        <w:tc>
          <w:tcPr>
            <w:tcW w:w="6820" w:type="dxa"/>
          </w:tcPr>
          <w:p w:rsidR="00FE193B" w:rsidRDefault="00FE193B" w:rsidP="00BA6348">
            <w:pPr>
              <w:rPr>
                <w:ins w:id="335" w:author="Unknown"/>
                <w:lang w:val="en-US"/>
              </w:rPr>
            </w:pPr>
            <w:ins w:id="336" w:author="Unknown">
              <w:r>
                <w:rPr>
                  <w:lang w:val="en-US"/>
                </w:rPr>
                <w:t>RTC/CTS, XON/XOFF</w:t>
              </w:r>
            </w:ins>
          </w:p>
        </w:tc>
      </w:tr>
      <w:tr w:rsidR="00FE193B" w:rsidTr="00BA6348">
        <w:trPr>
          <w:ins w:id="337" w:author="Unknown"/>
        </w:trPr>
        <w:tc>
          <w:tcPr>
            <w:tcW w:w="2638" w:type="dxa"/>
          </w:tcPr>
          <w:p w:rsidR="00FE193B" w:rsidRDefault="00FE193B" w:rsidP="00BA6348">
            <w:pPr>
              <w:rPr>
                <w:ins w:id="338" w:author="Unknown"/>
              </w:rPr>
            </w:pPr>
            <w:ins w:id="339" w:author="Unknown">
              <w:r>
                <w:t>Speed</w:t>
              </w:r>
            </w:ins>
          </w:p>
        </w:tc>
        <w:tc>
          <w:tcPr>
            <w:tcW w:w="6820" w:type="dxa"/>
          </w:tcPr>
          <w:p w:rsidR="00FE193B" w:rsidRDefault="00FE193B" w:rsidP="00BA6348">
            <w:pPr>
              <w:rPr>
                <w:ins w:id="340" w:author="Unknown"/>
                <w:lang w:val="en-US"/>
              </w:rPr>
            </w:pPr>
            <w:ins w:id="341" w:author="Unknown">
              <w:r>
                <w:rPr>
                  <w:lang w:val="en-US"/>
                </w:rPr>
                <w:t>50 bps to 921.6 Kbps</w:t>
              </w:r>
            </w:ins>
          </w:p>
        </w:tc>
      </w:tr>
      <w:tr w:rsidR="00FE193B" w:rsidTr="00BA6348">
        <w:trPr>
          <w:ins w:id="342" w:author="Unknown"/>
        </w:trPr>
        <w:tc>
          <w:tcPr>
            <w:tcW w:w="2638" w:type="dxa"/>
          </w:tcPr>
          <w:p w:rsidR="00FE193B" w:rsidRDefault="00FE193B" w:rsidP="00BA6348">
            <w:pPr>
              <w:rPr>
                <w:ins w:id="343" w:author="Unknown"/>
              </w:rPr>
            </w:pPr>
            <w:ins w:id="344" w:author="Unknown">
              <w:r>
                <w:t>Real time clock</w:t>
              </w:r>
            </w:ins>
          </w:p>
        </w:tc>
        <w:tc>
          <w:tcPr>
            <w:tcW w:w="6820" w:type="dxa"/>
          </w:tcPr>
          <w:p w:rsidR="00FE193B" w:rsidRDefault="00FE193B" w:rsidP="00BA6348">
            <w:pPr>
              <w:rPr>
                <w:ins w:id="345" w:author="Unknown"/>
                <w:lang w:val="en-US"/>
              </w:rPr>
            </w:pPr>
            <w:ins w:id="346" w:author="Unknown">
              <w:r>
                <w:rPr>
                  <w:lang w:val="en-US"/>
                </w:rPr>
                <w:t>Yes</w:t>
              </w:r>
            </w:ins>
          </w:p>
        </w:tc>
      </w:tr>
      <w:tr w:rsidR="00FE193B" w:rsidTr="00BA6348">
        <w:trPr>
          <w:ins w:id="347" w:author="Unknown"/>
        </w:trPr>
        <w:tc>
          <w:tcPr>
            <w:tcW w:w="2638" w:type="dxa"/>
          </w:tcPr>
          <w:p w:rsidR="00FE193B" w:rsidRDefault="00FE193B" w:rsidP="00BA6348">
            <w:pPr>
              <w:rPr>
                <w:ins w:id="348" w:author="Unknown"/>
              </w:rPr>
            </w:pPr>
            <w:ins w:id="349" w:author="Unknown">
              <w:r>
                <w:t>Buzzer</w:t>
              </w:r>
            </w:ins>
          </w:p>
        </w:tc>
        <w:tc>
          <w:tcPr>
            <w:tcW w:w="6820" w:type="dxa"/>
          </w:tcPr>
          <w:p w:rsidR="00FE193B" w:rsidRDefault="00FE193B" w:rsidP="00BA6348">
            <w:pPr>
              <w:rPr>
                <w:ins w:id="350" w:author="Unknown"/>
                <w:lang w:val="en-US"/>
              </w:rPr>
            </w:pPr>
            <w:ins w:id="351" w:author="Unknown">
              <w:r>
                <w:rPr>
                  <w:lang w:val="en-US"/>
                </w:rPr>
                <w:t>Yes</w:t>
              </w:r>
            </w:ins>
          </w:p>
        </w:tc>
      </w:tr>
      <w:tr w:rsidR="00FE193B" w:rsidTr="00BA6348">
        <w:trPr>
          <w:ins w:id="352" w:author="Unknown"/>
        </w:trPr>
        <w:tc>
          <w:tcPr>
            <w:tcW w:w="2638" w:type="dxa"/>
          </w:tcPr>
          <w:p w:rsidR="00FE193B" w:rsidRDefault="00FE193B" w:rsidP="00BA6348">
            <w:pPr>
              <w:rPr>
                <w:ins w:id="353" w:author="Unknown"/>
              </w:rPr>
            </w:pPr>
            <w:ins w:id="354" w:author="Unknown">
              <w:r>
                <w:t>Console port</w:t>
              </w:r>
            </w:ins>
          </w:p>
        </w:tc>
        <w:tc>
          <w:tcPr>
            <w:tcW w:w="6820" w:type="dxa"/>
          </w:tcPr>
          <w:p w:rsidR="00FE193B" w:rsidRDefault="00FE193B" w:rsidP="00BA6348">
            <w:pPr>
              <w:rPr>
                <w:ins w:id="355" w:author="Unknown"/>
                <w:lang w:val="en-US"/>
              </w:rPr>
            </w:pPr>
            <w:ins w:id="356" w:author="Unknown">
              <w:r>
                <w:rPr>
                  <w:lang w:val="en-US"/>
                </w:rPr>
                <w:t>RS-232, 3-wire (</w:t>
              </w:r>
              <w:proofErr w:type="spellStart"/>
              <w:r>
                <w:rPr>
                  <w:lang w:val="en-US"/>
                </w:rPr>
                <w:t>Tx</w:t>
              </w:r>
              <w:proofErr w:type="spellEnd"/>
              <w:r>
                <w:rPr>
                  <w:lang w:val="en-US"/>
                </w:rPr>
                <w:t>, Rx, GND) (19200, n, 8, 1)</w:t>
              </w:r>
            </w:ins>
          </w:p>
        </w:tc>
      </w:tr>
      <w:tr w:rsidR="00FE193B" w:rsidTr="00BA6348">
        <w:trPr>
          <w:ins w:id="357" w:author="Unknown"/>
        </w:trPr>
        <w:tc>
          <w:tcPr>
            <w:tcW w:w="2638" w:type="dxa"/>
          </w:tcPr>
          <w:p w:rsidR="00FE193B" w:rsidRDefault="00FE193B" w:rsidP="00BA6348">
            <w:pPr>
              <w:rPr>
                <w:ins w:id="358" w:author="Unknown"/>
              </w:rPr>
            </w:pPr>
            <w:ins w:id="359" w:author="Unknown">
              <w:r>
                <w:t>LEDs</w:t>
              </w:r>
            </w:ins>
          </w:p>
        </w:tc>
        <w:tc>
          <w:tcPr>
            <w:tcW w:w="6820" w:type="dxa"/>
          </w:tcPr>
          <w:p w:rsidR="00FE193B" w:rsidRPr="00C4730B" w:rsidRDefault="00FE193B" w:rsidP="00BA6348">
            <w:pPr>
              <w:rPr>
                <w:ins w:id="360" w:author="Unknown"/>
                <w:lang w:val="en-US"/>
              </w:rPr>
            </w:pPr>
            <w:ins w:id="361" w:author="Unknown">
              <w:r w:rsidRPr="00C4730B">
                <w:rPr>
                  <w:lang w:val="en-US"/>
                </w:rPr>
                <w:t>Ready</w:t>
              </w:r>
            </w:ins>
          </w:p>
          <w:p w:rsidR="00FE193B" w:rsidRPr="00C4730B" w:rsidRDefault="00FE193B" w:rsidP="00BA6348">
            <w:pPr>
              <w:rPr>
                <w:ins w:id="362" w:author="Unknown"/>
                <w:lang w:val="en-US"/>
              </w:rPr>
            </w:pPr>
            <w:ins w:id="363" w:author="Unknown">
              <w:r w:rsidRPr="00C4730B">
                <w:rPr>
                  <w:lang w:val="en-US"/>
                </w:rPr>
                <w:t xml:space="preserve">Serial </w:t>
              </w:r>
              <w:proofErr w:type="spellStart"/>
              <w:r w:rsidRPr="00C4730B">
                <w:rPr>
                  <w:lang w:val="en-US"/>
                </w:rPr>
                <w:t>Tx</w:t>
              </w:r>
              <w:proofErr w:type="spellEnd"/>
              <w:r w:rsidRPr="00C4730B">
                <w:rPr>
                  <w:lang w:val="en-US"/>
                </w:rPr>
                <w:t>, Rx (2 of each)</w:t>
              </w:r>
            </w:ins>
          </w:p>
          <w:p w:rsidR="00FE193B" w:rsidRDefault="00FE193B" w:rsidP="00BA6348">
            <w:pPr>
              <w:rPr>
                <w:ins w:id="364" w:author="Unknown"/>
                <w:lang w:val="en-US"/>
              </w:rPr>
            </w:pPr>
            <w:ins w:id="365" w:author="Unknown">
              <w:r w:rsidRPr="00C4730B">
                <w:rPr>
                  <w:lang w:val="en-US"/>
                </w:rPr>
                <w:t>LAN 10/100 (one on each LAN connector)</w:t>
              </w:r>
            </w:ins>
          </w:p>
        </w:tc>
      </w:tr>
      <w:tr w:rsidR="00FE193B" w:rsidTr="00BA6348">
        <w:trPr>
          <w:ins w:id="366" w:author="Unknown"/>
        </w:trPr>
        <w:tc>
          <w:tcPr>
            <w:tcW w:w="2638" w:type="dxa"/>
          </w:tcPr>
          <w:p w:rsidR="00FE193B" w:rsidRDefault="00FE193B" w:rsidP="00BA6348">
            <w:pPr>
              <w:rPr>
                <w:ins w:id="367" w:author="Unknown"/>
              </w:rPr>
            </w:pPr>
            <w:ins w:id="368" w:author="Unknown">
              <w:r>
                <w:t>Gross weight</w:t>
              </w:r>
            </w:ins>
          </w:p>
        </w:tc>
        <w:tc>
          <w:tcPr>
            <w:tcW w:w="6820" w:type="dxa"/>
          </w:tcPr>
          <w:p w:rsidR="00FE193B" w:rsidRPr="00C4730B" w:rsidRDefault="00FE193B" w:rsidP="00BA6348">
            <w:pPr>
              <w:rPr>
                <w:ins w:id="369" w:author="Unknown"/>
                <w:lang w:val="en-US"/>
              </w:rPr>
            </w:pPr>
            <w:ins w:id="370" w:author="Unknown">
              <w:r>
                <w:rPr>
                  <w:lang w:val="en-US"/>
                </w:rPr>
                <w:t>190 g</w:t>
              </w:r>
            </w:ins>
          </w:p>
        </w:tc>
      </w:tr>
      <w:tr w:rsidR="00FE193B" w:rsidTr="00BA6348">
        <w:trPr>
          <w:ins w:id="371" w:author="Unknown"/>
        </w:trPr>
        <w:tc>
          <w:tcPr>
            <w:tcW w:w="2638" w:type="dxa"/>
          </w:tcPr>
          <w:p w:rsidR="00FE193B" w:rsidRDefault="00FE193B" w:rsidP="00BA6348">
            <w:pPr>
              <w:rPr>
                <w:ins w:id="372" w:author="Unknown"/>
              </w:rPr>
            </w:pPr>
            <w:ins w:id="373" w:author="Unknown">
              <w:r>
                <w:t>Power input</w:t>
              </w:r>
            </w:ins>
          </w:p>
        </w:tc>
        <w:tc>
          <w:tcPr>
            <w:tcW w:w="6820" w:type="dxa"/>
          </w:tcPr>
          <w:p w:rsidR="00FE193B" w:rsidRDefault="00FE193B" w:rsidP="00BA6348">
            <w:pPr>
              <w:rPr>
                <w:ins w:id="374" w:author="Unknown"/>
                <w:lang w:val="en-US"/>
              </w:rPr>
            </w:pPr>
            <w:ins w:id="375" w:author="Unknown">
              <w:r>
                <w:rPr>
                  <w:lang w:val="en-US"/>
                </w:rPr>
                <w:t>12 – 48 VDC</w:t>
              </w:r>
            </w:ins>
          </w:p>
        </w:tc>
      </w:tr>
      <w:tr w:rsidR="00FE193B" w:rsidTr="00BA6348">
        <w:trPr>
          <w:ins w:id="376" w:author="Unknown"/>
        </w:trPr>
        <w:tc>
          <w:tcPr>
            <w:tcW w:w="2638" w:type="dxa"/>
          </w:tcPr>
          <w:p w:rsidR="00FE193B" w:rsidRDefault="00FE193B" w:rsidP="00BA6348">
            <w:pPr>
              <w:rPr>
                <w:ins w:id="377" w:author="Unknown"/>
              </w:rPr>
            </w:pPr>
            <w:ins w:id="378" w:author="Unknown">
              <w:r>
                <w:t>Power consumption</w:t>
              </w:r>
            </w:ins>
          </w:p>
        </w:tc>
        <w:tc>
          <w:tcPr>
            <w:tcW w:w="6820" w:type="dxa"/>
          </w:tcPr>
          <w:p w:rsidR="00FE193B" w:rsidRDefault="00FE193B" w:rsidP="00BA6348">
            <w:pPr>
              <w:rPr>
                <w:ins w:id="379" w:author="Unknown"/>
                <w:lang w:val="en-US"/>
              </w:rPr>
            </w:pPr>
            <w:ins w:id="380" w:author="Unknown">
              <w:r>
                <w:rPr>
                  <w:lang w:val="en-US"/>
                </w:rPr>
                <w:t>290 mA @ 12 VDC</w:t>
              </w:r>
            </w:ins>
          </w:p>
        </w:tc>
      </w:tr>
      <w:tr w:rsidR="00FE193B" w:rsidTr="00BA6348">
        <w:trPr>
          <w:ins w:id="381" w:author="Unknown"/>
        </w:trPr>
        <w:tc>
          <w:tcPr>
            <w:tcW w:w="2638" w:type="dxa"/>
          </w:tcPr>
          <w:p w:rsidR="00FE193B" w:rsidRDefault="00FE193B" w:rsidP="00BA6348">
            <w:pPr>
              <w:rPr>
                <w:ins w:id="382" w:author="Unknown"/>
              </w:rPr>
            </w:pPr>
            <w:ins w:id="383" w:author="Unknown">
              <w:r>
                <w:t>Operating temperature</w:t>
              </w:r>
            </w:ins>
          </w:p>
        </w:tc>
        <w:tc>
          <w:tcPr>
            <w:tcW w:w="6820" w:type="dxa"/>
          </w:tcPr>
          <w:p w:rsidR="00FE193B" w:rsidRDefault="00FE193B" w:rsidP="00BA6348">
            <w:pPr>
              <w:rPr>
                <w:ins w:id="384" w:author="Unknown"/>
                <w:lang w:val="en-US"/>
              </w:rPr>
            </w:pPr>
            <w:ins w:id="385" w:author="Unknown">
              <w:r>
                <w:rPr>
                  <w:lang w:val="en-US"/>
                </w:rPr>
                <w:t>-10 to +60°C (5 to 95% RH)</w:t>
              </w:r>
            </w:ins>
          </w:p>
        </w:tc>
      </w:tr>
      <w:tr w:rsidR="00FE193B" w:rsidTr="00BA6348">
        <w:trPr>
          <w:ins w:id="386" w:author="Unknown"/>
        </w:trPr>
        <w:tc>
          <w:tcPr>
            <w:tcW w:w="2638" w:type="dxa"/>
          </w:tcPr>
          <w:p w:rsidR="00FE193B" w:rsidRDefault="00FE193B" w:rsidP="00BA6348">
            <w:pPr>
              <w:rPr>
                <w:ins w:id="387" w:author="Unknown"/>
              </w:rPr>
            </w:pPr>
            <w:ins w:id="388" w:author="Unknown">
              <w:r>
                <w:t>Storage temperature</w:t>
              </w:r>
            </w:ins>
          </w:p>
        </w:tc>
        <w:tc>
          <w:tcPr>
            <w:tcW w:w="6820" w:type="dxa"/>
          </w:tcPr>
          <w:p w:rsidR="00FE193B" w:rsidRDefault="00FE193B" w:rsidP="00BA6348">
            <w:pPr>
              <w:rPr>
                <w:ins w:id="389" w:author="Unknown"/>
                <w:lang w:val="en-US"/>
              </w:rPr>
            </w:pPr>
            <w:ins w:id="390" w:author="Unknown">
              <w:r>
                <w:rPr>
                  <w:lang w:val="en-US"/>
                </w:rPr>
                <w:t>-20 to +80°C (5 to 95% RH)</w:t>
              </w:r>
            </w:ins>
          </w:p>
        </w:tc>
      </w:tr>
      <w:tr w:rsidR="00FE193B" w:rsidTr="00BA6348">
        <w:trPr>
          <w:ins w:id="391" w:author="Unknown"/>
        </w:trPr>
        <w:tc>
          <w:tcPr>
            <w:tcW w:w="2638" w:type="dxa"/>
          </w:tcPr>
          <w:p w:rsidR="00FE193B" w:rsidRDefault="00FE193B" w:rsidP="00BA6348">
            <w:pPr>
              <w:rPr>
                <w:ins w:id="392" w:author="Unknown"/>
              </w:rPr>
            </w:pPr>
            <w:ins w:id="393" w:author="Unknown">
              <w:r>
                <w:t>Serial protection</w:t>
              </w:r>
            </w:ins>
          </w:p>
        </w:tc>
        <w:tc>
          <w:tcPr>
            <w:tcW w:w="6820" w:type="dxa"/>
          </w:tcPr>
          <w:p w:rsidR="00FE193B" w:rsidRDefault="00FE193B" w:rsidP="00BA6348">
            <w:pPr>
              <w:rPr>
                <w:ins w:id="394" w:author="Unknown"/>
                <w:lang w:val="en-US"/>
              </w:rPr>
            </w:pPr>
            <w:ins w:id="395" w:author="Unknown">
              <w:r>
                <w:rPr>
                  <w:lang w:val="en-US"/>
                </w:rPr>
                <w:t>15 KV ESD for serial port</w:t>
              </w:r>
            </w:ins>
          </w:p>
        </w:tc>
      </w:tr>
      <w:tr w:rsidR="00FE193B" w:rsidTr="00BA6348">
        <w:trPr>
          <w:ins w:id="396" w:author="Unknown"/>
        </w:trPr>
        <w:tc>
          <w:tcPr>
            <w:tcW w:w="2638" w:type="dxa"/>
          </w:tcPr>
          <w:p w:rsidR="00FE193B" w:rsidRDefault="00FE193B" w:rsidP="00BA6348">
            <w:pPr>
              <w:rPr>
                <w:ins w:id="397" w:author="Unknown"/>
              </w:rPr>
            </w:pPr>
            <w:ins w:id="398" w:author="Unknown">
              <w:r>
                <w:t>Regulatory approvals</w:t>
              </w:r>
            </w:ins>
          </w:p>
        </w:tc>
        <w:tc>
          <w:tcPr>
            <w:tcW w:w="6820" w:type="dxa"/>
          </w:tcPr>
          <w:p w:rsidR="00FE193B" w:rsidRDefault="00FE193B" w:rsidP="00BA6348">
            <w:pPr>
              <w:rPr>
                <w:ins w:id="399" w:author="Unknown"/>
                <w:lang w:val="en-US"/>
              </w:rPr>
            </w:pPr>
            <w:ins w:id="400" w:author="Unknown">
              <w:r>
                <w:rPr>
                  <w:lang w:val="en-US"/>
                </w:rPr>
                <w:t>EMC: FCC Class A, CE Class A</w:t>
              </w:r>
              <w:r>
                <w:rPr>
                  <w:lang w:val="en-US"/>
                </w:rPr>
                <w:br/>
                <w:t>Safety: UL, C-UL, T</w:t>
              </w:r>
              <w:r>
                <w:rPr>
                  <w:rFonts w:cs="Arial"/>
                  <w:lang w:val="en-US"/>
                </w:rPr>
                <w:t>ÜV</w:t>
              </w:r>
            </w:ins>
          </w:p>
        </w:tc>
      </w:tr>
      <w:tr w:rsidR="00FE193B" w:rsidTr="00BA6348">
        <w:trPr>
          <w:ins w:id="401" w:author="Unknown"/>
        </w:trPr>
        <w:tc>
          <w:tcPr>
            <w:tcW w:w="2638" w:type="dxa"/>
          </w:tcPr>
          <w:p w:rsidR="00FE193B" w:rsidRDefault="00FE193B" w:rsidP="00BA6348">
            <w:pPr>
              <w:rPr>
                <w:ins w:id="402" w:author="Unknown"/>
              </w:rPr>
            </w:pPr>
            <w:ins w:id="403" w:author="Unknown">
              <w:r>
                <w:t>Warranty</w:t>
              </w:r>
            </w:ins>
          </w:p>
        </w:tc>
        <w:tc>
          <w:tcPr>
            <w:tcW w:w="6820" w:type="dxa"/>
          </w:tcPr>
          <w:p w:rsidR="00FE193B" w:rsidRDefault="00FE193B" w:rsidP="00BA6348">
            <w:pPr>
              <w:keepNext/>
              <w:rPr>
                <w:ins w:id="404" w:author="Unknown"/>
                <w:lang w:val="en-US"/>
              </w:rPr>
            </w:pPr>
            <w:ins w:id="405" w:author="Unknown">
              <w:r>
                <w:rPr>
                  <w:lang w:val="en-US"/>
                </w:rPr>
                <w:t>5 years</w:t>
              </w:r>
            </w:ins>
          </w:p>
        </w:tc>
      </w:tr>
    </w:tbl>
    <w:p w:rsidR="00FE193B" w:rsidRDefault="00FE193B" w:rsidP="00FE193B">
      <w:pPr>
        <w:rPr>
          <w:ins w:id="406" w:author="Unknown"/>
          <w:lang w:val="en-US"/>
        </w:rPr>
      </w:pPr>
    </w:p>
    <w:p w:rsidR="00FE193B" w:rsidRDefault="00FE193B" w:rsidP="00FE193B">
      <w:pPr>
        <w:rPr>
          <w:ins w:id="407" w:author="Unknown"/>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p w:rsidR="00DA5601" w:rsidRDefault="00DA5601" w:rsidP="000F200F">
      <w:pPr>
        <w:rPr>
          <w:lang w:val="en-US"/>
        </w:rPr>
      </w:pPr>
    </w:p>
    <w:sectPr w:rsidR="00DA5601" w:rsidSect="00664E62">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43DC" w:rsidRDefault="008143DC" w:rsidP="00C247A2">
      <w:r>
        <w:separator/>
      </w:r>
    </w:p>
  </w:endnote>
  <w:endnote w:type="continuationSeparator" w:id="0">
    <w:p w:rsidR="008143DC" w:rsidRDefault="008143DC" w:rsidP="00C24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48" w:type="dxa"/>
      <w:tblLayout w:type="fixed"/>
      <w:tblCellMar>
        <w:right w:w="0" w:type="dxa"/>
      </w:tblCellMar>
      <w:tblLook w:val="0000" w:firstRow="0" w:lastRow="0" w:firstColumn="0" w:lastColumn="0" w:noHBand="0" w:noVBand="0"/>
    </w:tblPr>
    <w:tblGrid>
      <w:gridCol w:w="1000"/>
      <w:gridCol w:w="3226"/>
      <w:gridCol w:w="994"/>
      <w:gridCol w:w="2713"/>
      <w:gridCol w:w="2115"/>
    </w:tblGrid>
    <w:tr w:rsidR="001D59FE" w:rsidTr="003F1D4C">
      <w:tc>
        <w:tcPr>
          <w:tcW w:w="1000" w:type="dxa"/>
        </w:tcPr>
        <w:p w:rsidR="001D59FE" w:rsidRPr="001576A5" w:rsidRDefault="001D59FE" w:rsidP="003F1D4C">
          <w:pPr>
            <w:pStyle w:val="zFooterText1"/>
            <w:rPr>
              <w:lang w:val="nl-NL"/>
            </w:rPr>
          </w:pPr>
        </w:p>
      </w:tc>
      <w:tc>
        <w:tcPr>
          <w:tcW w:w="3226" w:type="dxa"/>
          <w:tcMar>
            <w:left w:w="0" w:type="dxa"/>
            <w:right w:w="0" w:type="dxa"/>
          </w:tcMar>
        </w:tcPr>
        <w:p w:rsidR="001D59FE" w:rsidRPr="001576A5" w:rsidRDefault="001D59FE" w:rsidP="003F1D4C">
          <w:pPr>
            <w:pStyle w:val="zFooterText1"/>
            <w:rPr>
              <w:lang w:val="nl-NL"/>
            </w:rPr>
          </w:pPr>
        </w:p>
      </w:tc>
      <w:tc>
        <w:tcPr>
          <w:tcW w:w="994" w:type="dxa"/>
        </w:tcPr>
        <w:p w:rsidR="001D59FE" w:rsidRPr="001576A5" w:rsidRDefault="001D59FE" w:rsidP="003F1D4C">
          <w:pPr>
            <w:pStyle w:val="zFooterText1"/>
            <w:rPr>
              <w:lang w:val="nl-NL"/>
            </w:rPr>
          </w:pPr>
        </w:p>
      </w:tc>
      <w:tc>
        <w:tcPr>
          <w:tcW w:w="4828" w:type="dxa"/>
          <w:gridSpan w:val="2"/>
          <w:tcMar>
            <w:left w:w="0" w:type="dxa"/>
            <w:right w:w="0" w:type="dxa"/>
          </w:tcMar>
        </w:tcPr>
        <w:p w:rsidR="001D59FE" w:rsidRPr="001576A5" w:rsidRDefault="001D59FE" w:rsidP="003F1D4C">
          <w:pPr>
            <w:pStyle w:val="zFooterText1"/>
            <w:rPr>
              <w:lang w:val="nl-NL"/>
            </w:rPr>
          </w:pPr>
        </w:p>
      </w:tc>
    </w:tr>
    <w:tr w:rsidR="001D59FE" w:rsidTr="003F1D4C">
      <w:tc>
        <w:tcPr>
          <w:tcW w:w="1000" w:type="dxa"/>
        </w:tcPr>
        <w:p w:rsidR="001D59FE" w:rsidRPr="00151B17" w:rsidRDefault="001D59FE" w:rsidP="003F1D4C">
          <w:pPr>
            <w:pStyle w:val="zFooterText1"/>
          </w:pPr>
          <w:r>
            <w:t>Ref.No.</w:t>
          </w:r>
          <w:r>
            <w:tab/>
            <w:t>:</w:t>
          </w:r>
        </w:p>
      </w:tc>
      <w:tc>
        <w:tcPr>
          <w:tcW w:w="3226" w:type="dxa"/>
          <w:tcMar>
            <w:left w:w="0" w:type="dxa"/>
            <w:right w:w="0" w:type="dxa"/>
          </w:tcMar>
        </w:tcPr>
        <w:p w:rsidR="001D59FE" w:rsidRPr="00CC6B49" w:rsidRDefault="001D59FE" w:rsidP="00D0691C">
          <w:pPr>
            <w:pStyle w:val="zFooterText1"/>
          </w:pPr>
          <w:fldSimple w:instr=" TITLE   \* MERGEFORMAT ">
            <w:r w:rsidR="00333540">
              <w:t>ACC-Moxa-serial-interface-Manual v2.1.3</w:t>
            </w:r>
          </w:fldSimple>
        </w:p>
      </w:tc>
      <w:tc>
        <w:tcPr>
          <w:tcW w:w="994" w:type="dxa"/>
        </w:tcPr>
        <w:p w:rsidR="001D59FE" w:rsidRPr="00151B17" w:rsidRDefault="001D59FE" w:rsidP="003F1D4C">
          <w:pPr>
            <w:pStyle w:val="zFooterText1"/>
          </w:pPr>
          <w:r>
            <w:t>Date</w:t>
          </w:r>
          <w:r>
            <w:tab/>
            <w:t>:</w:t>
          </w:r>
        </w:p>
      </w:tc>
      <w:tc>
        <w:tcPr>
          <w:tcW w:w="2713" w:type="dxa"/>
          <w:tcMar>
            <w:left w:w="0" w:type="dxa"/>
            <w:right w:w="0" w:type="dxa"/>
          </w:tcMar>
        </w:tcPr>
        <w:p w:rsidR="001D59FE" w:rsidRPr="001576A5" w:rsidRDefault="001D59FE" w:rsidP="003A08E3">
          <w:pPr>
            <w:pStyle w:val="zFooterText1"/>
            <w:rPr>
              <w:lang w:val="nl-NL"/>
            </w:rPr>
          </w:pPr>
          <w:r>
            <w:rPr>
              <w:lang w:val="nl-NL"/>
            </w:rPr>
            <w:fldChar w:fldCharType="begin"/>
          </w:r>
          <w:r>
            <w:rPr>
              <w:lang w:val="nl-NL"/>
            </w:rPr>
            <w:instrText xml:space="preserve"> SAVEDATE  \@ "d-M-yyyy"  \* MERGEFORMAT </w:instrText>
          </w:r>
          <w:r>
            <w:rPr>
              <w:lang w:val="nl-NL"/>
            </w:rPr>
            <w:fldChar w:fldCharType="separate"/>
          </w:r>
          <w:r w:rsidR="00333540">
            <w:rPr>
              <w:lang w:val="nl-NL"/>
            </w:rPr>
            <w:t>27-10-2014</w:t>
          </w:r>
          <w:r>
            <w:rPr>
              <w:lang w:val="nl-NL"/>
            </w:rPr>
            <w:fldChar w:fldCharType="end"/>
          </w:r>
        </w:p>
      </w:tc>
      <w:tc>
        <w:tcPr>
          <w:tcW w:w="2115" w:type="dxa"/>
        </w:tcPr>
        <w:p w:rsidR="001D59FE" w:rsidRPr="00151B17" w:rsidRDefault="001D59FE" w:rsidP="003F1D4C">
          <w:pPr>
            <w:pStyle w:val="zFooterText1"/>
          </w:pPr>
          <w:r w:rsidRPr="00151B17">
            <w:t xml:space="preserve">Page </w:t>
          </w:r>
          <w:r>
            <w:fldChar w:fldCharType="begin"/>
          </w:r>
          <w:r>
            <w:instrText xml:space="preserve"> Page  \* MERGEFORMAT </w:instrText>
          </w:r>
          <w:r>
            <w:fldChar w:fldCharType="separate"/>
          </w:r>
          <w:r w:rsidR="00333540">
            <w:t>1</w:t>
          </w:r>
          <w:r>
            <w:fldChar w:fldCharType="end"/>
          </w:r>
          <w:r w:rsidRPr="00151B17">
            <w:t xml:space="preserve"> of </w:t>
          </w:r>
          <w:fldSimple w:instr=" NumPages  \* MERGEFORMAT ">
            <w:r w:rsidR="00333540">
              <w:t>24</w:t>
            </w:r>
          </w:fldSimple>
        </w:p>
      </w:tc>
    </w:tr>
    <w:tr w:rsidR="001D59FE" w:rsidRPr="00E86E1C" w:rsidTr="003F1D4C">
      <w:trPr>
        <w:cantSplit/>
      </w:trPr>
      <w:tc>
        <w:tcPr>
          <w:tcW w:w="4226" w:type="dxa"/>
          <w:gridSpan w:val="2"/>
        </w:tcPr>
        <w:p w:rsidR="001D59FE" w:rsidRDefault="001D59FE" w:rsidP="003F1D4C">
          <w:pPr>
            <w:pStyle w:val="zIFooter1"/>
          </w:pPr>
          <w:r>
            <w:t>Part of the stock exchange listed Imtech</w:t>
          </w:r>
        </w:p>
        <w:p w:rsidR="001D59FE" w:rsidRPr="00151B17" w:rsidRDefault="001D59FE" w:rsidP="003F1D4C">
          <w:pPr>
            <w:pStyle w:val="zIFooter2"/>
          </w:pPr>
          <w:r>
            <w:t xml:space="preserve">Copyright </w:t>
          </w:r>
          <w:r>
            <w:fldChar w:fldCharType="begin"/>
          </w:r>
          <w:r>
            <w:instrText xml:space="preserve"> CREATEDATE \@ "yyyy" \* MERGEFORMAT </w:instrText>
          </w:r>
          <w:r>
            <w:fldChar w:fldCharType="separate"/>
          </w:r>
          <w:r w:rsidR="00333540">
            <w:rPr>
              <w:noProof/>
            </w:rPr>
            <w:t>2014</w:t>
          </w:r>
          <w:r>
            <w:rPr>
              <w:noProof/>
            </w:rPr>
            <w:fldChar w:fldCharType="end"/>
          </w:r>
          <w:r>
            <w:t xml:space="preserve"> Imtech Marine &amp; Offshore B.V.</w:t>
          </w:r>
        </w:p>
      </w:tc>
      <w:tc>
        <w:tcPr>
          <w:tcW w:w="3707" w:type="dxa"/>
          <w:gridSpan w:val="2"/>
        </w:tcPr>
        <w:p w:rsidR="001D59FE" w:rsidRDefault="001D59FE" w:rsidP="003F1D4C">
          <w:pPr>
            <w:pStyle w:val="zCopyright"/>
          </w:pPr>
        </w:p>
      </w:tc>
      <w:tc>
        <w:tcPr>
          <w:tcW w:w="2115" w:type="dxa"/>
        </w:tcPr>
        <w:p w:rsidR="001D59FE" w:rsidRPr="00C14337" w:rsidRDefault="001D59FE" w:rsidP="003F1D4C">
          <w:pPr>
            <w:pStyle w:val="zIFooter1"/>
            <w:rPr>
              <w:lang w:val="nl-NL"/>
            </w:rPr>
          </w:pPr>
          <w:r w:rsidRPr="00C14337">
            <w:rPr>
              <w:lang w:val="nl-NL"/>
            </w:rPr>
            <w:t>C.o.C. Rotterdam 24193093</w:t>
          </w:r>
        </w:p>
        <w:p w:rsidR="001D59FE" w:rsidRPr="00C14337" w:rsidRDefault="001D59FE" w:rsidP="003F1D4C">
          <w:pPr>
            <w:pStyle w:val="zIFooter1"/>
            <w:rPr>
              <w:lang w:val="nl-NL"/>
            </w:rPr>
          </w:pPr>
          <w:r w:rsidRPr="00C14337">
            <w:rPr>
              <w:lang w:val="nl-NL"/>
            </w:rPr>
            <w:t>VAT no.: NL800793572B01</w:t>
          </w:r>
        </w:p>
      </w:tc>
    </w:tr>
  </w:tbl>
  <w:p w:rsidR="001D59FE" w:rsidRPr="003A08E3" w:rsidRDefault="001D59FE">
    <w:pPr>
      <w:pStyle w:val="Voettekst"/>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43DC" w:rsidRDefault="008143DC" w:rsidP="00C247A2">
      <w:r>
        <w:separator/>
      </w:r>
    </w:p>
  </w:footnote>
  <w:footnote w:type="continuationSeparator" w:id="0">
    <w:p w:rsidR="008143DC" w:rsidRDefault="008143DC" w:rsidP="00C247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59FE" w:rsidRDefault="001D59FE" w:rsidP="00D90416">
    <w:pPr>
      <w:pStyle w:val="Koptekst"/>
      <w:jc w:val="right"/>
    </w:pPr>
    <w:r>
      <w:rPr>
        <w:noProof/>
        <w:lang w:val="nl-NL" w:eastAsia="nl-NL"/>
      </w:rPr>
      <w:drawing>
        <wp:inline distT="0" distB="0" distL="0" distR="0" wp14:anchorId="03CA0BD7" wp14:editId="7934D6CC">
          <wp:extent cx="2095500" cy="464185"/>
          <wp:effectExtent l="19050" t="0" r="0" b="0"/>
          <wp:docPr id="34"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095500" cy="4641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FD0DFA8"/>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C988EE1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3F5283D0"/>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FB"/>
    <w:multiLevelType w:val="multilevel"/>
    <w:tmpl w:val="F008EAEE"/>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rPr>
        <w:lang w:val="en-GB"/>
      </w:rPr>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00EB570F"/>
    <w:multiLevelType w:val="hybridMultilevel"/>
    <w:tmpl w:val="6180E02C"/>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7915DA"/>
    <w:multiLevelType w:val="hybridMultilevel"/>
    <w:tmpl w:val="E6F61F3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8DB74EF"/>
    <w:multiLevelType w:val="hybridMultilevel"/>
    <w:tmpl w:val="8794B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17E548E"/>
    <w:multiLevelType w:val="hybridMultilevel"/>
    <w:tmpl w:val="271A900C"/>
    <w:lvl w:ilvl="0" w:tplc="CE3A1732">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20C0398"/>
    <w:multiLevelType w:val="hybridMultilevel"/>
    <w:tmpl w:val="3222AC28"/>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92619D"/>
    <w:multiLevelType w:val="hybridMultilevel"/>
    <w:tmpl w:val="FA506672"/>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7D6111C"/>
    <w:multiLevelType w:val="hybridMultilevel"/>
    <w:tmpl w:val="1BE47ADA"/>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pStyle w:val="Kop9"/>
      <w:lvlText w:val=""/>
      <w:lvlJc w:val="left"/>
      <w:pPr>
        <w:tabs>
          <w:tab w:val="num" w:pos="6480"/>
        </w:tabs>
        <w:ind w:left="6480" w:hanging="360"/>
      </w:pPr>
      <w:rPr>
        <w:rFonts w:ascii="Wingdings" w:hAnsi="Wingdings" w:hint="default"/>
      </w:rPr>
    </w:lvl>
  </w:abstractNum>
  <w:abstractNum w:abstractNumId="15">
    <w:nsid w:val="19116888"/>
    <w:multiLevelType w:val="hybridMultilevel"/>
    <w:tmpl w:val="EF345FD6"/>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A2B0C7A"/>
    <w:multiLevelType w:val="hybridMultilevel"/>
    <w:tmpl w:val="C1AA2E7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AE31F9F"/>
    <w:multiLevelType w:val="hybridMultilevel"/>
    <w:tmpl w:val="782E2288"/>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DDC288E"/>
    <w:multiLevelType w:val="hybridMultilevel"/>
    <w:tmpl w:val="98A479BE"/>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1CB2261"/>
    <w:multiLevelType w:val="hybridMultilevel"/>
    <w:tmpl w:val="214244C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2D87799"/>
    <w:multiLevelType w:val="hybridMultilevel"/>
    <w:tmpl w:val="F1226694"/>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70C23D9"/>
    <w:multiLevelType w:val="hybridMultilevel"/>
    <w:tmpl w:val="0DCEECF2"/>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7687D5E"/>
    <w:multiLevelType w:val="hybridMultilevel"/>
    <w:tmpl w:val="92C03B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289B6FEC"/>
    <w:multiLevelType w:val="hybridMultilevel"/>
    <w:tmpl w:val="E35830EC"/>
    <w:lvl w:ilvl="0" w:tplc="04090011">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2A287418"/>
    <w:multiLevelType w:val="hybridMultilevel"/>
    <w:tmpl w:val="4AD43E14"/>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5">
    <w:nsid w:val="2CFE3F99"/>
    <w:multiLevelType w:val="hybridMultilevel"/>
    <w:tmpl w:val="11D471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2E164DBC"/>
    <w:multiLevelType w:val="hybridMultilevel"/>
    <w:tmpl w:val="C08AFC1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2FD779FE"/>
    <w:multiLevelType w:val="hybridMultilevel"/>
    <w:tmpl w:val="9B581C20"/>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3F90728"/>
    <w:multiLevelType w:val="hybridMultilevel"/>
    <w:tmpl w:val="672A355E"/>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6BA3443"/>
    <w:multiLevelType w:val="hybridMultilevel"/>
    <w:tmpl w:val="7BA4B1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F335683"/>
    <w:multiLevelType w:val="hybridMultilevel"/>
    <w:tmpl w:val="6636A5B8"/>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3E27E21"/>
    <w:multiLevelType w:val="hybridMultilevel"/>
    <w:tmpl w:val="131EB4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466427D2"/>
    <w:multiLevelType w:val="hybridMultilevel"/>
    <w:tmpl w:val="CB308FB6"/>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BF664D4"/>
    <w:multiLevelType w:val="hybridMultilevel"/>
    <w:tmpl w:val="16F04A16"/>
    <w:lvl w:ilvl="0" w:tplc="FFFFFFFF">
      <w:start w:val="1"/>
      <w:numFmt w:val="decimal"/>
      <w:lvlText w:val="%1."/>
      <w:lvlJc w:val="left"/>
      <w:pPr>
        <w:tabs>
          <w:tab w:val="num" w:pos="360"/>
        </w:tabs>
        <w:ind w:left="36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4">
    <w:nsid w:val="4E514D72"/>
    <w:multiLevelType w:val="hybridMultilevel"/>
    <w:tmpl w:val="87124BCC"/>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0F1709E"/>
    <w:multiLevelType w:val="hybridMultilevel"/>
    <w:tmpl w:val="FB3E41A6"/>
    <w:lvl w:ilvl="0" w:tplc="FFFFFFFF">
      <w:start w:val="1"/>
      <w:numFmt w:val="decimal"/>
      <w:lvlText w:val="%1."/>
      <w:lvlJc w:val="left"/>
      <w:pPr>
        <w:tabs>
          <w:tab w:val="num" w:pos="360"/>
        </w:tabs>
        <w:ind w:left="36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6">
    <w:nsid w:val="52413F42"/>
    <w:multiLevelType w:val="hybridMultilevel"/>
    <w:tmpl w:val="2FB6C1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570346FD"/>
    <w:multiLevelType w:val="hybridMultilevel"/>
    <w:tmpl w:val="3D4295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1EB2FC0"/>
    <w:multiLevelType w:val="hybridMultilevel"/>
    <w:tmpl w:val="2264D58A"/>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68E2F89"/>
    <w:multiLevelType w:val="hybridMultilevel"/>
    <w:tmpl w:val="CB809706"/>
    <w:lvl w:ilvl="0" w:tplc="4C7A77BE">
      <w:start w:val="1"/>
      <w:numFmt w:val="decimal"/>
      <w:pStyle w:val="Lijstnummering"/>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nsid w:val="6ABD237D"/>
    <w:multiLevelType w:val="hybridMultilevel"/>
    <w:tmpl w:val="4C8C0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B6256C5"/>
    <w:multiLevelType w:val="hybridMultilevel"/>
    <w:tmpl w:val="0FA45A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E3C3983"/>
    <w:multiLevelType w:val="hybridMultilevel"/>
    <w:tmpl w:val="1F126AB2"/>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6E503AFA"/>
    <w:multiLevelType w:val="hybridMultilevel"/>
    <w:tmpl w:val="A914E6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FD64268"/>
    <w:multiLevelType w:val="hybridMultilevel"/>
    <w:tmpl w:val="A41EAEA2"/>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27833D9"/>
    <w:multiLevelType w:val="hybridMultilevel"/>
    <w:tmpl w:val="1520F202"/>
    <w:lvl w:ilvl="0" w:tplc="04130003">
      <w:start w:val="1"/>
      <w:numFmt w:val="bullet"/>
      <w:lvlText w:val="o"/>
      <w:lvlJc w:val="left"/>
      <w:pPr>
        <w:ind w:left="1080" w:hanging="360"/>
      </w:pPr>
      <w:rPr>
        <w:rFonts w:ascii="Courier New" w:hAnsi="Courier New" w:cs="Courier New"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6">
    <w:nsid w:val="760F69FE"/>
    <w:multiLevelType w:val="hybridMultilevel"/>
    <w:tmpl w:val="26A626A4"/>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965700F"/>
    <w:multiLevelType w:val="hybridMultilevel"/>
    <w:tmpl w:val="603AF504"/>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7A770161"/>
    <w:multiLevelType w:val="hybridMultilevel"/>
    <w:tmpl w:val="2006CB7E"/>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7DA02434"/>
    <w:multiLevelType w:val="hybridMultilevel"/>
    <w:tmpl w:val="EB40AF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DC82575"/>
    <w:multiLevelType w:val="hybridMultilevel"/>
    <w:tmpl w:val="71E25C16"/>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F9C57AC"/>
    <w:multiLevelType w:val="hybridMultilevel"/>
    <w:tmpl w:val="35426C38"/>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8"/>
  </w:num>
  <w:num w:numId="2">
    <w:abstractNumId w:val="40"/>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39"/>
  </w:num>
  <w:num w:numId="12">
    <w:abstractNumId w:val="8"/>
  </w:num>
  <w:num w:numId="13">
    <w:abstractNumId w:val="28"/>
  </w:num>
  <w:num w:numId="14">
    <w:abstractNumId w:val="44"/>
  </w:num>
  <w:num w:numId="15">
    <w:abstractNumId w:val="9"/>
  </w:num>
  <w:num w:numId="16">
    <w:abstractNumId w:val="26"/>
  </w:num>
  <w:num w:numId="17">
    <w:abstractNumId w:val="11"/>
  </w:num>
  <w:num w:numId="18">
    <w:abstractNumId w:val="16"/>
  </w:num>
  <w:num w:numId="19">
    <w:abstractNumId w:val="38"/>
  </w:num>
  <w:num w:numId="20">
    <w:abstractNumId w:val="19"/>
  </w:num>
  <w:num w:numId="21">
    <w:abstractNumId w:val="32"/>
  </w:num>
  <w:num w:numId="22">
    <w:abstractNumId w:val="12"/>
  </w:num>
  <w:num w:numId="23">
    <w:abstractNumId w:val="34"/>
  </w:num>
  <w:num w:numId="24">
    <w:abstractNumId w:val="15"/>
  </w:num>
  <w:num w:numId="25">
    <w:abstractNumId w:val="21"/>
  </w:num>
  <w:num w:numId="26">
    <w:abstractNumId w:val="49"/>
  </w:num>
  <w:num w:numId="27">
    <w:abstractNumId w:val="17"/>
  </w:num>
  <w:num w:numId="28">
    <w:abstractNumId w:val="30"/>
  </w:num>
  <w:num w:numId="29">
    <w:abstractNumId w:val="51"/>
  </w:num>
  <w:num w:numId="30">
    <w:abstractNumId w:val="20"/>
  </w:num>
  <w:num w:numId="31">
    <w:abstractNumId w:val="46"/>
  </w:num>
  <w:num w:numId="32">
    <w:abstractNumId w:val="18"/>
  </w:num>
  <w:num w:numId="33">
    <w:abstractNumId w:val="23"/>
  </w:num>
  <w:num w:numId="34">
    <w:abstractNumId w:val="14"/>
  </w:num>
  <w:num w:numId="35">
    <w:abstractNumId w:val="29"/>
  </w:num>
  <w:num w:numId="36">
    <w:abstractNumId w:val="37"/>
  </w:num>
  <w:num w:numId="37">
    <w:abstractNumId w:val="45"/>
  </w:num>
  <w:num w:numId="38">
    <w:abstractNumId w:val="24"/>
  </w:num>
  <w:num w:numId="39">
    <w:abstractNumId w:val="33"/>
  </w:num>
  <w:num w:numId="40">
    <w:abstractNumId w:val="35"/>
  </w:num>
  <w:num w:numId="41">
    <w:abstractNumId w:val="41"/>
  </w:num>
  <w:num w:numId="42">
    <w:abstractNumId w:val="50"/>
  </w:num>
  <w:num w:numId="43">
    <w:abstractNumId w:val="52"/>
  </w:num>
  <w:num w:numId="44">
    <w:abstractNumId w:val="47"/>
  </w:num>
  <w:num w:numId="45">
    <w:abstractNumId w:val="25"/>
  </w:num>
  <w:num w:numId="46">
    <w:abstractNumId w:val="22"/>
  </w:num>
  <w:num w:numId="47">
    <w:abstractNumId w:val="7"/>
  </w:num>
  <w:num w:numId="48">
    <w:abstractNumId w:val="36"/>
  </w:num>
  <w:num w:numId="49">
    <w:abstractNumId w:val="43"/>
  </w:num>
  <w:num w:numId="50">
    <w:abstractNumId w:val="31"/>
  </w:num>
  <w:num w:numId="51">
    <w:abstractNumId w:val="13"/>
  </w:num>
  <w:num w:numId="52">
    <w:abstractNumId w:val="27"/>
  </w:num>
  <w:num w:numId="53">
    <w:abstractNumId w:val="42"/>
  </w:num>
  <w:num w:numId="54">
    <w:abstractNumId w:val="1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BB6"/>
    <w:rsid w:val="00020D41"/>
    <w:rsid w:val="000225C3"/>
    <w:rsid w:val="0002565B"/>
    <w:rsid w:val="000575A7"/>
    <w:rsid w:val="0006657F"/>
    <w:rsid w:val="00071B04"/>
    <w:rsid w:val="00083FA4"/>
    <w:rsid w:val="000842CD"/>
    <w:rsid w:val="00084C95"/>
    <w:rsid w:val="0008554C"/>
    <w:rsid w:val="000906C4"/>
    <w:rsid w:val="00091AAD"/>
    <w:rsid w:val="000938AB"/>
    <w:rsid w:val="00093D13"/>
    <w:rsid w:val="00096A9C"/>
    <w:rsid w:val="000A1144"/>
    <w:rsid w:val="000A1E1E"/>
    <w:rsid w:val="000A2B6F"/>
    <w:rsid w:val="000A3DD2"/>
    <w:rsid w:val="000B6558"/>
    <w:rsid w:val="000C4AE2"/>
    <w:rsid w:val="000C7ED4"/>
    <w:rsid w:val="000E1271"/>
    <w:rsid w:val="000E6AFD"/>
    <w:rsid w:val="000E7F03"/>
    <w:rsid w:val="000F0866"/>
    <w:rsid w:val="000F200F"/>
    <w:rsid w:val="000F4609"/>
    <w:rsid w:val="00117231"/>
    <w:rsid w:val="00127C90"/>
    <w:rsid w:val="00130DE6"/>
    <w:rsid w:val="00133286"/>
    <w:rsid w:val="00155745"/>
    <w:rsid w:val="00157428"/>
    <w:rsid w:val="001620A7"/>
    <w:rsid w:val="0016320D"/>
    <w:rsid w:val="00171591"/>
    <w:rsid w:val="00171D1D"/>
    <w:rsid w:val="001723B2"/>
    <w:rsid w:val="00174E9E"/>
    <w:rsid w:val="0018547A"/>
    <w:rsid w:val="0018762C"/>
    <w:rsid w:val="00195911"/>
    <w:rsid w:val="001B37D4"/>
    <w:rsid w:val="001B5B4B"/>
    <w:rsid w:val="001B75A0"/>
    <w:rsid w:val="001C1571"/>
    <w:rsid w:val="001C65E7"/>
    <w:rsid w:val="001C66C8"/>
    <w:rsid w:val="001D59FE"/>
    <w:rsid w:val="001E0566"/>
    <w:rsid w:val="001E5A48"/>
    <w:rsid w:val="00201401"/>
    <w:rsid w:val="00206CE9"/>
    <w:rsid w:val="002248DB"/>
    <w:rsid w:val="00225BF6"/>
    <w:rsid w:val="00230312"/>
    <w:rsid w:val="002309BE"/>
    <w:rsid w:val="0024426C"/>
    <w:rsid w:val="00247DD6"/>
    <w:rsid w:val="002558D0"/>
    <w:rsid w:val="0026799F"/>
    <w:rsid w:val="00270CA5"/>
    <w:rsid w:val="00295858"/>
    <w:rsid w:val="002A3224"/>
    <w:rsid w:val="002A7537"/>
    <w:rsid w:val="002D464A"/>
    <w:rsid w:val="002E35FD"/>
    <w:rsid w:val="002E4B2C"/>
    <w:rsid w:val="002E6FC3"/>
    <w:rsid w:val="002E7AB5"/>
    <w:rsid w:val="002F2802"/>
    <w:rsid w:val="002F5E2C"/>
    <w:rsid w:val="00301E4E"/>
    <w:rsid w:val="00306412"/>
    <w:rsid w:val="00310AE2"/>
    <w:rsid w:val="00313598"/>
    <w:rsid w:val="00313DC1"/>
    <w:rsid w:val="00333428"/>
    <w:rsid w:val="00333540"/>
    <w:rsid w:val="00341AC3"/>
    <w:rsid w:val="00350BBC"/>
    <w:rsid w:val="00366BEA"/>
    <w:rsid w:val="003677B4"/>
    <w:rsid w:val="00370774"/>
    <w:rsid w:val="003856EC"/>
    <w:rsid w:val="00386F9B"/>
    <w:rsid w:val="0038719C"/>
    <w:rsid w:val="0038749D"/>
    <w:rsid w:val="00390A73"/>
    <w:rsid w:val="003A08E3"/>
    <w:rsid w:val="003C5896"/>
    <w:rsid w:val="003E1723"/>
    <w:rsid w:val="003E3289"/>
    <w:rsid w:val="003F1D4C"/>
    <w:rsid w:val="00401ED6"/>
    <w:rsid w:val="00402A53"/>
    <w:rsid w:val="0042557C"/>
    <w:rsid w:val="00427BAA"/>
    <w:rsid w:val="004303B9"/>
    <w:rsid w:val="00430B90"/>
    <w:rsid w:val="00431035"/>
    <w:rsid w:val="004331BB"/>
    <w:rsid w:val="00437260"/>
    <w:rsid w:val="00442B90"/>
    <w:rsid w:val="004475BF"/>
    <w:rsid w:val="004476D0"/>
    <w:rsid w:val="00451305"/>
    <w:rsid w:val="004515FF"/>
    <w:rsid w:val="004524B7"/>
    <w:rsid w:val="00455970"/>
    <w:rsid w:val="004566D0"/>
    <w:rsid w:val="00456A79"/>
    <w:rsid w:val="00457A23"/>
    <w:rsid w:val="00463F28"/>
    <w:rsid w:val="00466C28"/>
    <w:rsid w:val="00477A3D"/>
    <w:rsid w:val="0049324C"/>
    <w:rsid w:val="004974F5"/>
    <w:rsid w:val="004979D3"/>
    <w:rsid w:val="004A4B12"/>
    <w:rsid w:val="004A7B33"/>
    <w:rsid w:val="004B161B"/>
    <w:rsid w:val="004B4DF6"/>
    <w:rsid w:val="004C1126"/>
    <w:rsid w:val="004C48EE"/>
    <w:rsid w:val="004C72EE"/>
    <w:rsid w:val="004D0C32"/>
    <w:rsid w:val="004F47AC"/>
    <w:rsid w:val="004F4E9B"/>
    <w:rsid w:val="004F5931"/>
    <w:rsid w:val="0051357D"/>
    <w:rsid w:val="0051406B"/>
    <w:rsid w:val="005163D2"/>
    <w:rsid w:val="00525CF5"/>
    <w:rsid w:val="00530D72"/>
    <w:rsid w:val="00544053"/>
    <w:rsid w:val="00556205"/>
    <w:rsid w:val="00556E77"/>
    <w:rsid w:val="005659D6"/>
    <w:rsid w:val="00567A90"/>
    <w:rsid w:val="00585EE6"/>
    <w:rsid w:val="00587A59"/>
    <w:rsid w:val="00590DBE"/>
    <w:rsid w:val="005A7C1F"/>
    <w:rsid w:val="005B1ABD"/>
    <w:rsid w:val="005C7F7F"/>
    <w:rsid w:val="005D05F8"/>
    <w:rsid w:val="005D69E3"/>
    <w:rsid w:val="005D7D7B"/>
    <w:rsid w:val="005F4D49"/>
    <w:rsid w:val="006051E6"/>
    <w:rsid w:val="0062188E"/>
    <w:rsid w:val="006251A7"/>
    <w:rsid w:val="006319AA"/>
    <w:rsid w:val="00636D23"/>
    <w:rsid w:val="00637829"/>
    <w:rsid w:val="0063782C"/>
    <w:rsid w:val="006428D8"/>
    <w:rsid w:val="006430E2"/>
    <w:rsid w:val="00643607"/>
    <w:rsid w:val="00651628"/>
    <w:rsid w:val="00652828"/>
    <w:rsid w:val="0066374A"/>
    <w:rsid w:val="00664E62"/>
    <w:rsid w:val="00671A19"/>
    <w:rsid w:val="00681163"/>
    <w:rsid w:val="0068671B"/>
    <w:rsid w:val="006915A9"/>
    <w:rsid w:val="006A23D7"/>
    <w:rsid w:val="006B47F5"/>
    <w:rsid w:val="006B6D85"/>
    <w:rsid w:val="006C0D55"/>
    <w:rsid w:val="006C3A54"/>
    <w:rsid w:val="006C72DC"/>
    <w:rsid w:val="006D50D7"/>
    <w:rsid w:val="006E38DA"/>
    <w:rsid w:val="006E427A"/>
    <w:rsid w:val="006F529B"/>
    <w:rsid w:val="007047E5"/>
    <w:rsid w:val="00711061"/>
    <w:rsid w:val="00711F9F"/>
    <w:rsid w:val="0071660C"/>
    <w:rsid w:val="00725DF8"/>
    <w:rsid w:val="007270D5"/>
    <w:rsid w:val="007300AE"/>
    <w:rsid w:val="007330F7"/>
    <w:rsid w:val="00735464"/>
    <w:rsid w:val="0073580D"/>
    <w:rsid w:val="00740079"/>
    <w:rsid w:val="00756BF7"/>
    <w:rsid w:val="00766143"/>
    <w:rsid w:val="00771A84"/>
    <w:rsid w:val="00776CE0"/>
    <w:rsid w:val="007941FF"/>
    <w:rsid w:val="00796265"/>
    <w:rsid w:val="00797E4B"/>
    <w:rsid w:val="007B55AF"/>
    <w:rsid w:val="007C2155"/>
    <w:rsid w:val="007D49D4"/>
    <w:rsid w:val="007E2A7E"/>
    <w:rsid w:val="007E5CBE"/>
    <w:rsid w:val="007F2F63"/>
    <w:rsid w:val="007F4629"/>
    <w:rsid w:val="007F6618"/>
    <w:rsid w:val="008130BA"/>
    <w:rsid w:val="008132B1"/>
    <w:rsid w:val="008143DC"/>
    <w:rsid w:val="00821CCD"/>
    <w:rsid w:val="00827FA7"/>
    <w:rsid w:val="00860CB9"/>
    <w:rsid w:val="0087477D"/>
    <w:rsid w:val="008766FB"/>
    <w:rsid w:val="00876C73"/>
    <w:rsid w:val="00881672"/>
    <w:rsid w:val="00882FDC"/>
    <w:rsid w:val="00894BD6"/>
    <w:rsid w:val="008A2073"/>
    <w:rsid w:val="008A5D4C"/>
    <w:rsid w:val="008A6C31"/>
    <w:rsid w:val="008B16E5"/>
    <w:rsid w:val="008B3583"/>
    <w:rsid w:val="008B51EA"/>
    <w:rsid w:val="008C02D0"/>
    <w:rsid w:val="008C6CA6"/>
    <w:rsid w:val="008D1E4C"/>
    <w:rsid w:val="008D5CB6"/>
    <w:rsid w:val="008D6617"/>
    <w:rsid w:val="008E1DE4"/>
    <w:rsid w:val="008E258C"/>
    <w:rsid w:val="008E5F14"/>
    <w:rsid w:val="008F0D99"/>
    <w:rsid w:val="008F39E2"/>
    <w:rsid w:val="00906CB3"/>
    <w:rsid w:val="009159F9"/>
    <w:rsid w:val="009162FF"/>
    <w:rsid w:val="00922AFE"/>
    <w:rsid w:val="009265EC"/>
    <w:rsid w:val="00934446"/>
    <w:rsid w:val="00941932"/>
    <w:rsid w:val="009420B8"/>
    <w:rsid w:val="00946036"/>
    <w:rsid w:val="00953231"/>
    <w:rsid w:val="0096707A"/>
    <w:rsid w:val="00973AF1"/>
    <w:rsid w:val="00980627"/>
    <w:rsid w:val="00990DE2"/>
    <w:rsid w:val="00991356"/>
    <w:rsid w:val="009942C4"/>
    <w:rsid w:val="009A12B8"/>
    <w:rsid w:val="009A1F21"/>
    <w:rsid w:val="009A5776"/>
    <w:rsid w:val="009A5968"/>
    <w:rsid w:val="009B21B1"/>
    <w:rsid w:val="009B3C0F"/>
    <w:rsid w:val="009B49E4"/>
    <w:rsid w:val="009B5C37"/>
    <w:rsid w:val="009D34A3"/>
    <w:rsid w:val="009D3D6E"/>
    <w:rsid w:val="009E7B31"/>
    <w:rsid w:val="009F197C"/>
    <w:rsid w:val="009F48F5"/>
    <w:rsid w:val="009F4C81"/>
    <w:rsid w:val="00A06D9C"/>
    <w:rsid w:val="00A10380"/>
    <w:rsid w:val="00A110A6"/>
    <w:rsid w:val="00A21E72"/>
    <w:rsid w:val="00A22072"/>
    <w:rsid w:val="00A2663A"/>
    <w:rsid w:val="00A26FD6"/>
    <w:rsid w:val="00A37050"/>
    <w:rsid w:val="00A37D30"/>
    <w:rsid w:val="00A42967"/>
    <w:rsid w:val="00A44713"/>
    <w:rsid w:val="00A476A6"/>
    <w:rsid w:val="00A537E9"/>
    <w:rsid w:val="00A56139"/>
    <w:rsid w:val="00A62CD4"/>
    <w:rsid w:val="00A7087C"/>
    <w:rsid w:val="00A83243"/>
    <w:rsid w:val="00A95183"/>
    <w:rsid w:val="00A95C52"/>
    <w:rsid w:val="00AA4FC2"/>
    <w:rsid w:val="00AB6036"/>
    <w:rsid w:val="00AE2940"/>
    <w:rsid w:val="00AE40E8"/>
    <w:rsid w:val="00AE52FC"/>
    <w:rsid w:val="00AF60F6"/>
    <w:rsid w:val="00B03E81"/>
    <w:rsid w:val="00B06F25"/>
    <w:rsid w:val="00B0763F"/>
    <w:rsid w:val="00B13D58"/>
    <w:rsid w:val="00B16400"/>
    <w:rsid w:val="00B23592"/>
    <w:rsid w:val="00B3261F"/>
    <w:rsid w:val="00B42A2F"/>
    <w:rsid w:val="00B50138"/>
    <w:rsid w:val="00B574F2"/>
    <w:rsid w:val="00B715B1"/>
    <w:rsid w:val="00B805AB"/>
    <w:rsid w:val="00B922E9"/>
    <w:rsid w:val="00B973FC"/>
    <w:rsid w:val="00BA0651"/>
    <w:rsid w:val="00BA4518"/>
    <w:rsid w:val="00BA6348"/>
    <w:rsid w:val="00BB7EE6"/>
    <w:rsid w:val="00BC50BA"/>
    <w:rsid w:val="00BD3BDB"/>
    <w:rsid w:val="00BD67F0"/>
    <w:rsid w:val="00BE04D7"/>
    <w:rsid w:val="00BF05A0"/>
    <w:rsid w:val="00BF4D6F"/>
    <w:rsid w:val="00BF52F4"/>
    <w:rsid w:val="00BF6C9C"/>
    <w:rsid w:val="00C1492B"/>
    <w:rsid w:val="00C247A2"/>
    <w:rsid w:val="00C30707"/>
    <w:rsid w:val="00C30AF1"/>
    <w:rsid w:val="00C34E43"/>
    <w:rsid w:val="00C36027"/>
    <w:rsid w:val="00C46FA6"/>
    <w:rsid w:val="00C525AA"/>
    <w:rsid w:val="00C52EF7"/>
    <w:rsid w:val="00C64B28"/>
    <w:rsid w:val="00C65AC3"/>
    <w:rsid w:val="00C662B9"/>
    <w:rsid w:val="00C726CD"/>
    <w:rsid w:val="00C756E4"/>
    <w:rsid w:val="00C83604"/>
    <w:rsid w:val="00C85640"/>
    <w:rsid w:val="00C95008"/>
    <w:rsid w:val="00CA5311"/>
    <w:rsid w:val="00CB0B71"/>
    <w:rsid w:val="00CB6060"/>
    <w:rsid w:val="00CB67C5"/>
    <w:rsid w:val="00CD1C06"/>
    <w:rsid w:val="00CE0768"/>
    <w:rsid w:val="00CF7584"/>
    <w:rsid w:val="00D03E05"/>
    <w:rsid w:val="00D0691C"/>
    <w:rsid w:val="00D1289A"/>
    <w:rsid w:val="00D22BB6"/>
    <w:rsid w:val="00D24674"/>
    <w:rsid w:val="00D31058"/>
    <w:rsid w:val="00D41219"/>
    <w:rsid w:val="00D43944"/>
    <w:rsid w:val="00D57B2D"/>
    <w:rsid w:val="00D633A9"/>
    <w:rsid w:val="00D65AE7"/>
    <w:rsid w:val="00D65CB8"/>
    <w:rsid w:val="00D706C2"/>
    <w:rsid w:val="00D70AE8"/>
    <w:rsid w:val="00D71F2E"/>
    <w:rsid w:val="00D87967"/>
    <w:rsid w:val="00D90416"/>
    <w:rsid w:val="00D96C82"/>
    <w:rsid w:val="00DA5601"/>
    <w:rsid w:val="00DB0F69"/>
    <w:rsid w:val="00DB7191"/>
    <w:rsid w:val="00DC063D"/>
    <w:rsid w:val="00DC0BE8"/>
    <w:rsid w:val="00DC1822"/>
    <w:rsid w:val="00DC7643"/>
    <w:rsid w:val="00DC7F98"/>
    <w:rsid w:val="00DD2874"/>
    <w:rsid w:val="00DD40CF"/>
    <w:rsid w:val="00DE2D0A"/>
    <w:rsid w:val="00DE7B42"/>
    <w:rsid w:val="00DF1C4E"/>
    <w:rsid w:val="00DF229A"/>
    <w:rsid w:val="00DF2B15"/>
    <w:rsid w:val="00DF6F85"/>
    <w:rsid w:val="00E03A4C"/>
    <w:rsid w:val="00E04F6D"/>
    <w:rsid w:val="00E13DC0"/>
    <w:rsid w:val="00E31002"/>
    <w:rsid w:val="00E336D8"/>
    <w:rsid w:val="00E33759"/>
    <w:rsid w:val="00E33E59"/>
    <w:rsid w:val="00E356B1"/>
    <w:rsid w:val="00E51EBA"/>
    <w:rsid w:val="00E557F3"/>
    <w:rsid w:val="00E630F7"/>
    <w:rsid w:val="00E63EE3"/>
    <w:rsid w:val="00E86E1C"/>
    <w:rsid w:val="00EA20B0"/>
    <w:rsid w:val="00EA2921"/>
    <w:rsid w:val="00EA3CA6"/>
    <w:rsid w:val="00EA5D07"/>
    <w:rsid w:val="00EC3251"/>
    <w:rsid w:val="00EC44DB"/>
    <w:rsid w:val="00ED59A9"/>
    <w:rsid w:val="00ED6240"/>
    <w:rsid w:val="00ED7AB1"/>
    <w:rsid w:val="00EE13EA"/>
    <w:rsid w:val="00EE1B22"/>
    <w:rsid w:val="00EE77BF"/>
    <w:rsid w:val="00EF2A00"/>
    <w:rsid w:val="00F06842"/>
    <w:rsid w:val="00F159E2"/>
    <w:rsid w:val="00F25A58"/>
    <w:rsid w:val="00F320BF"/>
    <w:rsid w:val="00F34689"/>
    <w:rsid w:val="00F35A84"/>
    <w:rsid w:val="00F6264D"/>
    <w:rsid w:val="00F644D8"/>
    <w:rsid w:val="00F66D3A"/>
    <w:rsid w:val="00F72D5C"/>
    <w:rsid w:val="00F77221"/>
    <w:rsid w:val="00F80EA6"/>
    <w:rsid w:val="00F84766"/>
    <w:rsid w:val="00F91286"/>
    <w:rsid w:val="00F92E73"/>
    <w:rsid w:val="00F9542D"/>
    <w:rsid w:val="00FA4926"/>
    <w:rsid w:val="00FC62EA"/>
    <w:rsid w:val="00FE193B"/>
    <w:rsid w:val="00FF1A41"/>
    <w:rsid w:val="00FF6DDF"/>
    <w:rsid w:val="00FF7E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table of figures" w:uiPriority="99"/>
    <w:lsdException w:name="endnote reference" w:uiPriority="99"/>
    <w:lsdException w:name="Title" w:semiHidden="0" w:unhideWhenUsed="0"/>
    <w:lsdException w:name="Default Paragraph Font" w:uiPriority="1"/>
    <w:lsdException w:name="Subtitle" w:semiHidden="0" w:unhideWhenUsed="0"/>
    <w:lsdException w:name="Strong" w:semiHidden="0" w:unhideWhenUsed="0" w:qFormat="1"/>
    <w:lsdException w:name="Emphasis" w:semiHidden="0" w:unhideWhenUsed="0"/>
    <w:lsdException w:name="HTML Top of Form" w:uiPriority="99"/>
    <w:lsdException w:name="HTML Bottom of Form"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711061"/>
    <w:pPr>
      <w:overflowPunct w:val="0"/>
      <w:autoSpaceDE w:val="0"/>
      <w:autoSpaceDN w:val="0"/>
      <w:adjustRightInd w:val="0"/>
      <w:textAlignment w:val="baseline"/>
    </w:pPr>
    <w:rPr>
      <w:rFonts w:ascii="Arial" w:hAnsi="Arial"/>
      <w:sz w:val="22"/>
      <w:lang w:val="en-GB" w:eastAsia="en-US"/>
    </w:rPr>
  </w:style>
  <w:style w:type="paragraph" w:styleId="Kop1">
    <w:name w:val="heading 1"/>
    <w:aliases w:val="Hoofdstuk,Module"/>
    <w:basedOn w:val="Standaard"/>
    <w:next w:val="Kop2"/>
    <w:link w:val="Kop1Char"/>
    <w:qFormat/>
    <w:rsid w:val="00711061"/>
    <w:pPr>
      <w:keepNext/>
      <w:numPr>
        <w:numId w:val="47"/>
      </w:numPr>
      <w:spacing w:before="240" w:after="120" w:line="480" w:lineRule="atLeast"/>
      <w:outlineLvl w:val="0"/>
    </w:pPr>
    <w:rPr>
      <w:rFonts w:eastAsiaTheme="majorEastAsia" w:cstheme="majorBidi"/>
      <w:b/>
      <w:sz w:val="32"/>
    </w:rPr>
  </w:style>
  <w:style w:type="paragraph" w:styleId="Kop2">
    <w:name w:val="heading 2"/>
    <w:aliases w:val="2,Para level 2,h2,heading 2,Level 2,hd2,w2,sub-sect,Titre 2,l2,l 2,two,Memo 2,21,22,23,24,211,221,231,Sub,Module + Onder: (Enkel,Auto,0,75 pt Lijndikte),Hoofdstuk Char,Module + ...,Module + Onder: (Enkel1,Auto1,01,75 pt Lijndikte)1,Alinea"/>
    <w:basedOn w:val="Standaard"/>
    <w:next w:val="Standaard"/>
    <w:link w:val="Kop2Char"/>
    <w:qFormat/>
    <w:rsid w:val="00711061"/>
    <w:pPr>
      <w:keepNext/>
      <w:numPr>
        <w:ilvl w:val="1"/>
        <w:numId w:val="47"/>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711061"/>
    <w:pPr>
      <w:numPr>
        <w:ilvl w:val="2"/>
      </w:numPr>
      <w:outlineLvl w:val="2"/>
    </w:pPr>
    <w:rPr>
      <w:sz w:val="22"/>
    </w:rPr>
  </w:style>
  <w:style w:type="paragraph" w:styleId="Kop4">
    <w:name w:val="heading 4"/>
    <w:aliases w:val="Sectie"/>
    <w:basedOn w:val="Kop2"/>
    <w:next w:val="Standaard"/>
    <w:link w:val="Kop4Char"/>
    <w:qFormat/>
    <w:rsid w:val="00711061"/>
    <w:pPr>
      <w:numPr>
        <w:ilvl w:val="3"/>
      </w:numPr>
      <w:outlineLvl w:val="3"/>
    </w:pPr>
  </w:style>
  <w:style w:type="paragraph" w:styleId="Kop5">
    <w:name w:val="heading 5"/>
    <w:aliases w:val="Onderdeel"/>
    <w:basedOn w:val="Kop2"/>
    <w:next w:val="Standaard"/>
    <w:link w:val="Kop5Char"/>
    <w:qFormat/>
    <w:rsid w:val="00711061"/>
    <w:pPr>
      <w:numPr>
        <w:ilvl w:val="4"/>
      </w:numPr>
      <w:outlineLvl w:val="4"/>
    </w:pPr>
  </w:style>
  <w:style w:type="paragraph" w:styleId="Kop6">
    <w:name w:val="heading 6"/>
    <w:basedOn w:val="Kop2"/>
    <w:next w:val="Standaard"/>
    <w:link w:val="Kop6Char"/>
    <w:qFormat/>
    <w:rsid w:val="00711061"/>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711061"/>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711061"/>
    <w:pPr>
      <w:numPr>
        <w:ilvl w:val="7"/>
      </w:numPr>
      <w:ind w:left="5760" w:hanging="360"/>
      <w:outlineLvl w:val="7"/>
    </w:pPr>
  </w:style>
  <w:style w:type="paragraph" w:styleId="Kop9">
    <w:name w:val="heading 9"/>
    <w:basedOn w:val="Kop2"/>
    <w:next w:val="Standaard"/>
    <w:link w:val="Kop9Char"/>
    <w:qFormat/>
    <w:rsid w:val="00711061"/>
    <w:pPr>
      <w:numPr>
        <w:ilvl w:val="8"/>
        <w:numId w:val="34"/>
      </w:numPr>
      <w:tabs>
        <w:tab w:val="clear" w:pos="6480"/>
      </w:tabs>
      <w:ind w:left="0" w:firstLine="0"/>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Hoofdstuk Char1,Module Char"/>
    <w:basedOn w:val="Standaardalinea-lettertype"/>
    <w:link w:val="Kop1"/>
    <w:rsid w:val="00711061"/>
    <w:rPr>
      <w:rFonts w:ascii="Arial" w:eastAsiaTheme="majorEastAsia" w:hAnsi="Arial" w:cstheme="majorBidi"/>
      <w:b/>
      <w:sz w:val="32"/>
      <w:lang w:val="en-GB" w:eastAsia="en-US"/>
    </w:rPr>
  </w:style>
  <w:style w:type="character" w:styleId="Subtieleverwijzing">
    <w:name w:val="Subtle Reference"/>
    <w:aliases w:val="masterkop"/>
    <w:basedOn w:val="Standaardalinea-lettertype"/>
    <w:uiPriority w:val="31"/>
    <w:rsid w:val="00D22BB6"/>
    <w:rPr>
      <w:rFonts w:asciiTheme="majorHAnsi" w:hAnsiTheme="majorHAnsi"/>
      <w:caps w:val="0"/>
      <w:smallCaps/>
      <w:color w:val="auto"/>
      <w:sz w:val="20"/>
      <w:u w:val="single"/>
      <w:vertAlign w:val="subscript"/>
    </w:rPr>
  </w:style>
  <w:style w:type="character" w:customStyle="1" w:styleId="Kop2Char">
    <w:name w:val="Kop 2 Char"/>
    <w:aliases w:val="2 Char1,Para level 2 Char1,h2 Char1,heading 2 Char1,Level 2 Char1,hd2 Char1,w2 Char1,sub-sect Char1,Titre 2 Char1,l2 Char1,l 2 Char1,two Char1,Memo 2 Char1,21 Char1,22 Char1,23 Char1,24 Char1,211 Char1,221 Char1,231 Char1,Sub Char1,Auto Char"/>
    <w:basedOn w:val="Standaardalinea-lettertype"/>
    <w:link w:val="Kop2"/>
    <w:rsid w:val="00711061"/>
    <w:rPr>
      <w:rFonts w:ascii="Arial" w:eastAsiaTheme="majorEastAsia" w:hAnsi="Arial" w:cstheme="majorBidi"/>
      <w:b/>
      <w:sz w:val="24"/>
      <w:lang w:val="en-GB" w:eastAsia="en-US"/>
    </w:rPr>
  </w:style>
  <w:style w:type="character" w:customStyle="1" w:styleId="Kop3Char">
    <w:name w:val="Kop 3 Char"/>
    <w:aliases w:val="Paragraaf Char1,paragraaf Char"/>
    <w:basedOn w:val="Standaardalinea-lettertype"/>
    <w:link w:val="Kop3"/>
    <w:rsid w:val="00711061"/>
    <w:rPr>
      <w:rFonts w:ascii="Arial" w:eastAsiaTheme="majorEastAsia" w:hAnsi="Arial" w:cstheme="majorBidi"/>
      <w:b/>
      <w:sz w:val="22"/>
      <w:lang w:val="en-GB" w:eastAsia="en-US"/>
    </w:rPr>
  </w:style>
  <w:style w:type="character" w:customStyle="1" w:styleId="Kop4Char">
    <w:name w:val="Kop 4 Char"/>
    <w:aliases w:val="Sectie Char1"/>
    <w:link w:val="Kop4"/>
    <w:rsid w:val="00711061"/>
    <w:rPr>
      <w:rFonts w:ascii="Arial" w:eastAsiaTheme="majorEastAsia" w:hAnsi="Arial" w:cstheme="majorBidi"/>
      <w:b/>
      <w:sz w:val="24"/>
      <w:lang w:val="en-GB" w:eastAsia="en-US"/>
    </w:rPr>
  </w:style>
  <w:style w:type="character" w:customStyle="1" w:styleId="Kop5Char">
    <w:name w:val="Kop 5 Char"/>
    <w:aliases w:val="Onderdeel Char"/>
    <w:basedOn w:val="Standaardalinea-lettertype"/>
    <w:link w:val="Kop5"/>
    <w:rsid w:val="00711061"/>
    <w:rPr>
      <w:rFonts w:ascii="Arial" w:eastAsiaTheme="majorEastAsia" w:hAnsi="Arial" w:cstheme="majorBidi"/>
      <w:b/>
      <w:sz w:val="24"/>
      <w:lang w:val="en-GB" w:eastAsia="en-US"/>
    </w:rPr>
  </w:style>
  <w:style w:type="character" w:customStyle="1" w:styleId="Kop6Char">
    <w:name w:val="Kop 6 Char"/>
    <w:basedOn w:val="Standaardalinea-lettertype"/>
    <w:link w:val="Kop6"/>
    <w:rsid w:val="00711061"/>
    <w:rPr>
      <w:rFonts w:ascii="Arial" w:eastAsiaTheme="majorEastAsia" w:hAnsi="Arial" w:cstheme="majorBidi"/>
      <w:b/>
      <w:sz w:val="24"/>
      <w:lang w:val="en-GB" w:eastAsia="en-US"/>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711061"/>
    <w:rPr>
      <w:rFonts w:ascii="Arial" w:eastAsiaTheme="majorEastAsia" w:hAnsi="Arial" w:cstheme="majorBidi"/>
      <w:b/>
      <w:sz w:val="24"/>
      <w:lang w:val="en-GB" w:eastAsia="en-US"/>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711061"/>
    <w:rPr>
      <w:rFonts w:ascii="Arial" w:eastAsiaTheme="majorEastAsia" w:hAnsi="Arial" w:cstheme="majorBidi"/>
      <w:b/>
      <w:sz w:val="24"/>
      <w:lang w:val="en-GB" w:eastAsia="en-US"/>
    </w:rPr>
  </w:style>
  <w:style w:type="character" w:customStyle="1" w:styleId="Kop9Char">
    <w:name w:val="Kop 9 Char"/>
    <w:basedOn w:val="Standaardalinea-lettertype"/>
    <w:link w:val="Kop9"/>
    <w:rsid w:val="00711061"/>
    <w:rPr>
      <w:rFonts w:ascii="Arial" w:eastAsiaTheme="majorEastAsia" w:hAnsi="Arial" w:cstheme="majorBidi"/>
      <w:b/>
      <w:sz w:val="24"/>
      <w:lang w:val="en-GB" w:eastAsia="en-US"/>
    </w:rPr>
  </w:style>
  <w:style w:type="paragraph" w:styleId="Lijstalinea">
    <w:name w:val="List Paragraph"/>
    <w:basedOn w:val="Standaard"/>
    <w:uiPriority w:val="99"/>
    <w:rsid w:val="00C247A2"/>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Standaardalinea-lettertype"/>
    <w:rsid w:val="00C247A2"/>
    <w:rPr>
      <w:rFonts w:ascii="Arial" w:hAnsi="Arial"/>
      <w:b/>
      <w:sz w:val="24"/>
      <w:lang w:val="en-GB" w:eastAsia="en-US"/>
    </w:rPr>
  </w:style>
  <w:style w:type="character" w:customStyle="1" w:styleId="Kop3Char1">
    <w:name w:val="Kop 3 Char1"/>
    <w:aliases w:val="Paragraaf Char"/>
    <w:basedOn w:val="Standaardalinea-lettertype"/>
    <w:rsid w:val="00C247A2"/>
    <w:rPr>
      <w:rFonts w:ascii="Arial" w:hAnsi="Arial"/>
      <w:b/>
      <w:sz w:val="22"/>
      <w:lang w:val="en-GB" w:eastAsia="en-US"/>
    </w:rPr>
  </w:style>
  <w:style w:type="character" w:customStyle="1" w:styleId="Kop4Char1">
    <w:name w:val="Kop 4 Char1"/>
    <w:aliases w:val="Sectie Char"/>
    <w:locked/>
    <w:rsid w:val="00C247A2"/>
    <w:rPr>
      <w:rFonts w:ascii="Arial" w:hAnsi="Arial"/>
      <w:b/>
      <w:sz w:val="24"/>
      <w:lang w:val="en-GB" w:eastAsia="en-US"/>
    </w:rPr>
  </w:style>
  <w:style w:type="paragraph" w:styleId="Koptekst">
    <w:name w:val="header"/>
    <w:aliases w:val="Header style"/>
    <w:basedOn w:val="Standaard"/>
    <w:link w:val="KoptekstChar"/>
    <w:rsid w:val="00C247A2"/>
    <w:pPr>
      <w:tabs>
        <w:tab w:val="center" w:pos="4153"/>
        <w:tab w:val="right" w:pos="8306"/>
      </w:tabs>
    </w:pPr>
  </w:style>
  <w:style w:type="character" w:customStyle="1" w:styleId="KoptekstChar">
    <w:name w:val="Koptekst Char"/>
    <w:aliases w:val="Header style Char"/>
    <w:basedOn w:val="Standaardalinea-lettertype"/>
    <w:link w:val="Koptekst"/>
    <w:rsid w:val="00C247A2"/>
    <w:rPr>
      <w:rFonts w:ascii="Arial" w:eastAsia="Times New Roman" w:hAnsi="Arial" w:cs="Times New Roman"/>
      <w:szCs w:val="20"/>
      <w:lang w:val="en-GB" w:eastAsia="en-US"/>
    </w:rPr>
  </w:style>
  <w:style w:type="paragraph" w:styleId="Voettekst">
    <w:name w:val="footer"/>
    <w:basedOn w:val="Standaard"/>
    <w:link w:val="VoettekstChar"/>
    <w:rsid w:val="00C247A2"/>
    <w:pPr>
      <w:tabs>
        <w:tab w:val="center" w:pos="4153"/>
        <w:tab w:val="right" w:pos="8306"/>
      </w:tabs>
    </w:pPr>
  </w:style>
  <w:style w:type="character" w:customStyle="1" w:styleId="VoettekstChar">
    <w:name w:val="Voettekst Char"/>
    <w:basedOn w:val="Standaardalinea-lettertype"/>
    <w:link w:val="Voettekst"/>
    <w:rsid w:val="00C247A2"/>
    <w:rPr>
      <w:rFonts w:ascii="Arial" w:eastAsia="Times New Roman" w:hAnsi="Arial" w:cs="Times New Roman"/>
      <w:szCs w:val="20"/>
      <w:lang w:val="en-GB" w:eastAsia="en-US"/>
    </w:rPr>
  </w:style>
  <w:style w:type="paragraph" w:customStyle="1" w:styleId="Abbreviations">
    <w:name w:val="Abbreviations"/>
    <w:basedOn w:val="Standaard"/>
    <w:rsid w:val="00C247A2"/>
    <w:pPr>
      <w:ind w:left="1134" w:hanging="1134"/>
    </w:pPr>
  </w:style>
  <w:style w:type="paragraph" w:customStyle="1" w:styleId="Appendix">
    <w:name w:val="Appendix"/>
    <w:basedOn w:val="Kop1"/>
    <w:next w:val="Standaard"/>
    <w:rsid w:val="00C247A2"/>
    <w:pPr>
      <w:ind w:left="1701" w:hanging="1701"/>
      <w:outlineLvl w:val="9"/>
    </w:pPr>
    <w:rPr>
      <w:rFonts w:eastAsia="Times New Roman" w:cs="Times New Roman"/>
      <w:bCs/>
    </w:rPr>
  </w:style>
  <w:style w:type="paragraph" w:styleId="Bijschrift">
    <w:name w:val="caption"/>
    <w:basedOn w:val="Standaard"/>
    <w:next w:val="Standaard"/>
    <w:rsid w:val="00C247A2"/>
    <w:pPr>
      <w:spacing w:before="120" w:after="240"/>
    </w:pPr>
    <w:rPr>
      <w:b/>
    </w:rPr>
  </w:style>
  <w:style w:type="paragraph" w:customStyle="1" w:styleId="CaptionCentre">
    <w:name w:val="CaptionCentre"/>
    <w:basedOn w:val="Bijschrift"/>
    <w:next w:val="Standaard"/>
    <w:rsid w:val="00C247A2"/>
    <w:pPr>
      <w:jc w:val="center"/>
    </w:pPr>
  </w:style>
  <w:style w:type="paragraph" w:customStyle="1" w:styleId="CaptionLeft">
    <w:name w:val="CaptionLeft"/>
    <w:basedOn w:val="Bijschrift"/>
    <w:next w:val="Standaard"/>
    <w:rsid w:val="00C247A2"/>
  </w:style>
  <w:style w:type="paragraph" w:customStyle="1" w:styleId="CaptionRight">
    <w:name w:val="CaptionRight"/>
    <w:basedOn w:val="Bijschrift"/>
    <w:next w:val="Standaard"/>
    <w:rsid w:val="00C247A2"/>
    <w:pPr>
      <w:jc w:val="right"/>
    </w:pPr>
  </w:style>
  <w:style w:type="paragraph" w:styleId="Afsluiting">
    <w:name w:val="Closing"/>
    <w:basedOn w:val="Standaard"/>
    <w:link w:val="AfsluitingChar"/>
    <w:rsid w:val="00C247A2"/>
    <w:pPr>
      <w:ind w:left="4252"/>
    </w:pPr>
  </w:style>
  <w:style w:type="character" w:customStyle="1" w:styleId="AfsluitingChar">
    <w:name w:val="Afsluiting Char"/>
    <w:basedOn w:val="Standaardalinea-lettertype"/>
    <w:link w:val="Afsluiting"/>
    <w:rsid w:val="00C247A2"/>
    <w:rPr>
      <w:rFonts w:ascii="Arial" w:eastAsia="Times New Roman" w:hAnsi="Arial" w:cs="Times New Roman"/>
      <w:szCs w:val="20"/>
      <w:lang w:val="en-GB" w:eastAsia="en-US"/>
    </w:rPr>
  </w:style>
  <w:style w:type="character" w:styleId="Verwijzingopmerking">
    <w:name w:val="annotation reference"/>
    <w:semiHidden/>
    <w:rsid w:val="00C247A2"/>
    <w:rPr>
      <w:sz w:val="16"/>
    </w:rPr>
  </w:style>
  <w:style w:type="paragraph" w:styleId="Tekstopmerking">
    <w:name w:val="annotation text"/>
    <w:basedOn w:val="Standaard"/>
    <w:link w:val="TekstopmerkingChar"/>
    <w:semiHidden/>
    <w:rsid w:val="00C247A2"/>
  </w:style>
  <w:style w:type="character" w:customStyle="1" w:styleId="TekstopmerkingChar">
    <w:name w:val="Tekst opmerking Char"/>
    <w:basedOn w:val="Standaardalinea-lettertype"/>
    <w:link w:val="Tekstopmerking"/>
    <w:semiHidden/>
    <w:rsid w:val="00C247A2"/>
    <w:rPr>
      <w:rFonts w:ascii="Arial" w:eastAsia="Times New Roman" w:hAnsi="Arial" w:cs="Times New Roman"/>
      <w:szCs w:val="20"/>
      <w:lang w:val="en-GB" w:eastAsia="en-US"/>
    </w:rPr>
  </w:style>
  <w:style w:type="character" w:styleId="Voetnootmarkering">
    <w:name w:val="footnote reference"/>
    <w:semiHidden/>
    <w:rsid w:val="00C247A2"/>
    <w:rPr>
      <w:position w:val="6"/>
      <w:sz w:val="16"/>
    </w:rPr>
  </w:style>
  <w:style w:type="paragraph" w:styleId="Voetnoottekst">
    <w:name w:val="footnote text"/>
    <w:basedOn w:val="Standaard"/>
    <w:link w:val="VoetnoottekstChar"/>
    <w:semiHidden/>
    <w:rsid w:val="00C247A2"/>
  </w:style>
  <w:style w:type="character" w:customStyle="1" w:styleId="VoetnoottekstChar">
    <w:name w:val="Voetnoottekst Char"/>
    <w:basedOn w:val="Standaardalinea-lettertype"/>
    <w:link w:val="Voetnoottekst"/>
    <w:semiHidden/>
    <w:rsid w:val="00C247A2"/>
    <w:rPr>
      <w:rFonts w:ascii="Arial" w:eastAsia="Times New Roman" w:hAnsi="Arial" w:cs="Times New Roman"/>
      <w:szCs w:val="20"/>
      <w:lang w:val="en-GB" w:eastAsia="en-US"/>
    </w:rPr>
  </w:style>
  <w:style w:type="paragraph" w:customStyle="1" w:styleId="Heading1noNr">
    <w:name w:val="Heading 1 no Nr."/>
    <w:basedOn w:val="Kop1"/>
    <w:next w:val="Standaard"/>
    <w:rsid w:val="00C247A2"/>
    <w:pPr>
      <w:outlineLvl w:val="9"/>
    </w:pPr>
    <w:rPr>
      <w:rFonts w:eastAsia="Times New Roman" w:cs="Times New Roman"/>
      <w:bCs/>
    </w:rPr>
  </w:style>
  <w:style w:type="paragraph" w:customStyle="1" w:styleId="Heading2noNr">
    <w:name w:val="Heading 2 no Nr."/>
    <w:basedOn w:val="Kop2"/>
    <w:next w:val="Standaard"/>
    <w:rsid w:val="00C247A2"/>
    <w:pPr>
      <w:outlineLvl w:val="9"/>
    </w:pPr>
  </w:style>
  <w:style w:type="paragraph" w:customStyle="1" w:styleId="Heading3noNr">
    <w:name w:val="Heading 3 no Nr."/>
    <w:basedOn w:val="Kop3"/>
    <w:next w:val="Standaard"/>
    <w:rsid w:val="00C247A2"/>
    <w:pPr>
      <w:outlineLvl w:val="9"/>
    </w:pPr>
  </w:style>
  <w:style w:type="paragraph" w:customStyle="1" w:styleId="Heading4noNr">
    <w:name w:val="Heading 4 no Nr."/>
    <w:basedOn w:val="Kop4"/>
    <w:next w:val="Standaard"/>
    <w:rsid w:val="00C247A2"/>
    <w:pPr>
      <w:outlineLvl w:val="9"/>
    </w:pPr>
  </w:style>
  <w:style w:type="paragraph" w:customStyle="1" w:styleId="Heading5noNr">
    <w:name w:val="Heading 5 no Nr."/>
    <w:basedOn w:val="Kop5"/>
    <w:next w:val="Standaard"/>
    <w:link w:val="Heading5noNrChar"/>
    <w:rsid w:val="00C247A2"/>
    <w:pPr>
      <w:outlineLvl w:val="9"/>
    </w:pPr>
  </w:style>
  <w:style w:type="paragraph" w:customStyle="1" w:styleId="Heading6noNr">
    <w:name w:val="Heading 6 no Nr."/>
    <w:basedOn w:val="Kop6"/>
    <w:next w:val="Standaard"/>
    <w:rsid w:val="00C247A2"/>
    <w:pPr>
      <w:outlineLvl w:val="9"/>
    </w:pPr>
  </w:style>
  <w:style w:type="paragraph" w:customStyle="1" w:styleId="Heading7noNr">
    <w:name w:val="Heading 7 no Nr."/>
    <w:basedOn w:val="Kop7"/>
    <w:next w:val="Standaard"/>
    <w:rsid w:val="00C247A2"/>
    <w:pPr>
      <w:outlineLvl w:val="9"/>
    </w:pPr>
  </w:style>
  <w:style w:type="paragraph" w:customStyle="1" w:styleId="Heading8noNr">
    <w:name w:val="Heading 8 no Nr."/>
    <w:basedOn w:val="Kop8"/>
    <w:next w:val="Standaard"/>
    <w:rsid w:val="00C247A2"/>
    <w:pPr>
      <w:outlineLvl w:val="9"/>
    </w:pPr>
  </w:style>
  <w:style w:type="paragraph" w:customStyle="1" w:styleId="Heading9noNr">
    <w:name w:val="Heading 9 no Nr."/>
    <w:basedOn w:val="Kop9"/>
    <w:next w:val="Standaard"/>
    <w:rsid w:val="00C247A2"/>
    <w:pPr>
      <w:outlineLvl w:val="9"/>
    </w:pPr>
  </w:style>
  <w:style w:type="paragraph" w:customStyle="1" w:styleId="Text">
    <w:name w:val="Text"/>
    <w:basedOn w:val="Standaard"/>
    <w:link w:val="TextChar"/>
    <w:rsid w:val="00C247A2"/>
  </w:style>
  <w:style w:type="character" w:customStyle="1" w:styleId="TextChar">
    <w:name w:val="Text Char"/>
    <w:link w:val="Text"/>
    <w:rsid w:val="00C247A2"/>
    <w:rPr>
      <w:rFonts w:ascii="Arial" w:eastAsia="Times New Roman" w:hAnsi="Arial" w:cs="Times New Roman"/>
      <w:szCs w:val="20"/>
      <w:lang w:val="en-GB" w:eastAsia="en-US"/>
    </w:rPr>
  </w:style>
  <w:style w:type="paragraph" w:customStyle="1" w:styleId="INDENT05">
    <w:name w:val="INDENT 0.5"/>
    <w:basedOn w:val="Text"/>
    <w:rsid w:val="00C247A2"/>
    <w:pPr>
      <w:keepNext/>
      <w:keepLines/>
      <w:ind w:left="284"/>
    </w:pPr>
  </w:style>
  <w:style w:type="paragraph" w:customStyle="1" w:styleId="INDENT1">
    <w:name w:val="INDENT 1"/>
    <w:basedOn w:val="INDENT05"/>
    <w:rsid w:val="00C247A2"/>
    <w:pPr>
      <w:ind w:left="567"/>
    </w:pPr>
  </w:style>
  <w:style w:type="paragraph" w:customStyle="1" w:styleId="INDENT15">
    <w:name w:val="INDENT 1.5"/>
    <w:basedOn w:val="INDENT05"/>
    <w:rsid w:val="00C247A2"/>
    <w:pPr>
      <w:ind w:left="851"/>
    </w:pPr>
  </w:style>
  <w:style w:type="paragraph" w:customStyle="1" w:styleId="INDENT2">
    <w:name w:val="INDENT 2"/>
    <w:basedOn w:val="INDENT05"/>
    <w:rsid w:val="00C247A2"/>
    <w:pPr>
      <w:ind w:left="1134"/>
    </w:pPr>
  </w:style>
  <w:style w:type="paragraph" w:customStyle="1" w:styleId="INDENT25">
    <w:name w:val="INDENT 2.5"/>
    <w:basedOn w:val="INDENT05"/>
    <w:rsid w:val="00C247A2"/>
    <w:pPr>
      <w:ind w:left="1418"/>
    </w:pPr>
  </w:style>
  <w:style w:type="paragraph" w:customStyle="1" w:styleId="INDENT3">
    <w:name w:val="INDENT 3"/>
    <w:basedOn w:val="INDENT2"/>
    <w:rsid w:val="00C247A2"/>
    <w:pPr>
      <w:ind w:left="1701"/>
    </w:pPr>
  </w:style>
  <w:style w:type="paragraph" w:styleId="Index1">
    <w:name w:val="index 1"/>
    <w:basedOn w:val="Standaard"/>
    <w:next w:val="Standaard"/>
    <w:uiPriority w:val="99"/>
    <w:semiHidden/>
    <w:rsid w:val="00C247A2"/>
  </w:style>
  <w:style w:type="paragraph" w:styleId="Index2">
    <w:name w:val="index 2"/>
    <w:basedOn w:val="Standaard"/>
    <w:next w:val="Standaard"/>
    <w:semiHidden/>
    <w:rsid w:val="00C247A2"/>
    <w:pPr>
      <w:ind w:left="283"/>
    </w:pPr>
  </w:style>
  <w:style w:type="paragraph" w:styleId="Index3">
    <w:name w:val="index 3"/>
    <w:basedOn w:val="Standaard"/>
    <w:next w:val="Standaard"/>
    <w:semiHidden/>
    <w:rsid w:val="00C247A2"/>
    <w:pPr>
      <w:ind w:left="566"/>
    </w:pPr>
  </w:style>
  <w:style w:type="paragraph" w:styleId="Index4">
    <w:name w:val="index 4"/>
    <w:basedOn w:val="Standaard"/>
    <w:next w:val="Standaard"/>
    <w:semiHidden/>
    <w:rsid w:val="00C247A2"/>
    <w:pPr>
      <w:ind w:left="849"/>
    </w:pPr>
  </w:style>
  <w:style w:type="paragraph" w:styleId="Index5">
    <w:name w:val="index 5"/>
    <w:basedOn w:val="Standaard"/>
    <w:next w:val="Standaard"/>
    <w:semiHidden/>
    <w:rsid w:val="00C247A2"/>
    <w:pPr>
      <w:ind w:left="1132"/>
    </w:pPr>
  </w:style>
  <w:style w:type="paragraph" w:styleId="Index6">
    <w:name w:val="index 6"/>
    <w:basedOn w:val="Standaard"/>
    <w:next w:val="Standaard"/>
    <w:semiHidden/>
    <w:rsid w:val="00C247A2"/>
    <w:pPr>
      <w:ind w:left="1415"/>
    </w:pPr>
  </w:style>
  <w:style w:type="paragraph" w:styleId="Index7">
    <w:name w:val="index 7"/>
    <w:basedOn w:val="Standaard"/>
    <w:next w:val="Standaard"/>
    <w:semiHidden/>
    <w:rsid w:val="00C247A2"/>
    <w:pPr>
      <w:ind w:left="1698"/>
    </w:pPr>
  </w:style>
  <w:style w:type="paragraph" w:styleId="Indexkop">
    <w:name w:val="index heading"/>
    <w:basedOn w:val="Standaard"/>
    <w:next w:val="Index1"/>
    <w:uiPriority w:val="99"/>
    <w:semiHidden/>
    <w:rsid w:val="00C247A2"/>
  </w:style>
  <w:style w:type="paragraph" w:customStyle="1" w:styleId="KWNposCentre">
    <w:name w:val="KWNposCentre"/>
    <w:basedOn w:val="Text"/>
    <w:next w:val="Text"/>
    <w:rsid w:val="00C247A2"/>
    <w:pPr>
      <w:keepNext/>
      <w:jc w:val="center"/>
    </w:pPr>
  </w:style>
  <w:style w:type="paragraph" w:customStyle="1" w:styleId="KWNposLeft">
    <w:name w:val="KWNposLeft"/>
    <w:basedOn w:val="Text"/>
    <w:next w:val="Text"/>
    <w:rsid w:val="00C247A2"/>
    <w:pPr>
      <w:keepNext/>
    </w:pPr>
  </w:style>
  <w:style w:type="paragraph" w:customStyle="1" w:styleId="KWNposRight">
    <w:name w:val="KWNposRight"/>
    <w:basedOn w:val="Text"/>
    <w:next w:val="Text"/>
    <w:rsid w:val="00C247A2"/>
    <w:pPr>
      <w:keepNext/>
      <w:jc w:val="right"/>
    </w:pPr>
  </w:style>
  <w:style w:type="character" w:styleId="Regelnummer">
    <w:name w:val="line number"/>
    <w:basedOn w:val="Standaardalinea-lettertype"/>
    <w:rsid w:val="00C247A2"/>
  </w:style>
  <w:style w:type="paragraph" w:styleId="Macrotekst">
    <w:name w:val="macro"/>
    <w:link w:val="MacrotekstChar"/>
    <w:semiHidden/>
    <w:rsid w:val="00C247A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kstChar">
    <w:name w:val="Macrotekst Char"/>
    <w:basedOn w:val="Standaardalinea-lettertype"/>
    <w:link w:val="Macrotekst"/>
    <w:semiHidden/>
    <w:rsid w:val="00C247A2"/>
    <w:rPr>
      <w:rFonts w:ascii="Arial" w:eastAsia="Times New Roman" w:hAnsi="Arial" w:cs="Times New Roman"/>
      <w:b/>
      <w:szCs w:val="20"/>
      <w:lang w:val="en-GB" w:eastAsia="en-US"/>
    </w:rPr>
  </w:style>
  <w:style w:type="paragraph" w:styleId="Standaardinspringing">
    <w:name w:val="Normal Indent"/>
    <w:basedOn w:val="Standaard"/>
    <w:rsid w:val="00C247A2"/>
    <w:pPr>
      <w:ind w:left="284"/>
    </w:pPr>
  </w:style>
  <w:style w:type="character" w:styleId="Paginanummer">
    <w:name w:val="page number"/>
    <w:basedOn w:val="Standaardalinea-lettertype"/>
    <w:rsid w:val="00C247A2"/>
  </w:style>
  <w:style w:type="paragraph" w:customStyle="1" w:styleId="PosCentre">
    <w:name w:val="PosCentre"/>
    <w:basedOn w:val="Text"/>
    <w:next w:val="Text"/>
    <w:rsid w:val="00C247A2"/>
    <w:pPr>
      <w:jc w:val="center"/>
    </w:pPr>
  </w:style>
  <w:style w:type="paragraph" w:customStyle="1" w:styleId="PosLeft">
    <w:name w:val="PosLeft"/>
    <w:basedOn w:val="Text"/>
    <w:next w:val="Text"/>
    <w:rsid w:val="00C247A2"/>
  </w:style>
  <w:style w:type="paragraph" w:customStyle="1" w:styleId="PosRight">
    <w:name w:val="PosRight"/>
    <w:basedOn w:val="Text"/>
    <w:next w:val="Text"/>
    <w:rsid w:val="00C247A2"/>
    <w:pPr>
      <w:jc w:val="right"/>
    </w:pPr>
  </w:style>
  <w:style w:type="paragraph" w:customStyle="1" w:styleId="References">
    <w:name w:val="References"/>
    <w:basedOn w:val="Abbreviations"/>
    <w:rsid w:val="00C247A2"/>
    <w:pPr>
      <w:numPr>
        <w:numId w:val="1"/>
      </w:numPr>
    </w:pPr>
    <w:rPr>
      <w:lang w:val="en-US"/>
    </w:rPr>
  </w:style>
  <w:style w:type="paragraph" w:styleId="Ondertitel">
    <w:name w:val="Subtitle"/>
    <w:basedOn w:val="Standaard"/>
    <w:link w:val="OndertitelChar"/>
    <w:rsid w:val="00C247A2"/>
    <w:pPr>
      <w:spacing w:after="60"/>
      <w:jc w:val="center"/>
    </w:pPr>
    <w:rPr>
      <w:i/>
      <w:sz w:val="24"/>
    </w:rPr>
  </w:style>
  <w:style w:type="character" w:customStyle="1" w:styleId="OndertitelChar">
    <w:name w:val="Ondertitel Char"/>
    <w:basedOn w:val="Standaardalinea-lettertype"/>
    <w:link w:val="Ondertitel"/>
    <w:rsid w:val="00C247A2"/>
    <w:rPr>
      <w:rFonts w:ascii="Arial" w:eastAsia="Times New Roman" w:hAnsi="Arial" w:cs="Times New Roman"/>
      <w:i/>
      <w:sz w:val="24"/>
      <w:szCs w:val="20"/>
      <w:lang w:val="en-GB" w:eastAsia="en-US"/>
    </w:rPr>
  </w:style>
  <w:style w:type="paragraph" w:customStyle="1" w:styleId="zAdmText">
    <w:name w:val="z_AdmText"/>
    <w:basedOn w:val="Standaard"/>
    <w:rsid w:val="00C247A2"/>
    <w:rPr>
      <w:noProof/>
    </w:rPr>
  </w:style>
  <w:style w:type="paragraph" w:styleId="Lijstmetafbeeldingen">
    <w:name w:val="table of figures"/>
    <w:basedOn w:val="zAdmText"/>
    <w:next w:val="Text"/>
    <w:uiPriority w:val="99"/>
    <w:rsid w:val="00C247A2"/>
    <w:pPr>
      <w:tabs>
        <w:tab w:val="right" w:pos="9355"/>
      </w:tabs>
      <w:ind w:left="400" w:right="566" w:hanging="400"/>
    </w:pPr>
  </w:style>
  <w:style w:type="paragraph" w:customStyle="1" w:styleId="TextBold">
    <w:name w:val="TextBold"/>
    <w:basedOn w:val="Text"/>
    <w:next w:val="Text"/>
    <w:rsid w:val="00C247A2"/>
    <w:rPr>
      <w:b/>
    </w:rPr>
  </w:style>
  <w:style w:type="paragraph" w:customStyle="1" w:styleId="TextList1">
    <w:name w:val="TextList1"/>
    <w:basedOn w:val="Text"/>
    <w:rsid w:val="00C247A2"/>
    <w:pPr>
      <w:spacing w:before="120"/>
    </w:pPr>
  </w:style>
  <w:style w:type="paragraph" w:customStyle="1" w:styleId="TextList2">
    <w:name w:val="TextList2"/>
    <w:basedOn w:val="Text"/>
    <w:rsid w:val="00C247A2"/>
    <w:pPr>
      <w:tabs>
        <w:tab w:val="left" w:pos="142"/>
        <w:tab w:val="decimal" w:pos="1559"/>
      </w:tabs>
      <w:spacing w:before="120"/>
    </w:pPr>
  </w:style>
  <w:style w:type="paragraph" w:customStyle="1" w:styleId="TextListAutoNum">
    <w:name w:val="TextListAutoNum"/>
    <w:basedOn w:val="Text"/>
    <w:rsid w:val="00C247A2"/>
    <w:pPr>
      <w:spacing w:before="120"/>
      <w:ind w:left="284" w:hanging="284"/>
    </w:pPr>
  </w:style>
  <w:style w:type="paragraph" w:styleId="Inhopg1">
    <w:name w:val="toc 1"/>
    <w:basedOn w:val="zAdmText"/>
    <w:uiPriority w:val="39"/>
    <w:rsid w:val="00C247A2"/>
    <w:pPr>
      <w:tabs>
        <w:tab w:val="right" w:leader="dot" w:pos="9355"/>
      </w:tabs>
      <w:spacing w:before="240"/>
      <w:ind w:left="567" w:right="566" w:hanging="567"/>
    </w:pPr>
    <w:rPr>
      <w:b/>
    </w:rPr>
  </w:style>
  <w:style w:type="paragraph" w:styleId="Inhopg2">
    <w:name w:val="toc 2"/>
    <w:basedOn w:val="Inhopg1"/>
    <w:uiPriority w:val="39"/>
    <w:rsid w:val="00C247A2"/>
    <w:pPr>
      <w:spacing w:before="0"/>
      <w:ind w:left="1134"/>
    </w:pPr>
    <w:rPr>
      <w:b w:val="0"/>
      <w:sz w:val="20"/>
    </w:rPr>
  </w:style>
  <w:style w:type="paragraph" w:styleId="Inhopg3">
    <w:name w:val="toc 3"/>
    <w:basedOn w:val="Inhopg2"/>
    <w:uiPriority w:val="39"/>
    <w:rsid w:val="00C247A2"/>
    <w:pPr>
      <w:tabs>
        <w:tab w:val="right" w:pos="10080"/>
      </w:tabs>
      <w:ind w:left="1440" w:right="562" w:hanging="720"/>
    </w:pPr>
  </w:style>
  <w:style w:type="paragraph" w:styleId="Inhopg4">
    <w:name w:val="toc 4"/>
    <w:basedOn w:val="Inhopg2"/>
    <w:uiPriority w:val="39"/>
    <w:rsid w:val="00C247A2"/>
    <w:pPr>
      <w:ind w:left="1728" w:right="562" w:hanging="864"/>
    </w:pPr>
  </w:style>
  <w:style w:type="paragraph" w:styleId="Inhopg5">
    <w:name w:val="toc 5"/>
    <w:basedOn w:val="Inhopg2"/>
    <w:uiPriority w:val="39"/>
    <w:rsid w:val="00C247A2"/>
    <w:pPr>
      <w:ind w:left="1701"/>
    </w:pPr>
  </w:style>
  <w:style w:type="paragraph" w:styleId="Inhopg6">
    <w:name w:val="toc 6"/>
    <w:basedOn w:val="Inhopg2"/>
    <w:uiPriority w:val="39"/>
    <w:rsid w:val="00C247A2"/>
    <w:pPr>
      <w:ind w:left="1701"/>
    </w:pPr>
  </w:style>
  <w:style w:type="paragraph" w:styleId="Inhopg7">
    <w:name w:val="toc 7"/>
    <w:basedOn w:val="Inhopg2"/>
    <w:uiPriority w:val="39"/>
    <w:rsid w:val="00C247A2"/>
    <w:pPr>
      <w:ind w:left="1701"/>
    </w:pPr>
  </w:style>
  <w:style w:type="paragraph" w:styleId="Inhopg8">
    <w:name w:val="toc 8"/>
    <w:basedOn w:val="Inhopg2"/>
    <w:uiPriority w:val="39"/>
    <w:rsid w:val="00C247A2"/>
    <w:pPr>
      <w:ind w:left="2268"/>
    </w:pPr>
  </w:style>
  <w:style w:type="paragraph" w:styleId="Inhopg9">
    <w:name w:val="toc 9"/>
    <w:basedOn w:val="Inhopg2"/>
    <w:next w:val="Standaard"/>
    <w:uiPriority w:val="39"/>
    <w:rsid w:val="00C247A2"/>
    <w:pPr>
      <w:ind w:left="2268"/>
    </w:pPr>
  </w:style>
  <w:style w:type="paragraph" w:customStyle="1" w:styleId="TOCtitle">
    <w:name w:val="TOCtitle"/>
    <w:basedOn w:val="Heading1noNr"/>
    <w:rsid w:val="00C247A2"/>
    <w:pPr>
      <w:pBdr>
        <w:bottom w:val="double" w:sz="6" w:space="1" w:color="0000FF"/>
      </w:pBdr>
    </w:pPr>
    <w:rPr>
      <w:spacing w:val="20"/>
    </w:rPr>
  </w:style>
  <w:style w:type="paragraph" w:customStyle="1" w:styleId="zAdmAdrLabel">
    <w:name w:val="z_AdmAdrLabel"/>
    <w:basedOn w:val="zAdmText"/>
    <w:rsid w:val="00C247A2"/>
  </w:style>
  <w:style w:type="paragraph" w:customStyle="1" w:styleId="zAdmChapterTitle">
    <w:name w:val="z_AdmChapterTitle"/>
    <w:basedOn w:val="Kop1"/>
    <w:next w:val="Text"/>
    <w:rsid w:val="00C247A2"/>
    <w:pPr>
      <w:outlineLvl w:val="9"/>
    </w:pPr>
    <w:rPr>
      <w:rFonts w:eastAsia="Times New Roman" w:cs="Times New Roman"/>
      <w:bCs/>
      <w:sz w:val="40"/>
    </w:rPr>
  </w:style>
  <w:style w:type="paragraph" w:customStyle="1" w:styleId="zAdmCompAddress">
    <w:name w:val="z_AdmCompAddress"/>
    <w:basedOn w:val="zAdmText"/>
    <w:rsid w:val="00C247A2"/>
    <w:pPr>
      <w:spacing w:line="240" w:lineRule="atLeast"/>
    </w:pPr>
    <w:rPr>
      <w:sz w:val="14"/>
    </w:rPr>
  </w:style>
  <w:style w:type="paragraph" w:customStyle="1" w:styleId="zAdmCompBU">
    <w:name w:val="z_AdmCompBU"/>
    <w:basedOn w:val="Standaard"/>
    <w:next w:val="Standaard"/>
    <w:rsid w:val="00C247A2"/>
    <w:pPr>
      <w:spacing w:before="240" w:line="240" w:lineRule="atLeast"/>
    </w:pPr>
    <w:rPr>
      <w:b/>
      <w:noProof/>
      <w:sz w:val="18"/>
    </w:rPr>
  </w:style>
  <w:style w:type="paragraph" w:customStyle="1" w:styleId="zAdmDate">
    <w:name w:val="z_AdmDate"/>
    <w:basedOn w:val="Standaard"/>
    <w:rsid w:val="00C247A2"/>
  </w:style>
  <w:style w:type="paragraph" w:customStyle="1" w:styleId="zAdmDateCel">
    <w:name w:val="z_AdmDateCel"/>
    <w:basedOn w:val="zAdmDate"/>
    <w:rsid w:val="00C247A2"/>
    <w:pPr>
      <w:ind w:left="57"/>
    </w:pPr>
  </w:style>
  <w:style w:type="paragraph" w:customStyle="1" w:styleId="zAdmDateHidden">
    <w:name w:val="z_AdmDateHidden"/>
    <w:basedOn w:val="zAdmDate"/>
    <w:rsid w:val="00C247A2"/>
    <w:pPr>
      <w:spacing w:line="11" w:lineRule="exact"/>
    </w:pPr>
    <w:rPr>
      <w:vanish/>
      <w:lang w:val="nl-NL"/>
    </w:rPr>
  </w:style>
  <w:style w:type="paragraph" w:customStyle="1" w:styleId="zAdmLeft">
    <w:name w:val="z_AdmLeft"/>
    <w:basedOn w:val="zAdmText"/>
    <w:rsid w:val="00C247A2"/>
    <w:pPr>
      <w:spacing w:after="120"/>
      <w:jc w:val="right"/>
    </w:pPr>
  </w:style>
  <w:style w:type="paragraph" w:customStyle="1" w:styleId="zAdmLeft1">
    <w:name w:val="z_AdmLeft1"/>
    <w:basedOn w:val="zAdmLeft"/>
    <w:rsid w:val="00C247A2"/>
    <w:pPr>
      <w:spacing w:after="480"/>
    </w:pPr>
  </w:style>
  <w:style w:type="paragraph" w:customStyle="1" w:styleId="zAdmLeft8pt">
    <w:name w:val="z_AdmLeft8pt"/>
    <w:basedOn w:val="zAdmLeft"/>
    <w:rsid w:val="00C247A2"/>
    <w:pPr>
      <w:spacing w:before="40" w:after="40"/>
    </w:pPr>
    <w:rPr>
      <w:rFonts w:ascii="Arial Narrow" w:hAnsi="Arial Narrow"/>
      <w:sz w:val="16"/>
    </w:rPr>
  </w:style>
  <w:style w:type="paragraph" w:customStyle="1" w:styleId="zAdmNameLeft">
    <w:name w:val="z_AdmNameLeft"/>
    <w:basedOn w:val="zAdmLeft"/>
    <w:rsid w:val="00C247A2"/>
    <w:pPr>
      <w:spacing w:before="480"/>
    </w:pPr>
  </w:style>
  <w:style w:type="paragraph" w:customStyle="1" w:styleId="zAdmRight">
    <w:name w:val="z_AdmRight"/>
    <w:basedOn w:val="zAdmLeft"/>
    <w:rsid w:val="00C247A2"/>
    <w:pPr>
      <w:spacing w:after="0"/>
      <w:jc w:val="left"/>
    </w:pPr>
  </w:style>
  <w:style w:type="paragraph" w:customStyle="1" w:styleId="zAdmNameRight">
    <w:name w:val="z_AdmNameRight"/>
    <w:basedOn w:val="zAdmRight"/>
    <w:rsid w:val="00C247A2"/>
    <w:pPr>
      <w:spacing w:before="480"/>
    </w:pPr>
  </w:style>
  <w:style w:type="paragraph" w:customStyle="1" w:styleId="zAdmNameRightOK">
    <w:name w:val="z_AdmNameRightOK"/>
    <w:basedOn w:val="zAdmNameRight"/>
    <w:rsid w:val="00C247A2"/>
  </w:style>
  <w:style w:type="paragraph" w:customStyle="1" w:styleId="zAdmNameSign">
    <w:name w:val="z_AdmNameSign"/>
    <w:basedOn w:val="zAdmText"/>
    <w:rsid w:val="00C247A2"/>
    <w:pPr>
      <w:tabs>
        <w:tab w:val="left" w:pos="4962"/>
        <w:tab w:val="right" w:pos="9214"/>
      </w:tabs>
      <w:spacing w:before="480"/>
    </w:pPr>
    <w:rPr>
      <w:b/>
    </w:rPr>
  </w:style>
  <w:style w:type="paragraph" w:customStyle="1" w:styleId="zAdmRight1">
    <w:name w:val="z_AdmRight1"/>
    <w:basedOn w:val="zAdmLeft1"/>
    <w:rsid w:val="00C247A2"/>
    <w:pPr>
      <w:jc w:val="left"/>
    </w:pPr>
  </w:style>
  <w:style w:type="paragraph" w:customStyle="1" w:styleId="zAdmRight8pt">
    <w:name w:val="z_AdmRight8pt"/>
    <w:basedOn w:val="zAdmNameRight"/>
    <w:rsid w:val="00C247A2"/>
    <w:pPr>
      <w:spacing w:before="40" w:after="40"/>
    </w:pPr>
    <w:rPr>
      <w:rFonts w:ascii="Arial Narrow" w:hAnsi="Arial Narrow"/>
      <w:sz w:val="16"/>
    </w:rPr>
  </w:style>
  <w:style w:type="paragraph" w:customStyle="1" w:styleId="zAdmRightTab">
    <w:name w:val="z_AdmRightTab"/>
    <w:basedOn w:val="zAdmRight"/>
    <w:rsid w:val="00C247A2"/>
    <w:pPr>
      <w:tabs>
        <w:tab w:val="left" w:pos="2552"/>
      </w:tabs>
    </w:pPr>
  </w:style>
  <w:style w:type="paragraph" w:customStyle="1" w:styleId="zAdmSpecial">
    <w:name w:val="z_AdmSpecial"/>
    <w:basedOn w:val="zAdmText"/>
    <w:rsid w:val="00C247A2"/>
    <w:pPr>
      <w:spacing w:before="400"/>
    </w:pPr>
    <w:rPr>
      <w:rFonts w:ascii="Monotype Corsiva" w:hAnsi="Monotype Corsiva"/>
      <w:b/>
      <w:i/>
      <w:sz w:val="30"/>
    </w:rPr>
  </w:style>
  <w:style w:type="paragraph" w:customStyle="1" w:styleId="zAdmText11ptB">
    <w:name w:val="z_AdmText11ptB"/>
    <w:basedOn w:val="zAdmText"/>
    <w:rsid w:val="00C247A2"/>
    <w:pPr>
      <w:ind w:left="57"/>
    </w:pPr>
    <w:rPr>
      <w:b/>
    </w:rPr>
  </w:style>
  <w:style w:type="paragraph" w:customStyle="1" w:styleId="zAdmText9ptB">
    <w:name w:val="z_AdmText9ptB"/>
    <w:basedOn w:val="zAdmText"/>
    <w:rsid w:val="00C247A2"/>
    <w:pPr>
      <w:spacing w:before="40" w:after="40"/>
      <w:jc w:val="right"/>
    </w:pPr>
    <w:rPr>
      <w:b/>
      <w:sz w:val="18"/>
    </w:rPr>
  </w:style>
  <w:style w:type="paragraph" w:customStyle="1" w:styleId="zAdmTextCel">
    <w:name w:val="z_AdmTextCel"/>
    <w:basedOn w:val="zAdmText"/>
    <w:rsid w:val="00C247A2"/>
    <w:pPr>
      <w:ind w:left="57"/>
    </w:pPr>
  </w:style>
  <w:style w:type="paragraph" w:customStyle="1" w:styleId="zAdmTextCelLast">
    <w:name w:val="z_AdmTextCelLast"/>
    <w:basedOn w:val="zAdmTextCel"/>
    <w:rsid w:val="00C247A2"/>
    <w:pPr>
      <w:spacing w:after="480"/>
    </w:pPr>
  </w:style>
  <w:style w:type="paragraph" w:customStyle="1" w:styleId="zAdmTextDummy">
    <w:name w:val="z_AdmTextDummy"/>
    <w:basedOn w:val="zAdmText"/>
    <w:rsid w:val="00C247A2"/>
    <w:pPr>
      <w:spacing w:line="20" w:lineRule="exact"/>
    </w:pPr>
    <w:rPr>
      <w:sz w:val="8"/>
    </w:rPr>
  </w:style>
  <w:style w:type="paragraph" w:customStyle="1" w:styleId="zAdmTextDummy1">
    <w:name w:val="z_AdmTextDummy1"/>
    <w:basedOn w:val="zAdmTextDummy"/>
    <w:rsid w:val="00C247A2"/>
    <w:pPr>
      <w:ind w:left="-709"/>
    </w:pPr>
  </w:style>
  <w:style w:type="paragraph" w:customStyle="1" w:styleId="zAdmTextHidden">
    <w:name w:val="z_AdmTextHidden"/>
    <w:basedOn w:val="zAdmTextDummy"/>
    <w:rsid w:val="00C247A2"/>
    <w:pPr>
      <w:spacing w:line="11" w:lineRule="exact"/>
    </w:pPr>
    <w:rPr>
      <w:vanish/>
      <w:sz w:val="16"/>
    </w:rPr>
  </w:style>
  <w:style w:type="paragraph" w:customStyle="1" w:styleId="zAdmTextLeft">
    <w:name w:val="z_AdmTextLeft"/>
    <w:basedOn w:val="zAdmText"/>
    <w:rsid w:val="00C247A2"/>
    <w:pPr>
      <w:jc w:val="right"/>
    </w:pPr>
  </w:style>
  <w:style w:type="paragraph" w:customStyle="1" w:styleId="zAdmTextOff">
    <w:name w:val="z_AdmTextOff"/>
    <w:basedOn w:val="zAdmLeft"/>
    <w:rsid w:val="00C247A2"/>
    <w:pPr>
      <w:spacing w:after="0"/>
    </w:pPr>
    <w:rPr>
      <w:b/>
    </w:rPr>
  </w:style>
  <w:style w:type="paragraph" w:customStyle="1" w:styleId="zAdmTextOK">
    <w:name w:val="z_AdmTextOK"/>
    <w:basedOn w:val="zAdmText"/>
    <w:rsid w:val="00C247A2"/>
  </w:style>
  <w:style w:type="paragraph" w:customStyle="1" w:styleId="zAdmTname">
    <w:name w:val="z_AdmTname"/>
    <w:basedOn w:val="zAdmText"/>
    <w:rsid w:val="00C247A2"/>
    <w:pPr>
      <w:spacing w:before="360"/>
    </w:pPr>
    <w:rPr>
      <w:b/>
      <w:sz w:val="40"/>
    </w:rPr>
  </w:style>
  <w:style w:type="paragraph" w:customStyle="1" w:styleId="zCompanyName1">
    <w:name w:val="z_CompanyName1"/>
    <w:basedOn w:val="Standaard"/>
    <w:rsid w:val="00C247A2"/>
    <w:pPr>
      <w:spacing w:before="200"/>
    </w:pPr>
    <w:rPr>
      <w:b/>
      <w:noProof/>
      <w:sz w:val="16"/>
    </w:rPr>
  </w:style>
  <w:style w:type="paragraph" w:customStyle="1" w:styleId="zCompanyName2">
    <w:name w:val="z_CompanyName2"/>
    <w:basedOn w:val="zCompanyName1"/>
    <w:rsid w:val="00C247A2"/>
    <w:pPr>
      <w:spacing w:line="160" w:lineRule="atLeast"/>
      <w:jc w:val="right"/>
    </w:pPr>
    <w:rPr>
      <w:sz w:val="12"/>
    </w:rPr>
  </w:style>
  <w:style w:type="paragraph" w:customStyle="1" w:styleId="zCopyright">
    <w:name w:val="z_Copyright"/>
    <w:basedOn w:val="zAdmText"/>
    <w:rsid w:val="00C247A2"/>
    <w:pPr>
      <w:spacing w:before="120" w:line="120" w:lineRule="exact"/>
    </w:pPr>
    <w:rPr>
      <w:sz w:val="10"/>
    </w:rPr>
  </w:style>
  <w:style w:type="paragraph" w:customStyle="1" w:styleId="zExtraText">
    <w:name w:val="z_ExtraText"/>
    <w:basedOn w:val="zAdmText"/>
    <w:rsid w:val="00C247A2"/>
    <w:rPr>
      <w:b/>
    </w:rPr>
  </w:style>
  <w:style w:type="paragraph" w:customStyle="1" w:styleId="zFooterText">
    <w:name w:val="z_FooterText"/>
    <w:basedOn w:val="zAdmText"/>
    <w:rsid w:val="00C247A2"/>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C247A2"/>
    <w:pPr>
      <w:spacing w:line="160" w:lineRule="exact"/>
    </w:pPr>
    <w:rPr>
      <w:sz w:val="16"/>
    </w:rPr>
  </w:style>
  <w:style w:type="paragraph" w:customStyle="1" w:styleId="zFooterText2">
    <w:name w:val="z_FooterText2"/>
    <w:basedOn w:val="zAdmText"/>
    <w:rsid w:val="00C247A2"/>
    <w:rPr>
      <w:sz w:val="16"/>
    </w:rPr>
  </w:style>
  <w:style w:type="paragraph" w:customStyle="1" w:styleId="zHeaderL">
    <w:name w:val="z_HeaderL"/>
    <w:basedOn w:val="Standaard"/>
    <w:rsid w:val="00C247A2"/>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C247A2"/>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C247A2"/>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C247A2"/>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C247A2"/>
    <w:pPr>
      <w:tabs>
        <w:tab w:val="left" w:pos="255"/>
      </w:tabs>
      <w:spacing w:line="800" w:lineRule="atLeast"/>
      <w:jc w:val="right"/>
    </w:pPr>
    <w:rPr>
      <w:rFonts w:ascii="Frugal Sans" w:hAnsi="Frugal Sans"/>
      <w:b/>
    </w:rPr>
  </w:style>
  <w:style w:type="paragraph" w:customStyle="1" w:styleId="zHeaderR2">
    <w:name w:val="z_HeaderR2"/>
    <w:basedOn w:val="zHeaderR"/>
    <w:rsid w:val="00C247A2"/>
    <w:pPr>
      <w:framePr w:w="2155" w:wrap="auto" w:hAnchor="text" w:x="9299"/>
      <w:spacing w:line="240" w:lineRule="auto"/>
    </w:pPr>
    <w:rPr>
      <w:sz w:val="12"/>
    </w:rPr>
  </w:style>
  <w:style w:type="paragraph" w:customStyle="1" w:styleId="zHeaderRname">
    <w:name w:val="z_HeaderRname"/>
    <w:basedOn w:val="zHeaderR"/>
    <w:rsid w:val="00C247A2"/>
    <w:pPr>
      <w:tabs>
        <w:tab w:val="clear" w:pos="255"/>
        <w:tab w:val="left" w:pos="1928"/>
      </w:tabs>
      <w:spacing w:line="480" w:lineRule="atLeast"/>
      <w:jc w:val="left"/>
    </w:pPr>
    <w:rPr>
      <w:sz w:val="18"/>
    </w:rPr>
  </w:style>
  <w:style w:type="paragraph" w:customStyle="1" w:styleId="zKvKTxt">
    <w:name w:val="z_KvKTxt"/>
    <w:basedOn w:val="Standaard"/>
    <w:rsid w:val="00C247A2"/>
    <w:pPr>
      <w:spacing w:before="120" w:line="120" w:lineRule="exact"/>
    </w:pPr>
    <w:rPr>
      <w:noProof/>
      <w:sz w:val="10"/>
    </w:rPr>
  </w:style>
  <w:style w:type="paragraph" w:customStyle="1" w:styleId="zLineFull">
    <w:name w:val="z_LineFull"/>
    <w:basedOn w:val="zAdmText"/>
    <w:rsid w:val="00C247A2"/>
    <w:pPr>
      <w:tabs>
        <w:tab w:val="right" w:leader="underscore" w:pos="9412"/>
      </w:tabs>
      <w:spacing w:line="20" w:lineRule="exact"/>
      <w:ind w:left="-57"/>
    </w:pPr>
    <w:rPr>
      <w:sz w:val="16"/>
    </w:rPr>
  </w:style>
  <w:style w:type="paragraph" w:customStyle="1" w:styleId="zList">
    <w:name w:val="z_List"/>
    <w:basedOn w:val="Standaard"/>
    <w:rsid w:val="00C247A2"/>
    <w:pPr>
      <w:tabs>
        <w:tab w:val="left" w:pos="1985"/>
        <w:tab w:val="left" w:pos="7372"/>
      </w:tabs>
      <w:ind w:left="1701" w:hanging="1701"/>
    </w:pPr>
  </w:style>
  <w:style w:type="paragraph" w:customStyle="1" w:styleId="zLogo1">
    <w:name w:val="z_Logo1"/>
    <w:basedOn w:val="zAdmText"/>
    <w:rsid w:val="00C247A2"/>
    <w:pPr>
      <w:jc w:val="right"/>
    </w:pPr>
  </w:style>
  <w:style w:type="paragraph" w:customStyle="1" w:styleId="zLogo2">
    <w:name w:val="z_Logo2"/>
    <w:basedOn w:val="zLogo1"/>
    <w:rsid w:val="00C247A2"/>
  </w:style>
  <w:style w:type="paragraph" w:customStyle="1" w:styleId="zSubTitle">
    <w:name w:val="z_SubTitle"/>
    <w:basedOn w:val="zAdmText"/>
    <w:rsid w:val="00C247A2"/>
    <w:pPr>
      <w:spacing w:before="720"/>
      <w:jc w:val="center"/>
    </w:pPr>
    <w:rPr>
      <w:b/>
      <w:sz w:val="30"/>
    </w:rPr>
  </w:style>
  <w:style w:type="paragraph" w:customStyle="1" w:styleId="zTitle">
    <w:name w:val="z_Title"/>
    <w:basedOn w:val="zAdmText"/>
    <w:rsid w:val="00C247A2"/>
    <w:pPr>
      <w:spacing w:before="2540" w:after="720" w:line="480" w:lineRule="atLeast"/>
      <w:jc w:val="center"/>
    </w:pPr>
    <w:rPr>
      <w:b/>
      <w:spacing w:val="60"/>
      <w:sz w:val="40"/>
    </w:rPr>
  </w:style>
  <w:style w:type="paragraph" w:customStyle="1" w:styleId="zTOCtext">
    <w:name w:val="z_TOCtext"/>
    <w:basedOn w:val="zAdmText"/>
    <w:rsid w:val="00C247A2"/>
    <w:pPr>
      <w:jc w:val="right"/>
    </w:pPr>
  </w:style>
  <w:style w:type="paragraph" w:customStyle="1" w:styleId="zVolume">
    <w:name w:val="z_Volume"/>
    <w:basedOn w:val="zAdmText"/>
    <w:rsid w:val="00C247A2"/>
    <w:pPr>
      <w:spacing w:before="960" w:after="960"/>
      <w:jc w:val="right"/>
    </w:pPr>
    <w:rPr>
      <w:b/>
    </w:rPr>
  </w:style>
  <w:style w:type="paragraph" w:customStyle="1" w:styleId="zVolumeNumber">
    <w:name w:val="z_VolumeNumber"/>
    <w:basedOn w:val="zVolume"/>
    <w:rsid w:val="00C247A2"/>
    <w:pPr>
      <w:jc w:val="left"/>
    </w:pPr>
  </w:style>
  <w:style w:type="paragraph" w:styleId="Lijstopsomteken">
    <w:name w:val="List Bullet"/>
    <w:basedOn w:val="Standaard"/>
    <w:autoRedefine/>
    <w:rsid w:val="00C247A2"/>
    <w:rPr>
      <w:rFonts w:cs="Arial"/>
      <w:b/>
      <w:bCs/>
      <w:sz w:val="19"/>
      <w:szCs w:val="19"/>
    </w:rPr>
  </w:style>
  <w:style w:type="paragraph" w:styleId="Lijstopsomteken2">
    <w:name w:val="List Bullet 2"/>
    <w:basedOn w:val="Standaard"/>
    <w:autoRedefine/>
    <w:rsid w:val="00C247A2"/>
    <w:pPr>
      <w:ind w:left="283"/>
      <w:jc w:val="both"/>
    </w:pPr>
    <w:rPr>
      <w:rFonts w:cs="Arial"/>
      <w:color w:val="333333"/>
      <w:szCs w:val="14"/>
    </w:rPr>
  </w:style>
  <w:style w:type="paragraph" w:styleId="Lijstopsomteken4">
    <w:name w:val="List Bullet 4"/>
    <w:basedOn w:val="Standaard"/>
    <w:autoRedefine/>
    <w:rsid w:val="00C247A2"/>
    <w:pPr>
      <w:numPr>
        <w:numId w:val="5"/>
      </w:numPr>
    </w:pPr>
  </w:style>
  <w:style w:type="paragraph" w:styleId="Bloktekst">
    <w:name w:val="Block Text"/>
    <w:basedOn w:val="Standaard"/>
    <w:rsid w:val="00C247A2"/>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Standaard"/>
    <w:rsid w:val="00C247A2"/>
    <w:pPr>
      <w:ind w:left="1134"/>
    </w:pPr>
    <w:rPr>
      <w:rFonts w:ascii="Times New Roman" w:hAnsi="Times New Roman"/>
      <w:sz w:val="24"/>
    </w:rPr>
  </w:style>
  <w:style w:type="character" w:styleId="Hyperlink">
    <w:name w:val="Hyperlink"/>
    <w:rsid w:val="00C247A2"/>
    <w:rPr>
      <w:color w:val="0000FF"/>
      <w:u w:val="single"/>
    </w:rPr>
  </w:style>
  <w:style w:type="character" w:styleId="GevolgdeHyperlink">
    <w:name w:val="FollowedHyperlink"/>
    <w:rsid w:val="00C247A2"/>
    <w:rPr>
      <w:color w:val="800080"/>
      <w:u w:val="single"/>
    </w:rPr>
  </w:style>
  <w:style w:type="paragraph" w:styleId="Lijst2">
    <w:name w:val="List 2"/>
    <w:basedOn w:val="Standaard"/>
    <w:rsid w:val="00C247A2"/>
    <w:pPr>
      <w:ind w:left="566" w:hanging="283"/>
    </w:pPr>
  </w:style>
  <w:style w:type="paragraph" w:styleId="Plattetekst">
    <w:name w:val="Body Text"/>
    <w:basedOn w:val="Standaard"/>
    <w:link w:val="PlattetekstChar"/>
    <w:rsid w:val="00C247A2"/>
    <w:pPr>
      <w:spacing w:after="120"/>
    </w:pPr>
  </w:style>
  <w:style w:type="character" w:customStyle="1" w:styleId="PlattetekstChar">
    <w:name w:val="Platte tekst Char"/>
    <w:basedOn w:val="Standaardalinea-lettertype"/>
    <w:link w:val="Plattetekst"/>
    <w:rsid w:val="00C247A2"/>
    <w:rPr>
      <w:rFonts w:ascii="Arial" w:eastAsia="Times New Roman" w:hAnsi="Arial" w:cs="Times New Roman"/>
      <w:szCs w:val="20"/>
      <w:lang w:val="en-GB" w:eastAsia="en-US"/>
    </w:rPr>
  </w:style>
  <w:style w:type="paragraph" w:styleId="Plattetekstinspringen">
    <w:name w:val="Body Text Indent"/>
    <w:basedOn w:val="Standaard"/>
    <w:link w:val="PlattetekstinspringenChar"/>
    <w:rsid w:val="00C247A2"/>
    <w:pPr>
      <w:spacing w:after="120"/>
      <w:ind w:left="283"/>
    </w:pPr>
  </w:style>
  <w:style w:type="character" w:customStyle="1" w:styleId="PlattetekstinspringenChar">
    <w:name w:val="Platte tekst inspringen Char"/>
    <w:basedOn w:val="Standaardalinea-lettertype"/>
    <w:link w:val="Plattetekstinspringen"/>
    <w:rsid w:val="00C247A2"/>
    <w:rPr>
      <w:rFonts w:ascii="Arial" w:eastAsia="Times New Roman" w:hAnsi="Arial" w:cs="Times New Roman"/>
      <w:szCs w:val="20"/>
      <w:lang w:val="en-GB" w:eastAsia="en-US"/>
    </w:rPr>
  </w:style>
  <w:style w:type="paragraph" w:styleId="Tekstzonderopmaak">
    <w:name w:val="Plain Text"/>
    <w:basedOn w:val="Standaard"/>
    <w:link w:val="TekstzonderopmaakChar"/>
    <w:rsid w:val="00C247A2"/>
    <w:rPr>
      <w:rFonts w:ascii="Courier New" w:hAnsi="Courier New" w:cs="Courier New"/>
      <w:sz w:val="20"/>
    </w:rPr>
  </w:style>
  <w:style w:type="character" w:customStyle="1" w:styleId="TekstzonderopmaakChar">
    <w:name w:val="Tekst zonder opmaak Char"/>
    <w:basedOn w:val="Standaardalinea-lettertype"/>
    <w:link w:val="Tekstzonderopmaak"/>
    <w:rsid w:val="00C247A2"/>
    <w:rPr>
      <w:rFonts w:ascii="Courier New" w:eastAsia="Times New Roman" w:hAnsi="Courier New" w:cs="Courier New"/>
      <w:sz w:val="20"/>
      <w:szCs w:val="20"/>
      <w:lang w:val="en-GB" w:eastAsia="en-US"/>
    </w:rPr>
  </w:style>
  <w:style w:type="character" w:customStyle="1" w:styleId="PersonalComposeStyle">
    <w:name w:val="Personal Compose Style"/>
    <w:rsid w:val="00C247A2"/>
    <w:rPr>
      <w:rFonts w:ascii="Arial" w:hAnsi="Arial" w:cs="Arial"/>
      <w:color w:val="auto"/>
      <w:sz w:val="20"/>
    </w:rPr>
  </w:style>
  <w:style w:type="character" w:customStyle="1" w:styleId="PersonalReplyStyle">
    <w:name w:val="Personal Reply Style"/>
    <w:rsid w:val="00C247A2"/>
    <w:rPr>
      <w:rFonts w:ascii="Arial" w:hAnsi="Arial" w:cs="Arial"/>
      <w:color w:val="auto"/>
      <w:sz w:val="20"/>
    </w:rPr>
  </w:style>
  <w:style w:type="paragraph" w:styleId="Plattetekstinspringen2">
    <w:name w:val="Body Text Indent 2"/>
    <w:basedOn w:val="Standaard"/>
    <w:link w:val="Plattetekstinspringen2Char"/>
    <w:rsid w:val="00C247A2"/>
    <w:pPr>
      <w:spacing w:after="120" w:line="480" w:lineRule="auto"/>
      <w:ind w:left="283"/>
    </w:pPr>
  </w:style>
  <w:style w:type="character" w:customStyle="1" w:styleId="Plattetekstinspringen2Char">
    <w:name w:val="Platte tekst inspringen 2 Char"/>
    <w:basedOn w:val="Standaardalinea-lettertype"/>
    <w:link w:val="Plattetekstinspringen2"/>
    <w:rsid w:val="00C247A2"/>
    <w:rPr>
      <w:rFonts w:ascii="Arial" w:eastAsia="Times New Roman" w:hAnsi="Arial" w:cs="Times New Roman"/>
      <w:szCs w:val="20"/>
      <w:lang w:val="en-GB" w:eastAsia="en-US"/>
    </w:rPr>
  </w:style>
  <w:style w:type="paragraph" w:customStyle="1" w:styleId="Default">
    <w:name w:val="Default"/>
    <w:rsid w:val="00C247A2"/>
    <w:pPr>
      <w:autoSpaceDE w:val="0"/>
      <w:autoSpaceDN w:val="0"/>
      <w:adjustRightInd w:val="0"/>
    </w:pPr>
    <w:rPr>
      <w:color w:val="000000"/>
      <w:sz w:val="24"/>
      <w:szCs w:val="24"/>
      <w:lang w:val="en-US" w:eastAsia="en-US"/>
    </w:rPr>
  </w:style>
  <w:style w:type="paragraph" w:styleId="Plattetekst2">
    <w:name w:val="Body Text 2"/>
    <w:basedOn w:val="Standaard"/>
    <w:link w:val="Plattetekst2Char"/>
    <w:rsid w:val="00C247A2"/>
    <w:pPr>
      <w:spacing w:after="120" w:line="480" w:lineRule="auto"/>
    </w:pPr>
  </w:style>
  <w:style w:type="character" w:customStyle="1" w:styleId="Plattetekst2Char">
    <w:name w:val="Platte tekst 2 Char"/>
    <w:basedOn w:val="Standaardalinea-lettertype"/>
    <w:link w:val="Plattetekst2"/>
    <w:rsid w:val="00C247A2"/>
    <w:rPr>
      <w:rFonts w:ascii="Arial" w:eastAsia="Times New Roman" w:hAnsi="Arial" w:cs="Times New Roman"/>
      <w:szCs w:val="20"/>
      <w:lang w:val="en-GB" w:eastAsia="en-US"/>
    </w:rPr>
  </w:style>
  <w:style w:type="character" w:styleId="Nadruk">
    <w:name w:val="Emphasis"/>
    <w:rsid w:val="00C247A2"/>
    <w:rPr>
      <w:i/>
      <w:iCs/>
    </w:rPr>
  </w:style>
  <w:style w:type="paragraph" w:styleId="Plattetekst3">
    <w:name w:val="Body Text 3"/>
    <w:basedOn w:val="Standaard"/>
    <w:link w:val="Plattetekst3Char"/>
    <w:rsid w:val="00C247A2"/>
    <w:pPr>
      <w:spacing w:after="120"/>
    </w:pPr>
    <w:rPr>
      <w:sz w:val="16"/>
      <w:szCs w:val="16"/>
    </w:rPr>
  </w:style>
  <w:style w:type="character" w:customStyle="1" w:styleId="Plattetekst3Char">
    <w:name w:val="Platte tekst 3 Char"/>
    <w:basedOn w:val="Standaardalinea-lettertype"/>
    <w:link w:val="Plattetekst3"/>
    <w:rsid w:val="00C247A2"/>
    <w:rPr>
      <w:rFonts w:ascii="Arial" w:eastAsia="Times New Roman" w:hAnsi="Arial" w:cs="Times New Roman"/>
      <w:sz w:val="16"/>
      <w:szCs w:val="16"/>
      <w:lang w:val="en-GB" w:eastAsia="en-US"/>
    </w:rPr>
  </w:style>
  <w:style w:type="paragraph" w:styleId="Platteteksteersteinspringing">
    <w:name w:val="Body Text First Indent"/>
    <w:basedOn w:val="Plattetekst"/>
    <w:link w:val="PlatteteksteersteinspringingChar"/>
    <w:rsid w:val="00C247A2"/>
    <w:pPr>
      <w:ind w:firstLine="210"/>
    </w:pPr>
  </w:style>
  <w:style w:type="character" w:customStyle="1" w:styleId="PlatteteksteersteinspringingChar">
    <w:name w:val="Platte tekst eerste inspringing Char"/>
    <w:basedOn w:val="PlattetekstChar"/>
    <w:link w:val="Platteteksteersteinspringing"/>
    <w:rsid w:val="00C247A2"/>
    <w:rPr>
      <w:rFonts w:ascii="Arial" w:eastAsia="Times New Roman" w:hAnsi="Arial" w:cs="Times New Roman"/>
      <w:szCs w:val="20"/>
      <w:lang w:val="en-GB" w:eastAsia="en-US"/>
    </w:rPr>
  </w:style>
  <w:style w:type="paragraph" w:styleId="Platteteksteersteinspringing2">
    <w:name w:val="Body Text First Indent 2"/>
    <w:basedOn w:val="Plattetekstinspringen"/>
    <w:link w:val="Platteteksteersteinspringing2Char"/>
    <w:rsid w:val="00C247A2"/>
    <w:pPr>
      <w:ind w:firstLine="210"/>
    </w:pPr>
  </w:style>
  <w:style w:type="character" w:customStyle="1" w:styleId="Platteteksteersteinspringing2Char">
    <w:name w:val="Platte tekst eerste inspringing 2 Char"/>
    <w:basedOn w:val="PlattetekstinspringenChar"/>
    <w:link w:val="Platteteksteersteinspringing2"/>
    <w:rsid w:val="00C247A2"/>
    <w:rPr>
      <w:rFonts w:ascii="Arial" w:eastAsia="Times New Roman" w:hAnsi="Arial" w:cs="Times New Roman"/>
      <w:szCs w:val="20"/>
      <w:lang w:val="en-GB" w:eastAsia="en-US"/>
    </w:rPr>
  </w:style>
  <w:style w:type="paragraph" w:styleId="Plattetekstinspringen3">
    <w:name w:val="Body Text Indent 3"/>
    <w:basedOn w:val="Standaard"/>
    <w:link w:val="Plattetekstinspringen3Char"/>
    <w:rsid w:val="00C247A2"/>
    <w:pPr>
      <w:spacing w:after="120"/>
      <w:ind w:left="283"/>
    </w:pPr>
    <w:rPr>
      <w:sz w:val="16"/>
      <w:szCs w:val="16"/>
    </w:rPr>
  </w:style>
  <w:style w:type="character" w:customStyle="1" w:styleId="Plattetekstinspringen3Char">
    <w:name w:val="Platte tekst inspringen 3 Char"/>
    <w:basedOn w:val="Standaardalinea-lettertype"/>
    <w:link w:val="Plattetekstinspringen3"/>
    <w:rsid w:val="00C247A2"/>
    <w:rPr>
      <w:rFonts w:ascii="Arial" w:eastAsia="Times New Roman" w:hAnsi="Arial" w:cs="Times New Roman"/>
      <w:sz w:val="16"/>
      <w:szCs w:val="16"/>
      <w:lang w:val="en-GB" w:eastAsia="en-US"/>
    </w:rPr>
  </w:style>
  <w:style w:type="paragraph" w:customStyle="1" w:styleId="CaptionTable">
    <w:name w:val="Caption Table"/>
    <w:basedOn w:val="Bijschrift"/>
    <w:rsid w:val="00C247A2"/>
    <w:pPr>
      <w:overflowPunct/>
      <w:autoSpaceDE/>
      <w:autoSpaceDN/>
      <w:adjustRightInd/>
      <w:jc w:val="center"/>
      <w:textAlignment w:val="auto"/>
    </w:pPr>
  </w:style>
  <w:style w:type="paragraph" w:styleId="Datum">
    <w:name w:val="Date"/>
    <w:basedOn w:val="Standaard"/>
    <w:next w:val="Standaard"/>
    <w:link w:val="DatumChar"/>
    <w:rsid w:val="00C247A2"/>
  </w:style>
  <w:style w:type="character" w:customStyle="1" w:styleId="DatumChar">
    <w:name w:val="Datum Char"/>
    <w:basedOn w:val="Standaardalinea-lettertype"/>
    <w:link w:val="Datum"/>
    <w:rsid w:val="00C247A2"/>
    <w:rPr>
      <w:rFonts w:ascii="Arial" w:eastAsia="Times New Roman" w:hAnsi="Arial" w:cs="Times New Roman"/>
      <w:szCs w:val="20"/>
      <w:lang w:val="en-GB" w:eastAsia="en-US"/>
    </w:rPr>
  </w:style>
  <w:style w:type="paragraph" w:styleId="Documentstructuur">
    <w:name w:val="Document Map"/>
    <w:basedOn w:val="Standaard"/>
    <w:link w:val="DocumentstructuurChar"/>
    <w:semiHidden/>
    <w:rsid w:val="00C247A2"/>
    <w:pPr>
      <w:shd w:val="clear" w:color="auto" w:fill="000080"/>
    </w:pPr>
    <w:rPr>
      <w:rFonts w:ascii="Tahoma" w:hAnsi="Tahoma" w:cs="Tahoma"/>
    </w:rPr>
  </w:style>
  <w:style w:type="character" w:customStyle="1" w:styleId="DocumentstructuurChar">
    <w:name w:val="Documentstructuur Char"/>
    <w:basedOn w:val="Standaardalinea-lettertype"/>
    <w:link w:val="Documentstructuur"/>
    <w:semiHidden/>
    <w:rsid w:val="00C247A2"/>
    <w:rPr>
      <w:rFonts w:ascii="Tahoma" w:eastAsia="Times New Roman" w:hAnsi="Tahoma" w:cs="Tahoma"/>
      <w:szCs w:val="20"/>
      <w:shd w:val="clear" w:color="auto" w:fill="000080"/>
      <w:lang w:val="en-GB" w:eastAsia="en-US"/>
    </w:rPr>
  </w:style>
  <w:style w:type="paragraph" w:styleId="E-mailhandtekening">
    <w:name w:val="E-mail Signature"/>
    <w:basedOn w:val="Standaard"/>
    <w:link w:val="E-mailhandtekeningChar"/>
    <w:rsid w:val="00C247A2"/>
  </w:style>
  <w:style w:type="character" w:customStyle="1" w:styleId="E-mailhandtekeningChar">
    <w:name w:val="E-mailhandtekening Char"/>
    <w:basedOn w:val="Standaardalinea-lettertype"/>
    <w:link w:val="E-mailhandtekening"/>
    <w:rsid w:val="00C247A2"/>
    <w:rPr>
      <w:rFonts w:ascii="Arial" w:eastAsia="Times New Roman" w:hAnsi="Arial" w:cs="Times New Roman"/>
      <w:szCs w:val="20"/>
      <w:lang w:val="en-GB" w:eastAsia="en-US"/>
    </w:rPr>
  </w:style>
  <w:style w:type="paragraph" w:styleId="Eindnoottekst">
    <w:name w:val="endnote text"/>
    <w:basedOn w:val="Standaard"/>
    <w:link w:val="EindnoottekstChar"/>
    <w:semiHidden/>
    <w:rsid w:val="00C247A2"/>
    <w:rPr>
      <w:sz w:val="20"/>
    </w:rPr>
  </w:style>
  <w:style w:type="character" w:customStyle="1" w:styleId="EindnoottekstChar">
    <w:name w:val="Eindnoottekst Char"/>
    <w:basedOn w:val="Standaardalinea-lettertype"/>
    <w:link w:val="Eindnoottekst"/>
    <w:semiHidden/>
    <w:rsid w:val="00C247A2"/>
    <w:rPr>
      <w:rFonts w:ascii="Arial" w:eastAsia="Times New Roman" w:hAnsi="Arial" w:cs="Times New Roman"/>
      <w:sz w:val="20"/>
      <w:szCs w:val="20"/>
      <w:lang w:val="en-GB" w:eastAsia="en-US"/>
    </w:rPr>
  </w:style>
  <w:style w:type="paragraph" w:styleId="Adresenvelop">
    <w:name w:val="envelope address"/>
    <w:basedOn w:val="Standaard"/>
    <w:rsid w:val="00C247A2"/>
    <w:pPr>
      <w:framePr w:w="7920" w:h="1980" w:hRule="exact" w:hSpace="180" w:wrap="auto" w:hAnchor="page" w:xAlign="center" w:yAlign="bottom"/>
      <w:ind w:left="2880"/>
    </w:pPr>
    <w:rPr>
      <w:rFonts w:cs="Arial"/>
      <w:sz w:val="24"/>
      <w:szCs w:val="24"/>
    </w:rPr>
  </w:style>
  <w:style w:type="paragraph" w:styleId="Afzender">
    <w:name w:val="envelope return"/>
    <w:basedOn w:val="Standaard"/>
    <w:rsid w:val="00C247A2"/>
    <w:rPr>
      <w:rFonts w:cs="Arial"/>
      <w:sz w:val="20"/>
    </w:rPr>
  </w:style>
  <w:style w:type="character" w:customStyle="1" w:styleId="geo-decgeo">
    <w:name w:val="geo-dec geo"/>
    <w:basedOn w:val="Standaardalinea-lettertype"/>
    <w:rsid w:val="00C247A2"/>
  </w:style>
  <w:style w:type="character" w:customStyle="1" w:styleId="geo-dms1">
    <w:name w:val="geo-dms1"/>
    <w:rsid w:val="00C247A2"/>
    <w:rPr>
      <w:vanish w:val="0"/>
      <w:webHidden w:val="0"/>
    </w:rPr>
  </w:style>
  <w:style w:type="character" w:customStyle="1" w:styleId="geo-multi-punct1">
    <w:name w:val="geo-multi-punct1"/>
    <w:rsid w:val="00C247A2"/>
    <w:rPr>
      <w:vanish/>
      <w:webHidden w:val="0"/>
    </w:rPr>
  </w:style>
  <w:style w:type="paragraph" w:styleId="HTML-adres">
    <w:name w:val="HTML Address"/>
    <w:basedOn w:val="Standaard"/>
    <w:link w:val="HTML-adresChar"/>
    <w:rsid w:val="00C247A2"/>
    <w:rPr>
      <w:i/>
      <w:iCs/>
    </w:rPr>
  </w:style>
  <w:style w:type="character" w:customStyle="1" w:styleId="HTML-adresChar">
    <w:name w:val="HTML-adres Char"/>
    <w:basedOn w:val="Standaardalinea-lettertype"/>
    <w:link w:val="HTML-adres"/>
    <w:rsid w:val="00C247A2"/>
    <w:rPr>
      <w:rFonts w:ascii="Arial" w:eastAsia="Times New Roman" w:hAnsi="Arial" w:cs="Times New Roman"/>
      <w:i/>
      <w:iCs/>
      <w:szCs w:val="20"/>
      <w:lang w:val="en-GB" w:eastAsia="en-US"/>
    </w:rPr>
  </w:style>
  <w:style w:type="paragraph" w:styleId="HTML-voorafopgemaakt">
    <w:name w:val="HTML Preformatted"/>
    <w:basedOn w:val="Standaard"/>
    <w:link w:val="HTML-voorafopgemaaktChar"/>
    <w:rsid w:val="00C247A2"/>
    <w:rPr>
      <w:rFonts w:ascii="Courier New" w:hAnsi="Courier New" w:cs="Courier New"/>
      <w:sz w:val="20"/>
    </w:rPr>
  </w:style>
  <w:style w:type="character" w:customStyle="1" w:styleId="HTML-voorafopgemaaktChar">
    <w:name w:val="HTML - vooraf opgemaakt Char"/>
    <w:basedOn w:val="Standaardalinea-lettertype"/>
    <w:link w:val="HTML-voorafopgemaakt"/>
    <w:rsid w:val="00C247A2"/>
    <w:rPr>
      <w:rFonts w:ascii="Courier New" w:eastAsia="Times New Roman" w:hAnsi="Courier New" w:cs="Courier New"/>
      <w:sz w:val="20"/>
      <w:szCs w:val="20"/>
      <w:lang w:val="en-GB" w:eastAsia="en-US"/>
    </w:rPr>
  </w:style>
  <w:style w:type="paragraph" w:styleId="Index8">
    <w:name w:val="index 8"/>
    <w:basedOn w:val="Standaard"/>
    <w:next w:val="Standaard"/>
    <w:autoRedefine/>
    <w:semiHidden/>
    <w:rsid w:val="00C247A2"/>
    <w:pPr>
      <w:ind w:left="1760" w:hanging="220"/>
    </w:pPr>
  </w:style>
  <w:style w:type="paragraph" w:styleId="Index9">
    <w:name w:val="index 9"/>
    <w:basedOn w:val="Standaard"/>
    <w:next w:val="Standaard"/>
    <w:autoRedefine/>
    <w:semiHidden/>
    <w:rsid w:val="00C247A2"/>
    <w:pPr>
      <w:ind w:left="1980" w:hanging="220"/>
    </w:pPr>
  </w:style>
  <w:style w:type="character" w:customStyle="1" w:styleId="latitude1">
    <w:name w:val="latitude1"/>
    <w:basedOn w:val="Standaardalinea-lettertype"/>
    <w:rsid w:val="00C247A2"/>
  </w:style>
  <w:style w:type="paragraph" w:styleId="Lijst">
    <w:name w:val="List"/>
    <w:basedOn w:val="Standaard"/>
    <w:rsid w:val="00C247A2"/>
    <w:pPr>
      <w:ind w:left="283" w:hanging="283"/>
    </w:pPr>
  </w:style>
  <w:style w:type="paragraph" w:styleId="Lijst3">
    <w:name w:val="List 3"/>
    <w:basedOn w:val="Standaard"/>
    <w:rsid w:val="00C247A2"/>
    <w:pPr>
      <w:ind w:left="849" w:hanging="283"/>
    </w:pPr>
  </w:style>
  <w:style w:type="paragraph" w:styleId="Lijst4">
    <w:name w:val="List 4"/>
    <w:basedOn w:val="Standaard"/>
    <w:rsid w:val="00C247A2"/>
    <w:pPr>
      <w:ind w:left="1132" w:hanging="283"/>
    </w:pPr>
  </w:style>
  <w:style w:type="paragraph" w:styleId="Lijst5">
    <w:name w:val="List 5"/>
    <w:basedOn w:val="Standaard"/>
    <w:rsid w:val="00C247A2"/>
    <w:pPr>
      <w:ind w:left="1415" w:hanging="283"/>
    </w:pPr>
  </w:style>
  <w:style w:type="paragraph" w:styleId="Lijstopsomteken3">
    <w:name w:val="List Bullet 3"/>
    <w:basedOn w:val="Standaard"/>
    <w:autoRedefine/>
    <w:rsid w:val="00C247A2"/>
    <w:pPr>
      <w:numPr>
        <w:numId w:val="4"/>
      </w:numPr>
    </w:pPr>
  </w:style>
  <w:style w:type="paragraph" w:styleId="Lijstopsomteken5">
    <w:name w:val="List Bullet 5"/>
    <w:basedOn w:val="Standaard"/>
    <w:autoRedefine/>
    <w:rsid w:val="00C247A2"/>
    <w:pPr>
      <w:numPr>
        <w:numId w:val="6"/>
      </w:numPr>
    </w:pPr>
  </w:style>
  <w:style w:type="paragraph" w:styleId="Lijstvoortzetting">
    <w:name w:val="List Continue"/>
    <w:basedOn w:val="Standaard"/>
    <w:rsid w:val="00C247A2"/>
    <w:pPr>
      <w:spacing w:after="120"/>
      <w:ind w:left="283"/>
    </w:pPr>
  </w:style>
  <w:style w:type="paragraph" w:styleId="Lijstvoortzetting2">
    <w:name w:val="List Continue 2"/>
    <w:basedOn w:val="Standaard"/>
    <w:rsid w:val="00C247A2"/>
    <w:pPr>
      <w:spacing w:after="120"/>
      <w:ind w:left="566"/>
    </w:pPr>
  </w:style>
  <w:style w:type="paragraph" w:styleId="Lijstvoortzetting3">
    <w:name w:val="List Continue 3"/>
    <w:basedOn w:val="Standaard"/>
    <w:rsid w:val="00C247A2"/>
    <w:pPr>
      <w:spacing w:after="120"/>
      <w:ind w:left="849"/>
    </w:pPr>
  </w:style>
  <w:style w:type="paragraph" w:styleId="Lijstvoortzetting4">
    <w:name w:val="List Continue 4"/>
    <w:basedOn w:val="Standaard"/>
    <w:rsid w:val="00C247A2"/>
    <w:pPr>
      <w:spacing w:after="120"/>
      <w:ind w:left="1132"/>
    </w:pPr>
  </w:style>
  <w:style w:type="paragraph" w:styleId="Lijstvoortzetting5">
    <w:name w:val="List Continue 5"/>
    <w:basedOn w:val="Standaard"/>
    <w:rsid w:val="00C247A2"/>
    <w:pPr>
      <w:spacing w:after="120"/>
      <w:ind w:left="1415"/>
    </w:pPr>
  </w:style>
  <w:style w:type="paragraph" w:styleId="Lijstnummering">
    <w:name w:val="List Number"/>
    <w:basedOn w:val="Standaard"/>
    <w:rsid w:val="00C247A2"/>
    <w:pPr>
      <w:numPr>
        <w:numId w:val="11"/>
      </w:numPr>
    </w:pPr>
    <w:rPr>
      <w:b/>
      <w:bCs/>
    </w:rPr>
  </w:style>
  <w:style w:type="paragraph" w:styleId="Lijstnummering2">
    <w:name w:val="List Number 2"/>
    <w:basedOn w:val="Standaard"/>
    <w:rsid w:val="00C247A2"/>
    <w:pPr>
      <w:numPr>
        <w:numId w:val="7"/>
      </w:numPr>
    </w:pPr>
  </w:style>
  <w:style w:type="paragraph" w:styleId="Lijstnummering3">
    <w:name w:val="List Number 3"/>
    <w:basedOn w:val="Standaard"/>
    <w:rsid w:val="00C247A2"/>
    <w:pPr>
      <w:numPr>
        <w:numId w:val="8"/>
      </w:numPr>
    </w:pPr>
  </w:style>
  <w:style w:type="paragraph" w:styleId="Lijstnummering4">
    <w:name w:val="List Number 4"/>
    <w:basedOn w:val="Standaard"/>
    <w:rsid w:val="00C247A2"/>
    <w:pPr>
      <w:numPr>
        <w:numId w:val="9"/>
      </w:numPr>
    </w:pPr>
  </w:style>
  <w:style w:type="paragraph" w:styleId="Lijstnummering5">
    <w:name w:val="List Number 5"/>
    <w:basedOn w:val="Standaard"/>
    <w:rsid w:val="00C247A2"/>
    <w:pPr>
      <w:numPr>
        <w:numId w:val="10"/>
      </w:numPr>
    </w:pPr>
  </w:style>
  <w:style w:type="character" w:customStyle="1" w:styleId="longitude1">
    <w:name w:val="longitude1"/>
    <w:basedOn w:val="Standaardalinea-lettertype"/>
    <w:rsid w:val="00C247A2"/>
  </w:style>
  <w:style w:type="paragraph" w:styleId="Berichtkop">
    <w:name w:val="Message Header"/>
    <w:basedOn w:val="Standaard"/>
    <w:link w:val="BerichtkopChar"/>
    <w:rsid w:val="00C247A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BerichtkopChar">
    <w:name w:val="Berichtkop Char"/>
    <w:basedOn w:val="Standaardalinea-lettertype"/>
    <w:link w:val="Berichtkop"/>
    <w:rsid w:val="00C247A2"/>
    <w:rPr>
      <w:rFonts w:ascii="Arial" w:eastAsia="Times New Roman" w:hAnsi="Arial" w:cs="Arial"/>
      <w:sz w:val="24"/>
      <w:szCs w:val="24"/>
      <w:shd w:val="pct20" w:color="auto" w:fill="auto"/>
      <w:lang w:val="en-GB" w:eastAsia="en-US"/>
    </w:rPr>
  </w:style>
  <w:style w:type="paragraph" w:styleId="Normaalweb">
    <w:name w:val="Normal (Web)"/>
    <w:basedOn w:val="Standaard"/>
    <w:rsid w:val="00C247A2"/>
    <w:rPr>
      <w:rFonts w:ascii="Times New Roman" w:hAnsi="Times New Roman"/>
      <w:sz w:val="24"/>
      <w:szCs w:val="24"/>
    </w:rPr>
  </w:style>
  <w:style w:type="paragraph" w:styleId="Notitiekop">
    <w:name w:val="Note Heading"/>
    <w:basedOn w:val="Standaard"/>
    <w:next w:val="Standaard"/>
    <w:link w:val="NotitiekopChar"/>
    <w:rsid w:val="00C247A2"/>
  </w:style>
  <w:style w:type="character" w:customStyle="1" w:styleId="NotitiekopChar">
    <w:name w:val="Notitiekop Char"/>
    <w:basedOn w:val="Standaardalinea-lettertype"/>
    <w:link w:val="Notitiekop"/>
    <w:rsid w:val="00C247A2"/>
    <w:rPr>
      <w:rFonts w:ascii="Arial" w:eastAsia="Times New Roman" w:hAnsi="Arial" w:cs="Times New Roman"/>
      <w:szCs w:val="20"/>
      <w:lang w:val="en-GB" w:eastAsia="en-US"/>
    </w:rPr>
  </w:style>
  <w:style w:type="character" w:customStyle="1" w:styleId="plainlinksneverexpand1">
    <w:name w:val="plainlinksneverexpand1"/>
    <w:basedOn w:val="Standaardalinea-lettertype"/>
    <w:rsid w:val="00C247A2"/>
  </w:style>
  <w:style w:type="paragraph" w:styleId="Aanhef">
    <w:name w:val="Salutation"/>
    <w:basedOn w:val="Standaard"/>
    <w:next w:val="Standaard"/>
    <w:link w:val="AanhefChar"/>
    <w:rsid w:val="00C247A2"/>
  </w:style>
  <w:style w:type="character" w:customStyle="1" w:styleId="AanhefChar">
    <w:name w:val="Aanhef Char"/>
    <w:basedOn w:val="Standaardalinea-lettertype"/>
    <w:link w:val="Aanhef"/>
    <w:rsid w:val="00C247A2"/>
    <w:rPr>
      <w:rFonts w:ascii="Arial" w:eastAsia="Times New Roman" w:hAnsi="Arial" w:cs="Times New Roman"/>
      <w:szCs w:val="20"/>
      <w:lang w:val="en-GB" w:eastAsia="en-US"/>
    </w:rPr>
  </w:style>
  <w:style w:type="paragraph" w:styleId="Handtekening">
    <w:name w:val="Signature"/>
    <w:basedOn w:val="Standaard"/>
    <w:link w:val="HandtekeningChar"/>
    <w:rsid w:val="00C247A2"/>
    <w:pPr>
      <w:ind w:left="4252"/>
    </w:pPr>
  </w:style>
  <w:style w:type="character" w:customStyle="1" w:styleId="HandtekeningChar">
    <w:name w:val="Handtekening Char"/>
    <w:basedOn w:val="Standaardalinea-lettertype"/>
    <w:link w:val="Handtekening"/>
    <w:rsid w:val="00C247A2"/>
    <w:rPr>
      <w:rFonts w:ascii="Arial" w:eastAsia="Times New Roman" w:hAnsi="Arial" w:cs="Times New Roman"/>
      <w:szCs w:val="20"/>
      <w:lang w:val="en-GB" w:eastAsia="en-US"/>
    </w:rPr>
  </w:style>
  <w:style w:type="paragraph" w:styleId="Bronvermelding">
    <w:name w:val="table of authorities"/>
    <w:basedOn w:val="Standaard"/>
    <w:next w:val="Standaard"/>
    <w:semiHidden/>
    <w:rsid w:val="00C247A2"/>
    <w:pPr>
      <w:ind w:left="220" w:hanging="220"/>
    </w:pPr>
  </w:style>
  <w:style w:type="paragraph" w:styleId="Titel">
    <w:name w:val="Title"/>
    <w:aliases w:val="Kop 4l,onderdeel"/>
    <w:basedOn w:val="Standaard"/>
    <w:link w:val="TitelChar"/>
    <w:rsid w:val="00C247A2"/>
    <w:pPr>
      <w:spacing w:before="240" w:after="60"/>
      <w:jc w:val="center"/>
      <w:outlineLvl w:val="0"/>
    </w:pPr>
    <w:rPr>
      <w:rFonts w:cs="Arial"/>
      <w:b/>
      <w:bCs/>
      <w:kern w:val="28"/>
      <w:sz w:val="32"/>
      <w:szCs w:val="32"/>
    </w:rPr>
  </w:style>
  <w:style w:type="character" w:customStyle="1" w:styleId="TitelChar">
    <w:name w:val="Titel Char"/>
    <w:aliases w:val="Kop 4l Char,onderdeel Char"/>
    <w:basedOn w:val="Standaardalinea-lettertype"/>
    <w:link w:val="Titel"/>
    <w:rsid w:val="00C247A2"/>
    <w:rPr>
      <w:rFonts w:ascii="Arial" w:eastAsia="Times New Roman" w:hAnsi="Arial" w:cs="Arial"/>
      <w:b/>
      <w:bCs/>
      <w:kern w:val="28"/>
      <w:sz w:val="32"/>
      <w:szCs w:val="32"/>
      <w:lang w:val="en-GB" w:eastAsia="en-US"/>
    </w:rPr>
  </w:style>
  <w:style w:type="paragraph" w:styleId="Kopbronvermelding">
    <w:name w:val="toa heading"/>
    <w:basedOn w:val="Standaard"/>
    <w:next w:val="Standaard"/>
    <w:semiHidden/>
    <w:rsid w:val="00C247A2"/>
    <w:pPr>
      <w:spacing w:before="120"/>
    </w:pPr>
    <w:rPr>
      <w:rFonts w:cs="Arial"/>
      <w:b/>
      <w:bCs/>
      <w:sz w:val="24"/>
      <w:szCs w:val="24"/>
    </w:rPr>
  </w:style>
  <w:style w:type="paragraph" w:customStyle="1" w:styleId="zIBusinessUnit1">
    <w:name w:val="zI_BusinessUnit1"/>
    <w:basedOn w:val="Text"/>
    <w:next w:val="Text"/>
    <w:rsid w:val="00C247A2"/>
    <w:rPr>
      <w:b/>
      <w:bCs/>
      <w:noProof/>
      <w:sz w:val="14"/>
    </w:rPr>
  </w:style>
  <w:style w:type="paragraph" w:customStyle="1" w:styleId="zICompanyAddress1">
    <w:name w:val="zI_CompanyAddress1"/>
    <w:basedOn w:val="Text"/>
    <w:next w:val="Text"/>
    <w:rsid w:val="00C247A2"/>
    <w:pPr>
      <w:tabs>
        <w:tab w:val="left" w:pos="907"/>
      </w:tabs>
      <w:spacing w:after="120"/>
    </w:pPr>
    <w:rPr>
      <w:sz w:val="14"/>
    </w:rPr>
  </w:style>
  <w:style w:type="paragraph" w:customStyle="1" w:styleId="zICompanyName1">
    <w:name w:val="zI_CompanyName1"/>
    <w:basedOn w:val="Text"/>
    <w:next w:val="Text"/>
    <w:rsid w:val="00C247A2"/>
    <w:rPr>
      <w:rFonts w:ascii="Arial Black" w:hAnsi="Arial Black" w:cs="Arial"/>
      <w:noProof/>
      <w:sz w:val="18"/>
    </w:rPr>
  </w:style>
  <w:style w:type="paragraph" w:customStyle="1" w:styleId="zIFooter1">
    <w:name w:val="zI_Footer1"/>
    <w:basedOn w:val="Standaard"/>
    <w:rsid w:val="00C247A2"/>
    <w:pPr>
      <w:spacing w:before="60" w:after="60"/>
    </w:pPr>
    <w:rPr>
      <w:noProof/>
      <w:sz w:val="14"/>
    </w:rPr>
  </w:style>
  <w:style w:type="paragraph" w:customStyle="1" w:styleId="zIFooter2">
    <w:name w:val="zI_Footer2"/>
    <w:basedOn w:val="Standaard"/>
    <w:next w:val="Text"/>
    <w:rsid w:val="00C247A2"/>
    <w:rPr>
      <w:sz w:val="12"/>
    </w:rPr>
  </w:style>
  <w:style w:type="character" w:customStyle="1" w:styleId="ps-large-tps-bold-t">
    <w:name w:val="ps-large-t ps-bold-t"/>
    <w:basedOn w:val="Standaardalinea-lettertype"/>
    <w:rsid w:val="00C247A2"/>
  </w:style>
  <w:style w:type="character" w:customStyle="1" w:styleId="bold1">
    <w:name w:val="bold1"/>
    <w:rsid w:val="00C247A2"/>
    <w:rPr>
      <w:b/>
      <w:bCs/>
    </w:rPr>
  </w:style>
  <w:style w:type="table" w:styleId="Tabelraster">
    <w:name w:val="Table Grid"/>
    <w:basedOn w:val="Standaardtabel"/>
    <w:rsid w:val="00C247A2"/>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schrift1">
    <w:name w:val="Bijschrift 1"/>
    <w:basedOn w:val="Bijschrift"/>
    <w:autoRedefine/>
    <w:rsid w:val="00C247A2"/>
    <w:rPr>
      <w:rFonts w:cs="Arial"/>
      <w:sz w:val="18"/>
      <w:szCs w:val="22"/>
      <w:lang w:val="en-US"/>
    </w:rPr>
  </w:style>
  <w:style w:type="paragraph" w:customStyle="1" w:styleId="Geenafstand1">
    <w:name w:val="Geen afstand1"/>
    <w:link w:val="NoSpacingChar"/>
    <w:rsid w:val="00C247A2"/>
    <w:rPr>
      <w:rFonts w:ascii="Calibri" w:hAnsi="Calibri"/>
      <w:lang w:eastAsia="en-US"/>
    </w:rPr>
  </w:style>
  <w:style w:type="character" w:customStyle="1" w:styleId="NoSpacingChar">
    <w:name w:val="No Spacing Char"/>
    <w:link w:val="Geenafstand1"/>
    <w:locked/>
    <w:rsid w:val="00C247A2"/>
    <w:rPr>
      <w:rFonts w:ascii="Calibri" w:eastAsia="Times New Roman" w:hAnsi="Calibri" w:cs="Times New Roman"/>
      <w:lang w:eastAsia="en-US"/>
    </w:rPr>
  </w:style>
  <w:style w:type="paragraph" w:customStyle="1" w:styleId="Lijstalinea1">
    <w:name w:val="Lijstalinea1"/>
    <w:basedOn w:val="Standaard"/>
    <w:rsid w:val="00C247A2"/>
    <w:pPr>
      <w:ind w:left="720"/>
      <w:contextualSpacing/>
    </w:pPr>
    <w:rPr>
      <w:rFonts w:ascii="Calibri" w:hAnsi="Calibri"/>
    </w:rPr>
  </w:style>
  <w:style w:type="paragraph" w:customStyle="1" w:styleId="Opmaakprofiel1">
    <w:name w:val="Opmaakprofiel1"/>
    <w:basedOn w:val="Kop4"/>
    <w:rsid w:val="00C247A2"/>
    <w:rPr>
      <w:sz w:val="22"/>
      <w:lang w:val="en-US"/>
    </w:rPr>
  </w:style>
  <w:style w:type="paragraph" w:customStyle="1" w:styleId="Opmaakprofiel2">
    <w:name w:val="Opmaakprofiel2"/>
    <w:basedOn w:val="Kop3"/>
    <w:rsid w:val="00C247A2"/>
    <w:rPr>
      <w:sz w:val="24"/>
      <w:lang w:val="en-US"/>
    </w:rPr>
  </w:style>
  <w:style w:type="paragraph" w:styleId="Ballontekst">
    <w:name w:val="Balloon Text"/>
    <w:basedOn w:val="Standaard"/>
    <w:link w:val="BallontekstChar"/>
    <w:semiHidden/>
    <w:rsid w:val="00C247A2"/>
    <w:rPr>
      <w:rFonts w:ascii="Tahoma" w:hAnsi="Tahoma" w:cs="Tahoma"/>
      <w:sz w:val="16"/>
      <w:szCs w:val="16"/>
    </w:rPr>
  </w:style>
  <w:style w:type="character" w:customStyle="1" w:styleId="BallontekstChar">
    <w:name w:val="Ballontekst Char"/>
    <w:basedOn w:val="Standaardalinea-lettertype"/>
    <w:link w:val="Ballontekst"/>
    <w:semiHidden/>
    <w:rsid w:val="00C247A2"/>
    <w:rPr>
      <w:rFonts w:ascii="Tahoma" w:eastAsia="Times New Roman" w:hAnsi="Tahoma" w:cs="Tahoma"/>
      <w:sz w:val="16"/>
      <w:szCs w:val="16"/>
      <w:lang w:val="en-GB" w:eastAsia="en-US"/>
    </w:rPr>
  </w:style>
  <w:style w:type="paragraph" w:customStyle="1" w:styleId="Standard">
    <w:name w:val="Standard"/>
    <w:basedOn w:val="Standaard"/>
    <w:rsid w:val="00C247A2"/>
    <w:pPr>
      <w:spacing w:line="360" w:lineRule="auto"/>
      <w:jc w:val="center"/>
    </w:pPr>
    <w:rPr>
      <w:rFonts w:ascii="Times" w:hAnsi="Times"/>
      <w:lang w:val="fr-FR" w:eastAsia="fr-FR"/>
    </w:rPr>
  </w:style>
  <w:style w:type="paragraph" w:customStyle="1" w:styleId="Rpertoire">
    <w:name w:val="Répertoire"/>
    <w:basedOn w:val="Standaard"/>
    <w:rsid w:val="00C247A2"/>
    <w:pPr>
      <w:widowControl w:val="0"/>
      <w:suppressAutoHyphens/>
      <w:spacing w:line="360" w:lineRule="auto"/>
      <w:jc w:val="both"/>
    </w:pPr>
    <w:rPr>
      <w:rFonts w:ascii="Times New Roman" w:hAnsi="Times New Roman"/>
      <w:lang w:val="fr-FR" w:eastAsia="fr-FR"/>
    </w:rPr>
  </w:style>
  <w:style w:type="paragraph" w:styleId="Kopvaninhoudsopgave">
    <w:name w:val="TOC Heading"/>
    <w:basedOn w:val="Kop1"/>
    <w:next w:val="Standaard"/>
    <w:uiPriority w:val="39"/>
    <w:semiHidden/>
    <w:unhideWhenUsed/>
    <w:qFormat/>
    <w:rsid w:val="00711061"/>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Citaat">
    <w:name w:val="Quote"/>
    <w:basedOn w:val="Standaard"/>
    <w:next w:val="Standaard"/>
    <w:link w:val="CitaatChar"/>
    <w:uiPriority w:val="29"/>
    <w:rsid w:val="00C247A2"/>
    <w:rPr>
      <w:i/>
      <w:iCs/>
      <w:color w:val="000000"/>
    </w:rPr>
  </w:style>
  <w:style w:type="character" w:customStyle="1" w:styleId="CitaatChar">
    <w:name w:val="Citaat Char"/>
    <w:basedOn w:val="Standaardalinea-lettertype"/>
    <w:link w:val="Citaat"/>
    <w:uiPriority w:val="29"/>
    <w:rsid w:val="00C247A2"/>
    <w:rPr>
      <w:rFonts w:ascii="Arial" w:eastAsia="Times New Roman" w:hAnsi="Arial" w:cs="Times New Roman"/>
      <w:i/>
      <w:iCs/>
      <w:color w:val="000000"/>
      <w:szCs w:val="20"/>
      <w:lang w:val="en-GB" w:eastAsia="en-US"/>
    </w:rPr>
  </w:style>
  <w:style w:type="character" w:customStyle="1" w:styleId="CitaatChar1">
    <w:name w:val="Citaat Char1"/>
    <w:basedOn w:val="Standaardalinea-lettertype"/>
    <w:uiPriority w:val="29"/>
    <w:rsid w:val="00C247A2"/>
    <w:rPr>
      <w:rFonts w:ascii="Arial" w:hAnsi="Arial"/>
      <w:i/>
      <w:iCs/>
      <w:color w:val="000000"/>
      <w:sz w:val="22"/>
      <w:lang w:val="en-GB" w:eastAsia="en-US"/>
    </w:rPr>
  </w:style>
  <w:style w:type="character" w:customStyle="1" w:styleId="Intensievebenadrukking1">
    <w:name w:val="Intensieve benadrukking1"/>
    <w:basedOn w:val="Standaardalinea-lettertype"/>
    <w:rsid w:val="00C247A2"/>
    <w:rPr>
      <w:b/>
      <w:bCs/>
      <w:i/>
      <w:iCs/>
      <w:color w:val="4F81BD"/>
    </w:rPr>
  </w:style>
  <w:style w:type="paragraph" w:customStyle="1" w:styleId="Lijstalinea2">
    <w:name w:val="Lijstalinea2"/>
    <w:basedOn w:val="Standaard"/>
    <w:rsid w:val="00C247A2"/>
    <w:pPr>
      <w:ind w:left="720"/>
    </w:pPr>
    <w:rPr>
      <w:rFonts w:ascii="Frutiger" w:hAnsi="Frutiger" w:cs="Raavi"/>
      <w:sz w:val="20"/>
    </w:rPr>
  </w:style>
  <w:style w:type="character" w:customStyle="1" w:styleId="Subtielebenadrukking1">
    <w:name w:val="Subtiele benadrukking1"/>
    <w:basedOn w:val="Standaardalinea-lettertype"/>
    <w:rsid w:val="00C247A2"/>
    <w:rPr>
      <w:rFonts w:cs="Times New Roman"/>
      <w:i/>
      <w:iCs/>
      <w:color w:val="808080"/>
    </w:rPr>
  </w:style>
  <w:style w:type="paragraph" w:customStyle="1" w:styleId="opm">
    <w:name w:val="opm"/>
    <w:basedOn w:val="Text"/>
    <w:rsid w:val="00C247A2"/>
    <w:pPr>
      <w:jc w:val="center"/>
    </w:pPr>
    <w:rPr>
      <w:lang w:val="en-US"/>
    </w:rPr>
  </w:style>
  <w:style w:type="paragraph" w:customStyle="1" w:styleId="opmaakwissen">
    <w:name w:val="opmaak wissen"/>
    <w:basedOn w:val="Lijst"/>
    <w:rsid w:val="00C247A2"/>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Standaard"/>
    <w:next w:val="Standaard"/>
    <w:link w:val="NootKopChar"/>
    <w:rsid w:val="00C247A2"/>
    <w:pPr>
      <w:spacing w:before="240" w:after="120"/>
      <w:jc w:val="both"/>
    </w:pPr>
    <w:rPr>
      <w:rFonts w:ascii="Times New Roman" w:hAnsi="Times New Roman"/>
      <w:b/>
      <w:sz w:val="18"/>
      <w:szCs w:val="24"/>
    </w:rPr>
  </w:style>
  <w:style w:type="character" w:customStyle="1" w:styleId="NootKopChar">
    <w:name w:val="Noot Kop Char"/>
    <w:basedOn w:val="Standaardalinea-lettertype"/>
    <w:link w:val="NootKop"/>
    <w:rsid w:val="00C247A2"/>
    <w:rPr>
      <w:rFonts w:ascii="Times New Roman" w:eastAsia="Times New Roman" w:hAnsi="Times New Roman" w:cs="Times New Roman"/>
      <w:b/>
      <w:sz w:val="18"/>
      <w:szCs w:val="24"/>
    </w:rPr>
  </w:style>
  <w:style w:type="character" w:customStyle="1" w:styleId="Titelvanboek1">
    <w:name w:val="Titel van boek1"/>
    <w:basedOn w:val="Standaardalinea-lettertype"/>
    <w:rsid w:val="00C247A2"/>
    <w:rPr>
      <w:b/>
      <w:bCs/>
      <w:smallCaps/>
      <w:spacing w:val="5"/>
    </w:rPr>
  </w:style>
  <w:style w:type="paragraph" w:customStyle="1" w:styleId="CompanyAddress">
    <w:name w:val="Company Address"/>
    <w:semiHidden/>
    <w:rsid w:val="00C247A2"/>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C247A2"/>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C247A2"/>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C247A2"/>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Standaard"/>
    <w:semiHidden/>
    <w:rsid w:val="00C247A2"/>
    <w:pPr>
      <w:spacing w:before="160" w:after="60"/>
      <w:jc w:val="right"/>
    </w:pPr>
    <w:rPr>
      <w:rFonts w:ascii="Helvetica" w:eastAsia="MS Mincho" w:hAnsi="Helvetica"/>
      <w:color w:val="AD052E"/>
      <w:sz w:val="20"/>
      <w:lang w:val="en-US" w:eastAsia="en-GB"/>
    </w:rPr>
  </w:style>
  <w:style w:type="paragraph" w:styleId="Geenafstand">
    <w:name w:val="No Spacing"/>
    <w:uiPriority w:val="1"/>
    <w:qFormat/>
    <w:rsid w:val="00711061"/>
    <w:pPr>
      <w:overflowPunct w:val="0"/>
      <w:autoSpaceDE w:val="0"/>
      <w:autoSpaceDN w:val="0"/>
      <w:adjustRightInd w:val="0"/>
      <w:textAlignment w:val="baseline"/>
    </w:pPr>
    <w:rPr>
      <w:rFonts w:ascii="Arial" w:eastAsia="MS Mincho" w:hAnsi="Arial"/>
      <w:sz w:val="22"/>
      <w:lang w:val="en-GB" w:eastAsia="en-US"/>
    </w:rPr>
  </w:style>
  <w:style w:type="character" w:styleId="Zwaar">
    <w:name w:val="Strong"/>
    <w:basedOn w:val="Standaardalinea-lettertype"/>
    <w:rsid w:val="00C247A2"/>
    <w:rPr>
      <w:b/>
      <w:bCs/>
    </w:rPr>
  </w:style>
  <w:style w:type="paragraph" w:customStyle="1" w:styleId="Standaardinspringing2">
    <w:name w:val="Standaardinspringing2"/>
    <w:basedOn w:val="Standaard"/>
    <w:rsid w:val="00C247A2"/>
    <w:pPr>
      <w:ind w:left="1134"/>
    </w:pPr>
    <w:rPr>
      <w:rFonts w:ascii="Times New Roman" w:hAnsi="Times New Roman"/>
      <w:sz w:val="24"/>
    </w:rPr>
  </w:style>
  <w:style w:type="paragraph" w:customStyle="1" w:styleId="Bijschrift10">
    <w:name w:val="Bijschrift1"/>
    <w:basedOn w:val="Bijschrift"/>
    <w:autoRedefine/>
    <w:rsid w:val="00C247A2"/>
    <w:rPr>
      <w:sz w:val="18"/>
    </w:rPr>
  </w:style>
  <w:style w:type="character" w:styleId="HTMLCode">
    <w:name w:val="HTML Code"/>
    <w:basedOn w:val="Standaardalinea-lettertype"/>
    <w:semiHidden/>
    <w:rsid w:val="00C247A2"/>
    <w:rPr>
      <w:rFonts w:ascii="Courier New" w:hAnsi="Courier New" w:cs="Courier New"/>
      <w:sz w:val="20"/>
      <w:szCs w:val="20"/>
    </w:rPr>
  </w:style>
  <w:style w:type="paragraph" w:customStyle="1" w:styleId="NootKopCharChar">
    <w:name w:val="Noot Kop Char Char"/>
    <w:basedOn w:val="Standaard"/>
    <w:next w:val="Standaard"/>
    <w:link w:val="NootKopCharCharChar"/>
    <w:rsid w:val="00C247A2"/>
    <w:pPr>
      <w:spacing w:before="240" w:after="120"/>
      <w:ind w:left="567"/>
      <w:jc w:val="both"/>
    </w:pPr>
    <w:rPr>
      <w:b/>
      <w:sz w:val="18"/>
      <w:szCs w:val="24"/>
    </w:rPr>
  </w:style>
  <w:style w:type="character" w:customStyle="1" w:styleId="NootCharChar">
    <w:name w:val="Noot Char Char"/>
    <w:basedOn w:val="Standaardalinea-lettertype"/>
    <w:rsid w:val="00C247A2"/>
    <w:rPr>
      <w:sz w:val="18"/>
      <w:szCs w:val="24"/>
      <w:lang w:val="nl-NL" w:eastAsia="nl-NL" w:bidi="ar-SA"/>
    </w:rPr>
  </w:style>
  <w:style w:type="character" w:customStyle="1" w:styleId="NootKopCharCharChar">
    <w:name w:val="Noot Kop Char Char Char"/>
    <w:basedOn w:val="NootCharChar"/>
    <w:link w:val="NootKopCharChar"/>
    <w:rsid w:val="00C247A2"/>
    <w:rPr>
      <w:rFonts w:ascii="Arial" w:eastAsia="Times New Roman" w:hAnsi="Arial" w:cs="Times New Roman"/>
      <w:b/>
      <w:sz w:val="18"/>
      <w:szCs w:val="24"/>
      <w:lang w:val="nl-NL" w:eastAsia="nl-NL" w:bidi="ar-SA"/>
    </w:rPr>
  </w:style>
  <w:style w:type="paragraph" w:customStyle="1" w:styleId="Figuurnummer">
    <w:name w:val="Figuurnummer"/>
    <w:basedOn w:val="Bijschrift"/>
    <w:rsid w:val="00C247A2"/>
    <w:rPr>
      <w:sz w:val="20"/>
    </w:rPr>
  </w:style>
  <w:style w:type="paragraph" w:customStyle="1" w:styleId="Opmaakprofiel3">
    <w:name w:val="Opmaakprofiel3"/>
    <w:basedOn w:val="Inhopg3"/>
    <w:rsid w:val="00C247A2"/>
    <w:pPr>
      <w:tabs>
        <w:tab w:val="clear" w:pos="10080"/>
        <w:tab w:val="left" w:pos="1728"/>
      </w:tabs>
      <w:ind w:left="1134" w:right="566" w:hanging="567"/>
    </w:pPr>
    <w:rPr>
      <w:lang w:val="nl-NL"/>
    </w:rPr>
  </w:style>
  <w:style w:type="character" w:customStyle="1" w:styleId="Intensievebenadrukking2">
    <w:name w:val="Intensieve benadrukking2"/>
    <w:basedOn w:val="Standaardalinea-lettertype"/>
    <w:rsid w:val="00C247A2"/>
    <w:rPr>
      <w:b/>
      <w:bCs/>
      <w:i/>
      <w:iCs/>
      <w:color w:val="4F81BD"/>
    </w:rPr>
  </w:style>
  <w:style w:type="character" w:customStyle="1" w:styleId="Heading5noNrChar">
    <w:name w:val="Heading 5 no Nr. Char"/>
    <w:basedOn w:val="Standaardalinea-lettertype"/>
    <w:link w:val="Heading5noNr"/>
    <w:rsid w:val="00C247A2"/>
    <w:rPr>
      <w:rFonts w:ascii="Arial" w:eastAsiaTheme="majorEastAsia" w:hAnsi="Arial" w:cstheme="majorBidi"/>
      <w:b/>
      <w:sz w:val="24"/>
      <w:lang w:val="en-GB" w:eastAsia="en-US"/>
    </w:rPr>
  </w:style>
  <w:style w:type="paragraph" w:customStyle="1" w:styleId="Standaardinspringing3">
    <w:name w:val="Standaardinspringing3"/>
    <w:basedOn w:val="Standaard"/>
    <w:rsid w:val="0018547A"/>
    <w:pPr>
      <w:ind w:left="1134"/>
    </w:pPr>
    <w:rPr>
      <w:rFonts w:ascii="Times New Roman" w:hAnsi="Times New Roman"/>
      <w:sz w:val="24"/>
    </w:rPr>
  </w:style>
  <w:style w:type="character" w:customStyle="1" w:styleId="Intensievebenadrukking3">
    <w:name w:val="Intensieve benadrukking3"/>
    <w:basedOn w:val="Standaardalinea-lettertype"/>
    <w:rsid w:val="0018547A"/>
    <w:rPr>
      <w:b/>
      <w:bCs/>
      <w:i/>
      <w:iCs/>
      <w:color w:val="4F81BD"/>
    </w:rPr>
  </w:style>
  <w:style w:type="paragraph" w:customStyle="1" w:styleId="Onderschrift">
    <w:name w:val="Onderschrift"/>
    <w:basedOn w:val="Bijschrift"/>
    <w:autoRedefine/>
    <w:qFormat/>
    <w:rsid w:val="00711061"/>
    <w:rPr>
      <w:rFonts w:cs="Arial"/>
      <w:sz w:val="18"/>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table of figures" w:uiPriority="99"/>
    <w:lsdException w:name="endnote reference" w:uiPriority="99"/>
    <w:lsdException w:name="Title" w:semiHidden="0" w:unhideWhenUsed="0"/>
    <w:lsdException w:name="Default Paragraph Font" w:uiPriority="1"/>
    <w:lsdException w:name="Subtitle" w:semiHidden="0" w:unhideWhenUsed="0"/>
    <w:lsdException w:name="Strong" w:semiHidden="0" w:unhideWhenUsed="0" w:qFormat="1"/>
    <w:lsdException w:name="Emphasis" w:semiHidden="0" w:unhideWhenUsed="0"/>
    <w:lsdException w:name="HTML Top of Form" w:uiPriority="99"/>
    <w:lsdException w:name="HTML Bottom of Form"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711061"/>
    <w:pPr>
      <w:overflowPunct w:val="0"/>
      <w:autoSpaceDE w:val="0"/>
      <w:autoSpaceDN w:val="0"/>
      <w:adjustRightInd w:val="0"/>
      <w:textAlignment w:val="baseline"/>
    </w:pPr>
    <w:rPr>
      <w:rFonts w:ascii="Arial" w:hAnsi="Arial"/>
      <w:sz w:val="22"/>
      <w:lang w:val="en-GB" w:eastAsia="en-US"/>
    </w:rPr>
  </w:style>
  <w:style w:type="paragraph" w:styleId="Kop1">
    <w:name w:val="heading 1"/>
    <w:aliases w:val="Hoofdstuk,Module"/>
    <w:basedOn w:val="Standaard"/>
    <w:next w:val="Kop2"/>
    <w:link w:val="Kop1Char"/>
    <w:qFormat/>
    <w:rsid w:val="00711061"/>
    <w:pPr>
      <w:keepNext/>
      <w:numPr>
        <w:numId w:val="47"/>
      </w:numPr>
      <w:spacing w:before="240" w:after="120" w:line="480" w:lineRule="atLeast"/>
      <w:outlineLvl w:val="0"/>
    </w:pPr>
    <w:rPr>
      <w:rFonts w:eastAsiaTheme="majorEastAsia" w:cstheme="majorBidi"/>
      <w:b/>
      <w:sz w:val="32"/>
    </w:rPr>
  </w:style>
  <w:style w:type="paragraph" w:styleId="Kop2">
    <w:name w:val="heading 2"/>
    <w:aliases w:val="2,Para level 2,h2,heading 2,Level 2,hd2,w2,sub-sect,Titre 2,l2,l 2,two,Memo 2,21,22,23,24,211,221,231,Sub,Module + Onder: (Enkel,Auto,0,75 pt Lijndikte),Hoofdstuk Char,Module + ...,Module + Onder: (Enkel1,Auto1,01,75 pt Lijndikte)1,Alinea"/>
    <w:basedOn w:val="Standaard"/>
    <w:next w:val="Standaard"/>
    <w:link w:val="Kop2Char"/>
    <w:qFormat/>
    <w:rsid w:val="00711061"/>
    <w:pPr>
      <w:keepNext/>
      <w:numPr>
        <w:ilvl w:val="1"/>
        <w:numId w:val="47"/>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711061"/>
    <w:pPr>
      <w:numPr>
        <w:ilvl w:val="2"/>
      </w:numPr>
      <w:outlineLvl w:val="2"/>
    </w:pPr>
    <w:rPr>
      <w:sz w:val="22"/>
    </w:rPr>
  </w:style>
  <w:style w:type="paragraph" w:styleId="Kop4">
    <w:name w:val="heading 4"/>
    <w:aliases w:val="Sectie"/>
    <w:basedOn w:val="Kop2"/>
    <w:next w:val="Standaard"/>
    <w:link w:val="Kop4Char"/>
    <w:qFormat/>
    <w:rsid w:val="00711061"/>
    <w:pPr>
      <w:numPr>
        <w:ilvl w:val="3"/>
      </w:numPr>
      <w:outlineLvl w:val="3"/>
    </w:pPr>
  </w:style>
  <w:style w:type="paragraph" w:styleId="Kop5">
    <w:name w:val="heading 5"/>
    <w:aliases w:val="Onderdeel"/>
    <w:basedOn w:val="Kop2"/>
    <w:next w:val="Standaard"/>
    <w:link w:val="Kop5Char"/>
    <w:qFormat/>
    <w:rsid w:val="00711061"/>
    <w:pPr>
      <w:numPr>
        <w:ilvl w:val="4"/>
      </w:numPr>
      <w:outlineLvl w:val="4"/>
    </w:pPr>
  </w:style>
  <w:style w:type="paragraph" w:styleId="Kop6">
    <w:name w:val="heading 6"/>
    <w:basedOn w:val="Kop2"/>
    <w:next w:val="Standaard"/>
    <w:link w:val="Kop6Char"/>
    <w:qFormat/>
    <w:rsid w:val="00711061"/>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711061"/>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711061"/>
    <w:pPr>
      <w:numPr>
        <w:ilvl w:val="7"/>
      </w:numPr>
      <w:ind w:left="5760" w:hanging="360"/>
      <w:outlineLvl w:val="7"/>
    </w:pPr>
  </w:style>
  <w:style w:type="paragraph" w:styleId="Kop9">
    <w:name w:val="heading 9"/>
    <w:basedOn w:val="Kop2"/>
    <w:next w:val="Standaard"/>
    <w:link w:val="Kop9Char"/>
    <w:qFormat/>
    <w:rsid w:val="00711061"/>
    <w:pPr>
      <w:numPr>
        <w:ilvl w:val="8"/>
        <w:numId w:val="34"/>
      </w:numPr>
      <w:tabs>
        <w:tab w:val="clear" w:pos="6480"/>
      </w:tabs>
      <w:ind w:left="0" w:firstLine="0"/>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Hoofdstuk Char1,Module Char"/>
    <w:basedOn w:val="Standaardalinea-lettertype"/>
    <w:link w:val="Kop1"/>
    <w:rsid w:val="00711061"/>
    <w:rPr>
      <w:rFonts w:ascii="Arial" w:eastAsiaTheme="majorEastAsia" w:hAnsi="Arial" w:cstheme="majorBidi"/>
      <w:b/>
      <w:sz w:val="32"/>
      <w:lang w:val="en-GB" w:eastAsia="en-US"/>
    </w:rPr>
  </w:style>
  <w:style w:type="character" w:styleId="Subtieleverwijzing">
    <w:name w:val="Subtle Reference"/>
    <w:aliases w:val="masterkop"/>
    <w:basedOn w:val="Standaardalinea-lettertype"/>
    <w:uiPriority w:val="31"/>
    <w:rsid w:val="00D22BB6"/>
    <w:rPr>
      <w:rFonts w:asciiTheme="majorHAnsi" w:hAnsiTheme="majorHAnsi"/>
      <w:caps w:val="0"/>
      <w:smallCaps/>
      <w:color w:val="auto"/>
      <w:sz w:val="20"/>
      <w:u w:val="single"/>
      <w:vertAlign w:val="subscript"/>
    </w:rPr>
  </w:style>
  <w:style w:type="character" w:customStyle="1" w:styleId="Kop2Char">
    <w:name w:val="Kop 2 Char"/>
    <w:aliases w:val="2 Char1,Para level 2 Char1,h2 Char1,heading 2 Char1,Level 2 Char1,hd2 Char1,w2 Char1,sub-sect Char1,Titre 2 Char1,l2 Char1,l 2 Char1,two Char1,Memo 2 Char1,21 Char1,22 Char1,23 Char1,24 Char1,211 Char1,221 Char1,231 Char1,Sub Char1,Auto Char"/>
    <w:basedOn w:val="Standaardalinea-lettertype"/>
    <w:link w:val="Kop2"/>
    <w:rsid w:val="00711061"/>
    <w:rPr>
      <w:rFonts w:ascii="Arial" w:eastAsiaTheme="majorEastAsia" w:hAnsi="Arial" w:cstheme="majorBidi"/>
      <w:b/>
      <w:sz w:val="24"/>
      <w:lang w:val="en-GB" w:eastAsia="en-US"/>
    </w:rPr>
  </w:style>
  <w:style w:type="character" w:customStyle="1" w:styleId="Kop3Char">
    <w:name w:val="Kop 3 Char"/>
    <w:aliases w:val="Paragraaf Char1,paragraaf Char"/>
    <w:basedOn w:val="Standaardalinea-lettertype"/>
    <w:link w:val="Kop3"/>
    <w:rsid w:val="00711061"/>
    <w:rPr>
      <w:rFonts w:ascii="Arial" w:eastAsiaTheme="majorEastAsia" w:hAnsi="Arial" w:cstheme="majorBidi"/>
      <w:b/>
      <w:sz w:val="22"/>
      <w:lang w:val="en-GB" w:eastAsia="en-US"/>
    </w:rPr>
  </w:style>
  <w:style w:type="character" w:customStyle="1" w:styleId="Kop4Char">
    <w:name w:val="Kop 4 Char"/>
    <w:aliases w:val="Sectie Char1"/>
    <w:link w:val="Kop4"/>
    <w:rsid w:val="00711061"/>
    <w:rPr>
      <w:rFonts w:ascii="Arial" w:eastAsiaTheme="majorEastAsia" w:hAnsi="Arial" w:cstheme="majorBidi"/>
      <w:b/>
      <w:sz w:val="24"/>
      <w:lang w:val="en-GB" w:eastAsia="en-US"/>
    </w:rPr>
  </w:style>
  <w:style w:type="character" w:customStyle="1" w:styleId="Kop5Char">
    <w:name w:val="Kop 5 Char"/>
    <w:aliases w:val="Onderdeel Char"/>
    <w:basedOn w:val="Standaardalinea-lettertype"/>
    <w:link w:val="Kop5"/>
    <w:rsid w:val="00711061"/>
    <w:rPr>
      <w:rFonts w:ascii="Arial" w:eastAsiaTheme="majorEastAsia" w:hAnsi="Arial" w:cstheme="majorBidi"/>
      <w:b/>
      <w:sz w:val="24"/>
      <w:lang w:val="en-GB" w:eastAsia="en-US"/>
    </w:rPr>
  </w:style>
  <w:style w:type="character" w:customStyle="1" w:styleId="Kop6Char">
    <w:name w:val="Kop 6 Char"/>
    <w:basedOn w:val="Standaardalinea-lettertype"/>
    <w:link w:val="Kop6"/>
    <w:rsid w:val="00711061"/>
    <w:rPr>
      <w:rFonts w:ascii="Arial" w:eastAsiaTheme="majorEastAsia" w:hAnsi="Arial" w:cstheme="majorBidi"/>
      <w:b/>
      <w:sz w:val="24"/>
      <w:lang w:val="en-GB" w:eastAsia="en-US"/>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711061"/>
    <w:rPr>
      <w:rFonts w:ascii="Arial" w:eastAsiaTheme="majorEastAsia" w:hAnsi="Arial" w:cstheme="majorBidi"/>
      <w:b/>
      <w:sz w:val="24"/>
      <w:lang w:val="en-GB" w:eastAsia="en-US"/>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711061"/>
    <w:rPr>
      <w:rFonts w:ascii="Arial" w:eastAsiaTheme="majorEastAsia" w:hAnsi="Arial" w:cstheme="majorBidi"/>
      <w:b/>
      <w:sz w:val="24"/>
      <w:lang w:val="en-GB" w:eastAsia="en-US"/>
    </w:rPr>
  </w:style>
  <w:style w:type="character" w:customStyle="1" w:styleId="Kop9Char">
    <w:name w:val="Kop 9 Char"/>
    <w:basedOn w:val="Standaardalinea-lettertype"/>
    <w:link w:val="Kop9"/>
    <w:rsid w:val="00711061"/>
    <w:rPr>
      <w:rFonts w:ascii="Arial" w:eastAsiaTheme="majorEastAsia" w:hAnsi="Arial" w:cstheme="majorBidi"/>
      <w:b/>
      <w:sz w:val="24"/>
      <w:lang w:val="en-GB" w:eastAsia="en-US"/>
    </w:rPr>
  </w:style>
  <w:style w:type="paragraph" w:styleId="Lijstalinea">
    <w:name w:val="List Paragraph"/>
    <w:basedOn w:val="Standaard"/>
    <w:uiPriority w:val="99"/>
    <w:rsid w:val="00C247A2"/>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Standaardalinea-lettertype"/>
    <w:rsid w:val="00C247A2"/>
    <w:rPr>
      <w:rFonts w:ascii="Arial" w:hAnsi="Arial"/>
      <w:b/>
      <w:sz w:val="24"/>
      <w:lang w:val="en-GB" w:eastAsia="en-US"/>
    </w:rPr>
  </w:style>
  <w:style w:type="character" w:customStyle="1" w:styleId="Kop3Char1">
    <w:name w:val="Kop 3 Char1"/>
    <w:aliases w:val="Paragraaf Char"/>
    <w:basedOn w:val="Standaardalinea-lettertype"/>
    <w:rsid w:val="00C247A2"/>
    <w:rPr>
      <w:rFonts w:ascii="Arial" w:hAnsi="Arial"/>
      <w:b/>
      <w:sz w:val="22"/>
      <w:lang w:val="en-GB" w:eastAsia="en-US"/>
    </w:rPr>
  </w:style>
  <w:style w:type="character" w:customStyle="1" w:styleId="Kop4Char1">
    <w:name w:val="Kop 4 Char1"/>
    <w:aliases w:val="Sectie Char"/>
    <w:locked/>
    <w:rsid w:val="00C247A2"/>
    <w:rPr>
      <w:rFonts w:ascii="Arial" w:hAnsi="Arial"/>
      <w:b/>
      <w:sz w:val="24"/>
      <w:lang w:val="en-GB" w:eastAsia="en-US"/>
    </w:rPr>
  </w:style>
  <w:style w:type="paragraph" w:styleId="Koptekst">
    <w:name w:val="header"/>
    <w:aliases w:val="Header style"/>
    <w:basedOn w:val="Standaard"/>
    <w:link w:val="KoptekstChar"/>
    <w:rsid w:val="00C247A2"/>
    <w:pPr>
      <w:tabs>
        <w:tab w:val="center" w:pos="4153"/>
        <w:tab w:val="right" w:pos="8306"/>
      </w:tabs>
    </w:pPr>
  </w:style>
  <w:style w:type="character" w:customStyle="1" w:styleId="KoptekstChar">
    <w:name w:val="Koptekst Char"/>
    <w:aliases w:val="Header style Char"/>
    <w:basedOn w:val="Standaardalinea-lettertype"/>
    <w:link w:val="Koptekst"/>
    <w:rsid w:val="00C247A2"/>
    <w:rPr>
      <w:rFonts w:ascii="Arial" w:eastAsia="Times New Roman" w:hAnsi="Arial" w:cs="Times New Roman"/>
      <w:szCs w:val="20"/>
      <w:lang w:val="en-GB" w:eastAsia="en-US"/>
    </w:rPr>
  </w:style>
  <w:style w:type="paragraph" w:styleId="Voettekst">
    <w:name w:val="footer"/>
    <w:basedOn w:val="Standaard"/>
    <w:link w:val="VoettekstChar"/>
    <w:rsid w:val="00C247A2"/>
    <w:pPr>
      <w:tabs>
        <w:tab w:val="center" w:pos="4153"/>
        <w:tab w:val="right" w:pos="8306"/>
      </w:tabs>
    </w:pPr>
  </w:style>
  <w:style w:type="character" w:customStyle="1" w:styleId="VoettekstChar">
    <w:name w:val="Voettekst Char"/>
    <w:basedOn w:val="Standaardalinea-lettertype"/>
    <w:link w:val="Voettekst"/>
    <w:rsid w:val="00C247A2"/>
    <w:rPr>
      <w:rFonts w:ascii="Arial" w:eastAsia="Times New Roman" w:hAnsi="Arial" w:cs="Times New Roman"/>
      <w:szCs w:val="20"/>
      <w:lang w:val="en-GB" w:eastAsia="en-US"/>
    </w:rPr>
  </w:style>
  <w:style w:type="paragraph" w:customStyle="1" w:styleId="Abbreviations">
    <w:name w:val="Abbreviations"/>
    <w:basedOn w:val="Standaard"/>
    <w:rsid w:val="00C247A2"/>
    <w:pPr>
      <w:ind w:left="1134" w:hanging="1134"/>
    </w:pPr>
  </w:style>
  <w:style w:type="paragraph" w:customStyle="1" w:styleId="Appendix">
    <w:name w:val="Appendix"/>
    <w:basedOn w:val="Kop1"/>
    <w:next w:val="Standaard"/>
    <w:rsid w:val="00C247A2"/>
    <w:pPr>
      <w:ind w:left="1701" w:hanging="1701"/>
      <w:outlineLvl w:val="9"/>
    </w:pPr>
    <w:rPr>
      <w:rFonts w:eastAsia="Times New Roman" w:cs="Times New Roman"/>
      <w:bCs/>
    </w:rPr>
  </w:style>
  <w:style w:type="paragraph" w:styleId="Bijschrift">
    <w:name w:val="caption"/>
    <w:basedOn w:val="Standaard"/>
    <w:next w:val="Standaard"/>
    <w:rsid w:val="00C247A2"/>
    <w:pPr>
      <w:spacing w:before="120" w:after="240"/>
    </w:pPr>
    <w:rPr>
      <w:b/>
    </w:rPr>
  </w:style>
  <w:style w:type="paragraph" w:customStyle="1" w:styleId="CaptionCentre">
    <w:name w:val="CaptionCentre"/>
    <w:basedOn w:val="Bijschrift"/>
    <w:next w:val="Standaard"/>
    <w:rsid w:val="00C247A2"/>
    <w:pPr>
      <w:jc w:val="center"/>
    </w:pPr>
  </w:style>
  <w:style w:type="paragraph" w:customStyle="1" w:styleId="CaptionLeft">
    <w:name w:val="CaptionLeft"/>
    <w:basedOn w:val="Bijschrift"/>
    <w:next w:val="Standaard"/>
    <w:rsid w:val="00C247A2"/>
  </w:style>
  <w:style w:type="paragraph" w:customStyle="1" w:styleId="CaptionRight">
    <w:name w:val="CaptionRight"/>
    <w:basedOn w:val="Bijschrift"/>
    <w:next w:val="Standaard"/>
    <w:rsid w:val="00C247A2"/>
    <w:pPr>
      <w:jc w:val="right"/>
    </w:pPr>
  </w:style>
  <w:style w:type="paragraph" w:styleId="Afsluiting">
    <w:name w:val="Closing"/>
    <w:basedOn w:val="Standaard"/>
    <w:link w:val="AfsluitingChar"/>
    <w:rsid w:val="00C247A2"/>
    <w:pPr>
      <w:ind w:left="4252"/>
    </w:pPr>
  </w:style>
  <w:style w:type="character" w:customStyle="1" w:styleId="AfsluitingChar">
    <w:name w:val="Afsluiting Char"/>
    <w:basedOn w:val="Standaardalinea-lettertype"/>
    <w:link w:val="Afsluiting"/>
    <w:rsid w:val="00C247A2"/>
    <w:rPr>
      <w:rFonts w:ascii="Arial" w:eastAsia="Times New Roman" w:hAnsi="Arial" w:cs="Times New Roman"/>
      <w:szCs w:val="20"/>
      <w:lang w:val="en-GB" w:eastAsia="en-US"/>
    </w:rPr>
  </w:style>
  <w:style w:type="character" w:styleId="Verwijzingopmerking">
    <w:name w:val="annotation reference"/>
    <w:semiHidden/>
    <w:rsid w:val="00C247A2"/>
    <w:rPr>
      <w:sz w:val="16"/>
    </w:rPr>
  </w:style>
  <w:style w:type="paragraph" w:styleId="Tekstopmerking">
    <w:name w:val="annotation text"/>
    <w:basedOn w:val="Standaard"/>
    <w:link w:val="TekstopmerkingChar"/>
    <w:semiHidden/>
    <w:rsid w:val="00C247A2"/>
  </w:style>
  <w:style w:type="character" w:customStyle="1" w:styleId="TekstopmerkingChar">
    <w:name w:val="Tekst opmerking Char"/>
    <w:basedOn w:val="Standaardalinea-lettertype"/>
    <w:link w:val="Tekstopmerking"/>
    <w:semiHidden/>
    <w:rsid w:val="00C247A2"/>
    <w:rPr>
      <w:rFonts w:ascii="Arial" w:eastAsia="Times New Roman" w:hAnsi="Arial" w:cs="Times New Roman"/>
      <w:szCs w:val="20"/>
      <w:lang w:val="en-GB" w:eastAsia="en-US"/>
    </w:rPr>
  </w:style>
  <w:style w:type="character" w:styleId="Voetnootmarkering">
    <w:name w:val="footnote reference"/>
    <w:semiHidden/>
    <w:rsid w:val="00C247A2"/>
    <w:rPr>
      <w:position w:val="6"/>
      <w:sz w:val="16"/>
    </w:rPr>
  </w:style>
  <w:style w:type="paragraph" w:styleId="Voetnoottekst">
    <w:name w:val="footnote text"/>
    <w:basedOn w:val="Standaard"/>
    <w:link w:val="VoetnoottekstChar"/>
    <w:semiHidden/>
    <w:rsid w:val="00C247A2"/>
  </w:style>
  <w:style w:type="character" w:customStyle="1" w:styleId="VoetnoottekstChar">
    <w:name w:val="Voetnoottekst Char"/>
    <w:basedOn w:val="Standaardalinea-lettertype"/>
    <w:link w:val="Voetnoottekst"/>
    <w:semiHidden/>
    <w:rsid w:val="00C247A2"/>
    <w:rPr>
      <w:rFonts w:ascii="Arial" w:eastAsia="Times New Roman" w:hAnsi="Arial" w:cs="Times New Roman"/>
      <w:szCs w:val="20"/>
      <w:lang w:val="en-GB" w:eastAsia="en-US"/>
    </w:rPr>
  </w:style>
  <w:style w:type="paragraph" w:customStyle="1" w:styleId="Heading1noNr">
    <w:name w:val="Heading 1 no Nr."/>
    <w:basedOn w:val="Kop1"/>
    <w:next w:val="Standaard"/>
    <w:rsid w:val="00C247A2"/>
    <w:pPr>
      <w:outlineLvl w:val="9"/>
    </w:pPr>
    <w:rPr>
      <w:rFonts w:eastAsia="Times New Roman" w:cs="Times New Roman"/>
      <w:bCs/>
    </w:rPr>
  </w:style>
  <w:style w:type="paragraph" w:customStyle="1" w:styleId="Heading2noNr">
    <w:name w:val="Heading 2 no Nr."/>
    <w:basedOn w:val="Kop2"/>
    <w:next w:val="Standaard"/>
    <w:rsid w:val="00C247A2"/>
    <w:pPr>
      <w:outlineLvl w:val="9"/>
    </w:pPr>
  </w:style>
  <w:style w:type="paragraph" w:customStyle="1" w:styleId="Heading3noNr">
    <w:name w:val="Heading 3 no Nr."/>
    <w:basedOn w:val="Kop3"/>
    <w:next w:val="Standaard"/>
    <w:rsid w:val="00C247A2"/>
    <w:pPr>
      <w:outlineLvl w:val="9"/>
    </w:pPr>
  </w:style>
  <w:style w:type="paragraph" w:customStyle="1" w:styleId="Heading4noNr">
    <w:name w:val="Heading 4 no Nr."/>
    <w:basedOn w:val="Kop4"/>
    <w:next w:val="Standaard"/>
    <w:rsid w:val="00C247A2"/>
    <w:pPr>
      <w:outlineLvl w:val="9"/>
    </w:pPr>
  </w:style>
  <w:style w:type="paragraph" w:customStyle="1" w:styleId="Heading5noNr">
    <w:name w:val="Heading 5 no Nr."/>
    <w:basedOn w:val="Kop5"/>
    <w:next w:val="Standaard"/>
    <w:link w:val="Heading5noNrChar"/>
    <w:rsid w:val="00C247A2"/>
    <w:pPr>
      <w:outlineLvl w:val="9"/>
    </w:pPr>
  </w:style>
  <w:style w:type="paragraph" w:customStyle="1" w:styleId="Heading6noNr">
    <w:name w:val="Heading 6 no Nr."/>
    <w:basedOn w:val="Kop6"/>
    <w:next w:val="Standaard"/>
    <w:rsid w:val="00C247A2"/>
    <w:pPr>
      <w:outlineLvl w:val="9"/>
    </w:pPr>
  </w:style>
  <w:style w:type="paragraph" w:customStyle="1" w:styleId="Heading7noNr">
    <w:name w:val="Heading 7 no Nr."/>
    <w:basedOn w:val="Kop7"/>
    <w:next w:val="Standaard"/>
    <w:rsid w:val="00C247A2"/>
    <w:pPr>
      <w:outlineLvl w:val="9"/>
    </w:pPr>
  </w:style>
  <w:style w:type="paragraph" w:customStyle="1" w:styleId="Heading8noNr">
    <w:name w:val="Heading 8 no Nr."/>
    <w:basedOn w:val="Kop8"/>
    <w:next w:val="Standaard"/>
    <w:rsid w:val="00C247A2"/>
    <w:pPr>
      <w:outlineLvl w:val="9"/>
    </w:pPr>
  </w:style>
  <w:style w:type="paragraph" w:customStyle="1" w:styleId="Heading9noNr">
    <w:name w:val="Heading 9 no Nr."/>
    <w:basedOn w:val="Kop9"/>
    <w:next w:val="Standaard"/>
    <w:rsid w:val="00C247A2"/>
    <w:pPr>
      <w:outlineLvl w:val="9"/>
    </w:pPr>
  </w:style>
  <w:style w:type="paragraph" w:customStyle="1" w:styleId="Text">
    <w:name w:val="Text"/>
    <w:basedOn w:val="Standaard"/>
    <w:link w:val="TextChar"/>
    <w:rsid w:val="00C247A2"/>
  </w:style>
  <w:style w:type="character" w:customStyle="1" w:styleId="TextChar">
    <w:name w:val="Text Char"/>
    <w:link w:val="Text"/>
    <w:rsid w:val="00C247A2"/>
    <w:rPr>
      <w:rFonts w:ascii="Arial" w:eastAsia="Times New Roman" w:hAnsi="Arial" w:cs="Times New Roman"/>
      <w:szCs w:val="20"/>
      <w:lang w:val="en-GB" w:eastAsia="en-US"/>
    </w:rPr>
  </w:style>
  <w:style w:type="paragraph" w:customStyle="1" w:styleId="INDENT05">
    <w:name w:val="INDENT 0.5"/>
    <w:basedOn w:val="Text"/>
    <w:rsid w:val="00C247A2"/>
    <w:pPr>
      <w:keepNext/>
      <w:keepLines/>
      <w:ind w:left="284"/>
    </w:pPr>
  </w:style>
  <w:style w:type="paragraph" w:customStyle="1" w:styleId="INDENT1">
    <w:name w:val="INDENT 1"/>
    <w:basedOn w:val="INDENT05"/>
    <w:rsid w:val="00C247A2"/>
    <w:pPr>
      <w:ind w:left="567"/>
    </w:pPr>
  </w:style>
  <w:style w:type="paragraph" w:customStyle="1" w:styleId="INDENT15">
    <w:name w:val="INDENT 1.5"/>
    <w:basedOn w:val="INDENT05"/>
    <w:rsid w:val="00C247A2"/>
    <w:pPr>
      <w:ind w:left="851"/>
    </w:pPr>
  </w:style>
  <w:style w:type="paragraph" w:customStyle="1" w:styleId="INDENT2">
    <w:name w:val="INDENT 2"/>
    <w:basedOn w:val="INDENT05"/>
    <w:rsid w:val="00C247A2"/>
    <w:pPr>
      <w:ind w:left="1134"/>
    </w:pPr>
  </w:style>
  <w:style w:type="paragraph" w:customStyle="1" w:styleId="INDENT25">
    <w:name w:val="INDENT 2.5"/>
    <w:basedOn w:val="INDENT05"/>
    <w:rsid w:val="00C247A2"/>
    <w:pPr>
      <w:ind w:left="1418"/>
    </w:pPr>
  </w:style>
  <w:style w:type="paragraph" w:customStyle="1" w:styleId="INDENT3">
    <w:name w:val="INDENT 3"/>
    <w:basedOn w:val="INDENT2"/>
    <w:rsid w:val="00C247A2"/>
    <w:pPr>
      <w:ind w:left="1701"/>
    </w:pPr>
  </w:style>
  <w:style w:type="paragraph" w:styleId="Index1">
    <w:name w:val="index 1"/>
    <w:basedOn w:val="Standaard"/>
    <w:next w:val="Standaard"/>
    <w:uiPriority w:val="99"/>
    <w:semiHidden/>
    <w:rsid w:val="00C247A2"/>
  </w:style>
  <w:style w:type="paragraph" w:styleId="Index2">
    <w:name w:val="index 2"/>
    <w:basedOn w:val="Standaard"/>
    <w:next w:val="Standaard"/>
    <w:semiHidden/>
    <w:rsid w:val="00C247A2"/>
    <w:pPr>
      <w:ind w:left="283"/>
    </w:pPr>
  </w:style>
  <w:style w:type="paragraph" w:styleId="Index3">
    <w:name w:val="index 3"/>
    <w:basedOn w:val="Standaard"/>
    <w:next w:val="Standaard"/>
    <w:semiHidden/>
    <w:rsid w:val="00C247A2"/>
    <w:pPr>
      <w:ind w:left="566"/>
    </w:pPr>
  </w:style>
  <w:style w:type="paragraph" w:styleId="Index4">
    <w:name w:val="index 4"/>
    <w:basedOn w:val="Standaard"/>
    <w:next w:val="Standaard"/>
    <w:semiHidden/>
    <w:rsid w:val="00C247A2"/>
    <w:pPr>
      <w:ind w:left="849"/>
    </w:pPr>
  </w:style>
  <w:style w:type="paragraph" w:styleId="Index5">
    <w:name w:val="index 5"/>
    <w:basedOn w:val="Standaard"/>
    <w:next w:val="Standaard"/>
    <w:semiHidden/>
    <w:rsid w:val="00C247A2"/>
    <w:pPr>
      <w:ind w:left="1132"/>
    </w:pPr>
  </w:style>
  <w:style w:type="paragraph" w:styleId="Index6">
    <w:name w:val="index 6"/>
    <w:basedOn w:val="Standaard"/>
    <w:next w:val="Standaard"/>
    <w:semiHidden/>
    <w:rsid w:val="00C247A2"/>
    <w:pPr>
      <w:ind w:left="1415"/>
    </w:pPr>
  </w:style>
  <w:style w:type="paragraph" w:styleId="Index7">
    <w:name w:val="index 7"/>
    <w:basedOn w:val="Standaard"/>
    <w:next w:val="Standaard"/>
    <w:semiHidden/>
    <w:rsid w:val="00C247A2"/>
    <w:pPr>
      <w:ind w:left="1698"/>
    </w:pPr>
  </w:style>
  <w:style w:type="paragraph" w:styleId="Indexkop">
    <w:name w:val="index heading"/>
    <w:basedOn w:val="Standaard"/>
    <w:next w:val="Index1"/>
    <w:uiPriority w:val="99"/>
    <w:semiHidden/>
    <w:rsid w:val="00C247A2"/>
  </w:style>
  <w:style w:type="paragraph" w:customStyle="1" w:styleId="KWNposCentre">
    <w:name w:val="KWNposCentre"/>
    <w:basedOn w:val="Text"/>
    <w:next w:val="Text"/>
    <w:rsid w:val="00C247A2"/>
    <w:pPr>
      <w:keepNext/>
      <w:jc w:val="center"/>
    </w:pPr>
  </w:style>
  <w:style w:type="paragraph" w:customStyle="1" w:styleId="KWNposLeft">
    <w:name w:val="KWNposLeft"/>
    <w:basedOn w:val="Text"/>
    <w:next w:val="Text"/>
    <w:rsid w:val="00C247A2"/>
    <w:pPr>
      <w:keepNext/>
    </w:pPr>
  </w:style>
  <w:style w:type="paragraph" w:customStyle="1" w:styleId="KWNposRight">
    <w:name w:val="KWNposRight"/>
    <w:basedOn w:val="Text"/>
    <w:next w:val="Text"/>
    <w:rsid w:val="00C247A2"/>
    <w:pPr>
      <w:keepNext/>
      <w:jc w:val="right"/>
    </w:pPr>
  </w:style>
  <w:style w:type="character" w:styleId="Regelnummer">
    <w:name w:val="line number"/>
    <w:basedOn w:val="Standaardalinea-lettertype"/>
    <w:rsid w:val="00C247A2"/>
  </w:style>
  <w:style w:type="paragraph" w:styleId="Macrotekst">
    <w:name w:val="macro"/>
    <w:link w:val="MacrotekstChar"/>
    <w:semiHidden/>
    <w:rsid w:val="00C247A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kstChar">
    <w:name w:val="Macrotekst Char"/>
    <w:basedOn w:val="Standaardalinea-lettertype"/>
    <w:link w:val="Macrotekst"/>
    <w:semiHidden/>
    <w:rsid w:val="00C247A2"/>
    <w:rPr>
      <w:rFonts w:ascii="Arial" w:eastAsia="Times New Roman" w:hAnsi="Arial" w:cs="Times New Roman"/>
      <w:b/>
      <w:szCs w:val="20"/>
      <w:lang w:val="en-GB" w:eastAsia="en-US"/>
    </w:rPr>
  </w:style>
  <w:style w:type="paragraph" w:styleId="Standaardinspringing">
    <w:name w:val="Normal Indent"/>
    <w:basedOn w:val="Standaard"/>
    <w:rsid w:val="00C247A2"/>
    <w:pPr>
      <w:ind w:left="284"/>
    </w:pPr>
  </w:style>
  <w:style w:type="character" w:styleId="Paginanummer">
    <w:name w:val="page number"/>
    <w:basedOn w:val="Standaardalinea-lettertype"/>
    <w:rsid w:val="00C247A2"/>
  </w:style>
  <w:style w:type="paragraph" w:customStyle="1" w:styleId="PosCentre">
    <w:name w:val="PosCentre"/>
    <w:basedOn w:val="Text"/>
    <w:next w:val="Text"/>
    <w:rsid w:val="00C247A2"/>
    <w:pPr>
      <w:jc w:val="center"/>
    </w:pPr>
  </w:style>
  <w:style w:type="paragraph" w:customStyle="1" w:styleId="PosLeft">
    <w:name w:val="PosLeft"/>
    <w:basedOn w:val="Text"/>
    <w:next w:val="Text"/>
    <w:rsid w:val="00C247A2"/>
  </w:style>
  <w:style w:type="paragraph" w:customStyle="1" w:styleId="PosRight">
    <w:name w:val="PosRight"/>
    <w:basedOn w:val="Text"/>
    <w:next w:val="Text"/>
    <w:rsid w:val="00C247A2"/>
    <w:pPr>
      <w:jc w:val="right"/>
    </w:pPr>
  </w:style>
  <w:style w:type="paragraph" w:customStyle="1" w:styleId="References">
    <w:name w:val="References"/>
    <w:basedOn w:val="Abbreviations"/>
    <w:rsid w:val="00C247A2"/>
    <w:pPr>
      <w:numPr>
        <w:numId w:val="1"/>
      </w:numPr>
    </w:pPr>
    <w:rPr>
      <w:lang w:val="en-US"/>
    </w:rPr>
  </w:style>
  <w:style w:type="paragraph" w:styleId="Ondertitel">
    <w:name w:val="Subtitle"/>
    <w:basedOn w:val="Standaard"/>
    <w:link w:val="OndertitelChar"/>
    <w:rsid w:val="00C247A2"/>
    <w:pPr>
      <w:spacing w:after="60"/>
      <w:jc w:val="center"/>
    </w:pPr>
    <w:rPr>
      <w:i/>
      <w:sz w:val="24"/>
    </w:rPr>
  </w:style>
  <w:style w:type="character" w:customStyle="1" w:styleId="OndertitelChar">
    <w:name w:val="Ondertitel Char"/>
    <w:basedOn w:val="Standaardalinea-lettertype"/>
    <w:link w:val="Ondertitel"/>
    <w:rsid w:val="00C247A2"/>
    <w:rPr>
      <w:rFonts w:ascii="Arial" w:eastAsia="Times New Roman" w:hAnsi="Arial" w:cs="Times New Roman"/>
      <w:i/>
      <w:sz w:val="24"/>
      <w:szCs w:val="20"/>
      <w:lang w:val="en-GB" w:eastAsia="en-US"/>
    </w:rPr>
  </w:style>
  <w:style w:type="paragraph" w:customStyle="1" w:styleId="zAdmText">
    <w:name w:val="z_AdmText"/>
    <w:basedOn w:val="Standaard"/>
    <w:rsid w:val="00C247A2"/>
    <w:rPr>
      <w:noProof/>
    </w:rPr>
  </w:style>
  <w:style w:type="paragraph" w:styleId="Lijstmetafbeeldingen">
    <w:name w:val="table of figures"/>
    <w:basedOn w:val="zAdmText"/>
    <w:next w:val="Text"/>
    <w:uiPriority w:val="99"/>
    <w:rsid w:val="00C247A2"/>
    <w:pPr>
      <w:tabs>
        <w:tab w:val="right" w:pos="9355"/>
      </w:tabs>
      <w:ind w:left="400" w:right="566" w:hanging="400"/>
    </w:pPr>
  </w:style>
  <w:style w:type="paragraph" w:customStyle="1" w:styleId="TextBold">
    <w:name w:val="TextBold"/>
    <w:basedOn w:val="Text"/>
    <w:next w:val="Text"/>
    <w:rsid w:val="00C247A2"/>
    <w:rPr>
      <w:b/>
    </w:rPr>
  </w:style>
  <w:style w:type="paragraph" w:customStyle="1" w:styleId="TextList1">
    <w:name w:val="TextList1"/>
    <w:basedOn w:val="Text"/>
    <w:rsid w:val="00C247A2"/>
    <w:pPr>
      <w:spacing w:before="120"/>
    </w:pPr>
  </w:style>
  <w:style w:type="paragraph" w:customStyle="1" w:styleId="TextList2">
    <w:name w:val="TextList2"/>
    <w:basedOn w:val="Text"/>
    <w:rsid w:val="00C247A2"/>
    <w:pPr>
      <w:tabs>
        <w:tab w:val="left" w:pos="142"/>
        <w:tab w:val="decimal" w:pos="1559"/>
      </w:tabs>
      <w:spacing w:before="120"/>
    </w:pPr>
  </w:style>
  <w:style w:type="paragraph" w:customStyle="1" w:styleId="TextListAutoNum">
    <w:name w:val="TextListAutoNum"/>
    <w:basedOn w:val="Text"/>
    <w:rsid w:val="00C247A2"/>
    <w:pPr>
      <w:spacing w:before="120"/>
      <w:ind w:left="284" w:hanging="284"/>
    </w:pPr>
  </w:style>
  <w:style w:type="paragraph" w:styleId="Inhopg1">
    <w:name w:val="toc 1"/>
    <w:basedOn w:val="zAdmText"/>
    <w:uiPriority w:val="39"/>
    <w:rsid w:val="00C247A2"/>
    <w:pPr>
      <w:tabs>
        <w:tab w:val="right" w:leader="dot" w:pos="9355"/>
      </w:tabs>
      <w:spacing w:before="240"/>
      <w:ind w:left="567" w:right="566" w:hanging="567"/>
    </w:pPr>
    <w:rPr>
      <w:b/>
    </w:rPr>
  </w:style>
  <w:style w:type="paragraph" w:styleId="Inhopg2">
    <w:name w:val="toc 2"/>
    <w:basedOn w:val="Inhopg1"/>
    <w:uiPriority w:val="39"/>
    <w:rsid w:val="00C247A2"/>
    <w:pPr>
      <w:spacing w:before="0"/>
      <w:ind w:left="1134"/>
    </w:pPr>
    <w:rPr>
      <w:b w:val="0"/>
      <w:sz w:val="20"/>
    </w:rPr>
  </w:style>
  <w:style w:type="paragraph" w:styleId="Inhopg3">
    <w:name w:val="toc 3"/>
    <w:basedOn w:val="Inhopg2"/>
    <w:uiPriority w:val="39"/>
    <w:rsid w:val="00C247A2"/>
    <w:pPr>
      <w:tabs>
        <w:tab w:val="right" w:pos="10080"/>
      </w:tabs>
      <w:ind w:left="1440" w:right="562" w:hanging="720"/>
    </w:pPr>
  </w:style>
  <w:style w:type="paragraph" w:styleId="Inhopg4">
    <w:name w:val="toc 4"/>
    <w:basedOn w:val="Inhopg2"/>
    <w:uiPriority w:val="39"/>
    <w:rsid w:val="00C247A2"/>
    <w:pPr>
      <w:ind w:left="1728" w:right="562" w:hanging="864"/>
    </w:pPr>
  </w:style>
  <w:style w:type="paragraph" w:styleId="Inhopg5">
    <w:name w:val="toc 5"/>
    <w:basedOn w:val="Inhopg2"/>
    <w:uiPriority w:val="39"/>
    <w:rsid w:val="00C247A2"/>
    <w:pPr>
      <w:ind w:left="1701"/>
    </w:pPr>
  </w:style>
  <w:style w:type="paragraph" w:styleId="Inhopg6">
    <w:name w:val="toc 6"/>
    <w:basedOn w:val="Inhopg2"/>
    <w:uiPriority w:val="39"/>
    <w:rsid w:val="00C247A2"/>
    <w:pPr>
      <w:ind w:left="1701"/>
    </w:pPr>
  </w:style>
  <w:style w:type="paragraph" w:styleId="Inhopg7">
    <w:name w:val="toc 7"/>
    <w:basedOn w:val="Inhopg2"/>
    <w:uiPriority w:val="39"/>
    <w:rsid w:val="00C247A2"/>
    <w:pPr>
      <w:ind w:left="1701"/>
    </w:pPr>
  </w:style>
  <w:style w:type="paragraph" w:styleId="Inhopg8">
    <w:name w:val="toc 8"/>
    <w:basedOn w:val="Inhopg2"/>
    <w:uiPriority w:val="39"/>
    <w:rsid w:val="00C247A2"/>
    <w:pPr>
      <w:ind w:left="2268"/>
    </w:pPr>
  </w:style>
  <w:style w:type="paragraph" w:styleId="Inhopg9">
    <w:name w:val="toc 9"/>
    <w:basedOn w:val="Inhopg2"/>
    <w:next w:val="Standaard"/>
    <w:uiPriority w:val="39"/>
    <w:rsid w:val="00C247A2"/>
    <w:pPr>
      <w:ind w:left="2268"/>
    </w:pPr>
  </w:style>
  <w:style w:type="paragraph" w:customStyle="1" w:styleId="TOCtitle">
    <w:name w:val="TOCtitle"/>
    <w:basedOn w:val="Heading1noNr"/>
    <w:rsid w:val="00C247A2"/>
    <w:pPr>
      <w:pBdr>
        <w:bottom w:val="double" w:sz="6" w:space="1" w:color="0000FF"/>
      </w:pBdr>
    </w:pPr>
    <w:rPr>
      <w:spacing w:val="20"/>
    </w:rPr>
  </w:style>
  <w:style w:type="paragraph" w:customStyle="1" w:styleId="zAdmAdrLabel">
    <w:name w:val="z_AdmAdrLabel"/>
    <w:basedOn w:val="zAdmText"/>
    <w:rsid w:val="00C247A2"/>
  </w:style>
  <w:style w:type="paragraph" w:customStyle="1" w:styleId="zAdmChapterTitle">
    <w:name w:val="z_AdmChapterTitle"/>
    <w:basedOn w:val="Kop1"/>
    <w:next w:val="Text"/>
    <w:rsid w:val="00C247A2"/>
    <w:pPr>
      <w:outlineLvl w:val="9"/>
    </w:pPr>
    <w:rPr>
      <w:rFonts w:eastAsia="Times New Roman" w:cs="Times New Roman"/>
      <w:bCs/>
      <w:sz w:val="40"/>
    </w:rPr>
  </w:style>
  <w:style w:type="paragraph" w:customStyle="1" w:styleId="zAdmCompAddress">
    <w:name w:val="z_AdmCompAddress"/>
    <w:basedOn w:val="zAdmText"/>
    <w:rsid w:val="00C247A2"/>
    <w:pPr>
      <w:spacing w:line="240" w:lineRule="atLeast"/>
    </w:pPr>
    <w:rPr>
      <w:sz w:val="14"/>
    </w:rPr>
  </w:style>
  <w:style w:type="paragraph" w:customStyle="1" w:styleId="zAdmCompBU">
    <w:name w:val="z_AdmCompBU"/>
    <w:basedOn w:val="Standaard"/>
    <w:next w:val="Standaard"/>
    <w:rsid w:val="00C247A2"/>
    <w:pPr>
      <w:spacing w:before="240" w:line="240" w:lineRule="atLeast"/>
    </w:pPr>
    <w:rPr>
      <w:b/>
      <w:noProof/>
      <w:sz w:val="18"/>
    </w:rPr>
  </w:style>
  <w:style w:type="paragraph" w:customStyle="1" w:styleId="zAdmDate">
    <w:name w:val="z_AdmDate"/>
    <w:basedOn w:val="Standaard"/>
    <w:rsid w:val="00C247A2"/>
  </w:style>
  <w:style w:type="paragraph" w:customStyle="1" w:styleId="zAdmDateCel">
    <w:name w:val="z_AdmDateCel"/>
    <w:basedOn w:val="zAdmDate"/>
    <w:rsid w:val="00C247A2"/>
    <w:pPr>
      <w:ind w:left="57"/>
    </w:pPr>
  </w:style>
  <w:style w:type="paragraph" w:customStyle="1" w:styleId="zAdmDateHidden">
    <w:name w:val="z_AdmDateHidden"/>
    <w:basedOn w:val="zAdmDate"/>
    <w:rsid w:val="00C247A2"/>
    <w:pPr>
      <w:spacing w:line="11" w:lineRule="exact"/>
    </w:pPr>
    <w:rPr>
      <w:vanish/>
      <w:lang w:val="nl-NL"/>
    </w:rPr>
  </w:style>
  <w:style w:type="paragraph" w:customStyle="1" w:styleId="zAdmLeft">
    <w:name w:val="z_AdmLeft"/>
    <w:basedOn w:val="zAdmText"/>
    <w:rsid w:val="00C247A2"/>
    <w:pPr>
      <w:spacing w:after="120"/>
      <w:jc w:val="right"/>
    </w:pPr>
  </w:style>
  <w:style w:type="paragraph" w:customStyle="1" w:styleId="zAdmLeft1">
    <w:name w:val="z_AdmLeft1"/>
    <w:basedOn w:val="zAdmLeft"/>
    <w:rsid w:val="00C247A2"/>
    <w:pPr>
      <w:spacing w:after="480"/>
    </w:pPr>
  </w:style>
  <w:style w:type="paragraph" w:customStyle="1" w:styleId="zAdmLeft8pt">
    <w:name w:val="z_AdmLeft8pt"/>
    <w:basedOn w:val="zAdmLeft"/>
    <w:rsid w:val="00C247A2"/>
    <w:pPr>
      <w:spacing w:before="40" w:after="40"/>
    </w:pPr>
    <w:rPr>
      <w:rFonts w:ascii="Arial Narrow" w:hAnsi="Arial Narrow"/>
      <w:sz w:val="16"/>
    </w:rPr>
  </w:style>
  <w:style w:type="paragraph" w:customStyle="1" w:styleId="zAdmNameLeft">
    <w:name w:val="z_AdmNameLeft"/>
    <w:basedOn w:val="zAdmLeft"/>
    <w:rsid w:val="00C247A2"/>
    <w:pPr>
      <w:spacing w:before="480"/>
    </w:pPr>
  </w:style>
  <w:style w:type="paragraph" w:customStyle="1" w:styleId="zAdmRight">
    <w:name w:val="z_AdmRight"/>
    <w:basedOn w:val="zAdmLeft"/>
    <w:rsid w:val="00C247A2"/>
    <w:pPr>
      <w:spacing w:after="0"/>
      <w:jc w:val="left"/>
    </w:pPr>
  </w:style>
  <w:style w:type="paragraph" w:customStyle="1" w:styleId="zAdmNameRight">
    <w:name w:val="z_AdmNameRight"/>
    <w:basedOn w:val="zAdmRight"/>
    <w:rsid w:val="00C247A2"/>
    <w:pPr>
      <w:spacing w:before="480"/>
    </w:pPr>
  </w:style>
  <w:style w:type="paragraph" w:customStyle="1" w:styleId="zAdmNameRightOK">
    <w:name w:val="z_AdmNameRightOK"/>
    <w:basedOn w:val="zAdmNameRight"/>
    <w:rsid w:val="00C247A2"/>
  </w:style>
  <w:style w:type="paragraph" w:customStyle="1" w:styleId="zAdmNameSign">
    <w:name w:val="z_AdmNameSign"/>
    <w:basedOn w:val="zAdmText"/>
    <w:rsid w:val="00C247A2"/>
    <w:pPr>
      <w:tabs>
        <w:tab w:val="left" w:pos="4962"/>
        <w:tab w:val="right" w:pos="9214"/>
      </w:tabs>
      <w:spacing w:before="480"/>
    </w:pPr>
    <w:rPr>
      <w:b/>
    </w:rPr>
  </w:style>
  <w:style w:type="paragraph" w:customStyle="1" w:styleId="zAdmRight1">
    <w:name w:val="z_AdmRight1"/>
    <w:basedOn w:val="zAdmLeft1"/>
    <w:rsid w:val="00C247A2"/>
    <w:pPr>
      <w:jc w:val="left"/>
    </w:pPr>
  </w:style>
  <w:style w:type="paragraph" w:customStyle="1" w:styleId="zAdmRight8pt">
    <w:name w:val="z_AdmRight8pt"/>
    <w:basedOn w:val="zAdmNameRight"/>
    <w:rsid w:val="00C247A2"/>
    <w:pPr>
      <w:spacing w:before="40" w:after="40"/>
    </w:pPr>
    <w:rPr>
      <w:rFonts w:ascii="Arial Narrow" w:hAnsi="Arial Narrow"/>
      <w:sz w:val="16"/>
    </w:rPr>
  </w:style>
  <w:style w:type="paragraph" w:customStyle="1" w:styleId="zAdmRightTab">
    <w:name w:val="z_AdmRightTab"/>
    <w:basedOn w:val="zAdmRight"/>
    <w:rsid w:val="00C247A2"/>
    <w:pPr>
      <w:tabs>
        <w:tab w:val="left" w:pos="2552"/>
      </w:tabs>
    </w:pPr>
  </w:style>
  <w:style w:type="paragraph" w:customStyle="1" w:styleId="zAdmSpecial">
    <w:name w:val="z_AdmSpecial"/>
    <w:basedOn w:val="zAdmText"/>
    <w:rsid w:val="00C247A2"/>
    <w:pPr>
      <w:spacing w:before="400"/>
    </w:pPr>
    <w:rPr>
      <w:rFonts w:ascii="Monotype Corsiva" w:hAnsi="Monotype Corsiva"/>
      <w:b/>
      <w:i/>
      <w:sz w:val="30"/>
    </w:rPr>
  </w:style>
  <w:style w:type="paragraph" w:customStyle="1" w:styleId="zAdmText11ptB">
    <w:name w:val="z_AdmText11ptB"/>
    <w:basedOn w:val="zAdmText"/>
    <w:rsid w:val="00C247A2"/>
    <w:pPr>
      <w:ind w:left="57"/>
    </w:pPr>
    <w:rPr>
      <w:b/>
    </w:rPr>
  </w:style>
  <w:style w:type="paragraph" w:customStyle="1" w:styleId="zAdmText9ptB">
    <w:name w:val="z_AdmText9ptB"/>
    <w:basedOn w:val="zAdmText"/>
    <w:rsid w:val="00C247A2"/>
    <w:pPr>
      <w:spacing w:before="40" w:after="40"/>
      <w:jc w:val="right"/>
    </w:pPr>
    <w:rPr>
      <w:b/>
      <w:sz w:val="18"/>
    </w:rPr>
  </w:style>
  <w:style w:type="paragraph" w:customStyle="1" w:styleId="zAdmTextCel">
    <w:name w:val="z_AdmTextCel"/>
    <w:basedOn w:val="zAdmText"/>
    <w:rsid w:val="00C247A2"/>
    <w:pPr>
      <w:ind w:left="57"/>
    </w:pPr>
  </w:style>
  <w:style w:type="paragraph" w:customStyle="1" w:styleId="zAdmTextCelLast">
    <w:name w:val="z_AdmTextCelLast"/>
    <w:basedOn w:val="zAdmTextCel"/>
    <w:rsid w:val="00C247A2"/>
    <w:pPr>
      <w:spacing w:after="480"/>
    </w:pPr>
  </w:style>
  <w:style w:type="paragraph" w:customStyle="1" w:styleId="zAdmTextDummy">
    <w:name w:val="z_AdmTextDummy"/>
    <w:basedOn w:val="zAdmText"/>
    <w:rsid w:val="00C247A2"/>
    <w:pPr>
      <w:spacing w:line="20" w:lineRule="exact"/>
    </w:pPr>
    <w:rPr>
      <w:sz w:val="8"/>
    </w:rPr>
  </w:style>
  <w:style w:type="paragraph" w:customStyle="1" w:styleId="zAdmTextDummy1">
    <w:name w:val="z_AdmTextDummy1"/>
    <w:basedOn w:val="zAdmTextDummy"/>
    <w:rsid w:val="00C247A2"/>
    <w:pPr>
      <w:ind w:left="-709"/>
    </w:pPr>
  </w:style>
  <w:style w:type="paragraph" w:customStyle="1" w:styleId="zAdmTextHidden">
    <w:name w:val="z_AdmTextHidden"/>
    <w:basedOn w:val="zAdmTextDummy"/>
    <w:rsid w:val="00C247A2"/>
    <w:pPr>
      <w:spacing w:line="11" w:lineRule="exact"/>
    </w:pPr>
    <w:rPr>
      <w:vanish/>
      <w:sz w:val="16"/>
    </w:rPr>
  </w:style>
  <w:style w:type="paragraph" w:customStyle="1" w:styleId="zAdmTextLeft">
    <w:name w:val="z_AdmTextLeft"/>
    <w:basedOn w:val="zAdmText"/>
    <w:rsid w:val="00C247A2"/>
    <w:pPr>
      <w:jc w:val="right"/>
    </w:pPr>
  </w:style>
  <w:style w:type="paragraph" w:customStyle="1" w:styleId="zAdmTextOff">
    <w:name w:val="z_AdmTextOff"/>
    <w:basedOn w:val="zAdmLeft"/>
    <w:rsid w:val="00C247A2"/>
    <w:pPr>
      <w:spacing w:after="0"/>
    </w:pPr>
    <w:rPr>
      <w:b/>
    </w:rPr>
  </w:style>
  <w:style w:type="paragraph" w:customStyle="1" w:styleId="zAdmTextOK">
    <w:name w:val="z_AdmTextOK"/>
    <w:basedOn w:val="zAdmText"/>
    <w:rsid w:val="00C247A2"/>
  </w:style>
  <w:style w:type="paragraph" w:customStyle="1" w:styleId="zAdmTname">
    <w:name w:val="z_AdmTname"/>
    <w:basedOn w:val="zAdmText"/>
    <w:rsid w:val="00C247A2"/>
    <w:pPr>
      <w:spacing w:before="360"/>
    </w:pPr>
    <w:rPr>
      <w:b/>
      <w:sz w:val="40"/>
    </w:rPr>
  </w:style>
  <w:style w:type="paragraph" w:customStyle="1" w:styleId="zCompanyName1">
    <w:name w:val="z_CompanyName1"/>
    <w:basedOn w:val="Standaard"/>
    <w:rsid w:val="00C247A2"/>
    <w:pPr>
      <w:spacing w:before="200"/>
    </w:pPr>
    <w:rPr>
      <w:b/>
      <w:noProof/>
      <w:sz w:val="16"/>
    </w:rPr>
  </w:style>
  <w:style w:type="paragraph" w:customStyle="1" w:styleId="zCompanyName2">
    <w:name w:val="z_CompanyName2"/>
    <w:basedOn w:val="zCompanyName1"/>
    <w:rsid w:val="00C247A2"/>
    <w:pPr>
      <w:spacing w:line="160" w:lineRule="atLeast"/>
      <w:jc w:val="right"/>
    </w:pPr>
    <w:rPr>
      <w:sz w:val="12"/>
    </w:rPr>
  </w:style>
  <w:style w:type="paragraph" w:customStyle="1" w:styleId="zCopyright">
    <w:name w:val="z_Copyright"/>
    <w:basedOn w:val="zAdmText"/>
    <w:rsid w:val="00C247A2"/>
    <w:pPr>
      <w:spacing w:before="120" w:line="120" w:lineRule="exact"/>
    </w:pPr>
    <w:rPr>
      <w:sz w:val="10"/>
    </w:rPr>
  </w:style>
  <w:style w:type="paragraph" w:customStyle="1" w:styleId="zExtraText">
    <w:name w:val="z_ExtraText"/>
    <w:basedOn w:val="zAdmText"/>
    <w:rsid w:val="00C247A2"/>
    <w:rPr>
      <w:b/>
    </w:rPr>
  </w:style>
  <w:style w:type="paragraph" w:customStyle="1" w:styleId="zFooterText">
    <w:name w:val="z_FooterText"/>
    <w:basedOn w:val="zAdmText"/>
    <w:rsid w:val="00C247A2"/>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C247A2"/>
    <w:pPr>
      <w:spacing w:line="160" w:lineRule="exact"/>
    </w:pPr>
    <w:rPr>
      <w:sz w:val="16"/>
    </w:rPr>
  </w:style>
  <w:style w:type="paragraph" w:customStyle="1" w:styleId="zFooterText2">
    <w:name w:val="z_FooterText2"/>
    <w:basedOn w:val="zAdmText"/>
    <w:rsid w:val="00C247A2"/>
    <w:rPr>
      <w:sz w:val="16"/>
    </w:rPr>
  </w:style>
  <w:style w:type="paragraph" w:customStyle="1" w:styleId="zHeaderL">
    <w:name w:val="z_HeaderL"/>
    <w:basedOn w:val="Standaard"/>
    <w:rsid w:val="00C247A2"/>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C247A2"/>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C247A2"/>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C247A2"/>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C247A2"/>
    <w:pPr>
      <w:tabs>
        <w:tab w:val="left" w:pos="255"/>
      </w:tabs>
      <w:spacing w:line="800" w:lineRule="atLeast"/>
      <w:jc w:val="right"/>
    </w:pPr>
    <w:rPr>
      <w:rFonts w:ascii="Frugal Sans" w:hAnsi="Frugal Sans"/>
      <w:b/>
    </w:rPr>
  </w:style>
  <w:style w:type="paragraph" w:customStyle="1" w:styleId="zHeaderR2">
    <w:name w:val="z_HeaderR2"/>
    <w:basedOn w:val="zHeaderR"/>
    <w:rsid w:val="00C247A2"/>
    <w:pPr>
      <w:framePr w:w="2155" w:wrap="auto" w:hAnchor="text" w:x="9299"/>
      <w:spacing w:line="240" w:lineRule="auto"/>
    </w:pPr>
    <w:rPr>
      <w:sz w:val="12"/>
    </w:rPr>
  </w:style>
  <w:style w:type="paragraph" w:customStyle="1" w:styleId="zHeaderRname">
    <w:name w:val="z_HeaderRname"/>
    <w:basedOn w:val="zHeaderR"/>
    <w:rsid w:val="00C247A2"/>
    <w:pPr>
      <w:tabs>
        <w:tab w:val="clear" w:pos="255"/>
        <w:tab w:val="left" w:pos="1928"/>
      </w:tabs>
      <w:spacing w:line="480" w:lineRule="atLeast"/>
      <w:jc w:val="left"/>
    </w:pPr>
    <w:rPr>
      <w:sz w:val="18"/>
    </w:rPr>
  </w:style>
  <w:style w:type="paragraph" w:customStyle="1" w:styleId="zKvKTxt">
    <w:name w:val="z_KvKTxt"/>
    <w:basedOn w:val="Standaard"/>
    <w:rsid w:val="00C247A2"/>
    <w:pPr>
      <w:spacing w:before="120" w:line="120" w:lineRule="exact"/>
    </w:pPr>
    <w:rPr>
      <w:noProof/>
      <w:sz w:val="10"/>
    </w:rPr>
  </w:style>
  <w:style w:type="paragraph" w:customStyle="1" w:styleId="zLineFull">
    <w:name w:val="z_LineFull"/>
    <w:basedOn w:val="zAdmText"/>
    <w:rsid w:val="00C247A2"/>
    <w:pPr>
      <w:tabs>
        <w:tab w:val="right" w:leader="underscore" w:pos="9412"/>
      </w:tabs>
      <w:spacing w:line="20" w:lineRule="exact"/>
      <w:ind w:left="-57"/>
    </w:pPr>
    <w:rPr>
      <w:sz w:val="16"/>
    </w:rPr>
  </w:style>
  <w:style w:type="paragraph" w:customStyle="1" w:styleId="zList">
    <w:name w:val="z_List"/>
    <w:basedOn w:val="Standaard"/>
    <w:rsid w:val="00C247A2"/>
    <w:pPr>
      <w:tabs>
        <w:tab w:val="left" w:pos="1985"/>
        <w:tab w:val="left" w:pos="7372"/>
      </w:tabs>
      <w:ind w:left="1701" w:hanging="1701"/>
    </w:pPr>
  </w:style>
  <w:style w:type="paragraph" w:customStyle="1" w:styleId="zLogo1">
    <w:name w:val="z_Logo1"/>
    <w:basedOn w:val="zAdmText"/>
    <w:rsid w:val="00C247A2"/>
    <w:pPr>
      <w:jc w:val="right"/>
    </w:pPr>
  </w:style>
  <w:style w:type="paragraph" w:customStyle="1" w:styleId="zLogo2">
    <w:name w:val="z_Logo2"/>
    <w:basedOn w:val="zLogo1"/>
    <w:rsid w:val="00C247A2"/>
  </w:style>
  <w:style w:type="paragraph" w:customStyle="1" w:styleId="zSubTitle">
    <w:name w:val="z_SubTitle"/>
    <w:basedOn w:val="zAdmText"/>
    <w:rsid w:val="00C247A2"/>
    <w:pPr>
      <w:spacing w:before="720"/>
      <w:jc w:val="center"/>
    </w:pPr>
    <w:rPr>
      <w:b/>
      <w:sz w:val="30"/>
    </w:rPr>
  </w:style>
  <w:style w:type="paragraph" w:customStyle="1" w:styleId="zTitle">
    <w:name w:val="z_Title"/>
    <w:basedOn w:val="zAdmText"/>
    <w:rsid w:val="00C247A2"/>
    <w:pPr>
      <w:spacing w:before="2540" w:after="720" w:line="480" w:lineRule="atLeast"/>
      <w:jc w:val="center"/>
    </w:pPr>
    <w:rPr>
      <w:b/>
      <w:spacing w:val="60"/>
      <w:sz w:val="40"/>
    </w:rPr>
  </w:style>
  <w:style w:type="paragraph" w:customStyle="1" w:styleId="zTOCtext">
    <w:name w:val="z_TOCtext"/>
    <w:basedOn w:val="zAdmText"/>
    <w:rsid w:val="00C247A2"/>
    <w:pPr>
      <w:jc w:val="right"/>
    </w:pPr>
  </w:style>
  <w:style w:type="paragraph" w:customStyle="1" w:styleId="zVolume">
    <w:name w:val="z_Volume"/>
    <w:basedOn w:val="zAdmText"/>
    <w:rsid w:val="00C247A2"/>
    <w:pPr>
      <w:spacing w:before="960" w:after="960"/>
      <w:jc w:val="right"/>
    </w:pPr>
    <w:rPr>
      <w:b/>
    </w:rPr>
  </w:style>
  <w:style w:type="paragraph" w:customStyle="1" w:styleId="zVolumeNumber">
    <w:name w:val="z_VolumeNumber"/>
    <w:basedOn w:val="zVolume"/>
    <w:rsid w:val="00C247A2"/>
    <w:pPr>
      <w:jc w:val="left"/>
    </w:pPr>
  </w:style>
  <w:style w:type="paragraph" w:styleId="Lijstopsomteken">
    <w:name w:val="List Bullet"/>
    <w:basedOn w:val="Standaard"/>
    <w:autoRedefine/>
    <w:rsid w:val="00C247A2"/>
    <w:rPr>
      <w:rFonts w:cs="Arial"/>
      <w:b/>
      <w:bCs/>
      <w:sz w:val="19"/>
      <w:szCs w:val="19"/>
    </w:rPr>
  </w:style>
  <w:style w:type="paragraph" w:styleId="Lijstopsomteken2">
    <w:name w:val="List Bullet 2"/>
    <w:basedOn w:val="Standaard"/>
    <w:autoRedefine/>
    <w:rsid w:val="00C247A2"/>
    <w:pPr>
      <w:ind w:left="283"/>
      <w:jc w:val="both"/>
    </w:pPr>
    <w:rPr>
      <w:rFonts w:cs="Arial"/>
      <w:color w:val="333333"/>
      <w:szCs w:val="14"/>
    </w:rPr>
  </w:style>
  <w:style w:type="paragraph" w:styleId="Lijstopsomteken4">
    <w:name w:val="List Bullet 4"/>
    <w:basedOn w:val="Standaard"/>
    <w:autoRedefine/>
    <w:rsid w:val="00C247A2"/>
    <w:pPr>
      <w:numPr>
        <w:numId w:val="5"/>
      </w:numPr>
    </w:pPr>
  </w:style>
  <w:style w:type="paragraph" w:styleId="Bloktekst">
    <w:name w:val="Block Text"/>
    <w:basedOn w:val="Standaard"/>
    <w:rsid w:val="00C247A2"/>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Standaard"/>
    <w:rsid w:val="00C247A2"/>
    <w:pPr>
      <w:ind w:left="1134"/>
    </w:pPr>
    <w:rPr>
      <w:rFonts w:ascii="Times New Roman" w:hAnsi="Times New Roman"/>
      <w:sz w:val="24"/>
    </w:rPr>
  </w:style>
  <w:style w:type="character" w:styleId="Hyperlink">
    <w:name w:val="Hyperlink"/>
    <w:rsid w:val="00C247A2"/>
    <w:rPr>
      <w:color w:val="0000FF"/>
      <w:u w:val="single"/>
    </w:rPr>
  </w:style>
  <w:style w:type="character" w:styleId="GevolgdeHyperlink">
    <w:name w:val="FollowedHyperlink"/>
    <w:rsid w:val="00C247A2"/>
    <w:rPr>
      <w:color w:val="800080"/>
      <w:u w:val="single"/>
    </w:rPr>
  </w:style>
  <w:style w:type="paragraph" w:styleId="Lijst2">
    <w:name w:val="List 2"/>
    <w:basedOn w:val="Standaard"/>
    <w:rsid w:val="00C247A2"/>
    <w:pPr>
      <w:ind w:left="566" w:hanging="283"/>
    </w:pPr>
  </w:style>
  <w:style w:type="paragraph" w:styleId="Plattetekst">
    <w:name w:val="Body Text"/>
    <w:basedOn w:val="Standaard"/>
    <w:link w:val="PlattetekstChar"/>
    <w:rsid w:val="00C247A2"/>
    <w:pPr>
      <w:spacing w:after="120"/>
    </w:pPr>
  </w:style>
  <w:style w:type="character" w:customStyle="1" w:styleId="PlattetekstChar">
    <w:name w:val="Platte tekst Char"/>
    <w:basedOn w:val="Standaardalinea-lettertype"/>
    <w:link w:val="Plattetekst"/>
    <w:rsid w:val="00C247A2"/>
    <w:rPr>
      <w:rFonts w:ascii="Arial" w:eastAsia="Times New Roman" w:hAnsi="Arial" w:cs="Times New Roman"/>
      <w:szCs w:val="20"/>
      <w:lang w:val="en-GB" w:eastAsia="en-US"/>
    </w:rPr>
  </w:style>
  <w:style w:type="paragraph" w:styleId="Plattetekstinspringen">
    <w:name w:val="Body Text Indent"/>
    <w:basedOn w:val="Standaard"/>
    <w:link w:val="PlattetekstinspringenChar"/>
    <w:rsid w:val="00C247A2"/>
    <w:pPr>
      <w:spacing w:after="120"/>
      <w:ind w:left="283"/>
    </w:pPr>
  </w:style>
  <w:style w:type="character" w:customStyle="1" w:styleId="PlattetekstinspringenChar">
    <w:name w:val="Platte tekst inspringen Char"/>
    <w:basedOn w:val="Standaardalinea-lettertype"/>
    <w:link w:val="Plattetekstinspringen"/>
    <w:rsid w:val="00C247A2"/>
    <w:rPr>
      <w:rFonts w:ascii="Arial" w:eastAsia="Times New Roman" w:hAnsi="Arial" w:cs="Times New Roman"/>
      <w:szCs w:val="20"/>
      <w:lang w:val="en-GB" w:eastAsia="en-US"/>
    </w:rPr>
  </w:style>
  <w:style w:type="paragraph" w:styleId="Tekstzonderopmaak">
    <w:name w:val="Plain Text"/>
    <w:basedOn w:val="Standaard"/>
    <w:link w:val="TekstzonderopmaakChar"/>
    <w:rsid w:val="00C247A2"/>
    <w:rPr>
      <w:rFonts w:ascii="Courier New" w:hAnsi="Courier New" w:cs="Courier New"/>
      <w:sz w:val="20"/>
    </w:rPr>
  </w:style>
  <w:style w:type="character" w:customStyle="1" w:styleId="TekstzonderopmaakChar">
    <w:name w:val="Tekst zonder opmaak Char"/>
    <w:basedOn w:val="Standaardalinea-lettertype"/>
    <w:link w:val="Tekstzonderopmaak"/>
    <w:rsid w:val="00C247A2"/>
    <w:rPr>
      <w:rFonts w:ascii="Courier New" w:eastAsia="Times New Roman" w:hAnsi="Courier New" w:cs="Courier New"/>
      <w:sz w:val="20"/>
      <w:szCs w:val="20"/>
      <w:lang w:val="en-GB" w:eastAsia="en-US"/>
    </w:rPr>
  </w:style>
  <w:style w:type="character" w:customStyle="1" w:styleId="PersonalComposeStyle">
    <w:name w:val="Personal Compose Style"/>
    <w:rsid w:val="00C247A2"/>
    <w:rPr>
      <w:rFonts w:ascii="Arial" w:hAnsi="Arial" w:cs="Arial"/>
      <w:color w:val="auto"/>
      <w:sz w:val="20"/>
    </w:rPr>
  </w:style>
  <w:style w:type="character" w:customStyle="1" w:styleId="PersonalReplyStyle">
    <w:name w:val="Personal Reply Style"/>
    <w:rsid w:val="00C247A2"/>
    <w:rPr>
      <w:rFonts w:ascii="Arial" w:hAnsi="Arial" w:cs="Arial"/>
      <w:color w:val="auto"/>
      <w:sz w:val="20"/>
    </w:rPr>
  </w:style>
  <w:style w:type="paragraph" w:styleId="Plattetekstinspringen2">
    <w:name w:val="Body Text Indent 2"/>
    <w:basedOn w:val="Standaard"/>
    <w:link w:val="Plattetekstinspringen2Char"/>
    <w:rsid w:val="00C247A2"/>
    <w:pPr>
      <w:spacing w:after="120" w:line="480" w:lineRule="auto"/>
      <w:ind w:left="283"/>
    </w:pPr>
  </w:style>
  <w:style w:type="character" w:customStyle="1" w:styleId="Plattetekstinspringen2Char">
    <w:name w:val="Platte tekst inspringen 2 Char"/>
    <w:basedOn w:val="Standaardalinea-lettertype"/>
    <w:link w:val="Plattetekstinspringen2"/>
    <w:rsid w:val="00C247A2"/>
    <w:rPr>
      <w:rFonts w:ascii="Arial" w:eastAsia="Times New Roman" w:hAnsi="Arial" w:cs="Times New Roman"/>
      <w:szCs w:val="20"/>
      <w:lang w:val="en-GB" w:eastAsia="en-US"/>
    </w:rPr>
  </w:style>
  <w:style w:type="paragraph" w:customStyle="1" w:styleId="Default">
    <w:name w:val="Default"/>
    <w:rsid w:val="00C247A2"/>
    <w:pPr>
      <w:autoSpaceDE w:val="0"/>
      <w:autoSpaceDN w:val="0"/>
      <w:adjustRightInd w:val="0"/>
    </w:pPr>
    <w:rPr>
      <w:color w:val="000000"/>
      <w:sz w:val="24"/>
      <w:szCs w:val="24"/>
      <w:lang w:val="en-US" w:eastAsia="en-US"/>
    </w:rPr>
  </w:style>
  <w:style w:type="paragraph" w:styleId="Plattetekst2">
    <w:name w:val="Body Text 2"/>
    <w:basedOn w:val="Standaard"/>
    <w:link w:val="Plattetekst2Char"/>
    <w:rsid w:val="00C247A2"/>
    <w:pPr>
      <w:spacing w:after="120" w:line="480" w:lineRule="auto"/>
    </w:pPr>
  </w:style>
  <w:style w:type="character" w:customStyle="1" w:styleId="Plattetekst2Char">
    <w:name w:val="Platte tekst 2 Char"/>
    <w:basedOn w:val="Standaardalinea-lettertype"/>
    <w:link w:val="Plattetekst2"/>
    <w:rsid w:val="00C247A2"/>
    <w:rPr>
      <w:rFonts w:ascii="Arial" w:eastAsia="Times New Roman" w:hAnsi="Arial" w:cs="Times New Roman"/>
      <w:szCs w:val="20"/>
      <w:lang w:val="en-GB" w:eastAsia="en-US"/>
    </w:rPr>
  </w:style>
  <w:style w:type="character" w:styleId="Nadruk">
    <w:name w:val="Emphasis"/>
    <w:rsid w:val="00C247A2"/>
    <w:rPr>
      <w:i/>
      <w:iCs/>
    </w:rPr>
  </w:style>
  <w:style w:type="paragraph" w:styleId="Plattetekst3">
    <w:name w:val="Body Text 3"/>
    <w:basedOn w:val="Standaard"/>
    <w:link w:val="Plattetekst3Char"/>
    <w:rsid w:val="00C247A2"/>
    <w:pPr>
      <w:spacing w:after="120"/>
    </w:pPr>
    <w:rPr>
      <w:sz w:val="16"/>
      <w:szCs w:val="16"/>
    </w:rPr>
  </w:style>
  <w:style w:type="character" w:customStyle="1" w:styleId="Plattetekst3Char">
    <w:name w:val="Platte tekst 3 Char"/>
    <w:basedOn w:val="Standaardalinea-lettertype"/>
    <w:link w:val="Plattetekst3"/>
    <w:rsid w:val="00C247A2"/>
    <w:rPr>
      <w:rFonts w:ascii="Arial" w:eastAsia="Times New Roman" w:hAnsi="Arial" w:cs="Times New Roman"/>
      <w:sz w:val="16"/>
      <w:szCs w:val="16"/>
      <w:lang w:val="en-GB" w:eastAsia="en-US"/>
    </w:rPr>
  </w:style>
  <w:style w:type="paragraph" w:styleId="Platteteksteersteinspringing">
    <w:name w:val="Body Text First Indent"/>
    <w:basedOn w:val="Plattetekst"/>
    <w:link w:val="PlatteteksteersteinspringingChar"/>
    <w:rsid w:val="00C247A2"/>
    <w:pPr>
      <w:ind w:firstLine="210"/>
    </w:pPr>
  </w:style>
  <w:style w:type="character" w:customStyle="1" w:styleId="PlatteteksteersteinspringingChar">
    <w:name w:val="Platte tekst eerste inspringing Char"/>
    <w:basedOn w:val="PlattetekstChar"/>
    <w:link w:val="Platteteksteersteinspringing"/>
    <w:rsid w:val="00C247A2"/>
    <w:rPr>
      <w:rFonts w:ascii="Arial" w:eastAsia="Times New Roman" w:hAnsi="Arial" w:cs="Times New Roman"/>
      <w:szCs w:val="20"/>
      <w:lang w:val="en-GB" w:eastAsia="en-US"/>
    </w:rPr>
  </w:style>
  <w:style w:type="paragraph" w:styleId="Platteteksteersteinspringing2">
    <w:name w:val="Body Text First Indent 2"/>
    <w:basedOn w:val="Plattetekstinspringen"/>
    <w:link w:val="Platteteksteersteinspringing2Char"/>
    <w:rsid w:val="00C247A2"/>
    <w:pPr>
      <w:ind w:firstLine="210"/>
    </w:pPr>
  </w:style>
  <w:style w:type="character" w:customStyle="1" w:styleId="Platteteksteersteinspringing2Char">
    <w:name w:val="Platte tekst eerste inspringing 2 Char"/>
    <w:basedOn w:val="PlattetekstinspringenChar"/>
    <w:link w:val="Platteteksteersteinspringing2"/>
    <w:rsid w:val="00C247A2"/>
    <w:rPr>
      <w:rFonts w:ascii="Arial" w:eastAsia="Times New Roman" w:hAnsi="Arial" w:cs="Times New Roman"/>
      <w:szCs w:val="20"/>
      <w:lang w:val="en-GB" w:eastAsia="en-US"/>
    </w:rPr>
  </w:style>
  <w:style w:type="paragraph" w:styleId="Plattetekstinspringen3">
    <w:name w:val="Body Text Indent 3"/>
    <w:basedOn w:val="Standaard"/>
    <w:link w:val="Plattetekstinspringen3Char"/>
    <w:rsid w:val="00C247A2"/>
    <w:pPr>
      <w:spacing w:after="120"/>
      <w:ind w:left="283"/>
    </w:pPr>
    <w:rPr>
      <w:sz w:val="16"/>
      <w:szCs w:val="16"/>
    </w:rPr>
  </w:style>
  <w:style w:type="character" w:customStyle="1" w:styleId="Plattetekstinspringen3Char">
    <w:name w:val="Platte tekst inspringen 3 Char"/>
    <w:basedOn w:val="Standaardalinea-lettertype"/>
    <w:link w:val="Plattetekstinspringen3"/>
    <w:rsid w:val="00C247A2"/>
    <w:rPr>
      <w:rFonts w:ascii="Arial" w:eastAsia="Times New Roman" w:hAnsi="Arial" w:cs="Times New Roman"/>
      <w:sz w:val="16"/>
      <w:szCs w:val="16"/>
      <w:lang w:val="en-GB" w:eastAsia="en-US"/>
    </w:rPr>
  </w:style>
  <w:style w:type="paragraph" w:customStyle="1" w:styleId="CaptionTable">
    <w:name w:val="Caption Table"/>
    <w:basedOn w:val="Bijschrift"/>
    <w:rsid w:val="00C247A2"/>
    <w:pPr>
      <w:overflowPunct/>
      <w:autoSpaceDE/>
      <w:autoSpaceDN/>
      <w:adjustRightInd/>
      <w:jc w:val="center"/>
      <w:textAlignment w:val="auto"/>
    </w:pPr>
  </w:style>
  <w:style w:type="paragraph" w:styleId="Datum">
    <w:name w:val="Date"/>
    <w:basedOn w:val="Standaard"/>
    <w:next w:val="Standaard"/>
    <w:link w:val="DatumChar"/>
    <w:rsid w:val="00C247A2"/>
  </w:style>
  <w:style w:type="character" w:customStyle="1" w:styleId="DatumChar">
    <w:name w:val="Datum Char"/>
    <w:basedOn w:val="Standaardalinea-lettertype"/>
    <w:link w:val="Datum"/>
    <w:rsid w:val="00C247A2"/>
    <w:rPr>
      <w:rFonts w:ascii="Arial" w:eastAsia="Times New Roman" w:hAnsi="Arial" w:cs="Times New Roman"/>
      <w:szCs w:val="20"/>
      <w:lang w:val="en-GB" w:eastAsia="en-US"/>
    </w:rPr>
  </w:style>
  <w:style w:type="paragraph" w:styleId="Documentstructuur">
    <w:name w:val="Document Map"/>
    <w:basedOn w:val="Standaard"/>
    <w:link w:val="DocumentstructuurChar"/>
    <w:semiHidden/>
    <w:rsid w:val="00C247A2"/>
    <w:pPr>
      <w:shd w:val="clear" w:color="auto" w:fill="000080"/>
    </w:pPr>
    <w:rPr>
      <w:rFonts w:ascii="Tahoma" w:hAnsi="Tahoma" w:cs="Tahoma"/>
    </w:rPr>
  </w:style>
  <w:style w:type="character" w:customStyle="1" w:styleId="DocumentstructuurChar">
    <w:name w:val="Documentstructuur Char"/>
    <w:basedOn w:val="Standaardalinea-lettertype"/>
    <w:link w:val="Documentstructuur"/>
    <w:semiHidden/>
    <w:rsid w:val="00C247A2"/>
    <w:rPr>
      <w:rFonts w:ascii="Tahoma" w:eastAsia="Times New Roman" w:hAnsi="Tahoma" w:cs="Tahoma"/>
      <w:szCs w:val="20"/>
      <w:shd w:val="clear" w:color="auto" w:fill="000080"/>
      <w:lang w:val="en-GB" w:eastAsia="en-US"/>
    </w:rPr>
  </w:style>
  <w:style w:type="paragraph" w:styleId="E-mailhandtekening">
    <w:name w:val="E-mail Signature"/>
    <w:basedOn w:val="Standaard"/>
    <w:link w:val="E-mailhandtekeningChar"/>
    <w:rsid w:val="00C247A2"/>
  </w:style>
  <w:style w:type="character" w:customStyle="1" w:styleId="E-mailhandtekeningChar">
    <w:name w:val="E-mailhandtekening Char"/>
    <w:basedOn w:val="Standaardalinea-lettertype"/>
    <w:link w:val="E-mailhandtekening"/>
    <w:rsid w:val="00C247A2"/>
    <w:rPr>
      <w:rFonts w:ascii="Arial" w:eastAsia="Times New Roman" w:hAnsi="Arial" w:cs="Times New Roman"/>
      <w:szCs w:val="20"/>
      <w:lang w:val="en-GB" w:eastAsia="en-US"/>
    </w:rPr>
  </w:style>
  <w:style w:type="paragraph" w:styleId="Eindnoottekst">
    <w:name w:val="endnote text"/>
    <w:basedOn w:val="Standaard"/>
    <w:link w:val="EindnoottekstChar"/>
    <w:semiHidden/>
    <w:rsid w:val="00C247A2"/>
    <w:rPr>
      <w:sz w:val="20"/>
    </w:rPr>
  </w:style>
  <w:style w:type="character" w:customStyle="1" w:styleId="EindnoottekstChar">
    <w:name w:val="Eindnoottekst Char"/>
    <w:basedOn w:val="Standaardalinea-lettertype"/>
    <w:link w:val="Eindnoottekst"/>
    <w:semiHidden/>
    <w:rsid w:val="00C247A2"/>
    <w:rPr>
      <w:rFonts w:ascii="Arial" w:eastAsia="Times New Roman" w:hAnsi="Arial" w:cs="Times New Roman"/>
      <w:sz w:val="20"/>
      <w:szCs w:val="20"/>
      <w:lang w:val="en-GB" w:eastAsia="en-US"/>
    </w:rPr>
  </w:style>
  <w:style w:type="paragraph" w:styleId="Adresenvelop">
    <w:name w:val="envelope address"/>
    <w:basedOn w:val="Standaard"/>
    <w:rsid w:val="00C247A2"/>
    <w:pPr>
      <w:framePr w:w="7920" w:h="1980" w:hRule="exact" w:hSpace="180" w:wrap="auto" w:hAnchor="page" w:xAlign="center" w:yAlign="bottom"/>
      <w:ind w:left="2880"/>
    </w:pPr>
    <w:rPr>
      <w:rFonts w:cs="Arial"/>
      <w:sz w:val="24"/>
      <w:szCs w:val="24"/>
    </w:rPr>
  </w:style>
  <w:style w:type="paragraph" w:styleId="Afzender">
    <w:name w:val="envelope return"/>
    <w:basedOn w:val="Standaard"/>
    <w:rsid w:val="00C247A2"/>
    <w:rPr>
      <w:rFonts w:cs="Arial"/>
      <w:sz w:val="20"/>
    </w:rPr>
  </w:style>
  <w:style w:type="character" w:customStyle="1" w:styleId="geo-decgeo">
    <w:name w:val="geo-dec geo"/>
    <w:basedOn w:val="Standaardalinea-lettertype"/>
    <w:rsid w:val="00C247A2"/>
  </w:style>
  <w:style w:type="character" w:customStyle="1" w:styleId="geo-dms1">
    <w:name w:val="geo-dms1"/>
    <w:rsid w:val="00C247A2"/>
    <w:rPr>
      <w:vanish w:val="0"/>
      <w:webHidden w:val="0"/>
    </w:rPr>
  </w:style>
  <w:style w:type="character" w:customStyle="1" w:styleId="geo-multi-punct1">
    <w:name w:val="geo-multi-punct1"/>
    <w:rsid w:val="00C247A2"/>
    <w:rPr>
      <w:vanish/>
      <w:webHidden w:val="0"/>
    </w:rPr>
  </w:style>
  <w:style w:type="paragraph" w:styleId="HTML-adres">
    <w:name w:val="HTML Address"/>
    <w:basedOn w:val="Standaard"/>
    <w:link w:val="HTML-adresChar"/>
    <w:rsid w:val="00C247A2"/>
    <w:rPr>
      <w:i/>
      <w:iCs/>
    </w:rPr>
  </w:style>
  <w:style w:type="character" w:customStyle="1" w:styleId="HTML-adresChar">
    <w:name w:val="HTML-adres Char"/>
    <w:basedOn w:val="Standaardalinea-lettertype"/>
    <w:link w:val="HTML-adres"/>
    <w:rsid w:val="00C247A2"/>
    <w:rPr>
      <w:rFonts w:ascii="Arial" w:eastAsia="Times New Roman" w:hAnsi="Arial" w:cs="Times New Roman"/>
      <w:i/>
      <w:iCs/>
      <w:szCs w:val="20"/>
      <w:lang w:val="en-GB" w:eastAsia="en-US"/>
    </w:rPr>
  </w:style>
  <w:style w:type="paragraph" w:styleId="HTML-voorafopgemaakt">
    <w:name w:val="HTML Preformatted"/>
    <w:basedOn w:val="Standaard"/>
    <w:link w:val="HTML-voorafopgemaaktChar"/>
    <w:rsid w:val="00C247A2"/>
    <w:rPr>
      <w:rFonts w:ascii="Courier New" w:hAnsi="Courier New" w:cs="Courier New"/>
      <w:sz w:val="20"/>
    </w:rPr>
  </w:style>
  <w:style w:type="character" w:customStyle="1" w:styleId="HTML-voorafopgemaaktChar">
    <w:name w:val="HTML - vooraf opgemaakt Char"/>
    <w:basedOn w:val="Standaardalinea-lettertype"/>
    <w:link w:val="HTML-voorafopgemaakt"/>
    <w:rsid w:val="00C247A2"/>
    <w:rPr>
      <w:rFonts w:ascii="Courier New" w:eastAsia="Times New Roman" w:hAnsi="Courier New" w:cs="Courier New"/>
      <w:sz w:val="20"/>
      <w:szCs w:val="20"/>
      <w:lang w:val="en-GB" w:eastAsia="en-US"/>
    </w:rPr>
  </w:style>
  <w:style w:type="paragraph" w:styleId="Index8">
    <w:name w:val="index 8"/>
    <w:basedOn w:val="Standaard"/>
    <w:next w:val="Standaard"/>
    <w:autoRedefine/>
    <w:semiHidden/>
    <w:rsid w:val="00C247A2"/>
    <w:pPr>
      <w:ind w:left="1760" w:hanging="220"/>
    </w:pPr>
  </w:style>
  <w:style w:type="paragraph" w:styleId="Index9">
    <w:name w:val="index 9"/>
    <w:basedOn w:val="Standaard"/>
    <w:next w:val="Standaard"/>
    <w:autoRedefine/>
    <w:semiHidden/>
    <w:rsid w:val="00C247A2"/>
    <w:pPr>
      <w:ind w:left="1980" w:hanging="220"/>
    </w:pPr>
  </w:style>
  <w:style w:type="character" w:customStyle="1" w:styleId="latitude1">
    <w:name w:val="latitude1"/>
    <w:basedOn w:val="Standaardalinea-lettertype"/>
    <w:rsid w:val="00C247A2"/>
  </w:style>
  <w:style w:type="paragraph" w:styleId="Lijst">
    <w:name w:val="List"/>
    <w:basedOn w:val="Standaard"/>
    <w:rsid w:val="00C247A2"/>
    <w:pPr>
      <w:ind w:left="283" w:hanging="283"/>
    </w:pPr>
  </w:style>
  <w:style w:type="paragraph" w:styleId="Lijst3">
    <w:name w:val="List 3"/>
    <w:basedOn w:val="Standaard"/>
    <w:rsid w:val="00C247A2"/>
    <w:pPr>
      <w:ind w:left="849" w:hanging="283"/>
    </w:pPr>
  </w:style>
  <w:style w:type="paragraph" w:styleId="Lijst4">
    <w:name w:val="List 4"/>
    <w:basedOn w:val="Standaard"/>
    <w:rsid w:val="00C247A2"/>
    <w:pPr>
      <w:ind w:left="1132" w:hanging="283"/>
    </w:pPr>
  </w:style>
  <w:style w:type="paragraph" w:styleId="Lijst5">
    <w:name w:val="List 5"/>
    <w:basedOn w:val="Standaard"/>
    <w:rsid w:val="00C247A2"/>
    <w:pPr>
      <w:ind w:left="1415" w:hanging="283"/>
    </w:pPr>
  </w:style>
  <w:style w:type="paragraph" w:styleId="Lijstopsomteken3">
    <w:name w:val="List Bullet 3"/>
    <w:basedOn w:val="Standaard"/>
    <w:autoRedefine/>
    <w:rsid w:val="00C247A2"/>
    <w:pPr>
      <w:numPr>
        <w:numId w:val="4"/>
      </w:numPr>
    </w:pPr>
  </w:style>
  <w:style w:type="paragraph" w:styleId="Lijstopsomteken5">
    <w:name w:val="List Bullet 5"/>
    <w:basedOn w:val="Standaard"/>
    <w:autoRedefine/>
    <w:rsid w:val="00C247A2"/>
    <w:pPr>
      <w:numPr>
        <w:numId w:val="6"/>
      </w:numPr>
    </w:pPr>
  </w:style>
  <w:style w:type="paragraph" w:styleId="Lijstvoortzetting">
    <w:name w:val="List Continue"/>
    <w:basedOn w:val="Standaard"/>
    <w:rsid w:val="00C247A2"/>
    <w:pPr>
      <w:spacing w:after="120"/>
      <w:ind w:left="283"/>
    </w:pPr>
  </w:style>
  <w:style w:type="paragraph" w:styleId="Lijstvoortzetting2">
    <w:name w:val="List Continue 2"/>
    <w:basedOn w:val="Standaard"/>
    <w:rsid w:val="00C247A2"/>
    <w:pPr>
      <w:spacing w:after="120"/>
      <w:ind w:left="566"/>
    </w:pPr>
  </w:style>
  <w:style w:type="paragraph" w:styleId="Lijstvoortzetting3">
    <w:name w:val="List Continue 3"/>
    <w:basedOn w:val="Standaard"/>
    <w:rsid w:val="00C247A2"/>
    <w:pPr>
      <w:spacing w:after="120"/>
      <w:ind w:left="849"/>
    </w:pPr>
  </w:style>
  <w:style w:type="paragraph" w:styleId="Lijstvoortzetting4">
    <w:name w:val="List Continue 4"/>
    <w:basedOn w:val="Standaard"/>
    <w:rsid w:val="00C247A2"/>
    <w:pPr>
      <w:spacing w:after="120"/>
      <w:ind w:left="1132"/>
    </w:pPr>
  </w:style>
  <w:style w:type="paragraph" w:styleId="Lijstvoortzetting5">
    <w:name w:val="List Continue 5"/>
    <w:basedOn w:val="Standaard"/>
    <w:rsid w:val="00C247A2"/>
    <w:pPr>
      <w:spacing w:after="120"/>
      <w:ind w:left="1415"/>
    </w:pPr>
  </w:style>
  <w:style w:type="paragraph" w:styleId="Lijstnummering">
    <w:name w:val="List Number"/>
    <w:basedOn w:val="Standaard"/>
    <w:rsid w:val="00C247A2"/>
    <w:pPr>
      <w:numPr>
        <w:numId w:val="11"/>
      </w:numPr>
    </w:pPr>
    <w:rPr>
      <w:b/>
      <w:bCs/>
    </w:rPr>
  </w:style>
  <w:style w:type="paragraph" w:styleId="Lijstnummering2">
    <w:name w:val="List Number 2"/>
    <w:basedOn w:val="Standaard"/>
    <w:rsid w:val="00C247A2"/>
    <w:pPr>
      <w:numPr>
        <w:numId w:val="7"/>
      </w:numPr>
    </w:pPr>
  </w:style>
  <w:style w:type="paragraph" w:styleId="Lijstnummering3">
    <w:name w:val="List Number 3"/>
    <w:basedOn w:val="Standaard"/>
    <w:rsid w:val="00C247A2"/>
    <w:pPr>
      <w:numPr>
        <w:numId w:val="8"/>
      </w:numPr>
    </w:pPr>
  </w:style>
  <w:style w:type="paragraph" w:styleId="Lijstnummering4">
    <w:name w:val="List Number 4"/>
    <w:basedOn w:val="Standaard"/>
    <w:rsid w:val="00C247A2"/>
    <w:pPr>
      <w:numPr>
        <w:numId w:val="9"/>
      </w:numPr>
    </w:pPr>
  </w:style>
  <w:style w:type="paragraph" w:styleId="Lijstnummering5">
    <w:name w:val="List Number 5"/>
    <w:basedOn w:val="Standaard"/>
    <w:rsid w:val="00C247A2"/>
    <w:pPr>
      <w:numPr>
        <w:numId w:val="10"/>
      </w:numPr>
    </w:pPr>
  </w:style>
  <w:style w:type="character" w:customStyle="1" w:styleId="longitude1">
    <w:name w:val="longitude1"/>
    <w:basedOn w:val="Standaardalinea-lettertype"/>
    <w:rsid w:val="00C247A2"/>
  </w:style>
  <w:style w:type="paragraph" w:styleId="Berichtkop">
    <w:name w:val="Message Header"/>
    <w:basedOn w:val="Standaard"/>
    <w:link w:val="BerichtkopChar"/>
    <w:rsid w:val="00C247A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BerichtkopChar">
    <w:name w:val="Berichtkop Char"/>
    <w:basedOn w:val="Standaardalinea-lettertype"/>
    <w:link w:val="Berichtkop"/>
    <w:rsid w:val="00C247A2"/>
    <w:rPr>
      <w:rFonts w:ascii="Arial" w:eastAsia="Times New Roman" w:hAnsi="Arial" w:cs="Arial"/>
      <w:sz w:val="24"/>
      <w:szCs w:val="24"/>
      <w:shd w:val="pct20" w:color="auto" w:fill="auto"/>
      <w:lang w:val="en-GB" w:eastAsia="en-US"/>
    </w:rPr>
  </w:style>
  <w:style w:type="paragraph" w:styleId="Normaalweb">
    <w:name w:val="Normal (Web)"/>
    <w:basedOn w:val="Standaard"/>
    <w:rsid w:val="00C247A2"/>
    <w:rPr>
      <w:rFonts w:ascii="Times New Roman" w:hAnsi="Times New Roman"/>
      <w:sz w:val="24"/>
      <w:szCs w:val="24"/>
    </w:rPr>
  </w:style>
  <w:style w:type="paragraph" w:styleId="Notitiekop">
    <w:name w:val="Note Heading"/>
    <w:basedOn w:val="Standaard"/>
    <w:next w:val="Standaard"/>
    <w:link w:val="NotitiekopChar"/>
    <w:rsid w:val="00C247A2"/>
  </w:style>
  <w:style w:type="character" w:customStyle="1" w:styleId="NotitiekopChar">
    <w:name w:val="Notitiekop Char"/>
    <w:basedOn w:val="Standaardalinea-lettertype"/>
    <w:link w:val="Notitiekop"/>
    <w:rsid w:val="00C247A2"/>
    <w:rPr>
      <w:rFonts w:ascii="Arial" w:eastAsia="Times New Roman" w:hAnsi="Arial" w:cs="Times New Roman"/>
      <w:szCs w:val="20"/>
      <w:lang w:val="en-GB" w:eastAsia="en-US"/>
    </w:rPr>
  </w:style>
  <w:style w:type="character" w:customStyle="1" w:styleId="plainlinksneverexpand1">
    <w:name w:val="plainlinksneverexpand1"/>
    <w:basedOn w:val="Standaardalinea-lettertype"/>
    <w:rsid w:val="00C247A2"/>
  </w:style>
  <w:style w:type="paragraph" w:styleId="Aanhef">
    <w:name w:val="Salutation"/>
    <w:basedOn w:val="Standaard"/>
    <w:next w:val="Standaard"/>
    <w:link w:val="AanhefChar"/>
    <w:rsid w:val="00C247A2"/>
  </w:style>
  <w:style w:type="character" w:customStyle="1" w:styleId="AanhefChar">
    <w:name w:val="Aanhef Char"/>
    <w:basedOn w:val="Standaardalinea-lettertype"/>
    <w:link w:val="Aanhef"/>
    <w:rsid w:val="00C247A2"/>
    <w:rPr>
      <w:rFonts w:ascii="Arial" w:eastAsia="Times New Roman" w:hAnsi="Arial" w:cs="Times New Roman"/>
      <w:szCs w:val="20"/>
      <w:lang w:val="en-GB" w:eastAsia="en-US"/>
    </w:rPr>
  </w:style>
  <w:style w:type="paragraph" w:styleId="Handtekening">
    <w:name w:val="Signature"/>
    <w:basedOn w:val="Standaard"/>
    <w:link w:val="HandtekeningChar"/>
    <w:rsid w:val="00C247A2"/>
    <w:pPr>
      <w:ind w:left="4252"/>
    </w:pPr>
  </w:style>
  <w:style w:type="character" w:customStyle="1" w:styleId="HandtekeningChar">
    <w:name w:val="Handtekening Char"/>
    <w:basedOn w:val="Standaardalinea-lettertype"/>
    <w:link w:val="Handtekening"/>
    <w:rsid w:val="00C247A2"/>
    <w:rPr>
      <w:rFonts w:ascii="Arial" w:eastAsia="Times New Roman" w:hAnsi="Arial" w:cs="Times New Roman"/>
      <w:szCs w:val="20"/>
      <w:lang w:val="en-GB" w:eastAsia="en-US"/>
    </w:rPr>
  </w:style>
  <w:style w:type="paragraph" w:styleId="Bronvermelding">
    <w:name w:val="table of authorities"/>
    <w:basedOn w:val="Standaard"/>
    <w:next w:val="Standaard"/>
    <w:semiHidden/>
    <w:rsid w:val="00C247A2"/>
    <w:pPr>
      <w:ind w:left="220" w:hanging="220"/>
    </w:pPr>
  </w:style>
  <w:style w:type="paragraph" w:styleId="Titel">
    <w:name w:val="Title"/>
    <w:aliases w:val="Kop 4l,onderdeel"/>
    <w:basedOn w:val="Standaard"/>
    <w:link w:val="TitelChar"/>
    <w:rsid w:val="00C247A2"/>
    <w:pPr>
      <w:spacing w:before="240" w:after="60"/>
      <w:jc w:val="center"/>
      <w:outlineLvl w:val="0"/>
    </w:pPr>
    <w:rPr>
      <w:rFonts w:cs="Arial"/>
      <w:b/>
      <w:bCs/>
      <w:kern w:val="28"/>
      <w:sz w:val="32"/>
      <w:szCs w:val="32"/>
    </w:rPr>
  </w:style>
  <w:style w:type="character" w:customStyle="1" w:styleId="TitelChar">
    <w:name w:val="Titel Char"/>
    <w:aliases w:val="Kop 4l Char,onderdeel Char"/>
    <w:basedOn w:val="Standaardalinea-lettertype"/>
    <w:link w:val="Titel"/>
    <w:rsid w:val="00C247A2"/>
    <w:rPr>
      <w:rFonts w:ascii="Arial" w:eastAsia="Times New Roman" w:hAnsi="Arial" w:cs="Arial"/>
      <w:b/>
      <w:bCs/>
      <w:kern w:val="28"/>
      <w:sz w:val="32"/>
      <w:szCs w:val="32"/>
      <w:lang w:val="en-GB" w:eastAsia="en-US"/>
    </w:rPr>
  </w:style>
  <w:style w:type="paragraph" w:styleId="Kopbronvermelding">
    <w:name w:val="toa heading"/>
    <w:basedOn w:val="Standaard"/>
    <w:next w:val="Standaard"/>
    <w:semiHidden/>
    <w:rsid w:val="00C247A2"/>
    <w:pPr>
      <w:spacing w:before="120"/>
    </w:pPr>
    <w:rPr>
      <w:rFonts w:cs="Arial"/>
      <w:b/>
      <w:bCs/>
      <w:sz w:val="24"/>
      <w:szCs w:val="24"/>
    </w:rPr>
  </w:style>
  <w:style w:type="paragraph" w:customStyle="1" w:styleId="zIBusinessUnit1">
    <w:name w:val="zI_BusinessUnit1"/>
    <w:basedOn w:val="Text"/>
    <w:next w:val="Text"/>
    <w:rsid w:val="00C247A2"/>
    <w:rPr>
      <w:b/>
      <w:bCs/>
      <w:noProof/>
      <w:sz w:val="14"/>
    </w:rPr>
  </w:style>
  <w:style w:type="paragraph" w:customStyle="1" w:styleId="zICompanyAddress1">
    <w:name w:val="zI_CompanyAddress1"/>
    <w:basedOn w:val="Text"/>
    <w:next w:val="Text"/>
    <w:rsid w:val="00C247A2"/>
    <w:pPr>
      <w:tabs>
        <w:tab w:val="left" w:pos="907"/>
      </w:tabs>
      <w:spacing w:after="120"/>
    </w:pPr>
    <w:rPr>
      <w:sz w:val="14"/>
    </w:rPr>
  </w:style>
  <w:style w:type="paragraph" w:customStyle="1" w:styleId="zICompanyName1">
    <w:name w:val="zI_CompanyName1"/>
    <w:basedOn w:val="Text"/>
    <w:next w:val="Text"/>
    <w:rsid w:val="00C247A2"/>
    <w:rPr>
      <w:rFonts w:ascii="Arial Black" w:hAnsi="Arial Black" w:cs="Arial"/>
      <w:noProof/>
      <w:sz w:val="18"/>
    </w:rPr>
  </w:style>
  <w:style w:type="paragraph" w:customStyle="1" w:styleId="zIFooter1">
    <w:name w:val="zI_Footer1"/>
    <w:basedOn w:val="Standaard"/>
    <w:rsid w:val="00C247A2"/>
    <w:pPr>
      <w:spacing w:before="60" w:after="60"/>
    </w:pPr>
    <w:rPr>
      <w:noProof/>
      <w:sz w:val="14"/>
    </w:rPr>
  </w:style>
  <w:style w:type="paragraph" w:customStyle="1" w:styleId="zIFooter2">
    <w:name w:val="zI_Footer2"/>
    <w:basedOn w:val="Standaard"/>
    <w:next w:val="Text"/>
    <w:rsid w:val="00C247A2"/>
    <w:rPr>
      <w:sz w:val="12"/>
    </w:rPr>
  </w:style>
  <w:style w:type="character" w:customStyle="1" w:styleId="ps-large-tps-bold-t">
    <w:name w:val="ps-large-t ps-bold-t"/>
    <w:basedOn w:val="Standaardalinea-lettertype"/>
    <w:rsid w:val="00C247A2"/>
  </w:style>
  <w:style w:type="character" w:customStyle="1" w:styleId="bold1">
    <w:name w:val="bold1"/>
    <w:rsid w:val="00C247A2"/>
    <w:rPr>
      <w:b/>
      <w:bCs/>
    </w:rPr>
  </w:style>
  <w:style w:type="table" w:styleId="Tabelraster">
    <w:name w:val="Table Grid"/>
    <w:basedOn w:val="Standaardtabel"/>
    <w:rsid w:val="00C247A2"/>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jschrift1">
    <w:name w:val="Bijschrift 1"/>
    <w:basedOn w:val="Bijschrift"/>
    <w:autoRedefine/>
    <w:rsid w:val="00C247A2"/>
    <w:rPr>
      <w:rFonts w:cs="Arial"/>
      <w:sz w:val="18"/>
      <w:szCs w:val="22"/>
      <w:lang w:val="en-US"/>
    </w:rPr>
  </w:style>
  <w:style w:type="paragraph" w:customStyle="1" w:styleId="Geenafstand1">
    <w:name w:val="Geen afstand1"/>
    <w:link w:val="NoSpacingChar"/>
    <w:rsid w:val="00C247A2"/>
    <w:rPr>
      <w:rFonts w:ascii="Calibri" w:hAnsi="Calibri"/>
      <w:lang w:eastAsia="en-US"/>
    </w:rPr>
  </w:style>
  <w:style w:type="character" w:customStyle="1" w:styleId="NoSpacingChar">
    <w:name w:val="No Spacing Char"/>
    <w:link w:val="Geenafstand1"/>
    <w:locked/>
    <w:rsid w:val="00C247A2"/>
    <w:rPr>
      <w:rFonts w:ascii="Calibri" w:eastAsia="Times New Roman" w:hAnsi="Calibri" w:cs="Times New Roman"/>
      <w:lang w:eastAsia="en-US"/>
    </w:rPr>
  </w:style>
  <w:style w:type="paragraph" w:customStyle="1" w:styleId="Lijstalinea1">
    <w:name w:val="Lijstalinea1"/>
    <w:basedOn w:val="Standaard"/>
    <w:rsid w:val="00C247A2"/>
    <w:pPr>
      <w:ind w:left="720"/>
      <w:contextualSpacing/>
    </w:pPr>
    <w:rPr>
      <w:rFonts w:ascii="Calibri" w:hAnsi="Calibri"/>
    </w:rPr>
  </w:style>
  <w:style w:type="paragraph" w:customStyle="1" w:styleId="Opmaakprofiel1">
    <w:name w:val="Opmaakprofiel1"/>
    <w:basedOn w:val="Kop4"/>
    <w:rsid w:val="00C247A2"/>
    <w:rPr>
      <w:sz w:val="22"/>
      <w:lang w:val="en-US"/>
    </w:rPr>
  </w:style>
  <w:style w:type="paragraph" w:customStyle="1" w:styleId="Opmaakprofiel2">
    <w:name w:val="Opmaakprofiel2"/>
    <w:basedOn w:val="Kop3"/>
    <w:rsid w:val="00C247A2"/>
    <w:rPr>
      <w:sz w:val="24"/>
      <w:lang w:val="en-US"/>
    </w:rPr>
  </w:style>
  <w:style w:type="paragraph" w:styleId="Ballontekst">
    <w:name w:val="Balloon Text"/>
    <w:basedOn w:val="Standaard"/>
    <w:link w:val="BallontekstChar"/>
    <w:semiHidden/>
    <w:rsid w:val="00C247A2"/>
    <w:rPr>
      <w:rFonts w:ascii="Tahoma" w:hAnsi="Tahoma" w:cs="Tahoma"/>
      <w:sz w:val="16"/>
      <w:szCs w:val="16"/>
    </w:rPr>
  </w:style>
  <w:style w:type="character" w:customStyle="1" w:styleId="BallontekstChar">
    <w:name w:val="Ballontekst Char"/>
    <w:basedOn w:val="Standaardalinea-lettertype"/>
    <w:link w:val="Ballontekst"/>
    <w:semiHidden/>
    <w:rsid w:val="00C247A2"/>
    <w:rPr>
      <w:rFonts w:ascii="Tahoma" w:eastAsia="Times New Roman" w:hAnsi="Tahoma" w:cs="Tahoma"/>
      <w:sz w:val="16"/>
      <w:szCs w:val="16"/>
      <w:lang w:val="en-GB" w:eastAsia="en-US"/>
    </w:rPr>
  </w:style>
  <w:style w:type="paragraph" w:customStyle="1" w:styleId="Standard">
    <w:name w:val="Standard"/>
    <w:basedOn w:val="Standaard"/>
    <w:rsid w:val="00C247A2"/>
    <w:pPr>
      <w:spacing w:line="360" w:lineRule="auto"/>
      <w:jc w:val="center"/>
    </w:pPr>
    <w:rPr>
      <w:rFonts w:ascii="Times" w:hAnsi="Times"/>
      <w:lang w:val="fr-FR" w:eastAsia="fr-FR"/>
    </w:rPr>
  </w:style>
  <w:style w:type="paragraph" w:customStyle="1" w:styleId="Rpertoire">
    <w:name w:val="Répertoire"/>
    <w:basedOn w:val="Standaard"/>
    <w:rsid w:val="00C247A2"/>
    <w:pPr>
      <w:widowControl w:val="0"/>
      <w:suppressAutoHyphens/>
      <w:spacing w:line="360" w:lineRule="auto"/>
      <w:jc w:val="both"/>
    </w:pPr>
    <w:rPr>
      <w:rFonts w:ascii="Times New Roman" w:hAnsi="Times New Roman"/>
      <w:lang w:val="fr-FR" w:eastAsia="fr-FR"/>
    </w:rPr>
  </w:style>
  <w:style w:type="paragraph" w:styleId="Kopvaninhoudsopgave">
    <w:name w:val="TOC Heading"/>
    <w:basedOn w:val="Kop1"/>
    <w:next w:val="Standaard"/>
    <w:uiPriority w:val="39"/>
    <w:semiHidden/>
    <w:unhideWhenUsed/>
    <w:qFormat/>
    <w:rsid w:val="00711061"/>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Citaat">
    <w:name w:val="Quote"/>
    <w:basedOn w:val="Standaard"/>
    <w:next w:val="Standaard"/>
    <w:link w:val="CitaatChar"/>
    <w:uiPriority w:val="29"/>
    <w:rsid w:val="00C247A2"/>
    <w:rPr>
      <w:i/>
      <w:iCs/>
      <w:color w:val="000000"/>
    </w:rPr>
  </w:style>
  <w:style w:type="character" w:customStyle="1" w:styleId="CitaatChar">
    <w:name w:val="Citaat Char"/>
    <w:basedOn w:val="Standaardalinea-lettertype"/>
    <w:link w:val="Citaat"/>
    <w:uiPriority w:val="29"/>
    <w:rsid w:val="00C247A2"/>
    <w:rPr>
      <w:rFonts w:ascii="Arial" w:eastAsia="Times New Roman" w:hAnsi="Arial" w:cs="Times New Roman"/>
      <w:i/>
      <w:iCs/>
      <w:color w:val="000000"/>
      <w:szCs w:val="20"/>
      <w:lang w:val="en-GB" w:eastAsia="en-US"/>
    </w:rPr>
  </w:style>
  <w:style w:type="character" w:customStyle="1" w:styleId="CitaatChar1">
    <w:name w:val="Citaat Char1"/>
    <w:basedOn w:val="Standaardalinea-lettertype"/>
    <w:uiPriority w:val="29"/>
    <w:rsid w:val="00C247A2"/>
    <w:rPr>
      <w:rFonts w:ascii="Arial" w:hAnsi="Arial"/>
      <w:i/>
      <w:iCs/>
      <w:color w:val="000000"/>
      <w:sz w:val="22"/>
      <w:lang w:val="en-GB" w:eastAsia="en-US"/>
    </w:rPr>
  </w:style>
  <w:style w:type="character" w:customStyle="1" w:styleId="Intensievebenadrukking1">
    <w:name w:val="Intensieve benadrukking1"/>
    <w:basedOn w:val="Standaardalinea-lettertype"/>
    <w:rsid w:val="00C247A2"/>
    <w:rPr>
      <w:b/>
      <w:bCs/>
      <w:i/>
      <w:iCs/>
      <w:color w:val="4F81BD"/>
    </w:rPr>
  </w:style>
  <w:style w:type="paragraph" w:customStyle="1" w:styleId="Lijstalinea2">
    <w:name w:val="Lijstalinea2"/>
    <w:basedOn w:val="Standaard"/>
    <w:rsid w:val="00C247A2"/>
    <w:pPr>
      <w:ind w:left="720"/>
    </w:pPr>
    <w:rPr>
      <w:rFonts w:ascii="Frutiger" w:hAnsi="Frutiger" w:cs="Raavi"/>
      <w:sz w:val="20"/>
    </w:rPr>
  </w:style>
  <w:style w:type="character" w:customStyle="1" w:styleId="Subtielebenadrukking1">
    <w:name w:val="Subtiele benadrukking1"/>
    <w:basedOn w:val="Standaardalinea-lettertype"/>
    <w:rsid w:val="00C247A2"/>
    <w:rPr>
      <w:rFonts w:cs="Times New Roman"/>
      <w:i/>
      <w:iCs/>
      <w:color w:val="808080"/>
    </w:rPr>
  </w:style>
  <w:style w:type="paragraph" w:customStyle="1" w:styleId="opm">
    <w:name w:val="opm"/>
    <w:basedOn w:val="Text"/>
    <w:rsid w:val="00C247A2"/>
    <w:pPr>
      <w:jc w:val="center"/>
    </w:pPr>
    <w:rPr>
      <w:lang w:val="en-US"/>
    </w:rPr>
  </w:style>
  <w:style w:type="paragraph" w:customStyle="1" w:styleId="opmaakwissen">
    <w:name w:val="opmaak wissen"/>
    <w:basedOn w:val="Lijst"/>
    <w:rsid w:val="00C247A2"/>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Standaard"/>
    <w:next w:val="Standaard"/>
    <w:link w:val="NootKopChar"/>
    <w:rsid w:val="00C247A2"/>
    <w:pPr>
      <w:spacing w:before="240" w:after="120"/>
      <w:jc w:val="both"/>
    </w:pPr>
    <w:rPr>
      <w:rFonts w:ascii="Times New Roman" w:hAnsi="Times New Roman"/>
      <w:b/>
      <w:sz w:val="18"/>
      <w:szCs w:val="24"/>
    </w:rPr>
  </w:style>
  <w:style w:type="character" w:customStyle="1" w:styleId="NootKopChar">
    <w:name w:val="Noot Kop Char"/>
    <w:basedOn w:val="Standaardalinea-lettertype"/>
    <w:link w:val="NootKop"/>
    <w:rsid w:val="00C247A2"/>
    <w:rPr>
      <w:rFonts w:ascii="Times New Roman" w:eastAsia="Times New Roman" w:hAnsi="Times New Roman" w:cs="Times New Roman"/>
      <w:b/>
      <w:sz w:val="18"/>
      <w:szCs w:val="24"/>
    </w:rPr>
  </w:style>
  <w:style w:type="character" w:customStyle="1" w:styleId="Titelvanboek1">
    <w:name w:val="Titel van boek1"/>
    <w:basedOn w:val="Standaardalinea-lettertype"/>
    <w:rsid w:val="00C247A2"/>
    <w:rPr>
      <w:b/>
      <w:bCs/>
      <w:smallCaps/>
      <w:spacing w:val="5"/>
    </w:rPr>
  </w:style>
  <w:style w:type="paragraph" w:customStyle="1" w:styleId="CompanyAddress">
    <w:name w:val="Company Address"/>
    <w:semiHidden/>
    <w:rsid w:val="00C247A2"/>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C247A2"/>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C247A2"/>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C247A2"/>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Standaard"/>
    <w:semiHidden/>
    <w:rsid w:val="00C247A2"/>
    <w:pPr>
      <w:spacing w:before="160" w:after="60"/>
      <w:jc w:val="right"/>
    </w:pPr>
    <w:rPr>
      <w:rFonts w:ascii="Helvetica" w:eastAsia="MS Mincho" w:hAnsi="Helvetica"/>
      <w:color w:val="AD052E"/>
      <w:sz w:val="20"/>
      <w:lang w:val="en-US" w:eastAsia="en-GB"/>
    </w:rPr>
  </w:style>
  <w:style w:type="paragraph" w:styleId="Geenafstand">
    <w:name w:val="No Spacing"/>
    <w:uiPriority w:val="1"/>
    <w:qFormat/>
    <w:rsid w:val="00711061"/>
    <w:pPr>
      <w:overflowPunct w:val="0"/>
      <w:autoSpaceDE w:val="0"/>
      <w:autoSpaceDN w:val="0"/>
      <w:adjustRightInd w:val="0"/>
      <w:textAlignment w:val="baseline"/>
    </w:pPr>
    <w:rPr>
      <w:rFonts w:ascii="Arial" w:eastAsia="MS Mincho" w:hAnsi="Arial"/>
      <w:sz w:val="22"/>
      <w:lang w:val="en-GB" w:eastAsia="en-US"/>
    </w:rPr>
  </w:style>
  <w:style w:type="character" w:styleId="Zwaar">
    <w:name w:val="Strong"/>
    <w:basedOn w:val="Standaardalinea-lettertype"/>
    <w:rsid w:val="00C247A2"/>
    <w:rPr>
      <w:b/>
      <w:bCs/>
    </w:rPr>
  </w:style>
  <w:style w:type="paragraph" w:customStyle="1" w:styleId="Standaardinspringing2">
    <w:name w:val="Standaardinspringing2"/>
    <w:basedOn w:val="Standaard"/>
    <w:rsid w:val="00C247A2"/>
    <w:pPr>
      <w:ind w:left="1134"/>
    </w:pPr>
    <w:rPr>
      <w:rFonts w:ascii="Times New Roman" w:hAnsi="Times New Roman"/>
      <w:sz w:val="24"/>
    </w:rPr>
  </w:style>
  <w:style w:type="paragraph" w:customStyle="1" w:styleId="Bijschrift10">
    <w:name w:val="Bijschrift1"/>
    <w:basedOn w:val="Bijschrift"/>
    <w:autoRedefine/>
    <w:rsid w:val="00C247A2"/>
    <w:rPr>
      <w:sz w:val="18"/>
    </w:rPr>
  </w:style>
  <w:style w:type="character" w:styleId="HTMLCode">
    <w:name w:val="HTML Code"/>
    <w:basedOn w:val="Standaardalinea-lettertype"/>
    <w:semiHidden/>
    <w:rsid w:val="00C247A2"/>
    <w:rPr>
      <w:rFonts w:ascii="Courier New" w:hAnsi="Courier New" w:cs="Courier New"/>
      <w:sz w:val="20"/>
      <w:szCs w:val="20"/>
    </w:rPr>
  </w:style>
  <w:style w:type="paragraph" w:customStyle="1" w:styleId="NootKopCharChar">
    <w:name w:val="Noot Kop Char Char"/>
    <w:basedOn w:val="Standaard"/>
    <w:next w:val="Standaard"/>
    <w:link w:val="NootKopCharCharChar"/>
    <w:rsid w:val="00C247A2"/>
    <w:pPr>
      <w:spacing w:before="240" w:after="120"/>
      <w:ind w:left="567"/>
      <w:jc w:val="both"/>
    </w:pPr>
    <w:rPr>
      <w:b/>
      <w:sz w:val="18"/>
      <w:szCs w:val="24"/>
    </w:rPr>
  </w:style>
  <w:style w:type="character" w:customStyle="1" w:styleId="NootCharChar">
    <w:name w:val="Noot Char Char"/>
    <w:basedOn w:val="Standaardalinea-lettertype"/>
    <w:rsid w:val="00C247A2"/>
    <w:rPr>
      <w:sz w:val="18"/>
      <w:szCs w:val="24"/>
      <w:lang w:val="nl-NL" w:eastAsia="nl-NL" w:bidi="ar-SA"/>
    </w:rPr>
  </w:style>
  <w:style w:type="character" w:customStyle="1" w:styleId="NootKopCharCharChar">
    <w:name w:val="Noot Kop Char Char Char"/>
    <w:basedOn w:val="NootCharChar"/>
    <w:link w:val="NootKopCharChar"/>
    <w:rsid w:val="00C247A2"/>
    <w:rPr>
      <w:rFonts w:ascii="Arial" w:eastAsia="Times New Roman" w:hAnsi="Arial" w:cs="Times New Roman"/>
      <w:b/>
      <w:sz w:val="18"/>
      <w:szCs w:val="24"/>
      <w:lang w:val="nl-NL" w:eastAsia="nl-NL" w:bidi="ar-SA"/>
    </w:rPr>
  </w:style>
  <w:style w:type="paragraph" w:customStyle="1" w:styleId="Figuurnummer">
    <w:name w:val="Figuurnummer"/>
    <w:basedOn w:val="Bijschrift"/>
    <w:rsid w:val="00C247A2"/>
    <w:rPr>
      <w:sz w:val="20"/>
    </w:rPr>
  </w:style>
  <w:style w:type="paragraph" w:customStyle="1" w:styleId="Opmaakprofiel3">
    <w:name w:val="Opmaakprofiel3"/>
    <w:basedOn w:val="Inhopg3"/>
    <w:rsid w:val="00C247A2"/>
    <w:pPr>
      <w:tabs>
        <w:tab w:val="clear" w:pos="10080"/>
        <w:tab w:val="left" w:pos="1728"/>
      </w:tabs>
      <w:ind w:left="1134" w:right="566" w:hanging="567"/>
    </w:pPr>
    <w:rPr>
      <w:lang w:val="nl-NL"/>
    </w:rPr>
  </w:style>
  <w:style w:type="character" w:customStyle="1" w:styleId="Intensievebenadrukking2">
    <w:name w:val="Intensieve benadrukking2"/>
    <w:basedOn w:val="Standaardalinea-lettertype"/>
    <w:rsid w:val="00C247A2"/>
    <w:rPr>
      <w:b/>
      <w:bCs/>
      <w:i/>
      <w:iCs/>
      <w:color w:val="4F81BD"/>
    </w:rPr>
  </w:style>
  <w:style w:type="character" w:customStyle="1" w:styleId="Heading5noNrChar">
    <w:name w:val="Heading 5 no Nr. Char"/>
    <w:basedOn w:val="Standaardalinea-lettertype"/>
    <w:link w:val="Heading5noNr"/>
    <w:rsid w:val="00C247A2"/>
    <w:rPr>
      <w:rFonts w:ascii="Arial" w:eastAsiaTheme="majorEastAsia" w:hAnsi="Arial" w:cstheme="majorBidi"/>
      <w:b/>
      <w:sz w:val="24"/>
      <w:lang w:val="en-GB" w:eastAsia="en-US"/>
    </w:rPr>
  </w:style>
  <w:style w:type="paragraph" w:customStyle="1" w:styleId="Standaardinspringing3">
    <w:name w:val="Standaardinspringing3"/>
    <w:basedOn w:val="Standaard"/>
    <w:rsid w:val="0018547A"/>
    <w:pPr>
      <w:ind w:left="1134"/>
    </w:pPr>
    <w:rPr>
      <w:rFonts w:ascii="Times New Roman" w:hAnsi="Times New Roman"/>
      <w:sz w:val="24"/>
    </w:rPr>
  </w:style>
  <w:style w:type="character" w:customStyle="1" w:styleId="Intensievebenadrukking3">
    <w:name w:val="Intensieve benadrukking3"/>
    <w:basedOn w:val="Standaardalinea-lettertype"/>
    <w:rsid w:val="0018547A"/>
    <w:rPr>
      <w:b/>
      <w:bCs/>
      <w:i/>
      <w:iCs/>
      <w:color w:val="4F81BD"/>
    </w:rPr>
  </w:style>
  <w:style w:type="paragraph" w:customStyle="1" w:styleId="Onderschrift">
    <w:name w:val="Onderschrift"/>
    <w:basedOn w:val="Bijschrift"/>
    <w:autoRedefine/>
    <w:qFormat/>
    <w:rsid w:val="00711061"/>
    <w:rPr>
      <w:rFonts w:cs="Arial"/>
      <w:sz w:val="18"/>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48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4BD187-563B-4D29-8DCE-54E57A420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3546</Words>
  <Characters>19507</Characters>
  <Application>Microsoft Office Word</Application>
  <DocSecurity>0</DocSecurity>
  <Lines>162</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ACC-Moxa-serial-interface-Manual v2.1.3</vt:lpstr>
      <vt:lpstr>NavVision Operators Manual</vt:lpstr>
    </vt:vector>
  </TitlesOfParts>
  <Company>Grizli777</Company>
  <LinksUpToDate>false</LinksUpToDate>
  <CharactersWithSpaces>23007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ACC-Moxa-serial-interface-Manual v2.1.3</dc:title>
  <dc:subject>NavVision Installation Manual</dc:subject>
  <dc:creator>Vince Kerckhaert</dc:creator>
  <cp:keywords>Automation Competence Center</cp:keywords>
  <cp:lastModifiedBy>Vince</cp:lastModifiedBy>
  <cp:revision>6</cp:revision>
  <cp:lastPrinted>2014-10-27T11:03:00Z</cp:lastPrinted>
  <dcterms:created xsi:type="dcterms:W3CDTF">2014-10-27T10:54:00Z</dcterms:created>
  <dcterms:modified xsi:type="dcterms:W3CDTF">2014-10-27T11:05:00Z</dcterms:modified>
</cp:coreProperties>
</file>